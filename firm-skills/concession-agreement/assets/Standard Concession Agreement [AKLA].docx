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E146" w14:textId="16D442C0" w:rsidR="00D96016" w:rsidRPr="00030FBA" w:rsidRDefault="00D96016" w:rsidP="00D96016">
      <w:pPr>
        <w:rPr>
          <w:rFonts w:ascii="Arial" w:hAnsi="Arial" w:cs="Arial"/>
        </w:rPr>
      </w:pPr>
    </w:p>
    <w:p w14:paraId="2BBE469F" w14:textId="77777777" w:rsidR="00D96016" w:rsidRPr="00030FBA" w:rsidRDefault="00D96016" w:rsidP="00D96016">
      <w:pPr>
        <w:rPr>
          <w:rFonts w:ascii="Arial" w:hAnsi="Arial" w:cs="Arial"/>
        </w:rPr>
      </w:pPr>
    </w:p>
    <w:p w14:paraId="3DA815E8" w14:textId="77777777" w:rsidR="00D96016" w:rsidRPr="00030FBA" w:rsidRDefault="00D96016" w:rsidP="00D96016">
      <w:pPr>
        <w:rPr>
          <w:rFonts w:ascii="Arial" w:hAnsi="Arial" w:cs="Arial"/>
        </w:rPr>
      </w:pPr>
    </w:p>
    <w:p w14:paraId="745D3E71" w14:textId="77777777" w:rsidR="00D96016" w:rsidRPr="00030FBA" w:rsidRDefault="00D96016" w:rsidP="00D96016">
      <w:pPr>
        <w:rPr>
          <w:rFonts w:ascii="Arial" w:hAnsi="Arial" w:cs="Arial"/>
        </w:rPr>
      </w:pPr>
    </w:p>
    <w:p w14:paraId="38317B19" w14:textId="77777777" w:rsidR="00D96016" w:rsidRPr="00030FBA" w:rsidRDefault="00D96016" w:rsidP="00D96016">
      <w:pPr>
        <w:rPr>
          <w:rFonts w:ascii="Arial" w:hAnsi="Arial" w:cs="Arial"/>
        </w:rPr>
      </w:pPr>
    </w:p>
    <w:p w14:paraId="5D4C4645" w14:textId="77777777" w:rsidR="00D96016" w:rsidRPr="00030FBA" w:rsidRDefault="00D96016" w:rsidP="00D96016">
      <w:pPr>
        <w:rPr>
          <w:rFonts w:ascii="Arial" w:hAnsi="Arial" w:cs="Arial"/>
        </w:rPr>
      </w:pPr>
    </w:p>
    <w:p w14:paraId="04C0D789" w14:textId="4D649CA0" w:rsidR="00DC041E" w:rsidRPr="00030FBA" w:rsidRDefault="00DC041E" w:rsidP="00D96016">
      <w:pPr>
        <w:rPr>
          <w:rFonts w:ascii="Arial" w:hAnsi="Arial" w:cs="Arial"/>
        </w:rPr>
      </w:pPr>
    </w:p>
    <w:p w14:paraId="7519598A" w14:textId="77777777" w:rsidR="00DC041E" w:rsidRPr="00030FBA" w:rsidRDefault="00DC041E" w:rsidP="00D96016">
      <w:pPr>
        <w:rPr>
          <w:rFonts w:ascii="Arial" w:hAnsi="Arial" w:cs="Arial"/>
        </w:rPr>
      </w:pPr>
    </w:p>
    <w:p w14:paraId="5230BD40" w14:textId="3145F535" w:rsidR="00D96016" w:rsidRPr="00030FBA" w:rsidRDefault="00D96016" w:rsidP="00D96016">
      <w:pPr>
        <w:rPr>
          <w:rFonts w:ascii="Arial" w:hAnsi="Arial" w:cs="Arial"/>
        </w:rPr>
      </w:pPr>
    </w:p>
    <w:p w14:paraId="32D92794" w14:textId="77777777" w:rsidR="00D96016" w:rsidRPr="00030FBA" w:rsidRDefault="00D96016" w:rsidP="00D96016">
      <w:pPr>
        <w:rPr>
          <w:rFonts w:ascii="Arial" w:hAnsi="Arial" w:cs="Arial"/>
        </w:rPr>
      </w:pPr>
    </w:p>
    <w:p w14:paraId="4FD01EBF" w14:textId="77777777" w:rsidR="00D96016" w:rsidRPr="002D1A91" w:rsidRDefault="00D96016" w:rsidP="00D96016">
      <w:pPr>
        <w:jc w:val="center"/>
        <w:rPr>
          <w:rFonts w:ascii="Arial" w:hAnsi="Arial" w:cs="Arial"/>
          <w:b/>
          <w:smallCaps/>
          <w:sz w:val="32"/>
        </w:rPr>
      </w:pPr>
      <w:r w:rsidRPr="002D1A91">
        <w:rPr>
          <w:rFonts w:ascii="Arial" w:hAnsi="Arial" w:cs="Arial"/>
          <w:b/>
          <w:smallCaps/>
          <w:sz w:val="32"/>
        </w:rPr>
        <w:t>Concession Agreement</w:t>
      </w:r>
    </w:p>
    <w:p w14:paraId="7E387840" w14:textId="77777777" w:rsidR="00D96016" w:rsidRPr="002D1A91" w:rsidRDefault="00000000" w:rsidP="00D96016">
      <w:pPr>
        <w:jc w:val="center"/>
        <w:rPr>
          <w:rFonts w:ascii="Arial" w:hAnsi="Arial" w:cs="Arial"/>
          <w:b/>
          <w:smallCaps/>
        </w:rPr>
      </w:pPr>
      <w:r>
        <w:rPr>
          <w:rFonts w:ascii="Arial" w:hAnsi="Arial" w:cs="Arial"/>
          <w:b/>
          <w:smallCaps/>
        </w:rPr>
        <w:pict w14:anchorId="56F1DE75">
          <v:rect id="_x0000_i1025" style="width:0;height:1.5pt" o:hralign="center" o:hrstd="t" o:hr="t" fillcolor="#a0a0a0" stroked="f"/>
        </w:pict>
      </w:r>
    </w:p>
    <w:p w14:paraId="576A1A8C" w14:textId="77777777" w:rsidR="00D96016" w:rsidRPr="002D1A91" w:rsidRDefault="00D96016" w:rsidP="00D96016">
      <w:pPr>
        <w:jc w:val="center"/>
        <w:rPr>
          <w:rFonts w:ascii="Arial" w:hAnsi="Arial" w:cs="Arial"/>
          <w:smallCaps/>
        </w:rPr>
      </w:pPr>
    </w:p>
    <w:p w14:paraId="1C894AE6" w14:textId="47235D16" w:rsidR="00D96016" w:rsidRPr="002D1A91" w:rsidRDefault="00C90821" w:rsidP="00D96016">
      <w:pPr>
        <w:jc w:val="center"/>
        <w:rPr>
          <w:rFonts w:ascii="Arial" w:hAnsi="Arial" w:cs="Arial"/>
          <w:b/>
          <w:smallCaps/>
          <w:sz w:val="24"/>
          <w:szCs w:val="24"/>
        </w:rPr>
      </w:pPr>
      <w:r>
        <w:rPr>
          <w:rFonts w:ascii="Arial" w:hAnsi="Arial" w:cs="Arial"/>
          <w:b/>
          <w:smallCaps/>
          <w:sz w:val="24"/>
          <w:szCs w:val="24"/>
        </w:rPr>
        <w:t>B</w:t>
      </w:r>
      <w:r w:rsidR="00D96016" w:rsidRPr="002D1A91">
        <w:rPr>
          <w:rFonts w:ascii="Arial" w:hAnsi="Arial" w:cs="Arial"/>
          <w:b/>
          <w:smallCaps/>
          <w:sz w:val="24"/>
          <w:szCs w:val="24"/>
        </w:rPr>
        <w:t xml:space="preserve">y &amp; </w:t>
      </w:r>
      <w:r>
        <w:rPr>
          <w:rFonts w:ascii="Arial" w:hAnsi="Arial" w:cs="Arial"/>
          <w:b/>
          <w:smallCaps/>
          <w:sz w:val="24"/>
          <w:szCs w:val="24"/>
        </w:rPr>
        <w:t>B</w:t>
      </w:r>
      <w:r w:rsidR="00D96016" w:rsidRPr="002D1A91">
        <w:rPr>
          <w:rFonts w:ascii="Arial" w:hAnsi="Arial" w:cs="Arial"/>
          <w:b/>
          <w:smallCaps/>
          <w:sz w:val="24"/>
          <w:szCs w:val="24"/>
        </w:rPr>
        <w:t>etween</w:t>
      </w:r>
    </w:p>
    <w:p w14:paraId="5A0B0B75" w14:textId="77777777" w:rsidR="00D96016" w:rsidRPr="002D1A91" w:rsidRDefault="00D96016" w:rsidP="00D96016">
      <w:pPr>
        <w:jc w:val="center"/>
        <w:rPr>
          <w:rFonts w:ascii="Arial" w:hAnsi="Arial" w:cs="Arial"/>
          <w:smallCaps/>
          <w:sz w:val="24"/>
          <w:szCs w:val="24"/>
        </w:rPr>
      </w:pPr>
    </w:p>
    <w:p w14:paraId="74C3604B" w14:textId="77777777" w:rsidR="00D96016" w:rsidRPr="002D1A91" w:rsidRDefault="00D96016" w:rsidP="00D96016">
      <w:pPr>
        <w:jc w:val="center"/>
        <w:rPr>
          <w:rFonts w:ascii="Arial" w:hAnsi="Arial" w:cs="Arial"/>
          <w:b/>
          <w:smallCaps/>
          <w:sz w:val="24"/>
          <w:szCs w:val="24"/>
        </w:rPr>
      </w:pPr>
    </w:p>
    <w:p w14:paraId="06520074" w14:textId="735F0FB0" w:rsidR="00D96016" w:rsidRPr="002D1A91" w:rsidRDefault="00E86A39" w:rsidP="00D96016">
      <w:pPr>
        <w:jc w:val="center"/>
        <w:rPr>
          <w:rFonts w:ascii="Arial" w:hAnsi="Arial" w:cs="Arial"/>
          <w:b/>
          <w:smallCaps/>
          <w:sz w:val="24"/>
          <w:szCs w:val="24"/>
        </w:rPr>
      </w:pPr>
      <w:r w:rsidRPr="002D1A91">
        <w:rPr>
          <w:rFonts w:ascii="Arial" w:hAnsi="Arial" w:cs="Arial"/>
          <w:b/>
          <w:smallCaps/>
          <w:sz w:val="24"/>
          <w:szCs w:val="24"/>
        </w:rPr>
        <w:t>[•]</w:t>
      </w:r>
      <w:r w:rsidR="00D96016" w:rsidRPr="002D1A91">
        <w:rPr>
          <w:rFonts w:ascii="Arial" w:hAnsi="Arial" w:cs="Arial"/>
          <w:b/>
          <w:smallCaps/>
          <w:sz w:val="24"/>
          <w:szCs w:val="24"/>
        </w:rPr>
        <w:t xml:space="preserve"> </w:t>
      </w:r>
    </w:p>
    <w:p w14:paraId="12E82880" w14:textId="77A1C9B2" w:rsidR="00D96016" w:rsidRPr="002D1A91" w:rsidRDefault="00D96016" w:rsidP="00D96016">
      <w:pPr>
        <w:jc w:val="center"/>
        <w:rPr>
          <w:rFonts w:ascii="Arial" w:hAnsi="Arial" w:cs="Arial"/>
          <w:smallCaps/>
          <w:sz w:val="24"/>
          <w:szCs w:val="24"/>
        </w:rPr>
      </w:pPr>
      <w:r w:rsidRPr="002D1A91">
        <w:rPr>
          <w:rFonts w:ascii="Arial" w:hAnsi="Arial" w:cs="Arial"/>
          <w:smallCaps/>
          <w:sz w:val="24"/>
          <w:szCs w:val="24"/>
        </w:rPr>
        <w:t>(</w:t>
      </w:r>
      <w:r w:rsidR="00C90821">
        <w:rPr>
          <w:rFonts w:ascii="Arial" w:hAnsi="Arial" w:cs="Arial"/>
          <w:smallCaps/>
          <w:sz w:val="24"/>
          <w:szCs w:val="24"/>
        </w:rPr>
        <w:t>As</w:t>
      </w:r>
      <w:r w:rsidRPr="002D1A91">
        <w:rPr>
          <w:rFonts w:ascii="Arial" w:hAnsi="Arial" w:cs="Arial"/>
          <w:smallCaps/>
          <w:sz w:val="24"/>
          <w:szCs w:val="24"/>
        </w:rPr>
        <w:t xml:space="preserve"> The </w:t>
      </w:r>
      <w:r w:rsidR="00C90821">
        <w:rPr>
          <w:rFonts w:ascii="Arial" w:hAnsi="Arial" w:cs="Arial"/>
          <w:b/>
          <w:smallCaps/>
          <w:sz w:val="24"/>
          <w:szCs w:val="24"/>
        </w:rPr>
        <w:t>Agency</w:t>
      </w:r>
      <w:r w:rsidRPr="002D1A91">
        <w:rPr>
          <w:rFonts w:ascii="Arial" w:hAnsi="Arial" w:cs="Arial"/>
          <w:smallCaps/>
          <w:sz w:val="24"/>
          <w:szCs w:val="24"/>
        </w:rPr>
        <w:t>)</w:t>
      </w:r>
    </w:p>
    <w:p w14:paraId="6F667F7A" w14:textId="77777777" w:rsidR="00D96016" w:rsidRPr="002D1A91" w:rsidRDefault="00D96016" w:rsidP="00D96016">
      <w:pPr>
        <w:jc w:val="center"/>
        <w:rPr>
          <w:rFonts w:ascii="Arial" w:hAnsi="Arial" w:cs="Arial"/>
          <w:smallCaps/>
          <w:sz w:val="24"/>
          <w:szCs w:val="24"/>
        </w:rPr>
      </w:pPr>
    </w:p>
    <w:p w14:paraId="4A356860" w14:textId="3143B224" w:rsidR="00D96016" w:rsidRPr="002D1A91" w:rsidRDefault="00C90821" w:rsidP="00D96016">
      <w:pPr>
        <w:jc w:val="center"/>
        <w:rPr>
          <w:rFonts w:ascii="Arial" w:hAnsi="Arial" w:cs="Arial"/>
          <w:smallCaps/>
          <w:sz w:val="24"/>
          <w:szCs w:val="24"/>
        </w:rPr>
      </w:pPr>
      <w:r>
        <w:rPr>
          <w:rFonts w:ascii="Arial" w:hAnsi="Arial" w:cs="Arial"/>
          <w:smallCaps/>
          <w:sz w:val="24"/>
          <w:szCs w:val="24"/>
        </w:rPr>
        <w:t>A</w:t>
      </w:r>
      <w:r w:rsidR="00D96016" w:rsidRPr="002D1A91">
        <w:rPr>
          <w:rFonts w:ascii="Arial" w:hAnsi="Arial" w:cs="Arial"/>
          <w:smallCaps/>
          <w:sz w:val="24"/>
          <w:szCs w:val="24"/>
        </w:rPr>
        <w:t>nd</w:t>
      </w:r>
    </w:p>
    <w:p w14:paraId="7DF20ADB" w14:textId="77777777" w:rsidR="00D96016" w:rsidRPr="002D1A91" w:rsidRDefault="00D96016" w:rsidP="00D96016">
      <w:pPr>
        <w:jc w:val="center"/>
        <w:rPr>
          <w:rFonts w:ascii="Arial" w:hAnsi="Arial" w:cs="Arial"/>
          <w:smallCaps/>
          <w:sz w:val="24"/>
          <w:szCs w:val="24"/>
        </w:rPr>
      </w:pPr>
    </w:p>
    <w:p w14:paraId="35E2E28F" w14:textId="2165C7D7" w:rsidR="00C2053A" w:rsidRPr="002D1A91" w:rsidRDefault="00E86A39" w:rsidP="00D96016">
      <w:pPr>
        <w:jc w:val="center"/>
        <w:rPr>
          <w:rFonts w:ascii="Arial" w:hAnsi="Arial" w:cs="Arial"/>
          <w:smallCaps/>
          <w:sz w:val="24"/>
          <w:szCs w:val="24"/>
        </w:rPr>
      </w:pPr>
      <w:r w:rsidRPr="002D1A91">
        <w:rPr>
          <w:rFonts w:ascii="Arial" w:hAnsi="Arial" w:cs="Arial"/>
          <w:b/>
          <w:smallCaps/>
          <w:sz w:val="24"/>
          <w:szCs w:val="24"/>
        </w:rPr>
        <w:t>[•]</w:t>
      </w:r>
      <w:r w:rsidR="00C2053A" w:rsidRPr="002D1A91" w:rsidDel="00C2053A">
        <w:rPr>
          <w:rFonts w:ascii="Arial" w:hAnsi="Arial" w:cs="Arial"/>
          <w:b/>
          <w:smallCaps/>
          <w:sz w:val="24"/>
          <w:szCs w:val="24"/>
        </w:rPr>
        <w:t xml:space="preserve"> </w:t>
      </w:r>
    </w:p>
    <w:p w14:paraId="506C4697" w14:textId="5921B390" w:rsidR="00D96016" w:rsidRPr="002D1A91" w:rsidRDefault="00D96016" w:rsidP="00D96016">
      <w:pPr>
        <w:jc w:val="center"/>
        <w:rPr>
          <w:rFonts w:ascii="Arial" w:hAnsi="Arial" w:cs="Arial"/>
          <w:b/>
          <w:smallCaps/>
          <w:sz w:val="24"/>
          <w:szCs w:val="24"/>
        </w:rPr>
      </w:pPr>
      <w:r w:rsidRPr="002D1A91">
        <w:rPr>
          <w:rFonts w:ascii="Arial" w:hAnsi="Arial" w:cs="Arial"/>
          <w:smallCaps/>
          <w:sz w:val="24"/>
          <w:szCs w:val="24"/>
        </w:rPr>
        <w:t>(</w:t>
      </w:r>
      <w:r w:rsidR="00C90821">
        <w:rPr>
          <w:rFonts w:ascii="Arial" w:hAnsi="Arial" w:cs="Arial"/>
          <w:smallCaps/>
          <w:sz w:val="24"/>
          <w:szCs w:val="24"/>
        </w:rPr>
        <w:t>A</w:t>
      </w:r>
      <w:r w:rsidRPr="002D1A91">
        <w:rPr>
          <w:rFonts w:ascii="Arial" w:hAnsi="Arial" w:cs="Arial"/>
          <w:smallCaps/>
          <w:sz w:val="24"/>
          <w:szCs w:val="24"/>
        </w:rPr>
        <w:t xml:space="preserve">s </w:t>
      </w:r>
      <w:r w:rsidR="00C90821">
        <w:rPr>
          <w:rFonts w:ascii="Arial" w:hAnsi="Arial" w:cs="Arial"/>
          <w:smallCaps/>
          <w:sz w:val="24"/>
          <w:szCs w:val="24"/>
        </w:rPr>
        <w:t>T</w:t>
      </w:r>
      <w:r w:rsidRPr="002D1A91">
        <w:rPr>
          <w:rFonts w:ascii="Arial" w:hAnsi="Arial" w:cs="Arial"/>
          <w:smallCaps/>
          <w:sz w:val="24"/>
          <w:szCs w:val="24"/>
        </w:rPr>
        <w:t xml:space="preserve">he </w:t>
      </w:r>
      <w:r w:rsidRPr="002D1A91">
        <w:rPr>
          <w:rFonts w:ascii="Arial" w:hAnsi="Arial" w:cs="Arial"/>
          <w:b/>
          <w:smallCaps/>
          <w:sz w:val="24"/>
          <w:szCs w:val="24"/>
        </w:rPr>
        <w:t>Concessionaire</w:t>
      </w:r>
      <w:r w:rsidRPr="002D1A91">
        <w:rPr>
          <w:rFonts w:ascii="Arial" w:hAnsi="Arial" w:cs="Arial"/>
          <w:smallCaps/>
          <w:sz w:val="24"/>
          <w:szCs w:val="24"/>
        </w:rPr>
        <w:t>)</w:t>
      </w:r>
    </w:p>
    <w:p w14:paraId="64DCFBCD" w14:textId="77777777" w:rsidR="00D96016" w:rsidRPr="002D1A91" w:rsidRDefault="00D96016" w:rsidP="00D96016">
      <w:pPr>
        <w:jc w:val="center"/>
        <w:rPr>
          <w:rFonts w:ascii="Arial" w:hAnsi="Arial" w:cs="Arial"/>
          <w:smallCaps/>
          <w:sz w:val="24"/>
          <w:szCs w:val="24"/>
        </w:rPr>
      </w:pPr>
    </w:p>
    <w:p w14:paraId="0CB4C55C" w14:textId="77777777" w:rsidR="00D96016" w:rsidRPr="002D1A91" w:rsidRDefault="00D96016" w:rsidP="00D96016">
      <w:pPr>
        <w:jc w:val="center"/>
        <w:rPr>
          <w:rFonts w:ascii="Arial" w:hAnsi="Arial" w:cs="Arial"/>
          <w:smallCaps/>
          <w:sz w:val="24"/>
          <w:szCs w:val="24"/>
        </w:rPr>
      </w:pPr>
    </w:p>
    <w:p w14:paraId="0E0424C1" w14:textId="1CD0B5A0" w:rsidR="00D96016" w:rsidRPr="002D1A91" w:rsidRDefault="00D96016" w:rsidP="00D96016">
      <w:pPr>
        <w:jc w:val="center"/>
        <w:rPr>
          <w:rFonts w:ascii="Arial" w:hAnsi="Arial" w:cs="Arial"/>
          <w:b/>
          <w:smallCaps/>
          <w:sz w:val="24"/>
          <w:szCs w:val="24"/>
        </w:rPr>
      </w:pPr>
      <w:r w:rsidRPr="002D1A91">
        <w:rPr>
          <w:rFonts w:ascii="Arial" w:hAnsi="Arial" w:cs="Arial"/>
          <w:b/>
          <w:smallCaps/>
          <w:sz w:val="24"/>
          <w:szCs w:val="24"/>
        </w:rPr>
        <w:t xml:space="preserve">In </w:t>
      </w:r>
      <w:r w:rsidR="00C90821">
        <w:rPr>
          <w:rFonts w:ascii="Arial" w:hAnsi="Arial" w:cs="Arial"/>
          <w:b/>
          <w:smallCaps/>
          <w:sz w:val="24"/>
          <w:szCs w:val="24"/>
        </w:rPr>
        <w:t>R</w:t>
      </w:r>
      <w:r w:rsidRPr="002D1A91">
        <w:rPr>
          <w:rFonts w:ascii="Arial" w:hAnsi="Arial" w:cs="Arial"/>
          <w:b/>
          <w:smallCaps/>
          <w:sz w:val="24"/>
          <w:szCs w:val="24"/>
        </w:rPr>
        <w:t xml:space="preserve">espect </w:t>
      </w:r>
      <w:r w:rsidR="00C90821">
        <w:rPr>
          <w:rFonts w:ascii="Arial" w:hAnsi="Arial" w:cs="Arial"/>
          <w:b/>
          <w:smallCaps/>
          <w:sz w:val="24"/>
          <w:szCs w:val="24"/>
        </w:rPr>
        <w:t>O</w:t>
      </w:r>
      <w:r w:rsidRPr="002D1A91">
        <w:rPr>
          <w:rFonts w:ascii="Arial" w:hAnsi="Arial" w:cs="Arial"/>
          <w:b/>
          <w:smallCaps/>
          <w:sz w:val="24"/>
          <w:szCs w:val="24"/>
        </w:rPr>
        <w:t>f</w:t>
      </w:r>
    </w:p>
    <w:p w14:paraId="719ABEEF" w14:textId="11793550" w:rsidR="00D96016" w:rsidRPr="002D1A91" w:rsidRDefault="00E86A39" w:rsidP="00D96016">
      <w:pPr>
        <w:jc w:val="center"/>
        <w:rPr>
          <w:rFonts w:ascii="Arial" w:hAnsi="Arial" w:cs="Arial"/>
          <w:b/>
          <w:smallCaps/>
          <w:sz w:val="24"/>
          <w:szCs w:val="24"/>
        </w:rPr>
      </w:pPr>
      <w:r w:rsidRPr="002D1A91">
        <w:rPr>
          <w:rFonts w:ascii="Arial" w:hAnsi="Arial" w:cs="Arial"/>
          <w:b/>
          <w:smallCaps/>
          <w:sz w:val="24"/>
          <w:szCs w:val="24"/>
        </w:rPr>
        <w:t>[•]</w:t>
      </w:r>
    </w:p>
    <w:p w14:paraId="589BC904" w14:textId="77777777" w:rsidR="004E0B89" w:rsidRPr="002D1A91" w:rsidRDefault="004E0B89" w:rsidP="00D96016">
      <w:pPr>
        <w:jc w:val="center"/>
        <w:rPr>
          <w:rFonts w:ascii="Arial" w:hAnsi="Arial" w:cs="Arial"/>
          <w:smallCaps/>
          <w:sz w:val="24"/>
          <w:szCs w:val="24"/>
        </w:rPr>
      </w:pPr>
    </w:p>
    <w:p w14:paraId="3F29FEB5" w14:textId="1E54D77F" w:rsidR="00D96016" w:rsidRPr="002D1A91" w:rsidRDefault="004E0B89" w:rsidP="00B2389C">
      <w:pPr>
        <w:jc w:val="center"/>
        <w:rPr>
          <w:rFonts w:ascii="Arial" w:hAnsi="Arial" w:cs="Arial"/>
          <w:b/>
          <w:smallCaps/>
          <w:sz w:val="24"/>
          <w:szCs w:val="24"/>
        </w:rPr>
      </w:pPr>
      <w:r w:rsidRPr="002D1A91">
        <w:rPr>
          <w:rFonts w:ascii="Arial" w:hAnsi="Arial" w:cs="Arial"/>
          <w:b/>
          <w:smallCaps/>
          <w:sz w:val="24"/>
          <w:szCs w:val="24"/>
        </w:rPr>
        <w:t xml:space="preserve">Dated: as of </w:t>
      </w:r>
      <w:r w:rsidR="00C2053A" w:rsidRPr="002D1A91">
        <w:rPr>
          <w:rFonts w:ascii="Arial" w:hAnsi="Arial" w:cs="Arial"/>
          <w:b/>
          <w:smallCaps/>
          <w:sz w:val="24"/>
          <w:szCs w:val="24"/>
        </w:rPr>
        <w:t>_________________</w:t>
      </w:r>
    </w:p>
    <w:p w14:paraId="11BD2FA8" w14:textId="77777777" w:rsidR="00194145" w:rsidRPr="002D1A91" w:rsidRDefault="00194145" w:rsidP="00B2389C">
      <w:pPr>
        <w:jc w:val="center"/>
        <w:rPr>
          <w:rFonts w:ascii="Arial" w:hAnsi="Arial" w:cs="Arial"/>
          <w:b/>
          <w:smallCaps/>
          <w:sz w:val="24"/>
          <w:szCs w:val="24"/>
        </w:rPr>
      </w:pPr>
    </w:p>
    <w:p w14:paraId="257B4B01" w14:textId="3FB3472B" w:rsidR="00194145" w:rsidRPr="002D1A91" w:rsidRDefault="00000000">
      <w:pPr>
        <w:spacing w:after="160" w:line="259" w:lineRule="auto"/>
        <w:rPr>
          <w:rFonts w:ascii="Arial" w:hAnsi="Arial" w:cs="Arial"/>
          <w:b/>
          <w:smallCaps/>
          <w:sz w:val="32"/>
        </w:rPr>
      </w:pPr>
      <w:r>
        <w:rPr>
          <w:rFonts w:ascii="Arial" w:hAnsi="Arial" w:cs="Arial"/>
          <w:b/>
          <w:smallCaps/>
        </w:rPr>
        <w:pict w14:anchorId="6F65C3E5">
          <v:rect id="_x0000_i1026" style="width:0;height:1.5pt" o:hralign="center" o:hrstd="t" o:hr="t" fillcolor="#a0a0a0" stroked="f"/>
        </w:pict>
      </w:r>
    </w:p>
    <w:p w14:paraId="32CA1282" w14:textId="77777777" w:rsidR="007C560D" w:rsidRPr="002D1A91" w:rsidRDefault="007C560D">
      <w:pPr>
        <w:spacing w:after="160" w:line="259" w:lineRule="auto"/>
        <w:rPr>
          <w:rFonts w:ascii="Arial" w:hAnsi="Arial" w:cs="Arial"/>
          <w:b/>
          <w:smallCaps/>
          <w:sz w:val="32"/>
        </w:rPr>
      </w:pPr>
      <w:r w:rsidRPr="002D1A91">
        <w:rPr>
          <w:rFonts w:ascii="Arial" w:hAnsi="Arial" w:cs="Arial"/>
          <w:b/>
          <w:smallCaps/>
          <w:sz w:val="32"/>
        </w:rPr>
        <w:br w:type="page"/>
      </w:r>
    </w:p>
    <w:p w14:paraId="79E00FD9" w14:textId="4C792AF0" w:rsidR="00194145" w:rsidRPr="002D1A91" w:rsidRDefault="00D96016" w:rsidP="00A8048D">
      <w:pPr>
        <w:pBdr>
          <w:bottom w:val="single" w:sz="4" w:space="1" w:color="auto"/>
        </w:pBdr>
        <w:spacing w:line="240" w:lineRule="auto"/>
        <w:jc w:val="center"/>
        <w:rPr>
          <w:rFonts w:ascii="Arial" w:hAnsi="Arial" w:cs="Arial"/>
          <w:b/>
          <w:smallCaps/>
          <w:sz w:val="32"/>
        </w:rPr>
      </w:pPr>
      <w:r w:rsidRPr="002D1A91">
        <w:rPr>
          <w:rFonts w:ascii="Arial" w:hAnsi="Arial" w:cs="Arial"/>
          <w:b/>
          <w:smallCaps/>
          <w:sz w:val="32"/>
        </w:rPr>
        <w:lastRenderedPageBreak/>
        <w:t>Table of Contents</w:t>
      </w:r>
      <w:r w:rsidR="00C834F4">
        <w:rPr>
          <w:rFonts w:ascii="Arial" w:hAnsi="Arial" w:cs="Arial"/>
          <w:b/>
          <w:smallCaps/>
          <w:sz w:val="32"/>
        </w:rPr>
        <w:t xml:space="preserve"> </w:t>
      </w:r>
    </w:p>
    <w:p w14:paraId="08C30909" w14:textId="77777777" w:rsidR="00A8048D" w:rsidRPr="002D1A91" w:rsidRDefault="00A8048D" w:rsidP="00A8048D">
      <w:pPr>
        <w:spacing w:line="240" w:lineRule="auto"/>
        <w:jc w:val="center"/>
        <w:rPr>
          <w:rFonts w:ascii="Arial" w:hAnsi="Arial" w:cs="Arial"/>
          <w:b/>
          <w:smallCaps/>
          <w:sz w:val="32"/>
        </w:rPr>
      </w:pPr>
    </w:p>
    <w:p w14:paraId="4BD862B6" w14:textId="210138BA" w:rsidR="00BC5DAE" w:rsidRPr="00BC5DAE" w:rsidRDefault="00D96016">
      <w:pPr>
        <w:pStyle w:val="TOC1"/>
        <w:rPr>
          <w:rFonts w:asciiTheme="minorHAnsi" w:eastAsiaTheme="minorEastAsia" w:hAnsiTheme="minorHAnsi" w:cstheme="minorBidi"/>
          <w:b/>
          <w:bCs/>
          <w:smallCaps/>
          <w:noProof/>
          <w:kern w:val="2"/>
          <w:sz w:val="24"/>
          <w:szCs w:val="24"/>
          <w14:ligatures w14:val="standardContextual"/>
        </w:rPr>
      </w:pPr>
      <w:r w:rsidRPr="00F0669F">
        <w:rPr>
          <w:rFonts w:ascii="Arial" w:hAnsi="Arial" w:cs="Arial"/>
          <w:b/>
          <w:bCs/>
          <w:smallCaps/>
        </w:rPr>
        <w:fldChar w:fldCharType="begin"/>
      </w:r>
      <w:r w:rsidRPr="00F0669F">
        <w:rPr>
          <w:rFonts w:ascii="Arial" w:hAnsi="Arial" w:cs="Arial"/>
          <w:b/>
          <w:bCs/>
          <w:smallCaps/>
        </w:rPr>
        <w:instrText xml:space="preserve"> TOC \o "1-1" \h \z </w:instrText>
      </w:r>
      <w:r w:rsidRPr="00F0669F">
        <w:rPr>
          <w:rFonts w:ascii="Arial" w:hAnsi="Arial" w:cs="Arial"/>
          <w:b/>
          <w:bCs/>
          <w:smallCaps/>
        </w:rPr>
        <w:fldChar w:fldCharType="separate"/>
      </w:r>
      <w:hyperlink w:anchor="_Toc229101094" w:history="1">
        <w:r w:rsidR="00BC5DAE" w:rsidRPr="00BC5DAE">
          <w:rPr>
            <w:rStyle w:val="Hyperlink"/>
            <w:rFonts w:ascii="Arial" w:hAnsi="Arial" w:cs="Arial"/>
            <w:b/>
            <w:bCs/>
            <w:smallCaps/>
            <w:noProof/>
          </w:rPr>
          <w:t>1.</w:t>
        </w:r>
        <w:r w:rsidR="00BC5DAE" w:rsidRPr="00BC5DAE">
          <w:rPr>
            <w:rFonts w:asciiTheme="minorHAnsi" w:eastAsiaTheme="minorEastAsia" w:hAnsiTheme="minorHAnsi" w:cstheme="minorBidi"/>
            <w:b/>
            <w:bCs/>
            <w:smallCaps/>
            <w:noProof/>
            <w:kern w:val="2"/>
            <w:sz w:val="24"/>
            <w:szCs w:val="24"/>
            <w14:ligatures w14:val="standardContextual"/>
          </w:rPr>
          <w:tab/>
        </w:r>
        <w:r w:rsidR="00BC5DAE" w:rsidRPr="00BC5DAE">
          <w:rPr>
            <w:rStyle w:val="Hyperlink"/>
            <w:rFonts w:ascii="Arial" w:hAnsi="Arial" w:cs="Arial"/>
            <w:b/>
            <w:bCs/>
            <w:smallCaps/>
            <w:noProof/>
          </w:rPr>
          <w:t>Definitions &amp; Interpretation</w:t>
        </w:r>
        <w:r w:rsidR="00BC5DAE" w:rsidRPr="00BC5DAE">
          <w:rPr>
            <w:b/>
            <w:bCs/>
            <w:smallCaps/>
            <w:noProof/>
            <w:webHidden/>
          </w:rPr>
          <w:tab/>
        </w:r>
        <w:r w:rsidR="00BC5DAE" w:rsidRPr="00BC5DAE">
          <w:rPr>
            <w:b/>
            <w:bCs/>
            <w:smallCaps/>
            <w:noProof/>
            <w:webHidden/>
          </w:rPr>
          <w:fldChar w:fldCharType="begin"/>
        </w:r>
        <w:r w:rsidR="00BC5DAE" w:rsidRPr="00BC5DAE">
          <w:rPr>
            <w:b/>
            <w:bCs/>
            <w:smallCaps/>
            <w:noProof/>
            <w:webHidden/>
          </w:rPr>
          <w:instrText xml:space="preserve"> PAGEREF _Toc229101094 \h </w:instrText>
        </w:r>
        <w:r w:rsidR="00BC5DAE" w:rsidRPr="00BC5DAE">
          <w:rPr>
            <w:b/>
            <w:bCs/>
            <w:smallCaps/>
            <w:noProof/>
            <w:webHidden/>
          </w:rPr>
        </w:r>
        <w:r w:rsidR="00BC5DAE" w:rsidRPr="00BC5DAE">
          <w:rPr>
            <w:b/>
            <w:bCs/>
            <w:smallCaps/>
            <w:noProof/>
            <w:webHidden/>
          </w:rPr>
          <w:fldChar w:fldCharType="separate"/>
        </w:r>
        <w:r w:rsidR="00BC5DAE" w:rsidRPr="00BC5DAE">
          <w:rPr>
            <w:b/>
            <w:bCs/>
            <w:smallCaps/>
            <w:noProof/>
            <w:webHidden/>
          </w:rPr>
          <w:t>5</w:t>
        </w:r>
        <w:r w:rsidR="00BC5DAE" w:rsidRPr="00BC5DAE">
          <w:rPr>
            <w:b/>
            <w:bCs/>
            <w:smallCaps/>
            <w:noProof/>
            <w:webHidden/>
          </w:rPr>
          <w:fldChar w:fldCharType="end"/>
        </w:r>
      </w:hyperlink>
    </w:p>
    <w:p w14:paraId="474FB1B7" w14:textId="1AB69152"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095" w:history="1">
        <w:r w:rsidRPr="00BC5DAE">
          <w:rPr>
            <w:rStyle w:val="Hyperlink"/>
            <w:rFonts w:ascii="Arial" w:hAnsi="Arial" w:cs="Arial"/>
            <w:b/>
            <w:bCs/>
            <w:smallCaps/>
            <w:noProof/>
          </w:rPr>
          <w:t>2.</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Concession</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_Toc229101095 \h </w:instrText>
        </w:r>
        <w:r w:rsidRPr="00BC5DAE">
          <w:rPr>
            <w:b/>
            <w:bCs/>
            <w:smallCaps/>
            <w:noProof/>
            <w:webHidden/>
          </w:rPr>
        </w:r>
        <w:r w:rsidRPr="00BC5DAE">
          <w:rPr>
            <w:b/>
            <w:bCs/>
            <w:smallCaps/>
            <w:noProof/>
            <w:webHidden/>
          </w:rPr>
          <w:fldChar w:fldCharType="separate"/>
        </w:r>
        <w:r w:rsidRPr="00BC5DAE">
          <w:rPr>
            <w:b/>
            <w:bCs/>
            <w:smallCaps/>
            <w:noProof/>
            <w:webHidden/>
          </w:rPr>
          <w:t>41</w:t>
        </w:r>
        <w:r w:rsidRPr="00BC5DAE">
          <w:rPr>
            <w:b/>
            <w:bCs/>
            <w:smallCaps/>
            <w:noProof/>
            <w:webHidden/>
          </w:rPr>
          <w:fldChar w:fldCharType="end"/>
        </w:r>
      </w:hyperlink>
    </w:p>
    <w:p w14:paraId="57618BE7" w14:textId="1E06175F"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096" w:history="1">
        <w:r w:rsidRPr="00BC5DAE">
          <w:rPr>
            <w:rStyle w:val="Hyperlink"/>
            <w:rFonts w:ascii="Arial" w:hAnsi="Arial" w:cs="Arial"/>
            <w:b/>
            <w:bCs/>
            <w:smallCaps/>
            <w:noProof/>
          </w:rPr>
          <w:t>3.</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Conditions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_Toc229101096 \h </w:instrText>
        </w:r>
        <w:r w:rsidRPr="00BC5DAE">
          <w:rPr>
            <w:b/>
            <w:bCs/>
            <w:smallCaps/>
            <w:noProof/>
            <w:webHidden/>
          </w:rPr>
        </w:r>
        <w:r w:rsidRPr="00BC5DAE">
          <w:rPr>
            <w:b/>
            <w:bCs/>
            <w:smallCaps/>
            <w:noProof/>
            <w:webHidden/>
          </w:rPr>
          <w:fldChar w:fldCharType="separate"/>
        </w:r>
        <w:r w:rsidRPr="00BC5DAE">
          <w:rPr>
            <w:b/>
            <w:bCs/>
            <w:smallCaps/>
            <w:noProof/>
            <w:webHidden/>
          </w:rPr>
          <w:t>42</w:t>
        </w:r>
        <w:r w:rsidRPr="00BC5DAE">
          <w:rPr>
            <w:b/>
            <w:bCs/>
            <w:smallCaps/>
            <w:noProof/>
            <w:webHidden/>
          </w:rPr>
          <w:fldChar w:fldCharType="end"/>
        </w:r>
      </w:hyperlink>
    </w:p>
    <w:p w14:paraId="5440EF43" w14:textId="31B3B57E"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097" w:history="1">
        <w:r w:rsidRPr="00BC5DAE">
          <w:rPr>
            <w:rStyle w:val="Hyperlink"/>
            <w:rFonts w:ascii="Arial" w:hAnsi="Arial" w:cs="Arial"/>
            <w:b/>
            <w:bCs/>
            <w:smallCaps/>
            <w:noProof/>
          </w:rPr>
          <w:t>4.</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Project Site</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_Toc229101097 \h </w:instrText>
        </w:r>
        <w:r w:rsidRPr="00BC5DAE">
          <w:rPr>
            <w:b/>
            <w:bCs/>
            <w:smallCaps/>
            <w:noProof/>
            <w:webHidden/>
          </w:rPr>
        </w:r>
        <w:r w:rsidRPr="00BC5DAE">
          <w:rPr>
            <w:b/>
            <w:bCs/>
            <w:smallCaps/>
            <w:noProof/>
            <w:webHidden/>
          </w:rPr>
          <w:fldChar w:fldCharType="separate"/>
        </w:r>
        <w:r w:rsidRPr="00BC5DAE">
          <w:rPr>
            <w:b/>
            <w:bCs/>
            <w:smallCaps/>
            <w:noProof/>
            <w:webHidden/>
          </w:rPr>
          <w:t>50</w:t>
        </w:r>
        <w:r w:rsidRPr="00BC5DAE">
          <w:rPr>
            <w:b/>
            <w:bCs/>
            <w:smallCaps/>
            <w:noProof/>
            <w:webHidden/>
          </w:rPr>
          <w:fldChar w:fldCharType="end"/>
        </w:r>
      </w:hyperlink>
    </w:p>
    <w:p w14:paraId="5A27CF14" w14:textId="675B7966"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098" w:history="1">
        <w:r w:rsidRPr="00BC5DAE">
          <w:rPr>
            <w:rStyle w:val="Hyperlink"/>
            <w:rFonts w:ascii="Arial" w:hAnsi="Arial" w:cs="Arial"/>
            <w:b/>
            <w:bCs/>
            <w:smallCaps/>
            <w:noProof/>
          </w:rPr>
          <w:t>5.</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Independent Engineer</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_Toc229101098 \h </w:instrText>
        </w:r>
        <w:r w:rsidRPr="00BC5DAE">
          <w:rPr>
            <w:b/>
            <w:bCs/>
            <w:smallCaps/>
            <w:noProof/>
            <w:webHidden/>
          </w:rPr>
        </w:r>
        <w:r w:rsidRPr="00BC5DAE">
          <w:rPr>
            <w:b/>
            <w:bCs/>
            <w:smallCaps/>
            <w:noProof/>
            <w:webHidden/>
          </w:rPr>
          <w:fldChar w:fldCharType="separate"/>
        </w:r>
        <w:r w:rsidRPr="00BC5DAE">
          <w:rPr>
            <w:b/>
            <w:bCs/>
            <w:smallCaps/>
            <w:noProof/>
            <w:webHidden/>
          </w:rPr>
          <w:t>61</w:t>
        </w:r>
        <w:r w:rsidRPr="00BC5DAE">
          <w:rPr>
            <w:b/>
            <w:bCs/>
            <w:smallCaps/>
            <w:noProof/>
            <w:webHidden/>
          </w:rPr>
          <w:fldChar w:fldCharType="end"/>
        </w:r>
      </w:hyperlink>
    </w:p>
    <w:p w14:paraId="44402821" w14:textId="189D323A"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099" w:history="1">
        <w:r w:rsidRPr="00BC5DAE">
          <w:rPr>
            <w:rStyle w:val="Hyperlink"/>
            <w:rFonts w:ascii="Arial" w:hAnsi="Arial" w:cs="Arial"/>
            <w:b/>
            <w:bCs/>
            <w:smallCaps/>
            <w:noProof/>
          </w:rPr>
          <w:t>6.</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Independent Auditor</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_Toc229101099 \h </w:instrText>
        </w:r>
        <w:r w:rsidRPr="00BC5DAE">
          <w:rPr>
            <w:b/>
            <w:bCs/>
            <w:smallCaps/>
            <w:noProof/>
            <w:webHidden/>
          </w:rPr>
        </w:r>
        <w:r w:rsidRPr="00BC5DAE">
          <w:rPr>
            <w:b/>
            <w:bCs/>
            <w:smallCaps/>
            <w:noProof/>
            <w:webHidden/>
          </w:rPr>
          <w:fldChar w:fldCharType="separate"/>
        </w:r>
        <w:r w:rsidRPr="00BC5DAE">
          <w:rPr>
            <w:b/>
            <w:bCs/>
            <w:smallCaps/>
            <w:noProof/>
            <w:webHidden/>
          </w:rPr>
          <w:t>65</w:t>
        </w:r>
        <w:r w:rsidRPr="00BC5DAE">
          <w:rPr>
            <w:b/>
            <w:bCs/>
            <w:smallCaps/>
            <w:noProof/>
            <w:webHidden/>
          </w:rPr>
          <w:fldChar w:fldCharType="end"/>
        </w:r>
      </w:hyperlink>
    </w:p>
    <w:p w14:paraId="6C50491C" w14:textId="4FECCD52"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00" w:history="1">
        <w:r w:rsidRPr="00BC5DAE">
          <w:rPr>
            <w:rStyle w:val="Hyperlink"/>
            <w:rFonts w:ascii="Arial" w:hAnsi="Arial" w:cs="Arial"/>
            <w:b/>
            <w:bCs/>
            <w:smallCaps/>
            <w:noProof/>
          </w:rPr>
          <w:t>7.</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Concessionaire’s Representations, Warranties and Certain Obligations &amp; Undertakings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_Toc229101100 \h </w:instrText>
        </w:r>
        <w:r w:rsidRPr="00BC5DAE">
          <w:rPr>
            <w:b/>
            <w:bCs/>
            <w:smallCaps/>
            <w:noProof/>
            <w:webHidden/>
          </w:rPr>
        </w:r>
        <w:r w:rsidRPr="00BC5DAE">
          <w:rPr>
            <w:b/>
            <w:bCs/>
            <w:smallCaps/>
            <w:noProof/>
            <w:webHidden/>
          </w:rPr>
          <w:fldChar w:fldCharType="separate"/>
        </w:r>
        <w:r w:rsidRPr="00BC5DAE">
          <w:rPr>
            <w:b/>
            <w:bCs/>
            <w:smallCaps/>
            <w:noProof/>
            <w:webHidden/>
          </w:rPr>
          <w:t>69</w:t>
        </w:r>
        <w:r w:rsidRPr="00BC5DAE">
          <w:rPr>
            <w:b/>
            <w:bCs/>
            <w:smallCaps/>
            <w:noProof/>
            <w:webHidden/>
          </w:rPr>
          <w:fldChar w:fldCharType="end"/>
        </w:r>
      </w:hyperlink>
    </w:p>
    <w:p w14:paraId="5F11B02E" w14:textId="37E0C597"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01" w:history="1">
        <w:r w:rsidRPr="00BC5DAE">
          <w:rPr>
            <w:rStyle w:val="Hyperlink"/>
            <w:rFonts w:ascii="Arial" w:hAnsi="Arial" w:cs="Arial"/>
            <w:b/>
            <w:bCs/>
            <w:smallCaps/>
            <w:noProof/>
          </w:rPr>
          <w:t>8.</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Agency Representations, Warranties And Certain Obligations &amp;Undertakings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_Toc229101101 \h </w:instrText>
        </w:r>
        <w:r w:rsidRPr="00BC5DAE">
          <w:rPr>
            <w:b/>
            <w:bCs/>
            <w:smallCaps/>
            <w:noProof/>
            <w:webHidden/>
          </w:rPr>
        </w:r>
        <w:r w:rsidRPr="00BC5DAE">
          <w:rPr>
            <w:b/>
            <w:bCs/>
            <w:smallCaps/>
            <w:noProof/>
            <w:webHidden/>
          </w:rPr>
          <w:fldChar w:fldCharType="separate"/>
        </w:r>
        <w:r w:rsidRPr="00BC5DAE">
          <w:rPr>
            <w:b/>
            <w:bCs/>
            <w:smallCaps/>
            <w:noProof/>
            <w:webHidden/>
          </w:rPr>
          <w:t>88</w:t>
        </w:r>
        <w:r w:rsidRPr="00BC5DAE">
          <w:rPr>
            <w:b/>
            <w:bCs/>
            <w:smallCaps/>
            <w:noProof/>
            <w:webHidden/>
          </w:rPr>
          <w:fldChar w:fldCharType="end"/>
        </w:r>
      </w:hyperlink>
    </w:p>
    <w:p w14:paraId="44A0BC09" w14:textId="04A59946"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02" w:history="1">
        <w:r w:rsidRPr="00BC5DAE">
          <w:rPr>
            <w:rStyle w:val="Hyperlink"/>
            <w:rFonts w:ascii="Arial" w:hAnsi="Arial" w:cs="Arial"/>
            <w:b/>
            <w:bCs/>
            <w:smallCaps/>
            <w:noProof/>
          </w:rPr>
          <w:t>9.</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Indemnities &amp; Limitation of Liability</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_Toc229101102 \h </w:instrText>
        </w:r>
        <w:r w:rsidRPr="00BC5DAE">
          <w:rPr>
            <w:b/>
            <w:bCs/>
            <w:smallCaps/>
            <w:noProof/>
            <w:webHidden/>
          </w:rPr>
        </w:r>
        <w:r w:rsidRPr="00BC5DAE">
          <w:rPr>
            <w:b/>
            <w:bCs/>
            <w:smallCaps/>
            <w:noProof/>
            <w:webHidden/>
          </w:rPr>
          <w:fldChar w:fldCharType="separate"/>
        </w:r>
        <w:r w:rsidRPr="00BC5DAE">
          <w:rPr>
            <w:b/>
            <w:bCs/>
            <w:smallCaps/>
            <w:noProof/>
            <w:webHidden/>
          </w:rPr>
          <w:t>95</w:t>
        </w:r>
        <w:r w:rsidRPr="00BC5DAE">
          <w:rPr>
            <w:b/>
            <w:bCs/>
            <w:smallCaps/>
            <w:noProof/>
            <w:webHidden/>
          </w:rPr>
          <w:fldChar w:fldCharType="end"/>
        </w:r>
      </w:hyperlink>
    </w:p>
    <w:p w14:paraId="655A919D" w14:textId="73CFDA47"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03" w:history="1">
        <w:r w:rsidRPr="00BC5DAE">
          <w:rPr>
            <w:rStyle w:val="Hyperlink"/>
            <w:rFonts w:ascii="Arial" w:hAnsi="Arial" w:cs="Arial"/>
            <w:b/>
            <w:bCs/>
            <w:smallCaps/>
            <w:noProof/>
          </w:rPr>
          <w:t>10.</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Equity And Funding Matters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_Toc229101103 \h </w:instrText>
        </w:r>
        <w:r w:rsidRPr="00BC5DAE">
          <w:rPr>
            <w:b/>
            <w:bCs/>
            <w:smallCaps/>
            <w:noProof/>
            <w:webHidden/>
          </w:rPr>
        </w:r>
        <w:r w:rsidRPr="00BC5DAE">
          <w:rPr>
            <w:b/>
            <w:bCs/>
            <w:smallCaps/>
            <w:noProof/>
            <w:webHidden/>
          </w:rPr>
          <w:fldChar w:fldCharType="separate"/>
        </w:r>
        <w:r w:rsidRPr="00BC5DAE">
          <w:rPr>
            <w:b/>
            <w:bCs/>
            <w:smallCaps/>
            <w:noProof/>
            <w:webHidden/>
          </w:rPr>
          <w:t>100</w:t>
        </w:r>
        <w:r w:rsidRPr="00BC5DAE">
          <w:rPr>
            <w:b/>
            <w:bCs/>
            <w:smallCaps/>
            <w:noProof/>
            <w:webHidden/>
          </w:rPr>
          <w:fldChar w:fldCharType="end"/>
        </w:r>
      </w:hyperlink>
    </w:p>
    <w:p w14:paraId="5E9126E6" w14:textId="7A060D13"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04" w:history="1">
        <w:r w:rsidRPr="00BC5DAE">
          <w:rPr>
            <w:rStyle w:val="Hyperlink"/>
            <w:rFonts w:ascii="Arial" w:hAnsi="Arial" w:cs="Arial"/>
            <w:b/>
            <w:bCs/>
            <w:smallCaps/>
            <w:noProof/>
          </w:rPr>
          <w:t>11.</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Development Performance Security &amp; O&amp;M Performance Security</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_Toc229101104 \h </w:instrText>
        </w:r>
        <w:r w:rsidRPr="00BC5DAE">
          <w:rPr>
            <w:b/>
            <w:bCs/>
            <w:smallCaps/>
            <w:noProof/>
            <w:webHidden/>
          </w:rPr>
        </w:r>
        <w:r w:rsidRPr="00BC5DAE">
          <w:rPr>
            <w:b/>
            <w:bCs/>
            <w:smallCaps/>
            <w:noProof/>
            <w:webHidden/>
          </w:rPr>
          <w:fldChar w:fldCharType="separate"/>
        </w:r>
        <w:r w:rsidRPr="00BC5DAE">
          <w:rPr>
            <w:b/>
            <w:bCs/>
            <w:smallCaps/>
            <w:noProof/>
            <w:webHidden/>
          </w:rPr>
          <w:t>101</w:t>
        </w:r>
        <w:r w:rsidRPr="00BC5DAE">
          <w:rPr>
            <w:b/>
            <w:bCs/>
            <w:smallCaps/>
            <w:noProof/>
            <w:webHidden/>
          </w:rPr>
          <w:fldChar w:fldCharType="end"/>
        </w:r>
      </w:hyperlink>
    </w:p>
    <w:p w14:paraId="018E30DB" w14:textId="425693A8"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05" w:history="1">
        <w:r w:rsidRPr="00BC5DAE">
          <w:rPr>
            <w:rStyle w:val="Hyperlink"/>
            <w:rFonts w:ascii="Arial" w:hAnsi="Arial" w:cs="Arial"/>
            <w:b/>
            <w:bCs/>
            <w:smallCaps/>
            <w:noProof/>
          </w:rPr>
          <w:t>12.</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Financing Matters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_Toc229101105 \h </w:instrText>
        </w:r>
        <w:r w:rsidRPr="00BC5DAE">
          <w:rPr>
            <w:b/>
            <w:bCs/>
            <w:smallCaps/>
            <w:noProof/>
            <w:webHidden/>
          </w:rPr>
        </w:r>
        <w:r w:rsidRPr="00BC5DAE">
          <w:rPr>
            <w:b/>
            <w:bCs/>
            <w:smallCaps/>
            <w:noProof/>
            <w:webHidden/>
          </w:rPr>
          <w:fldChar w:fldCharType="separate"/>
        </w:r>
        <w:r w:rsidRPr="00BC5DAE">
          <w:rPr>
            <w:b/>
            <w:bCs/>
            <w:smallCaps/>
            <w:noProof/>
            <w:webHidden/>
          </w:rPr>
          <w:t>106</w:t>
        </w:r>
        <w:r w:rsidRPr="00BC5DAE">
          <w:rPr>
            <w:b/>
            <w:bCs/>
            <w:smallCaps/>
            <w:noProof/>
            <w:webHidden/>
          </w:rPr>
          <w:fldChar w:fldCharType="end"/>
        </w:r>
      </w:hyperlink>
    </w:p>
    <w:p w14:paraId="46F4F93B" w14:textId="4C59DF0D"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06" w:history="1">
        <w:r w:rsidRPr="00BC5DAE">
          <w:rPr>
            <w:rStyle w:val="Hyperlink"/>
            <w:rFonts w:ascii="Arial" w:hAnsi="Arial" w:cs="Arial"/>
            <w:b/>
            <w:bCs/>
            <w:smallCaps/>
            <w:noProof/>
          </w:rPr>
          <w:t>13.</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Development Works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_Toc229101106 \h </w:instrText>
        </w:r>
        <w:r w:rsidRPr="00BC5DAE">
          <w:rPr>
            <w:b/>
            <w:bCs/>
            <w:smallCaps/>
            <w:noProof/>
            <w:webHidden/>
          </w:rPr>
        </w:r>
        <w:r w:rsidRPr="00BC5DAE">
          <w:rPr>
            <w:b/>
            <w:bCs/>
            <w:smallCaps/>
            <w:noProof/>
            <w:webHidden/>
          </w:rPr>
          <w:fldChar w:fldCharType="separate"/>
        </w:r>
        <w:r w:rsidRPr="00BC5DAE">
          <w:rPr>
            <w:b/>
            <w:bCs/>
            <w:smallCaps/>
            <w:noProof/>
            <w:webHidden/>
          </w:rPr>
          <w:t>107</w:t>
        </w:r>
        <w:r w:rsidRPr="00BC5DAE">
          <w:rPr>
            <w:b/>
            <w:bCs/>
            <w:smallCaps/>
            <w:noProof/>
            <w:webHidden/>
          </w:rPr>
          <w:fldChar w:fldCharType="end"/>
        </w:r>
      </w:hyperlink>
    </w:p>
    <w:p w14:paraId="3F0A24B3" w14:textId="50146C70"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07" w:history="1">
        <w:r w:rsidRPr="00BC5DAE">
          <w:rPr>
            <w:rStyle w:val="Hyperlink"/>
            <w:rFonts w:ascii="Arial" w:hAnsi="Arial" w:cs="Arial"/>
            <w:b/>
            <w:bCs/>
            <w:smallCaps/>
            <w:noProof/>
          </w:rPr>
          <w:t>14.</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Completion</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_Toc229101107 \h </w:instrText>
        </w:r>
        <w:r w:rsidRPr="00BC5DAE">
          <w:rPr>
            <w:b/>
            <w:bCs/>
            <w:smallCaps/>
            <w:noProof/>
            <w:webHidden/>
          </w:rPr>
        </w:r>
        <w:r w:rsidRPr="00BC5DAE">
          <w:rPr>
            <w:b/>
            <w:bCs/>
            <w:smallCaps/>
            <w:noProof/>
            <w:webHidden/>
          </w:rPr>
          <w:fldChar w:fldCharType="separate"/>
        </w:r>
        <w:r w:rsidRPr="00BC5DAE">
          <w:rPr>
            <w:b/>
            <w:bCs/>
            <w:smallCaps/>
            <w:noProof/>
            <w:webHidden/>
          </w:rPr>
          <w:t>112</w:t>
        </w:r>
        <w:r w:rsidRPr="00BC5DAE">
          <w:rPr>
            <w:b/>
            <w:bCs/>
            <w:smallCaps/>
            <w:noProof/>
            <w:webHidden/>
          </w:rPr>
          <w:fldChar w:fldCharType="end"/>
        </w:r>
      </w:hyperlink>
    </w:p>
    <w:p w14:paraId="032ECB49" w14:textId="65FA2D14"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08" w:history="1">
        <w:r w:rsidRPr="00BC5DAE">
          <w:rPr>
            <w:rStyle w:val="Hyperlink"/>
            <w:rFonts w:ascii="Arial" w:hAnsi="Arial" w:cs="Arial"/>
            <w:b/>
            <w:bCs/>
            <w:smallCaps/>
            <w:noProof/>
          </w:rPr>
          <w:t>15.</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Relief Extensions &amp; Relief Compensations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_Toc229101108 \h </w:instrText>
        </w:r>
        <w:r w:rsidRPr="00BC5DAE">
          <w:rPr>
            <w:b/>
            <w:bCs/>
            <w:smallCaps/>
            <w:noProof/>
            <w:webHidden/>
          </w:rPr>
        </w:r>
        <w:r w:rsidRPr="00BC5DAE">
          <w:rPr>
            <w:b/>
            <w:bCs/>
            <w:smallCaps/>
            <w:noProof/>
            <w:webHidden/>
          </w:rPr>
          <w:fldChar w:fldCharType="separate"/>
        </w:r>
        <w:r w:rsidRPr="00BC5DAE">
          <w:rPr>
            <w:b/>
            <w:bCs/>
            <w:smallCaps/>
            <w:noProof/>
            <w:webHidden/>
          </w:rPr>
          <w:t>116</w:t>
        </w:r>
        <w:r w:rsidRPr="00BC5DAE">
          <w:rPr>
            <w:b/>
            <w:bCs/>
            <w:smallCaps/>
            <w:noProof/>
            <w:webHidden/>
          </w:rPr>
          <w:fldChar w:fldCharType="end"/>
        </w:r>
      </w:hyperlink>
    </w:p>
    <w:p w14:paraId="35396458" w14:textId="25DF373E"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09" w:history="1">
        <w:r w:rsidRPr="00BC5DAE">
          <w:rPr>
            <w:rStyle w:val="Hyperlink"/>
            <w:rFonts w:ascii="Arial" w:hAnsi="Arial" w:cs="Arial"/>
            <w:b/>
            <w:bCs/>
            <w:smallCaps/>
            <w:noProof/>
          </w:rPr>
          <w:t>16.</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Change of Scope</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_Toc229101109 \h </w:instrText>
        </w:r>
        <w:r w:rsidRPr="00BC5DAE">
          <w:rPr>
            <w:b/>
            <w:bCs/>
            <w:smallCaps/>
            <w:noProof/>
            <w:webHidden/>
          </w:rPr>
        </w:r>
        <w:r w:rsidRPr="00BC5DAE">
          <w:rPr>
            <w:b/>
            <w:bCs/>
            <w:smallCaps/>
            <w:noProof/>
            <w:webHidden/>
          </w:rPr>
          <w:fldChar w:fldCharType="separate"/>
        </w:r>
        <w:r w:rsidRPr="00BC5DAE">
          <w:rPr>
            <w:b/>
            <w:bCs/>
            <w:smallCaps/>
            <w:noProof/>
            <w:webHidden/>
          </w:rPr>
          <w:t>125</w:t>
        </w:r>
        <w:r w:rsidRPr="00BC5DAE">
          <w:rPr>
            <w:b/>
            <w:bCs/>
            <w:smallCaps/>
            <w:noProof/>
            <w:webHidden/>
          </w:rPr>
          <w:fldChar w:fldCharType="end"/>
        </w:r>
      </w:hyperlink>
    </w:p>
    <w:p w14:paraId="75CB5FFB" w14:textId="5F28DCE0"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10" w:history="1">
        <w:r w:rsidRPr="00BC5DAE">
          <w:rPr>
            <w:rStyle w:val="Hyperlink"/>
            <w:rFonts w:ascii="Arial" w:hAnsi="Arial" w:cs="Arial"/>
            <w:b/>
            <w:bCs/>
            <w:smallCaps/>
            <w:noProof/>
          </w:rPr>
          <w:t xml:space="preserve">17.   </w:t>
        </w:r>
        <w:r>
          <w:rPr>
            <w:rStyle w:val="Hyperlink"/>
            <w:rFonts w:ascii="Arial" w:hAnsi="Arial" w:cs="Arial"/>
            <w:b/>
            <w:bCs/>
            <w:smallCaps/>
            <w:noProof/>
          </w:rPr>
          <w:t xml:space="preserve">    </w:t>
        </w:r>
        <w:r w:rsidRPr="00BC5DAE">
          <w:rPr>
            <w:rStyle w:val="Hyperlink"/>
            <w:rFonts w:ascii="Arial" w:hAnsi="Arial" w:cs="Arial"/>
            <w:b/>
            <w:bCs/>
            <w:smallCaps/>
            <w:noProof/>
          </w:rPr>
          <w:t xml:space="preserve"> Revenue Matters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_Toc229101110 \h </w:instrText>
        </w:r>
        <w:r w:rsidRPr="00BC5DAE">
          <w:rPr>
            <w:b/>
            <w:bCs/>
            <w:smallCaps/>
            <w:noProof/>
            <w:webHidden/>
          </w:rPr>
        </w:r>
        <w:r w:rsidRPr="00BC5DAE">
          <w:rPr>
            <w:b/>
            <w:bCs/>
            <w:smallCaps/>
            <w:noProof/>
            <w:webHidden/>
          </w:rPr>
          <w:fldChar w:fldCharType="separate"/>
        </w:r>
        <w:r w:rsidRPr="00BC5DAE">
          <w:rPr>
            <w:b/>
            <w:bCs/>
            <w:smallCaps/>
            <w:noProof/>
            <w:webHidden/>
          </w:rPr>
          <w:t>129</w:t>
        </w:r>
        <w:r w:rsidRPr="00BC5DAE">
          <w:rPr>
            <w:b/>
            <w:bCs/>
            <w:smallCaps/>
            <w:noProof/>
            <w:webHidden/>
          </w:rPr>
          <w:fldChar w:fldCharType="end"/>
        </w:r>
      </w:hyperlink>
    </w:p>
    <w:p w14:paraId="162E1320" w14:textId="11D287FA"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11" w:history="1">
        <w:r w:rsidRPr="00BC5DAE">
          <w:rPr>
            <w:rStyle w:val="Hyperlink"/>
            <w:rFonts w:ascii="Arial" w:hAnsi="Arial" w:cs="Arial"/>
            <w:b/>
            <w:bCs/>
            <w:smallCaps/>
            <w:noProof/>
          </w:rPr>
          <w:t>18.</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Defects &amp; Deficienc</w:t>
        </w:r>
        <w:r w:rsidRPr="00BC5DAE">
          <w:rPr>
            <w:rStyle w:val="Hyperlink"/>
            <w:rFonts w:ascii="Arial" w:hAnsi="Arial" w:cs="Arial"/>
            <w:b/>
            <w:bCs/>
            <w:smallCaps/>
            <w:noProof/>
            <w:lang w:val="en-GB"/>
          </w:rPr>
          <w:t>ies</w:t>
        </w:r>
        <w:r w:rsidRPr="00BC5DAE">
          <w:rPr>
            <w:rStyle w:val="Hyperlink"/>
            <w:rFonts w:ascii="Arial" w:hAnsi="Arial" w:cs="Arial"/>
            <w:b/>
            <w:bCs/>
            <w:smallCaps/>
            <w:noProof/>
          </w:rPr>
          <w:t>, Notice of Remedy, Suspension</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_Toc229101111 \h </w:instrText>
        </w:r>
        <w:r w:rsidRPr="00BC5DAE">
          <w:rPr>
            <w:b/>
            <w:bCs/>
            <w:smallCaps/>
            <w:noProof/>
            <w:webHidden/>
          </w:rPr>
        </w:r>
        <w:r w:rsidRPr="00BC5DAE">
          <w:rPr>
            <w:b/>
            <w:bCs/>
            <w:smallCaps/>
            <w:noProof/>
            <w:webHidden/>
          </w:rPr>
          <w:fldChar w:fldCharType="separate"/>
        </w:r>
        <w:r w:rsidRPr="00BC5DAE">
          <w:rPr>
            <w:b/>
            <w:bCs/>
            <w:smallCaps/>
            <w:noProof/>
            <w:webHidden/>
          </w:rPr>
          <w:t>130</w:t>
        </w:r>
        <w:r w:rsidRPr="00BC5DAE">
          <w:rPr>
            <w:b/>
            <w:bCs/>
            <w:smallCaps/>
            <w:noProof/>
            <w:webHidden/>
          </w:rPr>
          <w:fldChar w:fldCharType="end"/>
        </w:r>
      </w:hyperlink>
    </w:p>
    <w:p w14:paraId="00A07EAE" w14:textId="152DE325"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12" w:history="1">
        <w:r w:rsidRPr="00BC5DAE">
          <w:rPr>
            <w:rStyle w:val="Hyperlink"/>
            <w:rFonts w:ascii="Arial" w:hAnsi="Arial" w:cs="Arial"/>
            <w:b/>
            <w:bCs/>
            <w:smallCaps/>
            <w:noProof/>
          </w:rPr>
          <w:t>19.</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Operation and Maintenance</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_Toc229101112 \h </w:instrText>
        </w:r>
        <w:r w:rsidRPr="00BC5DAE">
          <w:rPr>
            <w:b/>
            <w:bCs/>
            <w:smallCaps/>
            <w:noProof/>
            <w:webHidden/>
          </w:rPr>
        </w:r>
        <w:r w:rsidRPr="00BC5DAE">
          <w:rPr>
            <w:b/>
            <w:bCs/>
            <w:smallCaps/>
            <w:noProof/>
            <w:webHidden/>
          </w:rPr>
          <w:fldChar w:fldCharType="separate"/>
        </w:r>
        <w:r w:rsidRPr="00BC5DAE">
          <w:rPr>
            <w:b/>
            <w:bCs/>
            <w:smallCaps/>
            <w:noProof/>
            <w:webHidden/>
          </w:rPr>
          <w:t>133</w:t>
        </w:r>
        <w:r w:rsidRPr="00BC5DAE">
          <w:rPr>
            <w:b/>
            <w:bCs/>
            <w:smallCaps/>
            <w:noProof/>
            <w:webHidden/>
          </w:rPr>
          <w:fldChar w:fldCharType="end"/>
        </w:r>
      </w:hyperlink>
    </w:p>
    <w:p w14:paraId="28289AB3" w14:textId="05270419"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13" w:history="1">
        <w:r w:rsidRPr="00BC5DAE">
          <w:rPr>
            <w:rStyle w:val="Hyperlink"/>
            <w:rFonts w:ascii="Arial" w:hAnsi="Arial" w:cs="Arial"/>
            <w:b/>
            <w:bCs/>
            <w:smallCaps/>
            <w:noProof/>
          </w:rPr>
          <w:t>20.</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Insurances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_Toc229101113 \h </w:instrText>
        </w:r>
        <w:r w:rsidRPr="00BC5DAE">
          <w:rPr>
            <w:b/>
            <w:bCs/>
            <w:smallCaps/>
            <w:noProof/>
            <w:webHidden/>
          </w:rPr>
        </w:r>
        <w:r w:rsidRPr="00BC5DAE">
          <w:rPr>
            <w:b/>
            <w:bCs/>
            <w:smallCaps/>
            <w:noProof/>
            <w:webHidden/>
          </w:rPr>
          <w:fldChar w:fldCharType="separate"/>
        </w:r>
        <w:r w:rsidRPr="00BC5DAE">
          <w:rPr>
            <w:b/>
            <w:bCs/>
            <w:smallCaps/>
            <w:noProof/>
            <w:webHidden/>
          </w:rPr>
          <w:t>142</w:t>
        </w:r>
        <w:r w:rsidRPr="00BC5DAE">
          <w:rPr>
            <w:b/>
            <w:bCs/>
            <w:smallCaps/>
            <w:noProof/>
            <w:webHidden/>
          </w:rPr>
          <w:fldChar w:fldCharType="end"/>
        </w:r>
      </w:hyperlink>
    </w:p>
    <w:p w14:paraId="38C3956D" w14:textId="36E2CA85"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14" w:history="1">
        <w:r w:rsidRPr="00BC5DAE">
          <w:rPr>
            <w:rStyle w:val="Hyperlink"/>
            <w:rFonts w:ascii="Arial" w:hAnsi="Arial" w:cs="Arial"/>
            <w:b/>
            <w:bCs/>
            <w:smallCaps/>
            <w:noProof/>
          </w:rPr>
          <w:t>21.</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Force Majeure</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_Toc229101114 \h </w:instrText>
        </w:r>
        <w:r w:rsidRPr="00BC5DAE">
          <w:rPr>
            <w:b/>
            <w:bCs/>
            <w:smallCaps/>
            <w:noProof/>
            <w:webHidden/>
          </w:rPr>
        </w:r>
        <w:r w:rsidRPr="00BC5DAE">
          <w:rPr>
            <w:b/>
            <w:bCs/>
            <w:smallCaps/>
            <w:noProof/>
            <w:webHidden/>
          </w:rPr>
          <w:fldChar w:fldCharType="separate"/>
        </w:r>
        <w:r w:rsidRPr="00BC5DAE">
          <w:rPr>
            <w:b/>
            <w:bCs/>
            <w:smallCaps/>
            <w:noProof/>
            <w:webHidden/>
          </w:rPr>
          <w:t>147</w:t>
        </w:r>
        <w:r w:rsidRPr="00BC5DAE">
          <w:rPr>
            <w:b/>
            <w:bCs/>
            <w:smallCaps/>
            <w:noProof/>
            <w:webHidden/>
          </w:rPr>
          <w:fldChar w:fldCharType="end"/>
        </w:r>
      </w:hyperlink>
    </w:p>
    <w:p w14:paraId="4248581E" w14:textId="0D79F943"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15" w:history="1">
        <w:r w:rsidRPr="00BC5DAE">
          <w:rPr>
            <w:rStyle w:val="Hyperlink"/>
            <w:rFonts w:ascii="Arial" w:hAnsi="Arial" w:cs="Arial"/>
            <w:b/>
            <w:bCs/>
            <w:smallCaps/>
            <w:noProof/>
          </w:rPr>
          <w:t>22.</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Events of Default</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_Toc229101115 \h </w:instrText>
        </w:r>
        <w:r w:rsidRPr="00BC5DAE">
          <w:rPr>
            <w:b/>
            <w:bCs/>
            <w:smallCaps/>
            <w:noProof/>
            <w:webHidden/>
          </w:rPr>
        </w:r>
        <w:r w:rsidRPr="00BC5DAE">
          <w:rPr>
            <w:b/>
            <w:bCs/>
            <w:smallCaps/>
            <w:noProof/>
            <w:webHidden/>
          </w:rPr>
          <w:fldChar w:fldCharType="separate"/>
        </w:r>
        <w:r w:rsidRPr="00BC5DAE">
          <w:rPr>
            <w:b/>
            <w:bCs/>
            <w:smallCaps/>
            <w:noProof/>
            <w:webHidden/>
          </w:rPr>
          <w:t>153</w:t>
        </w:r>
        <w:r w:rsidRPr="00BC5DAE">
          <w:rPr>
            <w:b/>
            <w:bCs/>
            <w:smallCaps/>
            <w:noProof/>
            <w:webHidden/>
          </w:rPr>
          <w:fldChar w:fldCharType="end"/>
        </w:r>
      </w:hyperlink>
    </w:p>
    <w:p w14:paraId="6C694D10" w14:textId="3D8EB125"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16" w:history="1">
        <w:r w:rsidRPr="00BC5DAE">
          <w:rPr>
            <w:rStyle w:val="Hyperlink"/>
            <w:rFonts w:ascii="Arial" w:hAnsi="Arial" w:cs="Arial"/>
            <w:b/>
            <w:bCs/>
            <w:smallCaps/>
            <w:noProof/>
          </w:rPr>
          <w:t>23.</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Termination</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_Toc229101116 \h </w:instrText>
        </w:r>
        <w:r w:rsidRPr="00BC5DAE">
          <w:rPr>
            <w:b/>
            <w:bCs/>
            <w:smallCaps/>
            <w:noProof/>
            <w:webHidden/>
          </w:rPr>
        </w:r>
        <w:r w:rsidRPr="00BC5DAE">
          <w:rPr>
            <w:b/>
            <w:bCs/>
            <w:smallCaps/>
            <w:noProof/>
            <w:webHidden/>
          </w:rPr>
          <w:fldChar w:fldCharType="separate"/>
        </w:r>
        <w:r w:rsidRPr="00BC5DAE">
          <w:rPr>
            <w:b/>
            <w:bCs/>
            <w:smallCaps/>
            <w:noProof/>
            <w:webHidden/>
          </w:rPr>
          <w:t>159</w:t>
        </w:r>
        <w:r w:rsidRPr="00BC5DAE">
          <w:rPr>
            <w:b/>
            <w:bCs/>
            <w:smallCaps/>
            <w:noProof/>
            <w:webHidden/>
          </w:rPr>
          <w:fldChar w:fldCharType="end"/>
        </w:r>
      </w:hyperlink>
    </w:p>
    <w:p w14:paraId="1EBE5AAC" w14:textId="6A856E4A"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17" w:history="1">
        <w:r w:rsidRPr="00BC5DAE">
          <w:rPr>
            <w:rStyle w:val="Hyperlink"/>
            <w:rFonts w:ascii="Arial" w:hAnsi="Arial" w:cs="Arial"/>
            <w:b/>
            <w:bCs/>
            <w:smallCaps/>
            <w:noProof/>
          </w:rPr>
          <w:t>24.</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Divestment of Rights and Interest</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_Toc229101117 \h </w:instrText>
        </w:r>
        <w:r w:rsidRPr="00BC5DAE">
          <w:rPr>
            <w:b/>
            <w:bCs/>
            <w:smallCaps/>
            <w:noProof/>
            <w:webHidden/>
          </w:rPr>
        </w:r>
        <w:r w:rsidRPr="00BC5DAE">
          <w:rPr>
            <w:b/>
            <w:bCs/>
            <w:smallCaps/>
            <w:noProof/>
            <w:webHidden/>
          </w:rPr>
          <w:fldChar w:fldCharType="separate"/>
        </w:r>
        <w:r w:rsidRPr="00BC5DAE">
          <w:rPr>
            <w:b/>
            <w:bCs/>
            <w:smallCaps/>
            <w:noProof/>
            <w:webHidden/>
          </w:rPr>
          <w:t>165</w:t>
        </w:r>
        <w:r w:rsidRPr="00BC5DAE">
          <w:rPr>
            <w:b/>
            <w:bCs/>
            <w:smallCaps/>
            <w:noProof/>
            <w:webHidden/>
          </w:rPr>
          <w:fldChar w:fldCharType="end"/>
        </w:r>
      </w:hyperlink>
    </w:p>
    <w:p w14:paraId="07A935B4" w14:textId="39F7FBE9"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18" w:history="1">
        <w:r w:rsidRPr="00BC5DAE">
          <w:rPr>
            <w:rStyle w:val="Hyperlink"/>
            <w:rFonts w:ascii="Arial" w:hAnsi="Arial" w:cs="Arial"/>
            <w:b/>
            <w:bCs/>
            <w:smallCaps/>
            <w:noProof/>
          </w:rPr>
          <w:t>25.</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Defects Liability During Exit Implementation Period</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_Toc229101118 \h </w:instrText>
        </w:r>
        <w:r w:rsidRPr="00BC5DAE">
          <w:rPr>
            <w:b/>
            <w:bCs/>
            <w:smallCaps/>
            <w:noProof/>
            <w:webHidden/>
          </w:rPr>
        </w:r>
        <w:r w:rsidRPr="00BC5DAE">
          <w:rPr>
            <w:b/>
            <w:bCs/>
            <w:smallCaps/>
            <w:noProof/>
            <w:webHidden/>
          </w:rPr>
          <w:fldChar w:fldCharType="separate"/>
        </w:r>
        <w:r w:rsidRPr="00BC5DAE">
          <w:rPr>
            <w:b/>
            <w:bCs/>
            <w:smallCaps/>
            <w:noProof/>
            <w:webHidden/>
          </w:rPr>
          <w:t>169</w:t>
        </w:r>
        <w:r w:rsidRPr="00BC5DAE">
          <w:rPr>
            <w:b/>
            <w:bCs/>
            <w:smallCaps/>
            <w:noProof/>
            <w:webHidden/>
          </w:rPr>
          <w:fldChar w:fldCharType="end"/>
        </w:r>
      </w:hyperlink>
    </w:p>
    <w:p w14:paraId="017DFD3B" w14:textId="6F2772A1"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19" w:history="1">
        <w:r w:rsidRPr="00BC5DAE">
          <w:rPr>
            <w:rStyle w:val="Hyperlink"/>
            <w:rFonts w:ascii="Arial" w:hAnsi="Arial" w:cs="Arial"/>
            <w:b/>
            <w:bCs/>
            <w:smallCaps/>
            <w:noProof/>
          </w:rPr>
          <w:t>26.</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Disclaimer</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_Toc229101119 \h </w:instrText>
        </w:r>
        <w:r w:rsidRPr="00BC5DAE">
          <w:rPr>
            <w:b/>
            <w:bCs/>
            <w:smallCaps/>
            <w:noProof/>
            <w:webHidden/>
          </w:rPr>
        </w:r>
        <w:r w:rsidRPr="00BC5DAE">
          <w:rPr>
            <w:b/>
            <w:bCs/>
            <w:smallCaps/>
            <w:noProof/>
            <w:webHidden/>
          </w:rPr>
          <w:fldChar w:fldCharType="separate"/>
        </w:r>
        <w:r w:rsidRPr="00BC5DAE">
          <w:rPr>
            <w:b/>
            <w:bCs/>
            <w:smallCaps/>
            <w:noProof/>
            <w:webHidden/>
          </w:rPr>
          <w:t>170</w:t>
        </w:r>
        <w:r w:rsidRPr="00BC5DAE">
          <w:rPr>
            <w:b/>
            <w:bCs/>
            <w:smallCaps/>
            <w:noProof/>
            <w:webHidden/>
          </w:rPr>
          <w:fldChar w:fldCharType="end"/>
        </w:r>
      </w:hyperlink>
    </w:p>
    <w:p w14:paraId="596874CF" w14:textId="6DEDF564"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20" w:history="1">
        <w:r w:rsidRPr="00BC5DAE">
          <w:rPr>
            <w:rStyle w:val="Hyperlink"/>
            <w:rFonts w:ascii="Arial" w:hAnsi="Arial" w:cs="Arial"/>
            <w:b/>
            <w:bCs/>
            <w:smallCaps/>
            <w:noProof/>
          </w:rPr>
          <w:t>27.</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Assignment and Charges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_Toc229101120 \h </w:instrText>
        </w:r>
        <w:r w:rsidRPr="00BC5DAE">
          <w:rPr>
            <w:b/>
            <w:bCs/>
            <w:smallCaps/>
            <w:noProof/>
            <w:webHidden/>
          </w:rPr>
        </w:r>
        <w:r w:rsidRPr="00BC5DAE">
          <w:rPr>
            <w:b/>
            <w:bCs/>
            <w:smallCaps/>
            <w:noProof/>
            <w:webHidden/>
          </w:rPr>
          <w:fldChar w:fldCharType="separate"/>
        </w:r>
        <w:r w:rsidRPr="00BC5DAE">
          <w:rPr>
            <w:b/>
            <w:bCs/>
            <w:smallCaps/>
            <w:noProof/>
            <w:webHidden/>
          </w:rPr>
          <w:t>172</w:t>
        </w:r>
        <w:r w:rsidRPr="00BC5DAE">
          <w:rPr>
            <w:b/>
            <w:bCs/>
            <w:smallCaps/>
            <w:noProof/>
            <w:webHidden/>
          </w:rPr>
          <w:fldChar w:fldCharType="end"/>
        </w:r>
      </w:hyperlink>
    </w:p>
    <w:p w14:paraId="175601C5" w14:textId="6067EA65"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21" w:history="1">
        <w:r w:rsidRPr="00BC5DAE">
          <w:rPr>
            <w:rStyle w:val="Hyperlink"/>
            <w:rFonts w:ascii="Arial" w:hAnsi="Arial" w:cs="Arial"/>
            <w:b/>
            <w:bCs/>
            <w:smallCaps/>
            <w:noProof/>
          </w:rPr>
          <w:t>29.</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Dispute Resolution</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_Toc229101121 \h </w:instrText>
        </w:r>
        <w:r w:rsidRPr="00BC5DAE">
          <w:rPr>
            <w:b/>
            <w:bCs/>
            <w:smallCaps/>
            <w:noProof/>
            <w:webHidden/>
          </w:rPr>
        </w:r>
        <w:r w:rsidRPr="00BC5DAE">
          <w:rPr>
            <w:b/>
            <w:bCs/>
            <w:smallCaps/>
            <w:noProof/>
            <w:webHidden/>
          </w:rPr>
          <w:fldChar w:fldCharType="separate"/>
        </w:r>
        <w:r w:rsidRPr="00BC5DAE">
          <w:rPr>
            <w:b/>
            <w:bCs/>
            <w:smallCaps/>
            <w:noProof/>
            <w:webHidden/>
          </w:rPr>
          <w:t>173</w:t>
        </w:r>
        <w:r w:rsidRPr="00BC5DAE">
          <w:rPr>
            <w:b/>
            <w:bCs/>
            <w:smallCaps/>
            <w:noProof/>
            <w:webHidden/>
          </w:rPr>
          <w:fldChar w:fldCharType="end"/>
        </w:r>
      </w:hyperlink>
    </w:p>
    <w:p w14:paraId="598E95F7" w14:textId="1F146AA7"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22" w:history="1">
        <w:r w:rsidRPr="00BC5DAE">
          <w:rPr>
            <w:rStyle w:val="Hyperlink"/>
            <w:rFonts w:ascii="Arial" w:hAnsi="Arial" w:cs="Arial"/>
            <w:b/>
            <w:bCs/>
            <w:smallCaps/>
            <w:noProof/>
          </w:rPr>
          <w:t>30.</w:t>
        </w:r>
        <w:r w:rsidRPr="00BC5DAE">
          <w:rPr>
            <w:rFonts w:asciiTheme="minorHAnsi" w:eastAsiaTheme="minorEastAsia" w:hAnsiTheme="minorHAnsi" w:cstheme="minorBidi"/>
            <w:b/>
            <w:bCs/>
            <w:smallCaps/>
            <w:noProof/>
            <w:kern w:val="2"/>
            <w:sz w:val="24"/>
            <w:szCs w:val="24"/>
            <w14:ligatures w14:val="standardContextual"/>
          </w:rPr>
          <w:tab/>
        </w:r>
        <w:r w:rsidRPr="00BC5DAE">
          <w:rPr>
            <w:rStyle w:val="Hyperlink"/>
            <w:rFonts w:ascii="Arial" w:hAnsi="Arial" w:cs="Arial"/>
            <w:b/>
            <w:bCs/>
            <w:smallCaps/>
            <w:noProof/>
          </w:rPr>
          <w:t>Miscellaneous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_Toc229101122 \h </w:instrText>
        </w:r>
        <w:r w:rsidRPr="00BC5DAE">
          <w:rPr>
            <w:b/>
            <w:bCs/>
            <w:smallCaps/>
            <w:noProof/>
            <w:webHidden/>
          </w:rPr>
        </w:r>
        <w:r w:rsidRPr="00BC5DAE">
          <w:rPr>
            <w:b/>
            <w:bCs/>
            <w:smallCaps/>
            <w:noProof/>
            <w:webHidden/>
          </w:rPr>
          <w:fldChar w:fldCharType="separate"/>
        </w:r>
        <w:r w:rsidRPr="00BC5DAE">
          <w:rPr>
            <w:b/>
            <w:bCs/>
            <w:smallCaps/>
            <w:noProof/>
            <w:webHidden/>
          </w:rPr>
          <w:t>175</w:t>
        </w:r>
        <w:r w:rsidRPr="00BC5DAE">
          <w:rPr>
            <w:b/>
            <w:bCs/>
            <w:smallCaps/>
            <w:noProof/>
            <w:webHidden/>
          </w:rPr>
          <w:fldChar w:fldCharType="end"/>
        </w:r>
      </w:hyperlink>
    </w:p>
    <w:p w14:paraId="4E1C15CC" w14:textId="231BED0D" w:rsidR="00BC5DAE" w:rsidRPr="00BC5DAE" w:rsidRDefault="00BC5DAE">
      <w:pPr>
        <w:pStyle w:val="TOC1"/>
        <w:rPr>
          <w:rFonts w:asciiTheme="minorHAnsi" w:eastAsiaTheme="minorEastAsia" w:hAnsiTheme="minorHAnsi" w:cstheme="minorBidi"/>
          <w:b/>
          <w:bCs/>
          <w:smallCaps/>
          <w:noProof/>
          <w:kern w:val="2"/>
          <w:sz w:val="24"/>
          <w:szCs w:val="24"/>
          <w14:ligatures w14:val="standardContextual"/>
        </w:rPr>
      </w:pPr>
      <w:hyperlink w:anchor="_Toc229101123" w:history="1">
        <w:r w:rsidRPr="00BC5DAE">
          <w:rPr>
            <w:rStyle w:val="Hyperlink"/>
            <w:rFonts w:ascii="Arial" w:hAnsi="Arial" w:cs="Arial"/>
            <w:b/>
            <w:bCs/>
            <w:smallCaps/>
            <w:noProof/>
          </w:rPr>
          <w:t>List of Schedules</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_Toc229101123 \h </w:instrText>
        </w:r>
        <w:r w:rsidRPr="00BC5DAE">
          <w:rPr>
            <w:b/>
            <w:bCs/>
            <w:smallCaps/>
            <w:noProof/>
            <w:webHidden/>
          </w:rPr>
        </w:r>
        <w:r w:rsidRPr="00BC5DAE">
          <w:rPr>
            <w:b/>
            <w:bCs/>
            <w:smallCaps/>
            <w:noProof/>
            <w:webHidden/>
          </w:rPr>
          <w:fldChar w:fldCharType="separate"/>
        </w:r>
        <w:r w:rsidRPr="00BC5DAE">
          <w:rPr>
            <w:b/>
            <w:bCs/>
            <w:smallCaps/>
            <w:noProof/>
            <w:webHidden/>
          </w:rPr>
          <w:t>179</w:t>
        </w:r>
        <w:r w:rsidRPr="00BC5DAE">
          <w:rPr>
            <w:b/>
            <w:bCs/>
            <w:smallCaps/>
            <w:noProof/>
            <w:webHidden/>
          </w:rPr>
          <w:fldChar w:fldCharType="end"/>
        </w:r>
      </w:hyperlink>
    </w:p>
    <w:p w14:paraId="267D109F" w14:textId="21D92C32" w:rsidR="00BC5DAE" w:rsidRDefault="00BC5DAE">
      <w:pPr>
        <w:pStyle w:val="TOC1"/>
        <w:rPr>
          <w:rFonts w:asciiTheme="minorHAnsi" w:eastAsiaTheme="minorEastAsia" w:hAnsiTheme="minorHAnsi" w:cstheme="minorBidi"/>
          <w:noProof/>
          <w:kern w:val="2"/>
          <w:sz w:val="24"/>
          <w:szCs w:val="24"/>
          <w14:ligatures w14:val="standardContextual"/>
        </w:rPr>
      </w:pPr>
      <w:hyperlink w:anchor="_Toc229101124" w:history="1">
        <w:r w:rsidRPr="00BC5DAE">
          <w:rPr>
            <w:rStyle w:val="Hyperlink"/>
            <w:rFonts w:ascii="Arial" w:hAnsi="Arial" w:cs="Arial"/>
            <w:b/>
            <w:bCs/>
            <w:smallCaps/>
            <w:noProof/>
          </w:rPr>
          <w:t>Signature Page</w:t>
        </w:r>
        <w:r w:rsidRPr="00BC5DAE">
          <w:rPr>
            <w:b/>
            <w:bCs/>
            <w:smallCaps/>
            <w:noProof/>
            <w:webHidden/>
          </w:rPr>
          <w:tab/>
        </w:r>
        <w:r w:rsidRPr="00BC5DAE">
          <w:rPr>
            <w:b/>
            <w:bCs/>
            <w:smallCaps/>
            <w:noProof/>
            <w:webHidden/>
          </w:rPr>
          <w:fldChar w:fldCharType="begin"/>
        </w:r>
        <w:r w:rsidRPr="00BC5DAE">
          <w:rPr>
            <w:b/>
            <w:bCs/>
            <w:smallCaps/>
            <w:noProof/>
            <w:webHidden/>
          </w:rPr>
          <w:instrText xml:space="preserve"> PAGEREF _Toc229101124 \h </w:instrText>
        </w:r>
        <w:r w:rsidRPr="00BC5DAE">
          <w:rPr>
            <w:b/>
            <w:bCs/>
            <w:smallCaps/>
            <w:noProof/>
            <w:webHidden/>
          </w:rPr>
        </w:r>
        <w:r w:rsidRPr="00BC5DAE">
          <w:rPr>
            <w:b/>
            <w:bCs/>
            <w:smallCaps/>
            <w:noProof/>
            <w:webHidden/>
          </w:rPr>
          <w:fldChar w:fldCharType="separate"/>
        </w:r>
        <w:r w:rsidRPr="00BC5DAE">
          <w:rPr>
            <w:b/>
            <w:bCs/>
            <w:smallCaps/>
            <w:noProof/>
            <w:webHidden/>
          </w:rPr>
          <w:t>179</w:t>
        </w:r>
        <w:r w:rsidRPr="00BC5DAE">
          <w:rPr>
            <w:b/>
            <w:bCs/>
            <w:smallCaps/>
            <w:noProof/>
            <w:webHidden/>
          </w:rPr>
          <w:fldChar w:fldCharType="end"/>
        </w:r>
      </w:hyperlink>
    </w:p>
    <w:p w14:paraId="5D17265E" w14:textId="26F3719D" w:rsidR="00D96016" w:rsidRPr="002D1A91" w:rsidRDefault="00D96016" w:rsidP="00A8048D">
      <w:pPr>
        <w:tabs>
          <w:tab w:val="left" w:pos="720"/>
        </w:tabs>
        <w:spacing w:line="240" w:lineRule="auto"/>
        <w:jc w:val="center"/>
        <w:rPr>
          <w:rFonts w:ascii="Arial" w:hAnsi="Arial" w:cs="Arial"/>
        </w:rPr>
      </w:pPr>
      <w:r w:rsidRPr="00F0669F">
        <w:rPr>
          <w:rFonts w:ascii="Arial" w:hAnsi="Arial" w:cs="Arial"/>
          <w:b/>
          <w:bCs/>
          <w:smallCaps/>
        </w:rPr>
        <w:fldChar w:fldCharType="end"/>
      </w:r>
    </w:p>
    <w:p w14:paraId="21AFBDDA" w14:textId="77777777" w:rsidR="00DC041E" w:rsidRPr="002D1A91" w:rsidRDefault="00DC041E">
      <w:pPr>
        <w:spacing w:after="160" w:line="259" w:lineRule="auto"/>
        <w:rPr>
          <w:rFonts w:ascii="Arial" w:hAnsi="Arial" w:cs="Arial"/>
          <w:b/>
          <w:smallCaps/>
          <w:sz w:val="32"/>
        </w:rPr>
      </w:pPr>
      <w:r w:rsidRPr="002D1A91">
        <w:rPr>
          <w:rFonts w:ascii="Arial" w:hAnsi="Arial" w:cs="Arial"/>
          <w:b/>
          <w:smallCaps/>
          <w:sz w:val="32"/>
        </w:rPr>
        <w:br w:type="page"/>
      </w:r>
    </w:p>
    <w:p w14:paraId="6E131142"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6C8A129A"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07F88114"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637C9BBA"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3E6F2901"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4984DD8F"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09349AC2"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4221B5DB"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224A60F0"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1A758A84"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2A4FADB1"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4DC71A92"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6A532083"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12133AC1"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06C1A694"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6AEE60BB" w14:textId="77777777" w:rsidR="00DC041E" w:rsidRPr="002D1A91" w:rsidRDefault="00DC041E" w:rsidP="00030FBA">
      <w:pPr>
        <w:pBdr>
          <w:bottom w:val="single" w:sz="4" w:space="1" w:color="auto"/>
        </w:pBdr>
        <w:spacing w:line="240" w:lineRule="auto"/>
        <w:rPr>
          <w:rFonts w:ascii="Arial" w:hAnsi="Arial" w:cs="Arial"/>
          <w:b/>
          <w:smallCaps/>
          <w:sz w:val="32"/>
        </w:rPr>
      </w:pPr>
    </w:p>
    <w:p w14:paraId="5601D68D" w14:textId="77777777" w:rsidR="00DC041E" w:rsidRPr="002D1A91" w:rsidRDefault="00DC041E" w:rsidP="000A425C">
      <w:pPr>
        <w:pBdr>
          <w:bottom w:val="single" w:sz="4" w:space="1" w:color="auto"/>
        </w:pBdr>
        <w:spacing w:line="240" w:lineRule="auto"/>
        <w:jc w:val="center"/>
        <w:rPr>
          <w:rFonts w:ascii="Arial" w:hAnsi="Arial" w:cs="Arial"/>
          <w:b/>
          <w:smallCaps/>
          <w:sz w:val="32"/>
        </w:rPr>
      </w:pPr>
    </w:p>
    <w:p w14:paraId="40F5BA62" w14:textId="27321B5E" w:rsidR="00D96016" w:rsidRPr="002D1A91" w:rsidRDefault="00D96016" w:rsidP="000A425C">
      <w:pPr>
        <w:pBdr>
          <w:bottom w:val="single" w:sz="4" w:space="1" w:color="auto"/>
        </w:pBdr>
        <w:spacing w:line="240" w:lineRule="auto"/>
        <w:jc w:val="center"/>
        <w:rPr>
          <w:rFonts w:ascii="Arial" w:hAnsi="Arial" w:cs="Arial"/>
          <w:b/>
          <w:smallCaps/>
          <w:sz w:val="32"/>
        </w:rPr>
      </w:pPr>
      <w:r w:rsidRPr="002D1A91">
        <w:rPr>
          <w:rFonts w:ascii="Arial" w:hAnsi="Arial" w:cs="Arial"/>
          <w:b/>
          <w:smallCaps/>
          <w:sz w:val="32"/>
        </w:rPr>
        <w:t>Concession Agreement</w:t>
      </w:r>
      <w:r w:rsidR="00480C44" w:rsidRPr="002D1A91">
        <w:rPr>
          <w:rFonts w:ascii="Arial" w:hAnsi="Arial" w:cs="Arial"/>
          <w:b/>
          <w:smallCaps/>
          <w:sz w:val="32"/>
        </w:rPr>
        <w:t xml:space="preserve"> </w:t>
      </w:r>
    </w:p>
    <w:p w14:paraId="2DFC0BA2" w14:textId="77777777" w:rsidR="00D96016" w:rsidRPr="002D1A91" w:rsidRDefault="00D96016" w:rsidP="000A425C">
      <w:pPr>
        <w:spacing w:line="240" w:lineRule="auto"/>
        <w:jc w:val="both"/>
        <w:rPr>
          <w:rFonts w:ascii="Arial" w:hAnsi="Arial" w:cs="Arial"/>
        </w:rPr>
      </w:pPr>
    </w:p>
    <w:p w14:paraId="39570B03" w14:textId="154A8E83" w:rsidR="00D96016" w:rsidRPr="002D1A91" w:rsidRDefault="00D96016" w:rsidP="000A425C">
      <w:pPr>
        <w:spacing w:line="240" w:lineRule="auto"/>
        <w:jc w:val="both"/>
        <w:rPr>
          <w:rFonts w:ascii="Arial" w:hAnsi="Arial" w:cs="Arial"/>
        </w:rPr>
      </w:pPr>
      <w:r w:rsidRPr="002D1A91">
        <w:rPr>
          <w:rFonts w:ascii="Arial" w:hAnsi="Arial" w:cs="Arial"/>
        </w:rPr>
        <w:t xml:space="preserve">This </w:t>
      </w:r>
      <w:r w:rsidR="00E86A39" w:rsidRPr="002D1A91">
        <w:rPr>
          <w:rFonts w:ascii="Arial" w:hAnsi="Arial" w:cs="Arial"/>
        </w:rPr>
        <w:t>‘</w:t>
      </w:r>
      <w:r w:rsidRPr="002D1A91">
        <w:rPr>
          <w:rFonts w:ascii="Arial" w:hAnsi="Arial" w:cs="Arial"/>
          <w:bCs/>
          <w:i/>
          <w:iCs/>
          <w:smallCaps/>
        </w:rPr>
        <w:t>Concession Agreement</w:t>
      </w:r>
      <w:r w:rsidR="00E86A39" w:rsidRPr="002D1A91">
        <w:rPr>
          <w:rFonts w:ascii="Arial" w:hAnsi="Arial" w:cs="Arial"/>
          <w:bCs/>
          <w:smallCaps/>
        </w:rPr>
        <w:t>’</w:t>
      </w:r>
      <w:r w:rsidRPr="002D1A91">
        <w:rPr>
          <w:rFonts w:ascii="Arial" w:hAnsi="Arial" w:cs="Arial"/>
        </w:rPr>
        <w:t xml:space="preserve"> (this </w:t>
      </w:r>
      <w:r w:rsidRPr="002D1A91">
        <w:rPr>
          <w:rFonts w:ascii="Arial" w:hAnsi="Arial" w:cs="Arial"/>
          <w:b/>
        </w:rPr>
        <w:t>Agreement</w:t>
      </w:r>
      <w:r w:rsidRPr="002D1A91">
        <w:rPr>
          <w:rFonts w:ascii="Arial" w:hAnsi="Arial" w:cs="Arial"/>
        </w:rPr>
        <w:t xml:space="preserve">) is entered into on this </w:t>
      </w:r>
      <w:r w:rsidR="00E86A39" w:rsidRPr="002D1A91">
        <w:rPr>
          <w:rFonts w:ascii="Arial" w:hAnsi="Arial" w:cs="Arial"/>
          <w:bCs/>
          <w:smallCaps/>
        </w:rPr>
        <w:t>[</w:t>
      </w:r>
      <w:r w:rsidR="00E86A39" w:rsidRPr="002D1A91">
        <w:rPr>
          <w:rFonts w:ascii="Arial" w:hAnsi="Arial" w:cs="Arial"/>
          <w:bCs/>
          <w:i/>
          <w:iCs/>
        </w:rPr>
        <w:t>Date</w:t>
      </w:r>
      <w:r w:rsidR="00E86A39" w:rsidRPr="002D1A91">
        <w:rPr>
          <w:rFonts w:ascii="Arial" w:hAnsi="Arial" w:cs="Arial"/>
          <w:bCs/>
          <w:smallCaps/>
        </w:rPr>
        <w:t>]</w:t>
      </w:r>
      <w:r w:rsidR="007C560D" w:rsidRPr="002D1A91">
        <w:rPr>
          <w:rFonts w:ascii="Arial" w:hAnsi="Arial" w:cs="Arial"/>
          <w:b/>
          <w:smallCaps/>
        </w:rPr>
        <w:t xml:space="preserve"> </w:t>
      </w:r>
      <w:r w:rsidR="002427D5" w:rsidRPr="002D1A91">
        <w:rPr>
          <w:rFonts w:ascii="Arial" w:hAnsi="Arial" w:cs="Arial"/>
        </w:rPr>
        <w:t xml:space="preserve">of </w:t>
      </w:r>
      <w:r w:rsidR="00E86A39" w:rsidRPr="002D1A91">
        <w:rPr>
          <w:rFonts w:ascii="Arial" w:hAnsi="Arial" w:cs="Arial"/>
          <w:bCs/>
          <w:smallCaps/>
        </w:rPr>
        <w:t>[</w:t>
      </w:r>
      <w:r w:rsidR="00E86A39" w:rsidRPr="002D1A91">
        <w:rPr>
          <w:rFonts w:ascii="Arial" w:hAnsi="Arial" w:cs="Arial"/>
          <w:bCs/>
          <w:i/>
          <w:iCs/>
        </w:rPr>
        <w:t>Month</w:t>
      </w:r>
      <w:r w:rsidR="00E86A39" w:rsidRPr="002D1A91">
        <w:rPr>
          <w:rFonts w:ascii="Arial" w:hAnsi="Arial" w:cs="Arial"/>
          <w:bCs/>
          <w:smallCaps/>
        </w:rPr>
        <w:t>]</w:t>
      </w:r>
      <w:r w:rsidR="00C80485" w:rsidRPr="002D1A91">
        <w:rPr>
          <w:rFonts w:ascii="Arial" w:hAnsi="Arial" w:cs="Arial"/>
        </w:rPr>
        <w:t xml:space="preserve">, </w:t>
      </w:r>
      <w:r w:rsidR="00E86A39" w:rsidRPr="002D1A91">
        <w:rPr>
          <w:rFonts w:ascii="Arial" w:hAnsi="Arial" w:cs="Arial"/>
          <w:bCs/>
          <w:smallCaps/>
        </w:rPr>
        <w:t>[</w:t>
      </w:r>
      <w:r w:rsidR="00E86A39" w:rsidRPr="002D1A91">
        <w:rPr>
          <w:rFonts w:ascii="Arial" w:hAnsi="Arial" w:cs="Arial"/>
          <w:bCs/>
          <w:i/>
          <w:iCs/>
        </w:rPr>
        <w:t>Year</w:t>
      </w:r>
      <w:r w:rsidR="00E86A39" w:rsidRPr="002D1A91">
        <w:rPr>
          <w:rFonts w:ascii="Arial" w:hAnsi="Arial" w:cs="Arial"/>
          <w:bCs/>
          <w:smallCaps/>
        </w:rPr>
        <w:t>]</w:t>
      </w:r>
      <w:r w:rsidR="00C80485" w:rsidRPr="002D1A91">
        <w:rPr>
          <w:rFonts w:ascii="Arial" w:hAnsi="Arial" w:cs="Arial"/>
        </w:rPr>
        <w:t xml:space="preserve"> </w:t>
      </w:r>
      <w:r w:rsidRPr="002D1A91">
        <w:rPr>
          <w:rFonts w:ascii="Arial" w:hAnsi="Arial" w:cs="Arial"/>
        </w:rPr>
        <w:t xml:space="preserve">at </w:t>
      </w:r>
      <w:r w:rsidR="00E86A39" w:rsidRPr="002D1A91">
        <w:rPr>
          <w:rFonts w:ascii="Arial" w:hAnsi="Arial" w:cs="Arial"/>
          <w:bCs/>
          <w:smallCaps/>
        </w:rPr>
        <w:t>[</w:t>
      </w:r>
      <w:r w:rsidR="00E86A39" w:rsidRPr="002D1A91">
        <w:rPr>
          <w:rFonts w:ascii="Arial" w:hAnsi="Arial" w:cs="Arial"/>
          <w:bCs/>
          <w:i/>
          <w:iCs/>
        </w:rPr>
        <w:t>Location</w:t>
      </w:r>
      <w:r w:rsidR="00E86A39" w:rsidRPr="002D1A91">
        <w:rPr>
          <w:rFonts w:ascii="Arial" w:hAnsi="Arial" w:cs="Arial"/>
          <w:bCs/>
          <w:smallCaps/>
        </w:rPr>
        <w:t>]</w:t>
      </w:r>
      <w:r w:rsidRPr="002D1A91">
        <w:rPr>
          <w:rFonts w:ascii="Arial" w:hAnsi="Arial" w:cs="Arial"/>
        </w:rPr>
        <w:t>, Pakistan:</w:t>
      </w:r>
    </w:p>
    <w:p w14:paraId="5B4E3EAA" w14:textId="77777777" w:rsidR="00D96016" w:rsidRPr="002D1A91" w:rsidRDefault="00D96016" w:rsidP="000A425C">
      <w:pPr>
        <w:spacing w:line="240" w:lineRule="auto"/>
        <w:jc w:val="both"/>
        <w:rPr>
          <w:rFonts w:ascii="Arial" w:hAnsi="Arial" w:cs="Arial"/>
          <w:sz w:val="18"/>
          <w:szCs w:val="18"/>
        </w:rPr>
      </w:pPr>
    </w:p>
    <w:p w14:paraId="63C6F206" w14:textId="2F9D2E29" w:rsidR="00D96016" w:rsidRPr="002D1A91" w:rsidRDefault="002427D5" w:rsidP="000A425C">
      <w:pPr>
        <w:spacing w:line="240" w:lineRule="auto"/>
        <w:jc w:val="center"/>
        <w:rPr>
          <w:rFonts w:ascii="Arial" w:hAnsi="Arial" w:cs="Arial"/>
          <w:b/>
          <w:smallCaps/>
        </w:rPr>
      </w:pPr>
      <w:r w:rsidRPr="002D1A91">
        <w:rPr>
          <w:rFonts w:ascii="Arial" w:hAnsi="Arial" w:cs="Arial"/>
          <w:b/>
          <w:smallCaps/>
        </w:rPr>
        <w:t xml:space="preserve">By </w:t>
      </w:r>
      <w:r w:rsidR="00D96016" w:rsidRPr="002D1A91">
        <w:rPr>
          <w:rFonts w:ascii="Arial" w:hAnsi="Arial" w:cs="Arial"/>
          <w:b/>
          <w:smallCaps/>
        </w:rPr>
        <w:t xml:space="preserve">and </w:t>
      </w:r>
      <w:r w:rsidRPr="002D1A91">
        <w:rPr>
          <w:rFonts w:ascii="Arial" w:hAnsi="Arial" w:cs="Arial"/>
          <w:b/>
          <w:smallCaps/>
        </w:rPr>
        <w:t>Between</w:t>
      </w:r>
    </w:p>
    <w:p w14:paraId="623FAA18" w14:textId="77777777" w:rsidR="00D96016" w:rsidRPr="002D1A91" w:rsidRDefault="00D96016" w:rsidP="000A425C">
      <w:pPr>
        <w:spacing w:line="240" w:lineRule="auto"/>
        <w:jc w:val="both"/>
        <w:rPr>
          <w:rFonts w:ascii="Arial" w:hAnsi="Arial" w:cs="Arial"/>
          <w:sz w:val="18"/>
          <w:szCs w:val="18"/>
        </w:rPr>
      </w:pPr>
    </w:p>
    <w:p w14:paraId="3F6D335C" w14:textId="0BB0DCAC" w:rsidR="00D96016" w:rsidRPr="002D1A91" w:rsidRDefault="00E86A39" w:rsidP="000A425C">
      <w:pPr>
        <w:spacing w:line="240" w:lineRule="auto"/>
        <w:jc w:val="both"/>
        <w:rPr>
          <w:rFonts w:ascii="Arial" w:hAnsi="Arial" w:cs="Arial"/>
        </w:rPr>
      </w:pPr>
      <w:r w:rsidRPr="002D1A91">
        <w:rPr>
          <w:rFonts w:ascii="Arial" w:hAnsi="Arial" w:cs="Arial"/>
          <w:b/>
          <w:smallCaps/>
        </w:rPr>
        <w:t>[•]</w:t>
      </w:r>
      <w:r w:rsidR="00946D32">
        <w:rPr>
          <w:rFonts w:ascii="Arial" w:hAnsi="Arial" w:cs="Arial"/>
          <w:b/>
          <w:smallCaps/>
        </w:rPr>
        <w:t xml:space="preserve"> </w:t>
      </w:r>
      <w:r w:rsidR="00D96016" w:rsidRPr="002D1A91">
        <w:rPr>
          <w:rFonts w:ascii="Arial" w:hAnsi="Arial" w:cs="Arial"/>
        </w:rPr>
        <w:t xml:space="preserve">having </w:t>
      </w:r>
      <w:r w:rsidR="009E2E1F">
        <w:rPr>
          <w:rFonts w:ascii="Arial" w:hAnsi="Arial" w:cs="Arial"/>
        </w:rPr>
        <w:t>its</w:t>
      </w:r>
      <w:r w:rsidR="00C80485" w:rsidRPr="002D1A91">
        <w:rPr>
          <w:rFonts w:ascii="Arial" w:hAnsi="Arial" w:cs="Arial"/>
        </w:rPr>
        <w:t xml:space="preserve"> </w:t>
      </w:r>
      <w:r w:rsidR="00D96016" w:rsidRPr="002D1A91">
        <w:rPr>
          <w:rFonts w:ascii="Arial" w:hAnsi="Arial" w:cs="Arial"/>
        </w:rPr>
        <w:t xml:space="preserve">offices at </w:t>
      </w:r>
      <w:r w:rsidRPr="002D1A91">
        <w:rPr>
          <w:rFonts w:ascii="Arial" w:hAnsi="Arial" w:cs="Arial"/>
          <w:bCs/>
          <w:smallCaps/>
        </w:rPr>
        <w:t>[•]</w:t>
      </w:r>
      <w:r w:rsidR="00D96016" w:rsidRPr="002D1A91">
        <w:rPr>
          <w:rFonts w:ascii="Arial" w:hAnsi="Arial" w:cs="Arial"/>
        </w:rPr>
        <w:t xml:space="preserve"> for and on behalf of </w:t>
      </w:r>
      <w:r w:rsidR="00C2053A" w:rsidRPr="002D1A91">
        <w:rPr>
          <w:rFonts w:ascii="Arial" w:hAnsi="Arial" w:cs="Arial"/>
          <w:bCs/>
        </w:rPr>
        <w:t xml:space="preserve">the </w:t>
      </w:r>
      <w:r w:rsidRPr="002D1A91">
        <w:rPr>
          <w:rFonts w:ascii="Arial" w:hAnsi="Arial" w:cs="Arial"/>
          <w:bCs/>
          <w:smallCaps/>
        </w:rPr>
        <w:t>[•]</w:t>
      </w:r>
      <w:r w:rsidR="00D96016" w:rsidRPr="002D1A91">
        <w:rPr>
          <w:rFonts w:ascii="Arial" w:hAnsi="Arial" w:cs="Arial"/>
        </w:rPr>
        <w:t xml:space="preserve"> (the </w:t>
      </w:r>
      <w:r w:rsidRPr="002D1A91">
        <w:rPr>
          <w:rFonts w:ascii="Arial" w:hAnsi="Arial" w:cs="Arial"/>
          <w:b/>
        </w:rPr>
        <w:t>Agency</w:t>
      </w:r>
      <w:r w:rsidR="00D96016" w:rsidRPr="002D1A91">
        <w:rPr>
          <w:rFonts w:ascii="Arial" w:hAnsi="Arial" w:cs="Arial"/>
        </w:rPr>
        <w:t>);</w:t>
      </w:r>
    </w:p>
    <w:p w14:paraId="5B5825B0" w14:textId="77777777" w:rsidR="00D96016" w:rsidRPr="002D1A91" w:rsidRDefault="00D96016" w:rsidP="000A425C">
      <w:pPr>
        <w:spacing w:line="240" w:lineRule="auto"/>
        <w:jc w:val="center"/>
        <w:rPr>
          <w:rFonts w:ascii="Arial" w:hAnsi="Arial" w:cs="Arial"/>
          <w:b/>
          <w:smallCaps/>
          <w:sz w:val="18"/>
          <w:szCs w:val="18"/>
        </w:rPr>
      </w:pPr>
    </w:p>
    <w:p w14:paraId="5FAAC5E6" w14:textId="77777777" w:rsidR="00D96016" w:rsidRPr="002D1A91" w:rsidRDefault="00D96016" w:rsidP="000A425C">
      <w:pPr>
        <w:spacing w:line="240" w:lineRule="auto"/>
        <w:jc w:val="center"/>
        <w:rPr>
          <w:rFonts w:ascii="Arial" w:hAnsi="Arial" w:cs="Arial"/>
          <w:b/>
          <w:smallCaps/>
        </w:rPr>
      </w:pPr>
      <w:r w:rsidRPr="002D1A91">
        <w:rPr>
          <w:rFonts w:ascii="Arial" w:hAnsi="Arial" w:cs="Arial"/>
          <w:b/>
          <w:smallCaps/>
        </w:rPr>
        <w:t>And</w:t>
      </w:r>
    </w:p>
    <w:p w14:paraId="3576F726" w14:textId="77777777" w:rsidR="00D96016" w:rsidRPr="002D1A91" w:rsidRDefault="00D96016" w:rsidP="000A425C">
      <w:pPr>
        <w:spacing w:line="240" w:lineRule="auto"/>
        <w:jc w:val="both"/>
        <w:rPr>
          <w:rFonts w:ascii="Arial" w:hAnsi="Arial" w:cs="Arial"/>
          <w:b/>
          <w:smallCaps/>
          <w:sz w:val="18"/>
          <w:szCs w:val="18"/>
        </w:rPr>
      </w:pPr>
    </w:p>
    <w:p w14:paraId="2FF44A8B" w14:textId="7688C3B3" w:rsidR="00D96016" w:rsidRPr="002D1A91" w:rsidRDefault="00E86A39" w:rsidP="000A425C">
      <w:pPr>
        <w:spacing w:line="240" w:lineRule="auto"/>
        <w:jc w:val="both"/>
        <w:rPr>
          <w:rFonts w:ascii="Arial" w:hAnsi="Arial" w:cs="Arial"/>
        </w:rPr>
      </w:pPr>
      <w:r w:rsidRPr="002D1A91">
        <w:rPr>
          <w:rFonts w:ascii="Arial" w:hAnsi="Arial" w:cs="Arial"/>
          <w:b/>
          <w:smallCaps/>
        </w:rPr>
        <w:t>[•]</w:t>
      </w:r>
      <w:r w:rsidR="00C2053A" w:rsidRPr="002D1A91">
        <w:rPr>
          <w:rFonts w:ascii="Arial" w:hAnsi="Arial" w:cs="Arial"/>
          <w:smallCaps/>
        </w:rPr>
        <w:t xml:space="preserve">, </w:t>
      </w:r>
      <w:r w:rsidR="00C2053A" w:rsidRPr="002D1A91">
        <w:rPr>
          <w:rFonts w:ascii="Arial" w:hAnsi="Arial" w:cs="Arial"/>
        </w:rPr>
        <w:t xml:space="preserve">a company incorporated under the Applicable Laws of Pakistan, having its registered office located at </w:t>
      </w:r>
      <w:r w:rsidRPr="002D1A91">
        <w:rPr>
          <w:rFonts w:ascii="Arial" w:hAnsi="Arial" w:cs="Arial"/>
          <w:bCs/>
          <w:smallCaps/>
        </w:rPr>
        <w:t>[•]</w:t>
      </w:r>
      <w:r w:rsidR="00985EE7">
        <w:rPr>
          <w:rFonts w:ascii="Arial" w:hAnsi="Arial" w:cs="Arial"/>
        </w:rPr>
        <w:t xml:space="preserve"> </w:t>
      </w:r>
      <w:r w:rsidR="00D96016" w:rsidRPr="002D1A91">
        <w:rPr>
          <w:rFonts w:ascii="Arial" w:hAnsi="Arial" w:cs="Arial"/>
        </w:rPr>
        <w:t xml:space="preserve">(the </w:t>
      </w:r>
      <w:r w:rsidR="00D96016" w:rsidRPr="002D1A91">
        <w:rPr>
          <w:rFonts w:ascii="Arial" w:hAnsi="Arial" w:cs="Arial"/>
          <w:b/>
        </w:rPr>
        <w:t>Concessionaire</w:t>
      </w:r>
      <w:r w:rsidR="00D96016" w:rsidRPr="002D1A91">
        <w:rPr>
          <w:rFonts w:ascii="Arial" w:hAnsi="Arial" w:cs="Arial"/>
        </w:rPr>
        <w:t>, which expression shall, where the context so permits, be deemed to mean and include its successors</w:t>
      </w:r>
      <w:r w:rsidR="00C80485" w:rsidRPr="002D1A91">
        <w:rPr>
          <w:rFonts w:ascii="Arial" w:hAnsi="Arial" w:cs="Arial"/>
        </w:rPr>
        <w:t>-</w:t>
      </w:r>
      <w:r w:rsidR="00D96016" w:rsidRPr="002D1A91">
        <w:rPr>
          <w:rFonts w:ascii="Arial" w:hAnsi="Arial" w:cs="Arial"/>
        </w:rPr>
        <w:t>in</w:t>
      </w:r>
      <w:r w:rsidR="00C80485" w:rsidRPr="002D1A91">
        <w:rPr>
          <w:rFonts w:ascii="Arial" w:hAnsi="Arial" w:cs="Arial"/>
        </w:rPr>
        <w:t>-</w:t>
      </w:r>
      <w:r w:rsidR="00D96016" w:rsidRPr="002D1A91">
        <w:rPr>
          <w:rFonts w:ascii="Arial" w:hAnsi="Arial" w:cs="Arial"/>
        </w:rPr>
        <w:t>interest and permitted assigns)</w:t>
      </w:r>
      <w:r w:rsidR="00985EE7">
        <w:rPr>
          <w:rFonts w:ascii="Arial" w:hAnsi="Arial" w:cs="Arial"/>
        </w:rPr>
        <w:t>,</w:t>
      </w:r>
    </w:p>
    <w:p w14:paraId="35DCC03C" w14:textId="77777777" w:rsidR="000A425C" w:rsidRPr="002D1A91" w:rsidRDefault="000A425C" w:rsidP="000A425C">
      <w:pPr>
        <w:spacing w:line="240" w:lineRule="auto"/>
        <w:jc w:val="both"/>
        <w:rPr>
          <w:rFonts w:ascii="Arial" w:hAnsi="Arial" w:cs="Arial"/>
          <w:sz w:val="18"/>
          <w:szCs w:val="18"/>
        </w:rPr>
      </w:pPr>
    </w:p>
    <w:p w14:paraId="293057BE" w14:textId="15F26E3A" w:rsidR="00D96016" w:rsidRPr="002D1A91" w:rsidRDefault="00D96016" w:rsidP="000A425C">
      <w:pPr>
        <w:spacing w:line="240" w:lineRule="auto"/>
        <w:jc w:val="both"/>
        <w:rPr>
          <w:rFonts w:ascii="Arial" w:hAnsi="Arial" w:cs="Arial"/>
        </w:rPr>
      </w:pPr>
      <w:r w:rsidRPr="002D1A91">
        <w:rPr>
          <w:rFonts w:ascii="Arial" w:hAnsi="Arial" w:cs="Arial"/>
          <w:noProof/>
        </w:rPr>
        <mc:AlternateContent>
          <mc:Choice Requires="wpi">
            <w:drawing>
              <wp:anchor distT="4294967295" distB="4294967295" distL="114299" distR="114299" simplePos="0" relativeHeight="251658240" behindDoc="0" locked="0" layoutInCell="1" allowOverlap="1" wp14:anchorId="71FDC14A" wp14:editId="2EED1FDB">
                <wp:simplePos x="0" y="0"/>
                <wp:positionH relativeFrom="column">
                  <wp:posOffset>18148299</wp:posOffset>
                </wp:positionH>
                <wp:positionV relativeFrom="paragraph">
                  <wp:posOffset>25147904</wp:posOffset>
                </wp:positionV>
                <wp:extent cx="0" cy="0"/>
                <wp:effectExtent l="38100" t="38100" r="38100" b="38100"/>
                <wp:wrapNone/>
                <wp:docPr id="1"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noChangeAspect="1" noEditPoints="1" noChangeArrowheads="1" noChangeShapeType="1"/>
                        </w14:cNvContentPartPr>
                      </w14:nvContentPartPr>
                      <w14:xfrm>
                        <a:off x="0" y="0"/>
                        <a:ext cx="0" cy="0"/>
                      </w14:xfrm>
                    </w14:contentPart>
                  </a:graphicData>
                </a:graphic>
                <wp14:sizeRelH relativeFrom="page">
                  <wp14:pctWidth>0</wp14:pctWidth>
                </wp14:sizeRelH>
                <wp14:sizeRelV relativeFrom="page">
                  <wp14:pctHeight>0</wp14:pctHeight>
                </wp14:sizeRelV>
              </wp:anchor>
            </w:drawing>
          </mc:Choice>
          <mc:Fallback>
            <w:pict>
              <v:shapetype w14:anchorId="173E657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429pt;margin-top:1980.15pt;width:0;height:0;z-index:25165824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">
                <v:imagedata r:id="rId12" o:title=""/>
                <o:lock v:ext="edit" rotation="t" verticies="t" shapetype="t"/>
              </v:shape>
            </w:pict>
          </mc:Fallback>
        </mc:AlternateContent>
      </w:r>
      <w:r w:rsidRPr="002D1A91">
        <w:rPr>
          <w:rFonts w:ascii="Arial" w:hAnsi="Arial" w:cs="Arial"/>
        </w:rPr>
        <w:t xml:space="preserve">(the </w:t>
      </w:r>
      <w:r w:rsidR="00E86A39" w:rsidRPr="002D1A91">
        <w:rPr>
          <w:rFonts w:ascii="Arial" w:hAnsi="Arial" w:cs="Arial"/>
        </w:rPr>
        <w:t xml:space="preserve">Agency </w:t>
      </w:r>
      <w:r w:rsidRPr="002D1A91">
        <w:rPr>
          <w:rFonts w:ascii="Arial" w:hAnsi="Arial" w:cs="Arial"/>
        </w:rPr>
        <w:t xml:space="preserve">and the Concessionaire are hereinafter collectively referred to as the </w:t>
      </w:r>
      <w:r w:rsidRPr="002D1A91">
        <w:rPr>
          <w:rFonts w:ascii="Arial" w:hAnsi="Arial" w:cs="Arial"/>
          <w:b/>
        </w:rPr>
        <w:t>Parties</w:t>
      </w:r>
      <w:r w:rsidRPr="002D1A91">
        <w:rPr>
          <w:rFonts w:ascii="Arial" w:hAnsi="Arial" w:cs="Arial"/>
        </w:rPr>
        <w:t xml:space="preserve"> and each individually as a </w:t>
      </w:r>
      <w:r w:rsidRPr="002D1A91">
        <w:rPr>
          <w:rFonts w:ascii="Arial" w:hAnsi="Arial" w:cs="Arial"/>
          <w:b/>
        </w:rPr>
        <w:t>Party</w:t>
      </w:r>
      <w:r w:rsidRPr="002D1A91">
        <w:rPr>
          <w:rFonts w:ascii="Arial" w:hAnsi="Arial" w:cs="Arial"/>
        </w:rPr>
        <w:t>).</w:t>
      </w:r>
    </w:p>
    <w:p w14:paraId="06FA1D99" w14:textId="6F0ACA09" w:rsidR="00D96016" w:rsidRPr="002D1A91" w:rsidRDefault="005C497A" w:rsidP="000A425C">
      <w:pPr>
        <w:pBdr>
          <w:bottom w:val="single" w:sz="4" w:space="1" w:color="auto"/>
        </w:pBdr>
        <w:spacing w:line="240" w:lineRule="auto"/>
        <w:rPr>
          <w:rFonts w:ascii="Arial" w:hAnsi="Arial" w:cs="Arial"/>
          <w:b/>
          <w:smallCaps/>
          <w:sz w:val="24"/>
          <w:szCs w:val="24"/>
        </w:rPr>
      </w:pPr>
      <w:r w:rsidRPr="002D1A91">
        <w:rPr>
          <w:rFonts w:ascii="Arial" w:hAnsi="Arial" w:cs="Arial"/>
          <w:b/>
          <w:smallCaps/>
        </w:rPr>
        <w:br w:type="page"/>
      </w:r>
      <w:r w:rsidR="00D96016" w:rsidRPr="002D1A91">
        <w:rPr>
          <w:rFonts w:ascii="Arial" w:hAnsi="Arial" w:cs="Arial"/>
          <w:b/>
          <w:smallCaps/>
          <w:sz w:val="26"/>
          <w:szCs w:val="26"/>
        </w:rPr>
        <w:lastRenderedPageBreak/>
        <w:t>Recitals</w:t>
      </w:r>
    </w:p>
    <w:p w14:paraId="2181C791" w14:textId="77777777" w:rsidR="00DB64D8" w:rsidRPr="002D1A91" w:rsidRDefault="00DB64D8" w:rsidP="000A425C">
      <w:pPr>
        <w:pStyle w:val="ListParagraph"/>
        <w:spacing w:before="2" w:after="200" w:line="240" w:lineRule="auto"/>
        <w:ind w:left="0" w:right="71"/>
        <w:contextualSpacing/>
        <w:jc w:val="both"/>
        <w:rPr>
          <w:rFonts w:ascii="Arial" w:hAnsi="Arial" w:cs="Arial"/>
        </w:rPr>
      </w:pPr>
    </w:p>
    <w:p w14:paraId="7309F0ED" w14:textId="0C8AC958" w:rsidR="00F56C0B" w:rsidRPr="002D1A91" w:rsidRDefault="00DB64D8" w:rsidP="00F56C0B">
      <w:pPr>
        <w:pStyle w:val="ListParagraph"/>
        <w:numPr>
          <w:ilvl w:val="0"/>
          <w:numId w:val="243"/>
        </w:numPr>
        <w:spacing w:before="2" w:after="200" w:line="240" w:lineRule="auto"/>
        <w:ind w:right="71" w:hanging="720"/>
        <w:contextualSpacing/>
        <w:jc w:val="both"/>
        <w:rPr>
          <w:rFonts w:ascii="Arial" w:hAnsi="Arial" w:cs="Arial"/>
          <w:bCs/>
        </w:rPr>
      </w:pPr>
      <w:r w:rsidRPr="002D1A91">
        <w:rPr>
          <w:rFonts w:ascii="Arial" w:hAnsi="Arial" w:cs="Arial"/>
          <w:bCs/>
        </w:rPr>
        <w:t xml:space="preserve">On </w:t>
      </w:r>
      <w:r w:rsidR="005C19B7">
        <w:rPr>
          <w:rFonts w:ascii="Arial" w:hAnsi="Arial" w:cs="Arial"/>
          <w:bCs/>
        </w:rPr>
        <w:t>RFP Publication Date</w:t>
      </w:r>
      <w:r w:rsidR="00F56C0B" w:rsidRPr="002D1A91">
        <w:rPr>
          <w:rFonts w:ascii="Arial" w:hAnsi="Arial" w:cs="Arial"/>
          <w:bCs/>
        </w:rPr>
        <w:t xml:space="preserve">, </w:t>
      </w:r>
      <w:r w:rsidRPr="002D1A91">
        <w:rPr>
          <w:rFonts w:ascii="Arial" w:hAnsi="Arial" w:cs="Arial"/>
          <w:bCs/>
        </w:rPr>
        <w:t xml:space="preserve">a Request for Proposals (together with the related advertisements) (the </w:t>
      </w:r>
      <w:r w:rsidRPr="002D1A91">
        <w:rPr>
          <w:rFonts w:ascii="Arial" w:hAnsi="Arial" w:cs="Arial"/>
          <w:b/>
        </w:rPr>
        <w:t>RFP</w:t>
      </w:r>
      <w:r w:rsidRPr="002D1A91">
        <w:rPr>
          <w:rFonts w:ascii="Arial" w:hAnsi="Arial" w:cs="Arial"/>
          <w:bCs/>
        </w:rPr>
        <w:t xml:space="preserve">) was issued by the Agency to prospective bidders for the grant of the Concession for the implementation of the Project through </w:t>
      </w:r>
      <w:r w:rsidR="00F56C0B" w:rsidRPr="002D1A91">
        <w:rPr>
          <w:rFonts w:ascii="Arial" w:hAnsi="Arial" w:cs="Arial"/>
          <w:bCs/>
        </w:rPr>
        <w:t>p</w:t>
      </w:r>
      <w:r w:rsidRPr="002D1A91">
        <w:rPr>
          <w:rFonts w:ascii="Arial" w:hAnsi="Arial" w:cs="Arial"/>
          <w:bCs/>
        </w:rPr>
        <w:t xml:space="preserve">ublic </w:t>
      </w:r>
      <w:r w:rsidR="00F56C0B" w:rsidRPr="002D1A91">
        <w:rPr>
          <w:rFonts w:ascii="Arial" w:hAnsi="Arial" w:cs="Arial"/>
          <w:bCs/>
        </w:rPr>
        <w:t>p</w:t>
      </w:r>
      <w:r w:rsidRPr="002D1A91">
        <w:rPr>
          <w:rFonts w:ascii="Arial" w:hAnsi="Arial" w:cs="Arial"/>
          <w:bCs/>
        </w:rPr>
        <w:t xml:space="preserve">rivate </w:t>
      </w:r>
      <w:r w:rsidR="00F56C0B" w:rsidRPr="002D1A91">
        <w:rPr>
          <w:rFonts w:ascii="Arial" w:hAnsi="Arial" w:cs="Arial"/>
          <w:bCs/>
        </w:rPr>
        <w:t>p</w:t>
      </w:r>
      <w:r w:rsidRPr="002D1A91">
        <w:rPr>
          <w:rFonts w:ascii="Arial" w:hAnsi="Arial" w:cs="Arial"/>
          <w:bCs/>
        </w:rPr>
        <w:t xml:space="preserve">artnership, </w:t>
      </w:r>
      <w:r w:rsidR="00781E82" w:rsidRPr="002D1A91">
        <w:rPr>
          <w:rFonts w:ascii="Arial" w:hAnsi="Arial" w:cs="Arial"/>
          <w:bCs/>
        </w:rPr>
        <w:t>under</w:t>
      </w:r>
      <w:r w:rsidRPr="002D1A91">
        <w:rPr>
          <w:rFonts w:ascii="Arial" w:hAnsi="Arial" w:cs="Arial"/>
          <w:bCs/>
        </w:rPr>
        <w:t xml:space="preserve"> </w:t>
      </w:r>
      <w:r w:rsidR="00781E82" w:rsidRPr="002D1A91">
        <w:rPr>
          <w:rFonts w:ascii="Arial" w:hAnsi="Arial" w:cs="Arial"/>
          <w:bCs/>
        </w:rPr>
        <w:t>the</w:t>
      </w:r>
      <w:r w:rsidRPr="002D1A91">
        <w:rPr>
          <w:rFonts w:ascii="Arial" w:hAnsi="Arial" w:cs="Arial"/>
          <w:bCs/>
        </w:rPr>
        <w:t xml:space="preserve"> </w:t>
      </w:r>
      <w:r w:rsidR="00F56C0B" w:rsidRPr="002D1A91">
        <w:rPr>
          <w:rFonts w:ascii="Arial" w:hAnsi="Arial" w:cs="Arial"/>
          <w:bCs/>
        </w:rPr>
        <w:t xml:space="preserve">Project Modality. </w:t>
      </w:r>
      <w:r w:rsidRPr="002D1A91">
        <w:rPr>
          <w:rFonts w:ascii="Arial" w:hAnsi="Arial" w:cs="Arial"/>
          <w:bCs/>
        </w:rPr>
        <w:t xml:space="preserve">Upon conclusion of the bidding process pursuant to the RFP, the Sponsor was selected by the Agency for such purposes. The letter of award was issued to the Sponsor by the Agency on </w:t>
      </w:r>
      <w:r w:rsidR="00E443B5">
        <w:rPr>
          <w:rFonts w:ascii="Arial" w:hAnsi="Arial" w:cs="Arial"/>
          <w:bCs/>
        </w:rPr>
        <w:t>the LOA Date</w:t>
      </w:r>
      <w:r w:rsidRPr="002D1A91">
        <w:rPr>
          <w:rFonts w:ascii="Arial" w:hAnsi="Arial" w:cs="Arial"/>
          <w:bCs/>
        </w:rPr>
        <w:t>.</w:t>
      </w:r>
    </w:p>
    <w:p w14:paraId="2994A7B9" w14:textId="77777777" w:rsidR="00F56C0B" w:rsidRPr="002D1A91" w:rsidRDefault="00F56C0B" w:rsidP="00F56C0B">
      <w:pPr>
        <w:pStyle w:val="ListParagraph"/>
        <w:spacing w:before="2" w:after="200" w:line="240" w:lineRule="auto"/>
        <w:ind w:right="71"/>
        <w:contextualSpacing/>
        <w:jc w:val="both"/>
        <w:rPr>
          <w:rFonts w:ascii="Arial" w:hAnsi="Arial" w:cs="Arial"/>
          <w:bCs/>
        </w:rPr>
      </w:pPr>
    </w:p>
    <w:p w14:paraId="3C4337DF" w14:textId="77777777" w:rsidR="00F56C0B" w:rsidRPr="002D1A91" w:rsidRDefault="00DB64D8" w:rsidP="00F56C0B">
      <w:pPr>
        <w:pStyle w:val="ListParagraph"/>
        <w:numPr>
          <w:ilvl w:val="0"/>
          <w:numId w:val="243"/>
        </w:numPr>
        <w:spacing w:before="2" w:after="200" w:line="240" w:lineRule="auto"/>
        <w:ind w:right="71" w:hanging="720"/>
        <w:contextualSpacing/>
        <w:jc w:val="both"/>
        <w:rPr>
          <w:rFonts w:ascii="Arial" w:hAnsi="Arial" w:cs="Arial"/>
          <w:bCs/>
        </w:rPr>
      </w:pPr>
      <w:r w:rsidRPr="002D1A91">
        <w:rPr>
          <w:rFonts w:ascii="Arial" w:hAnsi="Arial" w:cs="Arial"/>
          <w:bCs/>
        </w:rPr>
        <w:t>In accordance with the requirements of the RFP and the terms of the Bid, the Sponsor incorporated the Concessionaire as a special purpose vehicle to implement the Project, and the Agency has agreed to grant to the Concessionaire the right and obligation to implement the Project on the terms and conditions contained in this Agreement.</w:t>
      </w:r>
    </w:p>
    <w:p w14:paraId="79C34697" w14:textId="77777777" w:rsidR="00F56C0B" w:rsidRPr="002D1A91" w:rsidRDefault="00F56C0B" w:rsidP="00F56C0B">
      <w:pPr>
        <w:pStyle w:val="ListParagraph"/>
        <w:rPr>
          <w:rFonts w:ascii="Arial" w:hAnsi="Arial" w:cs="Arial"/>
          <w:bCs/>
        </w:rPr>
      </w:pPr>
    </w:p>
    <w:p w14:paraId="281D14FB" w14:textId="31CD8A18" w:rsidR="00F56C0B" w:rsidRPr="002D1A91" w:rsidRDefault="00DB64D8" w:rsidP="00F56C0B">
      <w:pPr>
        <w:pStyle w:val="ListParagraph"/>
        <w:numPr>
          <w:ilvl w:val="0"/>
          <w:numId w:val="243"/>
        </w:numPr>
        <w:spacing w:before="2" w:after="200" w:line="240" w:lineRule="auto"/>
        <w:ind w:right="71" w:hanging="720"/>
        <w:contextualSpacing/>
        <w:jc w:val="both"/>
        <w:rPr>
          <w:rFonts w:ascii="Arial" w:hAnsi="Arial" w:cs="Arial"/>
          <w:bCs/>
        </w:rPr>
      </w:pPr>
      <w:r w:rsidRPr="002D1A91">
        <w:rPr>
          <w:rFonts w:ascii="Arial" w:hAnsi="Arial" w:cs="Arial"/>
          <w:bCs/>
        </w:rPr>
        <w:t>The Concessionaire acknowledges and confirms that it has, based on the RFP, undertaken a thorough due diligence (including the technical,</w:t>
      </w:r>
      <w:r w:rsidR="00F56C0B" w:rsidRPr="002D1A91">
        <w:rPr>
          <w:rFonts w:ascii="Arial" w:hAnsi="Arial" w:cs="Arial"/>
          <w:bCs/>
        </w:rPr>
        <w:t xml:space="preserve"> </w:t>
      </w:r>
      <w:r w:rsidRPr="002D1A91">
        <w:rPr>
          <w:rFonts w:ascii="Arial" w:hAnsi="Arial" w:cs="Arial"/>
          <w:bCs/>
        </w:rPr>
        <w:t xml:space="preserve">financial, and legal due diligence) of the Project and its requirements, and on the basis of its independent </w:t>
      </w:r>
      <w:r w:rsidR="009F5DD5" w:rsidRPr="002D1A91">
        <w:rPr>
          <w:rFonts w:ascii="Arial" w:hAnsi="Arial" w:cs="Arial"/>
          <w:bCs/>
        </w:rPr>
        <w:t>assessment</w:t>
      </w:r>
      <w:r w:rsidRPr="002D1A91">
        <w:rPr>
          <w:rFonts w:ascii="Arial" w:hAnsi="Arial" w:cs="Arial"/>
          <w:bCs/>
        </w:rPr>
        <w:t xml:space="preserve"> is entering into this Agreement for the purpose of accepting the Concession for the implementation of the Project </w:t>
      </w:r>
      <w:r w:rsidR="00781E82" w:rsidRPr="002D1A91">
        <w:rPr>
          <w:rFonts w:ascii="Arial" w:hAnsi="Arial" w:cs="Arial"/>
          <w:bCs/>
        </w:rPr>
        <w:t>under</w:t>
      </w:r>
      <w:r w:rsidRPr="002D1A91">
        <w:rPr>
          <w:rFonts w:ascii="Arial" w:hAnsi="Arial" w:cs="Arial"/>
          <w:bCs/>
        </w:rPr>
        <w:t xml:space="preserve"> </w:t>
      </w:r>
      <w:r w:rsidR="00781E82" w:rsidRPr="002D1A91">
        <w:rPr>
          <w:rFonts w:ascii="Arial" w:hAnsi="Arial" w:cs="Arial"/>
          <w:bCs/>
        </w:rPr>
        <w:t>the</w:t>
      </w:r>
      <w:r w:rsidRPr="002D1A91">
        <w:rPr>
          <w:rFonts w:ascii="Arial" w:hAnsi="Arial" w:cs="Arial"/>
          <w:bCs/>
        </w:rPr>
        <w:t xml:space="preserve"> </w:t>
      </w:r>
      <w:r w:rsidR="00F56C0B" w:rsidRPr="002D1A91">
        <w:rPr>
          <w:rFonts w:ascii="Arial" w:hAnsi="Arial" w:cs="Arial"/>
          <w:bCs/>
        </w:rPr>
        <w:t>Project Modality</w:t>
      </w:r>
      <w:r w:rsidRPr="002D1A91">
        <w:rPr>
          <w:rFonts w:ascii="Arial" w:hAnsi="Arial" w:cs="Arial"/>
          <w:bCs/>
        </w:rPr>
        <w:t xml:space="preserve"> in accordance with the terms and conditions of this Agreement.</w:t>
      </w:r>
    </w:p>
    <w:p w14:paraId="7EBAACB5" w14:textId="77777777" w:rsidR="00F56C0B" w:rsidRPr="002D1A91" w:rsidRDefault="00F56C0B" w:rsidP="00F56C0B">
      <w:pPr>
        <w:pStyle w:val="ListParagraph"/>
        <w:rPr>
          <w:rFonts w:ascii="Arial" w:hAnsi="Arial" w:cs="Arial"/>
          <w:bCs/>
        </w:rPr>
      </w:pPr>
    </w:p>
    <w:p w14:paraId="6EC406AB" w14:textId="65C3C569" w:rsidR="00DB64D8" w:rsidRPr="002D1A91" w:rsidRDefault="00DB64D8" w:rsidP="00F56C0B">
      <w:pPr>
        <w:pStyle w:val="ListParagraph"/>
        <w:numPr>
          <w:ilvl w:val="0"/>
          <w:numId w:val="243"/>
        </w:numPr>
        <w:spacing w:before="2" w:after="200" w:line="240" w:lineRule="auto"/>
        <w:ind w:right="71" w:hanging="720"/>
        <w:contextualSpacing/>
        <w:jc w:val="both"/>
        <w:rPr>
          <w:rFonts w:ascii="Arial" w:hAnsi="Arial" w:cs="Arial"/>
          <w:bCs/>
        </w:rPr>
      </w:pPr>
      <w:r w:rsidRPr="002D1A91">
        <w:rPr>
          <w:rFonts w:ascii="Arial" w:hAnsi="Arial" w:cs="Arial"/>
          <w:bCs/>
        </w:rPr>
        <w:t>The Parties are now entering into this Agreement to set out the terms and conditions applicable to, inter alia, the Concession</w:t>
      </w:r>
      <w:r w:rsidR="00F56C0B" w:rsidRPr="002D1A91">
        <w:rPr>
          <w:rFonts w:ascii="Arial" w:hAnsi="Arial" w:cs="Arial"/>
          <w:bCs/>
        </w:rPr>
        <w:t xml:space="preserve"> </w:t>
      </w:r>
      <w:r w:rsidRPr="002D1A91">
        <w:rPr>
          <w:rFonts w:ascii="Arial" w:hAnsi="Arial" w:cs="Arial"/>
          <w:bCs/>
        </w:rPr>
        <w:t>and the implementation of the Project, and the relationship of the Agency and the Concessionaire and their respective rights and obligations.</w:t>
      </w:r>
    </w:p>
    <w:p w14:paraId="7140AEDA" w14:textId="77777777" w:rsidR="00DB64D8" w:rsidRPr="002D1A91" w:rsidRDefault="00DB64D8" w:rsidP="00DB64D8">
      <w:pPr>
        <w:pStyle w:val="ListParagraph"/>
        <w:spacing w:before="2" w:after="200" w:line="240" w:lineRule="auto"/>
        <w:ind w:left="0" w:right="71"/>
        <w:contextualSpacing/>
        <w:jc w:val="both"/>
        <w:rPr>
          <w:rFonts w:ascii="Arial" w:hAnsi="Arial" w:cs="Arial"/>
          <w:bCs/>
        </w:rPr>
      </w:pPr>
    </w:p>
    <w:p w14:paraId="69192A0E" w14:textId="77777777" w:rsidR="00C27A2B" w:rsidRPr="002D1A91" w:rsidRDefault="00C27A2B" w:rsidP="00C27A2B">
      <w:pPr>
        <w:pStyle w:val="ListParagraph"/>
        <w:spacing w:before="2" w:after="200" w:line="240" w:lineRule="auto"/>
        <w:ind w:left="0" w:right="71"/>
        <w:contextualSpacing/>
        <w:jc w:val="both"/>
        <w:rPr>
          <w:rFonts w:ascii="Arial" w:hAnsi="Arial" w:cs="Arial"/>
        </w:rPr>
      </w:pPr>
      <w:r w:rsidRPr="002D1A91">
        <w:rPr>
          <w:rFonts w:ascii="Arial" w:hAnsi="Arial" w:cs="Arial"/>
          <w:b/>
          <w:smallCaps/>
          <w:sz w:val="24"/>
        </w:rPr>
        <w:t>Now, therefore</w:t>
      </w:r>
      <w:r w:rsidRPr="002D1A91">
        <w:rPr>
          <w:rFonts w:ascii="Arial" w:hAnsi="Arial" w:cs="Arial"/>
          <w:b/>
          <w:bCs/>
          <w:smallCaps/>
        </w:rPr>
        <w:t xml:space="preserve">, </w:t>
      </w:r>
      <w:r w:rsidRPr="002D1A91">
        <w:rPr>
          <w:rFonts w:ascii="Arial" w:hAnsi="Arial" w:cs="Arial"/>
        </w:rPr>
        <w:t>this agreement witnesseth and it is hereby agreed to by and between the Parties as follows:</w:t>
      </w:r>
    </w:p>
    <w:p w14:paraId="73A3FA12" w14:textId="77777777" w:rsidR="00D96016" w:rsidRPr="002D1A91" w:rsidRDefault="00D96016" w:rsidP="000A425C">
      <w:pPr>
        <w:pStyle w:val="Heading1"/>
        <w:spacing w:line="240" w:lineRule="auto"/>
        <w:ind w:left="720" w:hanging="660"/>
        <w:jc w:val="both"/>
        <w:rPr>
          <w:rFonts w:ascii="Arial" w:hAnsi="Arial" w:cs="Arial"/>
        </w:rPr>
      </w:pPr>
      <w:r w:rsidRPr="002D1A91">
        <w:rPr>
          <w:rFonts w:ascii="Arial" w:hAnsi="Arial" w:cs="Arial"/>
        </w:rPr>
        <w:br w:type="page"/>
      </w:r>
      <w:bookmarkStart w:id="0" w:name="_Toc333899824"/>
      <w:bookmarkStart w:id="1" w:name="_Toc229101094"/>
      <w:r w:rsidRPr="002D1A91">
        <w:rPr>
          <w:rFonts w:ascii="Arial" w:hAnsi="Arial" w:cs="Arial"/>
        </w:rPr>
        <w:lastRenderedPageBreak/>
        <w:t>Definitions &amp; Interpretation</w:t>
      </w:r>
      <w:bookmarkEnd w:id="0"/>
      <w:bookmarkEnd w:id="1"/>
    </w:p>
    <w:p w14:paraId="74BD803E" w14:textId="77777777" w:rsidR="00D96016" w:rsidRPr="002D1A91" w:rsidRDefault="00D96016" w:rsidP="000A425C">
      <w:pPr>
        <w:spacing w:line="240" w:lineRule="auto"/>
        <w:jc w:val="both"/>
        <w:rPr>
          <w:rFonts w:ascii="Arial" w:hAnsi="Arial" w:cs="Arial"/>
        </w:rPr>
      </w:pPr>
    </w:p>
    <w:p w14:paraId="24EDC688" w14:textId="77777777" w:rsidR="00D96016" w:rsidRPr="002D1A91" w:rsidRDefault="00D96016" w:rsidP="006A4CA4">
      <w:pPr>
        <w:pStyle w:val="Heading2"/>
        <w:spacing w:line="240" w:lineRule="auto"/>
        <w:ind w:left="720"/>
        <w:jc w:val="both"/>
        <w:rPr>
          <w:rFonts w:ascii="Arial" w:hAnsi="Arial" w:cs="Arial"/>
          <w:u w:val="single"/>
        </w:rPr>
      </w:pPr>
      <w:bookmarkStart w:id="2" w:name="_Toc333899825"/>
      <w:r w:rsidRPr="002D1A91">
        <w:rPr>
          <w:rFonts w:ascii="Arial" w:hAnsi="Arial" w:cs="Arial"/>
          <w:u w:val="single"/>
        </w:rPr>
        <w:t>Definitions</w:t>
      </w:r>
      <w:bookmarkEnd w:id="2"/>
    </w:p>
    <w:p w14:paraId="50E61A8F" w14:textId="77777777" w:rsidR="00D96016" w:rsidRPr="002D1A91" w:rsidRDefault="00D96016" w:rsidP="000A425C">
      <w:pPr>
        <w:spacing w:line="240" w:lineRule="auto"/>
        <w:jc w:val="both"/>
        <w:rPr>
          <w:rFonts w:ascii="Arial" w:hAnsi="Arial" w:cs="Arial"/>
        </w:rPr>
      </w:pPr>
    </w:p>
    <w:p w14:paraId="5A165FC4" w14:textId="3207DCCD" w:rsidR="00D96016" w:rsidRPr="002D1A91" w:rsidRDefault="00D96016" w:rsidP="00030FBA">
      <w:pPr>
        <w:spacing w:line="240" w:lineRule="auto"/>
        <w:ind w:left="720"/>
        <w:jc w:val="both"/>
        <w:rPr>
          <w:rFonts w:ascii="Arial" w:hAnsi="Arial" w:cs="Arial"/>
        </w:rPr>
      </w:pPr>
      <w:r w:rsidRPr="002D1A91">
        <w:rPr>
          <w:rFonts w:ascii="Arial" w:hAnsi="Arial" w:cs="Arial"/>
        </w:rPr>
        <w:t xml:space="preserve">In this Agreement (including the </w:t>
      </w:r>
      <w:r w:rsidR="003E06A9" w:rsidRPr="002D1A91">
        <w:rPr>
          <w:rFonts w:ascii="Arial" w:hAnsi="Arial" w:cs="Arial"/>
        </w:rPr>
        <w:t>Recitals</w:t>
      </w:r>
      <w:r w:rsidRPr="002D1A91">
        <w:rPr>
          <w:rFonts w:ascii="Arial" w:hAnsi="Arial" w:cs="Arial"/>
        </w:rPr>
        <w:t>), unless the context shall otherwise require:</w:t>
      </w:r>
    </w:p>
    <w:p w14:paraId="630F6FCE" w14:textId="77777777" w:rsidR="00D96016" w:rsidRPr="002D1A91" w:rsidRDefault="00D96016" w:rsidP="000A425C">
      <w:pPr>
        <w:spacing w:line="240" w:lineRule="auto"/>
        <w:ind w:left="720"/>
        <w:jc w:val="both"/>
        <w:rPr>
          <w:rFonts w:ascii="Arial" w:hAnsi="Arial" w:cs="Arial"/>
        </w:rPr>
      </w:pPr>
    </w:p>
    <w:p w14:paraId="62412EAA" w14:textId="48AD2246" w:rsidR="00D96016" w:rsidRPr="002D1A91" w:rsidRDefault="00D96016" w:rsidP="000A425C">
      <w:pPr>
        <w:spacing w:line="240" w:lineRule="auto"/>
        <w:ind w:left="720"/>
        <w:jc w:val="both"/>
        <w:rPr>
          <w:rFonts w:ascii="Arial" w:hAnsi="Arial" w:cs="Arial"/>
        </w:rPr>
      </w:pPr>
      <w:commentRangeStart w:id="3"/>
      <w:r w:rsidRPr="002D1A91">
        <w:rPr>
          <w:rFonts w:ascii="Arial" w:hAnsi="Arial" w:cs="Arial"/>
          <w:b/>
        </w:rPr>
        <w:t>Abandonment</w:t>
      </w:r>
      <w:commentRangeEnd w:id="3"/>
      <w:r w:rsidR="006B2D50" w:rsidRPr="002D1A91">
        <w:rPr>
          <w:rStyle w:val="CommentReference"/>
          <w:rFonts w:ascii="Arial" w:hAnsi="Arial" w:cs="Arial"/>
          <w:b/>
          <w:sz w:val="22"/>
          <w:szCs w:val="22"/>
        </w:rPr>
        <w:commentReference w:id="3"/>
      </w:r>
      <w:r w:rsidRPr="002D1A91">
        <w:rPr>
          <w:rFonts w:ascii="Arial" w:hAnsi="Arial" w:cs="Arial"/>
          <w:b/>
        </w:rPr>
        <w:t xml:space="preserve"> </w:t>
      </w:r>
      <w:r w:rsidRPr="002D1A91">
        <w:rPr>
          <w:rFonts w:ascii="Arial" w:hAnsi="Arial" w:cs="Arial"/>
        </w:rPr>
        <w:t>or</w:t>
      </w:r>
      <w:r w:rsidRPr="002D1A91">
        <w:rPr>
          <w:rFonts w:ascii="Arial" w:hAnsi="Arial" w:cs="Arial"/>
          <w:b/>
        </w:rPr>
        <w:t xml:space="preserve"> </w:t>
      </w:r>
      <w:r w:rsidR="00790DF5" w:rsidRPr="002D1A91">
        <w:rPr>
          <w:rFonts w:ascii="Arial" w:hAnsi="Arial" w:cs="Arial"/>
          <w:b/>
        </w:rPr>
        <w:t>Abandoned</w:t>
      </w:r>
      <w:r w:rsidR="00790DF5" w:rsidRPr="002D1A91">
        <w:rPr>
          <w:rFonts w:ascii="Arial" w:hAnsi="Arial" w:cs="Arial"/>
        </w:rPr>
        <w:t xml:space="preserve"> </w:t>
      </w:r>
      <w:r w:rsidRPr="002D1A91">
        <w:rPr>
          <w:rFonts w:ascii="Arial" w:hAnsi="Arial" w:cs="Arial"/>
        </w:rPr>
        <w:t xml:space="preserve">means the voluntary cessation of the </w:t>
      </w:r>
      <w:r w:rsidR="00F30FC3" w:rsidRPr="002D1A91">
        <w:rPr>
          <w:rFonts w:ascii="Arial" w:hAnsi="Arial" w:cs="Arial"/>
        </w:rPr>
        <w:t xml:space="preserve">development </w:t>
      </w:r>
      <w:r w:rsidRPr="002D1A91">
        <w:rPr>
          <w:rFonts w:ascii="Arial" w:hAnsi="Arial" w:cs="Arial"/>
        </w:rPr>
        <w:t>or Operation and Maintenance of the Concession Assets by the Concessionaire and/or the withdrawal of all, or substantially all, personnel by Concessionaire from the Project Site for reasons other than a Permitted Event;</w:t>
      </w:r>
    </w:p>
    <w:p w14:paraId="79A8211F" w14:textId="77777777" w:rsidR="00D96016" w:rsidRDefault="00D96016" w:rsidP="00745CC7">
      <w:pPr>
        <w:spacing w:line="240" w:lineRule="auto"/>
        <w:ind w:left="720"/>
        <w:jc w:val="both"/>
        <w:rPr>
          <w:rFonts w:ascii="Arial" w:hAnsi="Arial" w:cs="Arial"/>
        </w:rPr>
      </w:pPr>
    </w:p>
    <w:p w14:paraId="2B111BA0" w14:textId="5148AAA7" w:rsidR="00745CC7" w:rsidRPr="002D1A91" w:rsidRDefault="00745CC7" w:rsidP="00745CC7">
      <w:pPr>
        <w:spacing w:line="240" w:lineRule="auto"/>
        <w:ind w:left="720"/>
        <w:jc w:val="both"/>
        <w:rPr>
          <w:rFonts w:ascii="Arial" w:hAnsi="Arial" w:cs="Arial"/>
          <w:bCs/>
        </w:rPr>
      </w:pPr>
      <w:r w:rsidRPr="002D1A91">
        <w:rPr>
          <w:rFonts w:ascii="Arial" w:hAnsi="Arial" w:cs="Arial"/>
          <w:b/>
        </w:rPr>
        <w:t>Acceptable Pakistani Bank</w:t>
      </w:r>
      <w:r w:rsidRPr="002D1A91">
        <w:rPr>
          <w:rFonts w:ascii="Arial" w:hAnsi="Arial" w:cs="Arial"/>
          <w:bCs/>
        </w:rPr>
        <w:t xml:space="preserve"> </w:t>
      </w:r>
      <w:r w:rsidR="00F82FD8" w:rsidRPr="002D1A91">
        <w:rPr>
          <w:rFonts w:ascii="Arial" w:hAnsi="Arial" w:cs="Arial"/>
        </w:rPr>
        <w:t xml:space="preserve">shall have the meaning ascribed thereto in </w:t>
      </w:r>
      <w:r w:rsidR="00F82FD8" w:rsidRPr="002D1A91">
        <w:rPr>
          <w:rFonts w:ascii="Arial" w:hAnsi="Arial" w:cs="Arial"/>
          <w:b/>
          <w:bCs/>
          <w:smallCaps/>
        </w:rPr>
        <w:t xml:space="preserve">Schedule </w:t>
      </w:r>
      <w:r w:rsidR="000C0573">
        <w:rPr>
          <w:rFonts w:ascii="Arial" w:hAnsi="Arial" w:cs="Arial"/>
          <w:b/>
          <w:bCs/>
          <w:smallCaps/>
        </w:rPr>
        <w:t>B</w:t>
      </w:r>
      <w:r w:rsidR="00F82FD8" w:rsidRPr="002D1A91">
        <w:rPr>
          <w:rFonts w:ascii="Arial" w:hAnsi="Arial" w:cs="Arial"/>
        </w:rPr>
        <w:t xml:space="preserve"> (</w:t>
      </w:r>
      <w:r w:rsidR="00F0109B" w:rsidRPr="002D1A91">
        <w:rPr>
          <w:rFonts w:ascii="Arial" w:hAnsi="Arial" w:cs="Arial"/>
          <w:i/>
          <w:iCs/>
        </w:rPr>
        <w:t>Specific Definitions</w:t>
      </w:r>
      <w:r w:rsidR="00F82FD8" w:rsidRPr="002D1A91">
        <w:rPr>
          <w:rFonts w:ascii="Arial" w:hAnsi="Arial" w:cs="Arial"/>
        </w:rPr>
        <w:t>);</w:t>
      </w:r>
    </w:p>
    <w:p w14:paraId="030B68E2" w14:textId="77777777" w:rsidR="00745CC7" w:rsidRPr="002D1A91" w:rsidRDefault="00745CC7" w:rsidP="000A425C">
      <w:pPr>
        <w:spacing w:line="240" w:lineRule="auto"/>
        <w:ind w:left="720"/>
        <w:jc w:val="both"/>
        <w:rPr>
          <w:rFonts w:ascii="Arial" w:hAnsi="Arial" w:cs="Arial"/>
          <w:b/>
        </w:rPr>
      </w:pPr>
    </w:p>
    <w:p w14:paraId="420B9BA5" w14:textId="77C90C16" w:rsidR="00D96016" w:rsidRPr="002D1A91" w:rsidRDefault="00D96016" w:rsidP="000A425C">
      <w:pPr>
        <w:spacing w:line="240" w:lineRule="auto"/>
        <w:ind w:left="720"/>
        <w:jc w:val="both"/>
        <w:rPr>
          <w:rFonts w:ascii="Arial" w:hAnsi="Arial" w:cs="Arial"/>
        </w:rPr>
      </w:pPr>
      <w:r w:rsidRPr="002D1A91">
        <w:rPr>
          <w:rFonts w:ascii="Arial" w:hAnsi="Arial" w:cs="Arial"/>
          <w:b/>
        </w:rPr>
        <w:t>Accounting Year</w:t>
      </w:r>
      <w:r w:rsidRPr="002D1A91">
        <w:rPr>
          <w:rFonts w:ascii="Arial" w:hAnsi="Arial" w:cs="Arial"/>
        </w:rPr>
        <w:t xml:space="preserve"> </w:t>
      </w:r>
      <w:r w:rsidR="00CB04AB" w:rsidRPr="002D1A91">
        <w:rPr>
          <w:rFonts w:ascii="Arial" w:hAnsi="Arial" w:cs="Arial"/>
        </w:rPr>
        <w:t xml:space="preserve">shall have the meaning ascribed thereto in </w:t>
      </w:r>
      <w:r w:rsidR="00CB04AB" w:rsidRPr="002D1A91">
        <w:rPr>
          <w:rFonts w:ascii="Arial" w:hAnsi="Arial" w:cs="Arial"/>
          <w:b/>
          <w:bCs/>
          <w:smallCaps/>
        </w:rPr>
        <w:t xml:space="preserve">Schedule </w:t>
      </w:r>
      <w:r w:rsidR="000C0573">
        <w:rPr>
          <w:rFonts w:ascii="Arial" w:hAnsi="Arial" w:cs="Arial"/>
          <w:b/>
          <w:bCs/>
          <w:smallCaps/>
        </w:rPr>
        <w:t>B</w:t>
      </w:r>
      <w:r w:rsidR="00CB04AB" w:rsidRPr="002D1A91">
        <w:rPr>
          <w:rFonts w:ascii="Arial" w:hAnsi="Arial" w:cs="Arial"/>
        </w:rPr>
        <w:t xml:space="preserve"> (</w:t>
      </w:r>
      <w:r w:rsidR="00CB04AB" w:rsidRPr="002D1A91">
        <w:rPr>
          <w:rFonts w:ascii="Arial" w:hAnsi="Arial" w:cs="Arial"/>
          <w:i/>
          <w:iCs/>
        </w:rPr>
        <w:t>Specific Definitions</w:t>
      </w:r>
      <w:r w:rsidR="00CB04AB" w:rsidRPr="002D1A91">
        <w:rPr>
          <w:rFonts w:ascii="Arial" w:hAnsi="Arial" w:cs="Arial"/>
        </w:rPr>
        <w:t>)</w:t>
      </w:r>
      <w:r w:rsidRPr="002D1A91">
        <w:rPr>
          <w:rFonts w:ascii="Arial" w:hAnsi="Arial" w:cs="Arial"/>
        </w:rPr>
        <w:t>;</w:t>
      </w:r>
    </w:p>
    <w:p w14:paraId="14468C1F" w14:textId="77777777" w:rsidR="0003362D" w:rsidRPr="002D1A91" w:rsidRDefault="0003362D" w:rsidP="000A425C">
      <w:pPr>
        <w:spacing w:line="240" w:lineRule="auto"/>
        <w:ind w:left="720"/>
        <w:jc w:val="both"/>
        <w:rPr>
          <w:rFonts w:ascii="Arial" w:hAnsi="Arial" w:cs="Arial"/>
        </w:rPr>
      </w:pPr>
    </w:p>
    <w:p w14:paraId="7E035741" w14:textId="2C3A9912" w:rsidR="006F733B" w:rsidRPr="002D1A91" w:rsidRDefault="00D96016" w:rsidP="00672CCA">
      <w:pPr>
        <w:spacing w:line="240" w:lineRule="auto"/>
        <w:ind w:left="720"/>
        <w:jc w:val="both"/>
        <w:rPr>
          <w:rFonts w:ascii="Arial" w:hAnsi="Arial" w:cs="Arial"/>
          <w:b/>
        </w:rPr>
      </w:pPr>
      <w:r w:rsidRPr="002D1A91">
        <w:rPr>
          <w:rFonts w:ascii="Arial" w:hAnsi="Arial" w:cs="Arial"/>
          <w:b/>
        </w:rPr>
        <w:t>Additional Cost</w:t>
      </w:r>
      <w:r w:rsidRPr="002D1A91">
        <w:rPr>
          <w:rFonts w:ascii="Arial" w:hAnsi="Arial" w:cs="Arial"/>
        </w:rPr>
        <w:t xml:space="preserve"> means the additional capital expenditure and/or the additional operating cost and/or, any adverse financial impact on the Concessionaire and/or additional taxes and/or all of the above as the case may be, which the Concessionaire has or would be requir</w:t>
      </w:r>
      <w:r w:rsidR="007D14D5">
        <w:rPr>
          <w:rFonts w:ascii="Arial" w:hAnsi="Arial" w:cs="Arial"/>
        </w:rPr>
        <w:t>e</w:t>
      </w:r>
      <w:r w:rsidRPr="002D1A91">
        <w:rPr>
          <w:rFonts w:ascii="Arial" w:hAnsi="Arial" w:cs="Arial"/>
        </w:rPr>
        <w:t xml:space="preserve">d to incur and which has/have arisen as a consequence of Change of Scope; provided, that the Additional Costs shall be paid </w:t>
      </w:r>
      <w:ins w:id="4" w:author="Ali Khan Law Associates" w:date="2026-08-12T15:21:00Z" w16du:dateUtc="2026-08-12T10:21:00Z">
        <w:r w:rsidR="00F15B96">
          <w:rPr>
            <w:rFonts w:ascii="Arial" w:hAnsi="Arial" w:cs="Arial"/>
          </w:rPr>
          <w:t xml:space="preserve">and treated in such manner as is stipulated in Section </w:t>
        </w:r>
        <w:commentRangeStart w:id="5"/>
        <w:r w:rsidR="00F15B96">
          <w:rPr>
            <w:rFonts w:ascii="Arial" w:hAnsi="Arial" w:cs="Arial"/>
          </w:rPr>
          <w:t>[x]</w:t>
        </w:r>
      </w:ins>
      <w:commentRangeEnd w:id="5"/>
      <w:r w:rsidR="00393D79" w:rsidRPr="002D1A91">
        <w:rPr>
          <w:rStyle w:val="CommentReference"/>
          <w:rFonts w:ascii="Arial" w:hAnsi="Arial" w:cs="Arial"/>
          <w:sz w:val="22"/>
          <w:szCs w:val="22"/>
        </w:rPr>
        <w:commentReference w:id="5"/>
      </w:r>
      <w:del w:id="6" w:author="Ali Khan Law Associates" w:date="2026-08-12T15:21:00Z" w16du:dateUtc="2026-08-12T10:21:00Z">
        <w:r w:rsidRPr="002D1A91" w:rsidDel="00A4564B">
          <w:rPr>
            <w:rFonts w:ascii="Arial" w:hAnsi="Arial" w:cs="Arial"/>
          </w:rPr>
          <w:delText xml:space="preserve">directly to the Concessionaire by the </w:delText>
        </w:r>
        <w:r w:rsidR="00331002" w:rsidRPr="00576060" w:rsidDel="00A4564B">
          <w:rPr>
            <w:rFonts w:ascii="Arial" w:hAnsi="Arial" w:cs="Arial"/>
          </w:rPr>
          <w:delText xml:space="preserve">Agency </w:delText>
        </w:r>
        <w:r w:rsidRPr="002D1A91" w:rsidDel="00A4564B">
          <w:rPr>
            <w:rFonts w:ascii="Arial" w:hAnsi="Arial" w:cs="Arial"/>
          </w:rPr>
          <w:delText>in terms of this Agreement and shall not form part of Total Project Cost</w:delText>
        </w:r>
      </w:del>
      <w:r w:rsidRPr="002D1A91">
        <w:rPr>
          <w:rFonts w:ascii="Arial" w:hAnsi="Arial" w:cs="Arial"/>
        </w:rPr>
        <w:t>;</w:t>
      </w:r>
    </w:p>
    <w:p w14:paraId="470B7573" w14:textId="77777777" w:rsidR="00D96016" w:rsidRPr="002D1A91" w:rsidRDefault="00D96016" w:rsidP="000A425C">
      <w:pPr>
        <w:spacing w:line="240" w:lineRule="auto"/>
        <w:jc w:val="both"/>
        <w:rPr>
          <w:rFonts w:ascii="Arial" w:hAnsi="Arial" w:cs="Arial"/>
        </w:rPr>
      </w:pPr>
    </w:p>
    <w:p w14:paraId="1DA59F3C"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Affected Party</w:t>
      </w:r>
      <w:r w:rsidRPr="002D1A91">
        <w:rPr>
          <w:rFonts w:ascii="Arial" w:hAnsi="Arial" w:cs="Arial"/>
        </w:rPr>
        <w:t xml:space="preserve"> shall have the meaning ascribed thereto in Section 21.1 (</w:t>
      </w:r>
      <w:r w:rsidRPr="002D1A91">
        <w:rPr>
          <w:rFonts w:ascii="Arial" w:hAnsi="Arial" w:cs="Arial"/>
          <w:i/>
        </w:rPr>
        <w:t>Force Majeure Event</w:t>
      </w:r>
      <w:r w:rsidRPr="002D1A91">
        <w:rPr>
          <w:rFonts w:ascii="Arial" w:hAnsi="Arial" w:cs="Arial"/>
        </w:rPr>
        <w:t>);</w:t>
      </w:r>
    </w:p>
    <w:p w14:paraId="75DA8E32" w14:textId="77777777" w:rsidR="00D96016" w:rsidRPr="002D1A91" w:rsidRDefault="00D96016" w:rsidP="000A425C">
      <w:pPr>
        <w:spacing w:line="240" w:lineRule="auto"/>
        <w:ind w:left="720"/>
        <w:jc w:val="both"/>
        <w:rPr>
          <w:rFonts w:ascii="Arial" w:hAnsi="Arial" w:cs="Arial"/>
        </w:rPr>
      </w:pPr>
    </w:p>
    <w:p w14:paraId="2600E182" w14:textId="31FC18CC" w:rsidR="00093B6B" w:rsidRPr="002D1A91" w:rsidRDefault="00093B6B" w:rsidP="00093B6B">
      <w:pPr>
        <w:spacing w:line="240" w:lineRule="auto"/>
        <w:ind w:left="720"/>
        <w:jc w:val="both"/>
        <w:rPr>
          <w:rFonts w:ascii="Arial" w:hAnsi="Arial" w:cs="Arial"/>
          <w:b/>
          <w:bCs/>
        </w:rPr>
      </w:pPr>
      <w:r w:rsidRPr="006A4CA4">
        <w:rPr>
          <w:rFonts w:ascii="Arial" w:hAnsi="Arial" w:cs="Arial"/>
          <w:b/>
        </w:rPr>
        <w:t>Agency</w:t>
      </w:r>
      <w:r w:rsidRPr="006A4CA4">
        <w:rPr>
          <w:rFonts w:ascii="Arial" w:hAnsi="Arial" w:cs="Arial"/>
        </w:rPr>
        <w:t xml:space="preserve"> </w:t>
      </w:r>
      <w:r w:rsidRPr="002D1A91">
        <w:rPr>
          <w:rFonts w:ascii="Arial" w:hAnsi="Arial" w:cs="Arial"/>
        </w:rPr>
        <w:t xml:space="preserve">shall have the meaning ascribed thereto in </w:t>
      </w:r>
      <w:r w:rsidRPr="002D1A91">
        <w:rPr>
          <w:rFonts w:ascii="Arial" w:hAnsi="Arial" w:cs="Arial"/>
          <w:b/>
          <w:bCs/>
          <w:smallCaps/>
        </w:rPr>
        <w:t xml:space="preserve">Schedule </w:t>
      </w:r>
      <w:r>
        <w:rPr>
          <w:rFonts w:ascii="Arial" w:hAnsi="Arial" w:cs="Arial"/>
          <w:b/>
          <w:bCs/>
          <w:smallCaps/>
        </w:rPr>
        <w:t>B</w:t>
      </w:r>
      <w:r w:rsidRPr="002D1A91">
        <w:rPr>
          <w:rFonts w:ascii="Arial" w:hAnsi="Arial" w:cs="Arial"/>
          <w:b/>
          <w:bCs/>
          <w:smallCaps/>
        </w:rPr>
        <w:t xml:space="preserve"> </w:t>
      </w:r>
      <w:r w:rsidRPr="002D1A91">
        <w:rPr>
          <w:rFonts w:ascii="Arial" w:hAnsi="Arial" w:cs="Arial"/>
        </w:rPr>
        <w:t>(</w:t>
      </w:r>
      <w:r w:rsidRPr="002D1A91">
        <w:rPr>
          <w:rFonts w:ascii="Arial" w:hAnsi="Arial" w:cs="Arial"/>
          <w:i/>
          <w:iCs/>
        </w:rPr>
        <w:t>Specific Definitions</w:t>
      </w:r>
      <w:r w:rsidRPr="002D1A91">
        <w:rPr>
          <w:rFonts w:ascii="Arial" w:hAnsi="Arial" w:cs="Arial"/>
        </w:rPr>
        <w:t>)</w:t>
      </w:r>
      <w:r w:rsidRPr="002D1A91">
        <w:rPr>
          <w:rFonts w:ascii="Arial" w:hAnsi="Arial" w:cs="Arial"/>
          <w:smallCaps/>
        </w:rPr>
        <w:t>;</w:t>
      </w:r>
    </w:p>
    <w:p w14:paraId="19D8DA4A" w14:textId="77777777" w:rsidR="00093B6B" w:rsidRPr="002D1A91" w:rsidRDefault="00093B6B" w:rsidP="00093B6B">
      <w:pPr>
        <w:spacing w:line="240" w:lineRule="auto"/>
        <w:ind w:left="720"/>
        <w:jc w:val="both"/>
        <w:rPr>
          <w:rFonts w:ascii="Arial" w:hAnsi="Arial" w:cs="Arial"/>
          <w:b/>
        </w:rPr>
      </w:pPr>
    </w:p>
    <w:p w14:paraId="2F3AF7DD" w14:textId="1CE1B7AD" w:rsidR="00093B6B" w:rsidRPr="002D1A91" w:rsidRDefault="00093B6B" w:rsidP="00093B6B">
      <w:pPr>
        <w:spacing w:line="240" w:lineRule="auto"/>
        <w:ind w:left="720"/>
        <w:jc w:val="both"/>
        <w:rPr>
          <w:rFonts w:ascii="Arial" w:hAnsi="Arial" w:cs="Arial"/>
        </w:rPr>
      </w:pPr>
      <w:r w:rsidRPr="006A4CA4">
        <w:rPr>
          <w:rFonts w:ascii="Arial" w:hAnsi="Arial" w:cs="Arial"/>
          <w:b/>
        </w:rPr>
        <w:t>Agency</w:t>
      </w:r>
      <w:r w:rsidRPr="006A4CA4">
        <w:rPr>
          <w:rFonts w:ascii="Arial" w:hAnsi="Arial" w:cs="Arial"/>
        </w:rPr>
        <w:t xml:space="preserve"> </w:t>
      </w:r>
      <w:r w:rsidRPr="002D1A91">
        <w:rPr>
          <w:rFonts w:ascii="Arial" w:hAnsi="Arial" w:cs="Arial"/>
          <w:b/>
        </w:rPr>
        <w:t>Agreements</w:t>
      </w:r>
      <w:r w:rsidRPr="002D1A91">
        <w:rPr>
          <w:rFonts w:ascii="Arial" w:hAnsi="Arial" w:cs="Arial"/>
        </w:rPr>
        <w:t xml:space="preserve"> means:</w:t>
      </w:r>
    </w:p>
    <w:p w14:paraId="0443AEDB" w14:textId="77777777" w:rsidR="00093B6B" w:rsidRPr="002D1A91" w:rsidRDefault="00093B6B" w:rsidP="00093B6B">
      <w:pPr>
        <w:spacing w:line="240" w:lineRule="auto"/>
        <w:jc w:val="both"/>
        <w:rPr>
          <w:rFonts w:ascii="Arial" w:hAnsi="Arial" w:cs="Arial"/>
        </w:rPr>
      </w:pPr>
    </w:p>
    <w:p w14:paraId="3397CBAB" w14:textId="77777777" w:rsidR="00093B6B" w:rsidRPr="002D1A91" w:rsidRDefault="00093B6B" w:rsidP="00093B6B">
      <w:pPr>
        <w:pStyle w:val="ListParagraph"/>
        <w:numPr>
          <w:ilvl w:val="0"/>
          <w:numId w:val="80"/>
        </w:numPr>
        <w:spacing w:line="240" w:lineRule="auto"/>
        <w:ind w:left="1440" w:hanging="720"/>
        <w:contextualSpacing/>
        <w:jc w:val="both"/>
        <w:rPr>
          <w:rFonts w:ascii="Arial" w:hAnsi="Arial" w:cs="Arial"/>
        </w:rPr>
      </w:pPr>
      <w:r w:rsidRPr="002D1A91">
        <w:rPr>
          <w:rFonts w:ascii="Arial" w:hAnsi="Arial" w:cs="Arial"/>
        </w:rPr>
        <w:t>this Agreement;</w:t>
      </w:r>
    </w:p>
    <w:p w14:paraId="36D2DFAB" w14:textId="1A502B96" w:rsidR="00093B6B" w:rsidRPr="002D1A91" w:rsidRDefault="00093B6B" w:rsidP="00093B6B">
      <w:pPr>
        <w:spacing w:line="240" w:lineRule="auto"/>
        <w:contextualSpacing/>
        <w:jc w:val="both"/>
        <w:rPr>
          <w:rFonts w:ascii="Arial" w:hAnsi="Arial" w:cs="Arial"/>
        </w:rPr>
      </w:pPr>
    </w:p>
    <w:p w14:paraId="52DB77CA" w14:textId="77777777" w:rsidR="00093B6B" w:rsidRPr="002D1A91" w:rsidRDefault="00093B6B" w:rsidP="00093B6B">
      <w:pPr>
        <w:pStyle w:val="ListParagraph"/>
        <w:numPr>
          <w:ilvl w:val="0"/>
          <w:numId w:val="80"/>
        </w:numPr>
        <w:spacing w:line="240" w:lineRule="auto"/>
        <w:ind w:left="1440" w:hanging="720"/>
        <w:contextualSpacing/>
        <w:jc w:val="both"/>
        <w:rPr>
          <w:rFonts w:ascii="Arial" w:hAnsi="Arial" w:cs="Arial"/>
        </w:rPr>
      </w:pPr>
      <w:r w:rsidRPr="002D1A91">
        <w:rPr>
          <w:rFonts w:ascii="Arial" w:hAnsi="Arial" w:cs="Arial"/>
        </w:rPr>
        <w:t xml:space="preserve">the </w:t>
      </w:r>
      <w:commentRangeStart w:id="7"/>
      <w:r w:rsidRPr="006F2D46">
        <w:rPr>
          <w:rFonts w:ascii="Arial" w:hAnsi="Arial" w:cs="Arial"/>
        </w:rPr>
        <w:t>Project Site Land Instrument</w:t>
      </w:r>
      <w:commentRangeEnd w:id="7"/>
      <w:r w:rsidR="00D25F54" w:rsidRPr="002D1A91">
        <w:rPr>
          <w:rStyle w:val="CommentReference"/>
          <w:rFonts w:ascii="Arial" w:hAnsi="Arial" w:cs="Arial"/>
          <w:sz w:val="22"/>
          <w:szCs w:val="22"/>
        </w:rPr>
        <w:commentReference w:id="7"/>
      </w:r>
      <w:r w:rsidRPr="002D1A91">
        <w:rPr>
          <w:rFonts w:ascii="Arial" w:hAnsi="Arial" w:cs="Arial"/>
        </w:rPr>
        <w:t>;</w:t>
      </w:r>
    </w:p>
    <w:p w14:paraId="488F63F6" w14:textId="77777777" w:rsidR="00093B6B" w:rsidRPr="002D1A91" w:rsidRDefault="00093B6B" w:rsidP="00093B6B">
      <w:pPr>
        <w:spacing w:line="240" w:lineRule="auto"/>
        <w:ind w:left="1440"/>
        <w:jc w:val="both"/>
        <w:rPr>
          <w:rFonts w:ascii="Arial" w:hAnsi="Arial" w:cs="Arial"/>
        </w:rPr>
      </w:pPr>
    </w:p>
    <w:p w14:paraId="3FFABD91" w14:textId="77777777" w:rsidR="00093B6B" w:rsidRPr="002D1A91" w:rsidRDefault="00093B6B" w:rsidP="00093B6B">
      <w:pPr>
        <w:pStyle w:val="ListParagraph"/>
        <w:numPr>
          <w:ilvl w:val="0"/>
          <w:numId w:val="80"/>
        </w:numPr>
        <w:spacing w:line="240" w:lineRule="auto"/>
        <w:ind w:left="1440" w:hanging="720"/>
        <w:contextualSpacing/>
        <w:jc w:val="both"/>
        <w:rPr>
          <w:rFonts w:ascii="Arial" w:hAnsi="Arial" w:cs="Arial"/>
        </w:rPr>
      </w:pPr>
      <w:r>
        <w:rPr>
          <w:rFonts w:ascii="Arial" w:hAnsi="Arial" w:cs="Arial"/>
        </w:rPr>
        <w:t>the Specific Agency Agreements; and</w:t>
      </w:r>
    </w:p>
    <w:p w14:paraId="11473E6B" w14:textId="77777777" w:rsidR="00093B6B" w:rsidRPr="002D1A91" w:rsidRDefault="00093B6B" w:rsidP="00093B6B">
      <w:pPr>
        <w:pStyle w:val="ListParagraph"/>
        <w:spacing w:line="240" w:lineRule="auto"/>
        <w:rPr>
          <w:rFonts w:ascii="Arial" w:hAnsi="Arial" w:cs="Arial"/>
        </w:rPr>
      </w:pPr>
    </w:p>
    <w:p w14:paraId="75324112" w14:textId="77777777" w:rsidR="00093B6B" w:rsidRPr="002D1A91" w:rsidRDefault="00093B6B" w:rsidP="00093B6B">
      <w:pPr>
        <w:pStyle w:val="ListParagraph"/>
        <w:numPr>
          <w:ilvl w:val="0"/>
          <w:numId w:val="80"/>
        </w:numPr>
        <w:spacing w:line="240" w:lineRule="auto"/>
        <w:ind w:left="1440" w:hanging="720"/>
        <w:contextualSpacing/>
        <w:jc w:val="both"/>
        <w:rPr>
          <w:rFonts w:ascii="Arial" w:hAnsi="Arial" w:cs="Arial"/>
        </w:rPr>
      </w:pPr>
      <w:r w:rsidRPr="002D1A91">
        <w:rPr>
          <w:rFonts w:ascii="Arial" w:hAnsi="Arial" w:cs="Arial"/>
        </w:rPr>
        <w:t xml:space="preserve">any other agreement entered into in respect of the Project between the: </w:t>
      </w:r>
    </w:p>
    <w:p w14:paraId="23F74434" w14:textId="77777777" w:rsidR="00093B6B" w:rsidRPr="002D1A91" w:rsidRDefault="00093B6B" w:rsidP="00093B6B">
      <w:pPr>
        <w:spacing w:line="240" w:lineRule="auto"/>
        <w:ind w:left="1440"/>
        <w:jc w:val="both"/>
        <w:rPr>
          <w:rFonts w:ascii="Arial" w:hAnsi="Arial" w:cs="Arial"/>
        </w:rPr>
      </w:pPr>
    </w:p>
    <w:p w14:paraId="600051AF" w14:textId="77777777" w:rsidR="00093B6B" w:rsidRPr="002D1A91" w:rsidRDefault="00093B6B" w:rsidP="00093B6B">
      <w:pPr>
        <w:pStyle w:val="ListParagraph"/>
        <w:numPr>
          <w:ilvl w:val="0"/>
          <w:numId w:val="93"/>
        </w:numPr>
        <w:spacing w:line="240" w:lineRule="auto"/>
        <w:ind w:left="2160" w:hanging="720"/>
        <w:contextualSpacing/>
        <w:jc w:val="both"/>
        <w:rPr>
          <w:rFonts w:ascii="Arial" w:hAnsi="Arial" w:cs="Arial"/>
        </w:rPr>
      </w:pPr>
      <w:r w:rsidRPr="006A4CA4">
        <w:rPr>
          <w:rFonts w:ascii="Arial" w:hAnsi="Arial" w:cs="Arial"/>
        </w:rPr>
        <w:t>Agency</w:t>
      </w:r>
      <w:r w:rsidRPr="002D1A91">
        <w:rPr>
          <w:rFonts w:ascii="Arial" w:hAnsi="Arial" w:cs="Arial"/>
        </w:rPr>
        <w:t xml:space="preserve">; and </w:t>
      </w:r>
    </w:p>
    <w:p w14:paraId="074A9BC4" w14:textId="77777777" w:rsidR="00093B6B" w:rsidRPr="002D1A91" w:rsidRDefault="00093B6B" w:rsidP="00093B6B">
      <w:pPr>
        <w:spacing w:line="240" w:lineRule="auto"/>
        <w:ind w:left="1440"/>
        <w:jc w:val="both"/>
        <w:rPr>
          <w:rFonts w:ascii="Arial" w:hAnsi="Arial" w:cs="Arial"/>
        </w:rPr>
      </w:pPr>
    </w:p>
    <w:p w14:paraId="544664FA" w14:textId="1E830A51" w:rsidR="00093B6B" w:rsidRPr="002D1A91" w:rsidRDefault="00093B6B" w:rsidP="00093B6B">
      <w:pPr>
        <w:pStyle w:val="ListParagraph"/>
        <w:numPr>
          <w:ilvl w:val="0"/>
          <w:numId w:val="93"/>
        </w:numPr>
        <w:spacing w:line="240" w:lineRule="auto"/>
        <w:ind w:left="2160" w:hanging="720"/>
        <w:contextualSpacing/>
        <w:jc w:val="both"/>
        <w:rPr>
          <w:rFonts w:ascii="Arial" w:hAnsi="Arial" w:cs="Arial"/>
        </w:rPr>
      </w:pPr>
      <w:r w:rsidRPr="002D1A91">
        <w:rPr>
          <w:rFonts w:ascii="Arial" w:hAnsi="Arial" w:cs="Arial"/>
        </w:rPr>
        <w:lastRenderedPageBreak/>
        <w:t>Concessionaire and/or the Sponsor in respect of the Project and designated as a “</w:t>
      </w:r>
      <w:r w:rsidRPr="006A4CA4">
        <w:rPr>
          <w:rFonts w:ascii="Arial" w:hAnsi="Arial" w:cs="Arial"/>
          <w:i/>
        </w:rPr>
        <w:t>Agency</w:t>
      </w:r>
      <w:r w:rsidRPr="006A4CA4">
        <w:rPr>
          <w:rFonts w:ascii="Arial" w:hAnsi="Arial" w:cs="Arial"/>
        </w:rPr>
        <w:t xml:space="preserve"> </w:t>
      </w:r>
      <w:r w:rsidRPr="002D1A91">
        <w:rPr>
          <w:rFonts w:ascii="Arial" w:hAnsi="Arial" w:cs="Arial"/>
          <w:i/>
        </w:rPr>
        <w:t>Agreement</w:t>
      </w:r>
      <w:r w:rsidRPr="002D1A91">
        <w:rPr>
          <w:rFonts w:ascii="Arial" w:hAnsi="Arial" w:cs="Arial"/>
        </w:rPr>
        <w:t>” with the written consent of the</w:t>
      </w:r>
      <w:r w:rsidRPr="006A4CA4">
        <w:rPr>
          <w:rFonts w:ascii="Arial" w:hAnsi="Arial" w:cs="Arial"/>
        </w:rPr>
        <w:t xml:space="preserve"> Agency</w:t>
      </w:r>
      <w:r w:rsidRPr="002D1A91">
        <w:rPr>
          <w:rFonts w:ascii="Arial" w:hAnsi="Arial" w:cs="Arial"/>
        </w:rPr>
        <w:t xml:space="preserve">; </w:t>
      </w:r>
    </w:p>
    <w:p w14:paraId="2B9C9C32" w14:textId="77777777" w:rsidR="00093B6B" w:rsidRPr="002D1A91" w:rsidRDefault="00093B6B" w:rsidP="00093B6B">
      <w:pPr>
        <w:spacing w:line="240" w:lineRule="auto"/>
        <w:ind w:left="720"/>
        <w:jc w:val="both"/>
        <w:rPr>
          <w:rFonts w:ascii="Arial" w:hAnsi="Arial" w:cs="Arial"/>
          <w:b/>
        </w:rPr>
      </w:pPr>
    </w:p>
    <w:p w14:paraId="3220E7AE" w14:textId="242F9839" w:rsidR="00093B6B" w:rsidRDefault="00093B6B" w:rsidP="00093B6B">
      <w:pPr>
        <w:spacing w:line="240" w:lineRule="auto"/>
        <w:ind w:left="720"/>
        <w:jc w:val="both"/>
        <w:rPr>
          <w:rFonts w:ascii="Arial" w:hAnsi="Arial" w:cs="Arial"/>
        </w:rPr>
      </w:pPr>
      <w:r w:rsidRPr="006A4CA4">
        <w:rPr>
          <w:rFonts w:ascii="Arial" w:hAnsi="Arial" w:cs="Arial"/>
          <w:b/>
        </w:rPr>
        <w:t>Agency</w:t>
      </w:r>
      <w:r w:rsidRPr="006A4CA4">
        <w:rPr>
          <w:rFonts w:ascii="Arial" w:hAnsi="Arial" w:cs="Arial"/>
        </w:rPr>
        <w:t xml:space="preserve"> </w:t>
      </w:r>
      <w:r w:rsidRPr="002D1A91">
        <w:rPr>
          <w:rFonts w:ascii="Arial" w:hAnsi="Arial" w:cs="Arial"/>
          <w:b/>
        </w:rPr>
        <w:t>Conditions Precedent</w:t>
      </w:r>
      <w:r w:rsidRPr="002D1A91">
        <w:rPr>
          <w:rFonts w:ascii="Arial" w:hAnsi="Arial" w:cs="Arial"/>
        </w:rPr>
        <w:t xml:space="preserve"> shall have the meaning ascribed thereto in Section 3.1.</w:t>
      </w:r>
      <w:r>
        <w:rPr>
          <w:rFonts w:ascii="Arial" w:hAnsi="Arial" w:cs="Arial"/>
        </w:rPr>
        <w:t>3</w:t>
      </w:r>
      <w:r w:rsidRPr="002D1A91">
        <w:rPr>
          <w:rFonts w:ascii="Arial" w:hAnsi="Arial" w:cs="Arial"/>
        </w:rPr>
        <w:t>;</w:t>
      </w:r>
    </w:p>
    <w:p w14:paraId="5FB34462" w14:textId="77777777" w:rsidR="00046153" w:rsidRDefault="00046153" w:rsidP="00093B6B">
      <w:pPr>
        <w:spacing w:line="240" w:lineRule="auto"/>
        <w:ind w:left="720"/>
        <w:jc w:val="both"/>
        <w:rPr>
          <w:rFonts w:ascii="Arial" w:hAnsi="Arial" w:cs="Arial"/>
        </w:rPr>
      </w:pPr>
    </w:p>
    <w:p w14:paraId="7F02A0EF" w14:textId="50EB6028" w:rsidR="00046153" w:rsidRPr="002D1A91" w:rsidRDefault="00046153" w:rsidP="00093B6B">
      <w:pPr>
        <w:spacing w:line="240" w:lineRule="auto"/>
        <w:ind w:left="720"/>
        <w:jc w:val="both"/>
        <w:rPr>
          <w:rFonts w:ascii="Arial" w:hAnsi="Arial" w:cs="Arial"/>
        </w:rPr>
      </w:pPr>
      <w:r w:rsidRPr="00DC0F8C">
        <w:rPr>
          <w:rFonts w:ascii="Arial" w:hAnsi="Arial" w:cs="Arial"/>
          <w:b/>
          <w:bCs/>
        </w:rPr>
        <w:t>Agency CP Failure Termination Amount</w:t>
      </w:r>
      <w:r>
        <w:rPr>
          <w:rFonts w:ascii="Arial" w:hAnsi="Arial" w:cs="Arial"/>
        </w:rPr>
        <w:t xml:space="preserve"> shall have the meaning ascribed thereto in </w:t>
      </w:r>
      <w:r w:rsidRPr="00DC0F8C">
        <w:rPr>
          <w:rFonts w:ascii="Arial" w:hAnsi="Arial" w:cs="Arial"/>
          <w:b/>
          <w:bCs/>
          <w:smallCaps/>
        </w:rPr>
        <w:t>Schedule T</w:t>
      </w:r>
      <w:r>
        <w:rPr>
          <w:rFonts w:ascii="Arial" w:hAnsi="Arial" w:cs="Arial"/>
        </w:rPr>
        <w:t xml:space="preserve"> (</w:t>
      </w:r>
      <w:r w:rsidRPr="00DC0F8C">
        <w:rPr>
          <w:rFonts w:ascii="Arial" w:hAnsi="Arial" w:cs="Arial"/>
          <w:i/>
          <w:iCs/>
        </w:rPr>
        <w:t>Termination Payments</w:t>
      </w:r>
      <w:r>
        <w:rPr>
          <w:rFonts w:ascii="Arial" w:hAnsi="Arial" w:cs="Arial"/>
        </w:rPr>
        <w:t>);</w:t>
      </w:r>
    </w:p>
    <w:p w14:paraId="3364DCEC" w14:textId="77777777" w:rsidR="00093B6B" w:rsidRPr="002D1A91" w:rsidRDefault="00093B6B" w:rsidP="00093B6B">
      <w:pPr>
        <w:spacing w:line="240" w:lineRule="auto"/>
        <w:ind w:left="720"/>
        <w:jc w:val="both"/>
        <w:rPr>
          <w:rFonts w:ascii="Arial" w:hAnsi="Arial" w:cs="Arial"/>
          <w:b/>
        </w:rPr>
      </w:pPr>
    </w:p>
    <w:p w14:paraId="3F7C13FD" w14:textId="11AEEB8C" w:rsidR="00093B6B" w:rsidRPr="002D1A91" w:rsidRDefault="00093B6B" w:rsidP="00093B6B">
      <w:pPr>
        <w:spacing w:line="240" w:lineRule="auto"/>
        <w:ind w:left="720"/>
        <w:jc w:val="both"/>
        <w:rPr>
          <w:rFonts w:ascii="Arial" w:hAnsi="Arial" w:cs="Arial"/>
        </w:rPr>
      </w:pPr>
      <w:r w:rsidRPr="002D1A91">
        <w:rPr>
          <w:rFonts w:ascii="Arial" w:hAnsi="Arial" w:cs="Arial"/>
          <w:b/>
        </w:rPr>
        <w:t>Agency Default Termination Amount</w:t>
      </w:r>
      <w:r w:rsidRPr="002D1A91">
        <w:rPr>
          <w:rFonts w:ascii="Arial" w:hAnsi="Arial" w:cs="Arial"/>
        </w:rPr>
        <w:t xml:space="preserve"> shall have the meaning ascribed thereto in </w:t>
      </w:r>
      <w:r w:rsidRPr="002D1A91">
        <w:rPr>
          <w:rFonts w:ascii="Arial" w:hAnsi="Arial" w:cs="Arial"/>
          <w:b/>
          <w:smallCaps/>
        </w:rPr>
        <w:t xml:space="preserve">Schedule T </w:t>
      </w:r>
      <w:r w:rsidRPr="002D1A91">
        <w:rPr>
          <w:rFonts w:ascii="Arial" w:hAnsi="Arial" w:cs="Arial"/>
        </w:rPr>
        <w:t>(</w:t>
      </w:r>
      <w:r w:rsidRPr="002D1A91">
        <w:rPr>
          <w:rFonts w:ascii="Arial" w:hAnsi="Arial" w:cs="Arial"/>
          <w:b/>
          <w:i/>
        </w:rPr>
        <w:t>Termination Payments</w:t>
      </w:r>
      <w:r w:rsidRPr="002D1A91">
        <w:rPr>
          <w:rFonts w:ascii="Arial" w:hAnsi="Arial" w:cs="Arial"/>
          <w:b/>
        </w:rPr>
        <w:t>)</w:t>
      </w:r>
      <w:r w:rsidRPr="002D1A91">
        <w:rPr>
          <w:rFonts w:ascii="Arial" w:hAnsi="Arial" w:cs="Arial"/>
        </w:rPr>
        <w:t>;</w:t>
      </w:r>
    </w:p>
    <w:p w14:paraId="1617AAFA" w14:textId="77777777" w:rsidR="00093B6B" w:rsidRPr="002D1A91" w:rsidRDefault="00093B6B" w:rsidP="00093B6B">
      <w:pPr>
        <w:spacing w:line="240" w:lineRule="auto"/>
        <w:ind w:left="720"/>
        <w:jc w:val="both"/>
        <w:rPr>
          <w:rFonts w:ascii="Arial" w:hAnsi="Arial" w:cs="Arial"/>
          <w:b/>
        </w:rPr>
      </w:pPr>
    </w:p>
    <w:p w14:paraId="2506F909" w14:textId="7E8F04DD" w:rsidR="00093B6B" w:rsidRPr="002D1A91" w:rsidRDefault="00093B6B" w:rsidP="00093B6B">
      <w:pPr>
        <w:spacing w:line="240" w:lineRule="auto"/>
        <w:ind w:left="720"/>
        <w:jc w:val="both"/>
        <w:rPr>
          <w:rFonts w:ascii="Arial" w:hAnsi="Arial" w:cs="Arial"/>
          <w:b/>
        </w:rPr>
      </w:pPr>
      <w:r w:rsidRPr="006A4CA4">
        <w:rPr>
          <w:rFonts w:ascii="Arial" w:hAnsi="Arial" w:cs="Arial"/>
          <w:b/>
        </w:rPr>
        <w:t>Agency</w:t>
      </w:r>
      <w:r w:rsidRPr="006A4CA4">
        <w:rPr>
          <w:rFonts w:ascii="Arial" w:hAnsi="Arial" w:cs="Arial"/>
        </w:rPr>
        <w:t xml:space="preserve"> </w:t>
      </w:r>
      <w:r w:rsidRPr="002D1A91">
        <w:rPr>
          <w:rFonts w:ascii="Arial" w:hAnsi="Arial" w:cs="Arial"/>
          <w:b/>
        </w:rPr>
        <w:t>Event of Default</w:t>
      </w:r>
      <w:r w:rsidRPr="002D1A91">
        <w:rPr>
          <w:rFonts w:ascii="Arial" w:hAnsi="Arial" w:cs="Arial"/>
        </w:rPr>
        <w:t xml:space="preserve"> shall have the meaning ascribed thereto in Section 22.2.1;</w:t>
      </w:r>
    </w:p>
    <w:p w14:paraId="4D22D558" w14:textId="77777777" w:rsidR="00093B6B" w:rsidRPr="002D1A91" w:rsidRDefault="00093B6B" w:rsidP="00093B6B">
      <w:pPr>
        <w:spacing w:line="240" w:lineRule="auto"/>
        <w:ind w:left="720"/>
        <w:jc w:val="both"/>
        <w:rPr>
          <w:rFonts w:ascii="Arial" w:hAnsi="Arial" w:cs="Arial"/>
          <w:b/>
        </w:rPr>
      </w:pPr>
    </w:p>
    <w:p w14:paraId="4C5F5C6C" w14:textId="5A44C9AA" w:rsidR="00093B6B" w:rsidRPr="002D1A91" w:rsidRDefault="00093B6B" w:rsidP="00093B6B">
      <w:pPr>
        <w:spacing w:line="240" w:lineRule="auto"/>
        <w:ind w:left="720"/>
        <w:jc w:val="both"/>
        <w:rPr>
          <w:rFonts w:ascii="Arial" w:hAnsi="Arial" w:cs="Arial"/>
        </w:rPr>
      </w:pPr>
      <w:r w:rsidRPr="006A4CA4">
        <w:rPr>
          <w:rFonts w:ascii="Arial" w:hAnsi="Arial" w:cs="Arial"/>
          <w:b/>
        </w:rPr>
        <w:t>Agency</w:t>
      </w:r>
      <w:r w:rsidRPr="006A4CA4">
        <w:rPr>
          <w:rFonts w:ascii="Arial" w:hAnsi="Arial" w:cs="Arial"/>
        </w:rPr>
        <w:t xml:space="preserve"> </w:t>
      </w:r>
      <w:r w:rsidRPr="002D1A91">
        <w:rPr>
          <w:rFonts w:ascii="Arial" w:hAnsi="Arial" w:cs="Arial"/>
          <w:b/>
        </w:rPr>
        <w:t>Indemnified Persons</w:t>
      </w:r>
      <w:r w:rsidRPr="002D1A91">
        <w:rPr>
          <w:rFonts w:ascii="Arial" w:hAnsi="Arial" w:cs="Arial"/>
        </w:rPr>
        <w:t xml:space="preserve"> shall have the meaning ascribed thereto in Section 9.1.1;</w:t>
      </w:r>
    </w:p>
    <w:p w14:paraId="016971B5" w14:textId="77777777" w:rsidR="00093B6B" w:rsidRPr="002D1A91" w:rsidRDefault="00093B6B" w:rsidP="00093B6B">
      <w:pPr>
        <w:spacing w:line="240" w:lineRule="auto"/>
        <w:ind w:left="720"/>
        <w:jc w:val="both"/>
        <w:rPr>
          <w:rFonts w:ascii="Arial" w:hAnsi="Arial" w:cs="Arial"/>
          <w:b/>
        </w:rPr>
      </w:pPr>
    </w:p>
    <w:p w14:paraId="453BD165" w14:textId="1BF956E0" w:rsidR="00093B6B" w:rsidRPr="002D1A91" w:rsidRDefault="00093B6B" w:rsidP="00093B6B">
      <w:pPr>
        <w:spacing w:line="240" w:lineRule="auto"/>
        <w:ind w:left="720"/>
        <w:jc w:val="both"/>
        <w:rPr>
          <w:rFonts w:ascii="Arial" w:hAnsi="Arial" w:cs="Arial"/>
        </w:rPr>
      </w:pPr>
      <w:r w:rsidRPr="002D1A91">
        <w:rPr>
          <w:rFonts w:ascii="Arial" w:hAnsi="Arial" w:cs="Arial"/>
          <w:b/>
        </w:rPr>
        <w:t>Agency</w:t>
      </w:r>
      <w:r w:rsidRPr="002D1A91">
        <w:rPr>
          <w:rFonts w:ascii="Arial" w:hAnsi="Arial" w:cs="Arial"/>
        </w:rPr>
        <w:t xml:space="preserve"> </w:t>
      </w:r>
      <w:r w:rsidRPr="002D1A91">
        <w:rPr>
          <w:rFonts w:ascii="Arial" w:hAnsi="Arial" w:cs="Arial"/>
          <w:b/>
        </w:rPr>
        <w:t>Overriding Power Event</w:t>
      </w:r>
      <w:r w:rsidRPr="002D1A91">
        <w:rPr>
          <w:rFonts w:ascii="Arial" w:hAnsi="Arial" w:cs="Arial"/>
        </w:rPr>
        <w:t xml:space="preserve"> shall have the meaning ascribed thereto in Section 8.9.1;</w:t>
      </w:r>
    </w:p>
    <w:p w14:paraId="22DCE2B7" w14:textId="77777777" w:rsidR="00093B6B" w:rsidRPr="002D1A91" w:rsidRDefault="00093B6B" w:rsidP="00093B6B">
      <w:pPr>
        <w:spacing w:line="240" w:lineRule="auto"/>
        <w:jc w:val="both"/>
        <w:rPr>
          <w:rFonts w:ascii="Arial" w:hAnsi="Arial" w:cs="Arial"/>
          <w:b/>
        </w:rPr>
      </w:pPr>
    </w:p>
    <w:p w14:paraId="0EF24F50" w14:textId="47869A3A" w:rsidR="00093B6B" w:rsidRPr="002D1A91" w:rsidRDefault="00093B6B" w:rsidP="00093B6B">
      <w:pPr>
        <w:spacing w:line="240" w:lineRule="auto"/>
        <w:ind w:left="720"/>
        <w:jc w:val="both"/>
        <w:rPr>
          <w:rFonts w:ascii="Arial" w:hAnsi="Arial" w:cs="Arial"/>
        </w:rPr>
      </w:pPr>
      <w:r w:rsidRPr="006A4CA4">
        <w:rPr>
          <w:rFonts w:ascii="Arial" w:hAnsi="Arial" w:cs="Arial"/>
          <w:b/>
        </w:rPr>
        <w:t>Agency</w:t>
      </w:r>
      <w:r w:rsidRPr="006A4CA4">
        <w:rPr>
          <w:rFonts w:ascii="Arial" w:hAnsi="Arial" w:cs="Arial"/>
        </w:rPr>
        <w:t xml:space="preserve"> </w:t>
      </w:r>
      <w:r w:rsidRPr="002D1A91">
        <w:rPr>
          <w:rFonts w:ascii="Arial" w:hAnsi="Arial" w:cs="Arial"/>
          <w:b/>
        </w:rPr>
        <w:t>Remedy Amount</w:t>
      </w:r>
      <w:r w:rsidRPr="002D1A91">
        <w:rPr>
          <w:rFonts w:ascii="Arial" w:hAnsi="Arial" w:cs="Arial"/>
        </w:rPr>
        <w:t xml:space="preserve"> shall have the meaning ascribed thereto in Section 18.2.3;</w:t>
      </w:r>
    </w:p>
    <w:p w14:paraId="00D978D2" w14:textId="77777777" w:rsidR="00093B6B" w:rsidRPr="002D1A91" w:rsidRDefault="00093B6B" w:rsidP="00093B6B">
      <w:pPr>
        <w:spacing w:line="240" w:lineRule="auto"/>
        <w:jc w:val="both"/>
        <w:rPr>
          <w:rFonts w:ascii="Arial" w:hAnsi="Arial" w:cs="Arial"/>
          <w:b/>
        </w:rPr>
      </w:pPr>
    </w:p>
    <w:p w14:paraId="31FCD214" w14:textId="11D78E85" w:rsidR="00093B6B" w:rsidRPr="002D1A91" w:rsidRDefault="00093B6B" w:rsidP="00093B6B">
      <w:pPr>
        <w:spacing w:line="240" w:lineRule="auto"/>
        <w:ind w:left="720"/>
        <w:jc w:val="both"/>
        <w:rPr>
          <w:rFonts w:ascii="Arial" w:hAnsi="Arial" w:cs="Arial"/>
        </w:rPr>
      </w:pPr>
      <w:r w:rsidRPr="006A4CA4">
        <w:rPr>
          <w:rFonts w:ascii="Arial" w:hAnsi="Arial" w:cs="Arial"/>
          <w:b/>
        </w:rPr>
        <w:t xml:space="preserve">Agency </w:t>
      </w:r>
      <w:r w:rsidRPr="002D1A91">
        <w:rPr>
          <w:rFonts w:ascii="Arial" w:hAnsi="Arial" w:cs="Arial"/>
          <w:b/>
        </w:rPr>
        <w:t>Remedy Invoice</w:t>
      </w:r>
      <w:r w:rsidRPr="002D1A91">
        <w:rPr>
          <w:rFonts w:ascii="Arial" w:hAnsi="Arial" w:cs="Arial"/>
        </w:rPr>
        <w:t xml:space="preserve"> shall have the meaning ascribed thereto in Section 18.2.3;</w:t>
      </w:r>
    </w:p>
    <w:p w14:paraId="4B140F2D" w14:textId="77777777" w:rsidR="00093B6B" w:rsidRPr="002D1A91" w:rsidRDefault="00093B6B" w:rsidP="00093B6B">
      <w:pPr>
        <w:spacing w:line="240" w:lineRule="auto"/>
        <w:ind w:left="720"/>
        <w:jc w:val="both"/>
        <w:rPr>
          <w:rFonts w:ascii="Arial" w:hAnsi="Arial" w:cs="Arial"/>
          <w:b/>
        </w:rPr>
      </w:pPr>
    </w:p>
    <w:p w14:paraId="5B970262" w14:textId="26D31FE1" w:rsidR="00093B6B" w:rsidRPr="002D1A91" w:rsidRDefault="00093B6B" w:rsidP="00093B6B">
      <w:pPr>
        <w:spacing w:line="240" w:lineRule="auto"/>
        <w:ind w:left="720"/>
        <w:jc w:val="both"/>
        <w:rPr>
          <w:rFonts w:ascii="Arial" w:hAnsi="Arial" w:cs="Arial"/>
          <w:b/>
        </w:rPr>
      </w:pPr>
      <w:r w:rsidRPr="002D1A91">
        <w:rPr>
          <w:rFonts w:ascii="Arial" w:hAnsi="Arial" w:cs="Arial"/>
          <w:b/>
        </w:rPr>
        <w:t>Agency Representative</w:t>
      </w:r>
      <w:r w:rsidRPr="002D1A91">
        <w:rPr>
          <w:rFonts w:ascii="Arial" w:hAnsi="Arial" w:cs="Arial"/>
        </w:rPr>
        <w:t xml:space="preserve"> means the representative of the  Agency  appointed by the  Agency for purposes of this Agreement in accordance with Section 8.8 </w:t>
      </w:r>
      <w:r w:rsidRPr="002D1A91">
        <w:rPr>
          <w:rFonts w:ascii="Arial" w:hAnsi="Arial" w:cs="Arial"/>
          <w:i/>
        </w:rPr>
        <w:t>(Agency Representative)</w:t>
      </w:r>
      <w:r w:rsidRPr="002D1A91">
        <w:rPr>
          <w:rFonts w:ascii="Arial" w:hAnsi="Arial" w:cs="Arial"/>
        </w:rPr>
        <w:t>;</w:t>
      </w:r>
    </w:p>
    <w:p w14:paraId="5F72C781" w14:textId="77777777" w:rsidR="00093B6B" w:rsidRDefault="00093B6B" w:rsidP="000A425C">
      <w:pPr>
        <w:pStyle w:val="CommentText"/>
        <w:spacing w:line="240" w:lineRule="auto"/>
        <w:ind w:left="720"/>
        <w:contextualSpacing/>
        <w:jc w:val="both"/>
        <w:rPr>
          <w:rFonts w:ascii="Arial" w:hAnsi="Arial" w:cs="Arial"/>
          <w:b/>
          <w:sz w:val="22"/>
          <w:szCs w:val="22"/>
        </w:rPr>
      </w:pPr>
    </w:p>
    <w:p w14:paraId="5C8E065A" w14:textId="6A01BB13" w:rsidR="00D96016" w:rsidRPr="002D1A91" w:rsidRDefault="00D96016" w:rsidP="000A425C">
      <w:pPr>
        <w:pStyle w:val="CommentText"/>
        <w:spacing w:line="240" w:lineRule="auto"/>
        <w:ind w:left="720"/>
        <w:contextualSpacing/>
        <w:jc w:val="both"/>
        <w:rPr>
          <w:rFonts w:ascii="Arial" w:hAnsi="Arial" w:cs="Arial"/>
          <w:sz w:val="22"/>
          <w:szCs w:val="22"/>
        </w:rPr>
      </w:pPr>
      <w:r w:rsidRPr="002D1A91">
        <w:rPr>
          <w:rFonts w:ascii="Arial" w:hAnsi="Arial" w:cs="Arial"/>
          <w:b/>
          <w:sz w:val="22"/>
          <w:szCs w:val="22"/>
        </w:rPr>
        <w:t xml:space="preserve">Agreement </w:t>
      </w:r>
      <w:r w:rsidRPr="002D1A91">
        <w:rPr>
          <w:rFonts w:ascii="Arial" w:hAnsi="Arial" w:cs="Arial"/>
          <w:sz w:val="22"/>
          <w:szCs w:val="22"/>
        </w:rPr>
        <w:t>means this ‘</w:t>
      </w:r>
      <w:r w:rsidRPr="002D1A91">
        <w:rPr>
          <w:rFonts w:ascii="Arial" w:hAnsi="Arial" w:cs="Arial"/>
          <w:i/>
          <w:iCs/>
          <w:sz w:val="22"/>
          <w:szCs w:val="22"/>
        </w:rPr>
        <w:t>Concession Agreement</w:t>
      </w:r>
      <w:r w:rsidRPr="002D1A91">
        <w:rPr>
          <w:rFonts w:ascii="Arial" w:hAnsi="Arial" w:cs="Arial"/>
          <w:sz w:val="22"/>
          <w:szCs w:val="22"/>
        </w:rPr>
        <w:t xml:space="preserve">’ including the </w:t>
      </w:r>
      <w:r w:rsidR="003E06A9" w:rsidRPr="002D1A91">
        <w:rPr>
          <w:rFonts w:ascii="Arial" w:hAnsi="Arial" w:cs="Arial"/>
          <w:sz w:val="22"/>
          <w:szCs w:val="22"/>
        </w:rPr>
        <w:t>R</w:t>
      </w:r>
      <w:r w:rsidR="00506A57" w:rsidRPr="002D1A91">
        <w:rPr>
          <w:rFonts w:ascii="Arial" w:hAnsi="Arial" w:cs="Arial"/>
          <w:sz w:val="22"/>
          <w:szCs w:val="22"/>
        </w:rPr>
        <w:t xml:space="preserve">ecitals, </w:t>
      </w:r>
      <w:r w:rsidRPr="002D1A91">
        <w:rPr>
          <w:rFonts w:ascii="Arial" w:hAnsi="Arial" w:cs="Arial"/>
          <w:sz w:val="22"/>
          <w:szCs w:val="22"/>
        </w:rPr>
        <w:t>Main Body and all Schedules attached hereto;</w:t>
      </w:r>
    </w:p>
    <w:p w14:paraId="2019F31B" w14:textId="77777777" w:rsidR="007834E6" w:rsidRPr="002D1A91" w:rsidRDefault="007834E6" w:rsidP="000A425C">
      <w:pPr>
        <w:spacing w:line="240" w:lineRule="auto"/>
        <w:jc w:val="both"/>
        <w:rPr>
          <w:rFonts w:ascii="Arial" w:hAnsi="Arial" w:cs="Arial"/>
          <w:b/>
        </w:rPr>
      </w:pPr>
    </w:p>
    <w:p w14:paraId="2F670759" w14:textId="674C97ED" w:rsidR="00D96016" w:rsidRPr="002D1A91" w:rsidRDefault="00D96016" w:rsidP="000A425C">
      <w:pPr>
        <w:spacing w:line="240" w:lineRule="auto"/>
        <w:ind w:left="720"/>
        <w:jc w:val="both"/>
        <w:rPr>
          <w:rFonts w:ascii="Arial" w:hAnsi="Arial" w:cs="Arial"/>
        </w:rPr>
      </w:pPr>
      <w:r w:rsidRPr="002D1A91">
        <w:rPr>
          <w:rFonts w:ascii="Arial" w:hAnsi="Arial" w:cs="Arial"/>
          <w:b/>
        </w:rPr>
        <w:t>Applicable Laws</w:t>
      </w:r>
      <w:r w:rsidRPr="002D1A91">
        <w:rPr>
          <w:rFonts w:ascii="Arial" w:hAnsi="Arial" w:cs="Arial"/>
        </w:rPr>
        <w:t xml:space="preserve"> means all applicable </w:t>
      </w:r>
      <w:r w:rsidR="00BB4DD4" w:rsidRPr="002D1A91">
        <w:rPr>
          <w:rFonts w:ascii="Arial" w:hAnsi="Arial" w:cs="Arial"/>
        </w:rPr>
        <w:t xml:space="preserve">federal, provincial and local </w:t>
      </w:r>
      <w:r w:rsidRPr="002D1A91">
        <w:rPr>
          <w:rFonts w:ascii="Arial" w:hAnsi="Arial" w:cs="Arial"/>
        </w:rPr>
        <w:t xml:space="preserve">laws, promulgated or brought into force and effect </w:t>
      </w:r>
      <w:r w:rsidR="00BB4DD4" w:rsidRPr="002D1A91">
        <w:rPr>
          <w:rFonts w:ascii="Arial" w:hAnsi="Arial" w:cs="Arial"/>
        </w:rPr>
        <w:t>in</w:t>
      </w:r>
      <w:r w:rsidRPr="002D1A91">
        <w:rPr>
          <w:rFonts w:ascii="Arial" w:hAnsi="Arial" w:cs="Arial"/>
        </w:rPr>
        <w:t xml:space="preserve"> Pakistan, as the case may be, including regulations and rules made thereunder, and judgments, decrees, injunctions, writs and orders of any court of record, as may be in force and effect during the subsistence of this Agreement;</w:t>
      </w:r>
    </w:p>
    <w:p w14:paraId="1E91B9AD" w14:textId="77777777" w:rsidR="00D96016" w:rsidRPr="002D1A91" w:rsidRDefault="00D96016" w:rsidP="000A425C">
      <w:pPr>
        <w:spacing w:line="240" w:lineRule="auto"/>
        <w:ind w:left="720"/>
        <w:jc w:val="both"/>
        <w:rPr>
          <w:rFonts w:ascii="Arial" w:hAnsi="Arial" w:cs="Arial"/>
        </w:rPr>
      </w:pPr>
    </w:p>
    <w:p w14:paraId="578CDB3E" w14:textId="006D587D" w:rsidR="00D96016" w:rsidRPr="002D1A91" w:rsidRDefault="00D96016" w:rsidP="000A425C">
      <w:pPr>
        <w:spacing w:line="240" w:lineRule="auto"/>
        <w:ind w:left="720"/>
        <w:jc w:val="both"/>
        <w:rPr>
          <w:rFonts w:ascii="Arial" w:hAnsi="Arial" w:cs="Arial"/>
        </w:rPr>
      </w:pPr>
      <w:r w:rsidRPr="002D1A91">
        <w:rPr>
          <w:rFonts w:ascii="Arial" w:hAnsi="Arial" w:cs="Arial"/>
          <w:b/>
        </w:rPr>
        <w:t>Applicable Standards</w:t>
      </w:r>
      <w:r w:rsidRPr="002D1A91">
        <w:rPr>
          <w:rFonts w:ascii="Arial" w:hAnsi="Arial" w:cs="Arial"/>
        </w:rPr>
        <w:t xml:space="preserve"> means the standards, specifications, requirements</w:t>
      </w:r>
      <w:r w:rsidR="0011537D" w:rsidRPr="002D1A91">
        <w:rPr>
          <w:rFonts w:ascii="Arial" w:hAnsi="Arial" w:cs="Arial"/>
        </w:rPr>
        <w:t xml:space="preserve"> and </w:t>
      </w:r>
      <w:r w:rsidR="008E5642" w:rsidRPr="002D1A91">
        <w:rPr>
          <w:rFonts w:ascii="Arial" w:hAnsi="Arial" w:cs="Arial"/>
        </w:rPr>
        <w:t>criterion set</w:t>
      </w:r>
      <w:r w:rsidRPr="002D1A91">
        <w:rPr>
          <w:rFonts w:ascii="Arial" w:hAnsi="Arial" w:cs="Arial"/>
        </w:rPr>
        <w:t xml:space="preserve"> out in relation to and applicable to: </w:t>
      </w:r>
    </w:p>
    <w:p w14:paraId="51C3B89B" w14:textId="77777777" w:rsidR="00D96016" w:rsidRPr="002D1A91" w:rsidRDefault="00D96016" w:rsidP="000A425C">
      <w:pPr>
        <w:spacing w:line="240" w:lineRule="auto"/>
        <w:jc w:val="both"/>
        <w:rPr>
          <w:rFonts w:ascii="Arial" w:hAnsi="Arial" w:cs="Arial"/>
        </w:rPr>
      </w:pPr>
    </w:p>
    <w:p w14:paraId="5C8DFF67" w14:textId="77777777" w:rsidR="00D96016" w:rsidRPr="002D1A91" w:rsidRDefault="00D96016" w:rsidP="00D86CA8">
      <w:pPr>
        <w:pStyle w:val="ListParagraph"/>
        <w:numPr>
          <w:ilvl w:val="0"/>
          <w:numId w:val="91"/>
        </w:numPr>
        <w:spacing w:line="240" w:lineRule="auto"/>
        <w:ind w:left="1440" w:hanging="720"/>
        <w:contextualSpacing/>
        <w:jc w:val="both"/>
        <w:rPr>
          <w:rFonts w:ascii="Arial" w:hAnsi="Arial" w:cs="Arial"/>
        </w:rPr>
      </w:pPr>
      <w:r w:rsidRPr="002D1A91">
        <w:rPr>
          <w:rFonts w:ascii="Arial" w:hAnsi="Arial" w:cs="Arial"/>
        </w:rPr>
        <w:t xml:space="preserve">the Project Works; </w:t>
      </w:r>
    </w:p>
    <w:p w14:paraId="4E8BFE3D" w14:textId="77777777" w:rsidR="00D96016" w:rsidRPr="002D1A91" w:rsidRDefault="00D96016" w:rsidP="000A425C">
      <w:pPr>
        <w:spacing w:line="240" w:lineRule="auto"/>
        <w:ind w:left="1440"/>
        <w:jc w:val="both"/>
        <w:rPr>
          <w:rFonts w:ascii="Arial" w:hAnsi="Arial" w:cs="Arial"/>
        </w:rPr>
      </w:pPr>
    </w:p>
    <w:p w14:paraId="6BA5529C" w14:textId="77777777" w:rsidR="00D96016" w:rsidRPr="002D1A91" w:rsidRDefault="00D96016" w:rsidP="00D86CA8">
      <w:pPr>
        <w:pStyle w:val="ListParagraph"/>
        <w:numPr>
          <w:ilvl w:val="0"/>
          <w:numId w:val="91"/>
        </w:numPr>
        <w:spacing w:line="240" w:lineRule="auto"/>
        <w:ind w:left="1440" w:hanging="720"/>
        <w:contextualSpacing/>
        <w:jc w:val="both"/>
        <w:rPr>
          <w:rFonts w:ascii="Arial" w:hAnsi="Arial" w:cs="Arial"/>
        </w:rPr>
      </w:pPr>
      <w:r w:rsidRPr="002D1A91">
        <w:rPr>
          <w:rFonts w:ascii="Arial" w:hAnsi="Arial" w:cs="Arial"/>
        </w:rPr>
        <w:t xml:space="preserve">the Project and its implementation; </w:t>
      </w:r>
    </w:p>
    <w:p w14:paraId="405F0C74" w14:textId="77777777" w:rsidR="00D96016" w:rsidRPr="002D1A91" w:rsidRDefault="00D96016" w:rsidP="000A425C">
      <w:pPr>
        <w:spacing w:line="240" w:lineRule="auto"/>
        <w:ind w:left="1440"/>
        <w:jc w:val="both"/>
        <w:rPr>
          <w:rFonts w:ascii="Arial" w:hAnsi="Arial" w:cs="Arial"/>
        </w:rPr>
      </w:pPr>
    </w:p>
    <w:p w14:paraId="196D99A1" w14:textId="77777777" w:rsidR="00D96016" w:rsidRPr="002D1A91" w:rsidRDefault="00D96016" w:rsidP="00D86CA8">
      <w:pPr>
        <w:pStyle w:val="ListParagraph"/>
        <w:numPr>
          <w:ilvl w:val="0"/>
          <w:numId w:val="91"/>
        </w:numPr>
        <w:spacing w:line="240" w:lineRule="auto"/>
        <w:ind w:left="1440" w:hanging="720"/>
        <w:contextualSpacing/>
        <w:jc w:val="both"/>
        <w:rPr>
          <w:rFonts w:ascii="Arial" w:hAnsi="Arial" w:cs="Arial"/>
        </w:rPr>
      </w:pPr>
      <w:r w:rsidRPr="002D1A91">
        <w:rPr>
          <w:rFonts w:ascii="Arial" w:hAnsi="Arial" w:cs="Arial"/>
        </w:rPr>
        <w:t xml:space="preserve">the </w:t>
      </w:r>
      <w:r w:rsidRPr="006A4CA4">
        <w:rPr>
          <w:rFonts w:ascii="Arial" w:hAnsi="Arial" w:cs="Arial"/>
        </w:rPr>
        <w:t>Concession Assets</w:t>
      </w:r>
      <w:r w:rsidRPr="002D1A91">
        <w:rPr>
          <w:rFonts w:ascii="Arial" w:hAnsi="Arial" w:cs="Arial"/>
        </w:rPr>
        <w:t xml:space="preserve">; and </w:t>
      </w:r>
    </w:p>
    <w:p w14:paraId="1CAB8703" w14:textId="77777777" w:rsidR="00D96016" w:rsidRPr="002D1A91" w:rsidRDefault="00D96016" w:rsidP="000A425C">
      <w:pPr>
        <w:spacing w:line="240" w:lineRule="auto"/>
        <w:ind w:left="1440"/>
        <w:jc w:val="both"/>
        <w:rPr>
          <w:rFonts w:ascii="Arial" w:hAnsi="Arial" w:cs="Arial"/>
        </w:rPr>
      </w:pPr>
    </w:p>
    <w:p w14:paraId="7B67498A" w14:textId="5999E43A" w:rsidR="00D96016" w:rsidRPr="002D1A91" w:rsidRDefault="00D96016" w:rsidP="00D86CA8">
      <w:pPr>
        <w:pStyle w:val="ListParagraph"/>
        <w:numPr>
          <w:ilvl w:val="0"/>
          <w:numId w:val="91"/>
        </w:numPr>
        <w:spacing w:line="240" w:lineRule="auto"/>
        <w:ind w:left="1440" w:hanging="720"/>
        <w:contextualSpacing/>
        <w:jc w:val="both"/>
        <w:rPr>
          <w:rFonts w:ascii="Arial" w:hAnsi="Arial" w:cs="Arial"/>
        </w:rPr>
      </w:pPr>
      <w:r w:rsidRPr="002D1A91">
        <w:rPr>
          <w:rFonts w:ascii="Arial" w:hAnsi="Arial" w:cs="Arial"/>
        </w:rPr>
        <w:t xml:space="preserve">the performance by the Concessionaire and the </w:t>
      </w:r>
      <w:r w:rsidR="008C215F" w:rsidRPr="002D1A91">
        <w:rPr>
          <w:rFonts w:ascii="Arial" w:hAnsi="Arial" w:cs="Arial"/>
        </w:rPr>
        <w:t>Sponsor</w:t>
      </w:r>
      <w:r w:rsidRPr="002D1A91">
        <w:rPr>
          <w:rFonts w:ascii="Arial" w:hAnsi="Arial" w:cs="Arial"/>
        </w:rPr>
        <w:t xml:space="preserve"> (as applicable) of their respective obligations under the </w:t>
      </w:r>
      <w:r w:rsidR="00197FC8" w:rsidRPr="002D1A91">
        <w:rPr>
          <w:rFonts w:ascii="Arial" w:hAnsi="Arial" w:cs="Arial"/>
        </w:rPr>
        <w:t xml:space="preserve">Agency </w:t>
      </w:r>
      <w:r w:rsidRPr="002D1A91">
        <w:rPr>
          <w:rFonts w:ascii="Arial" w:hAnsi="Arial" w:cs="Arial"/>
        </w:rPr>
        <w:t xml:space="preserve">Agreements; </w:t>
      </w:r>
    </w:p>
    <w:p w14:paraId="447D2FF7" w14:textId="77777777" w:rsidR="00D96016" w:rsidRPr="002D1A91" w:rsidRDefault="00D96016" w:rsidP="000A425C">
      <w:pPr>
        <w:spacing w:line="240" w:lineRule="auto"/>
        <w:jc w:val="both"/>
        <w:rPr>
          <w:rFonts w:ascii="Arial" w:hAnsi="Arial" w:cs="Arial"/>
        </w:rPr>
      </w:pPr>
    </w:p>
    <w:p w14:paraId="11A5E1E3" w14:textId="77777777" w:rsidR="00D96016" w:rsidRPr="002D1A91" w:rsidRDefault="00D96016" w:rsidP="000A425C">
      <w:pPr>
        <w:spacing w:line="240" w:lineRule="auto"/>
        <w:ind w:firstLine="720"/>
        <w:jc w:val="both"/>
        <w:rPr>
          <w:rFonts w:ascii="Arial" w:hAnsi="Arial" w:cs="Arial"/>
        </w:rPr>
      </w:pPr>
      <w:r w:rsidRPr="002D1A91">
        <w:rPr>
          <w:rFonts w:ascii="Arial" w:hAnsi="Arial" w:cs="Arial"/>
        </w:rPr>
        <w:t>in each case above, as contained and set out in (as applicable):</w:t>
      </w:r>
    </w:p>
    <w:p w14:paraId="23D77C10" w14:textId="77777777" w:rsidR="00D96016" w:rsidRPr="002D1A91" w:rsidRDefault="00D96016" w:rsidP="000A425C">
      <w:pPr>
        <w:spacing w:line="240" w:lineRule="auto"/>
        <w:jc w:val="both"/>
        <w:rPr>
          <w:rFonts w:ascii="Arial" w:hAnsi="Arial" w:cs="Arial"/>
        </w:rPr>
      </w:pPr>
    </w:p>
    <w:p w14:paraId="1CBF26F0" w14:textId="77777777" w:rsidR="00D96016" w:rsidRPr="002D1A91" w:rsidRDefault="00D96016" w:rsidP="00D86CA8">
      <w:pPr>
        <w:pStyle w:val="ListParagraph"/>
        <w:numPr>
          <w:ilvl w:val="0"/>
          <w:numId w:val="92"/>
        </w:numPr>
        <w:spacing w:line="240" w:lineRule="auto"/>
        <w:ind w:left="1440" w:hanging="720"/>
        <w:contextualSpacing/>
        <w:jc w:val="both"/>
        <w:rPr>
          <w:rFonts w:ascii="Arial" w:hAnsi="Arial" w:cs="Arial"/>
        </w:rPr>
      </w:pPr>
      <w:r w:rsidRPr="002D1A91">
        <w:rPr>
          <w:rFonts w:ascii="Arial" w:hAnsi="Arial" w:cs="Arial"/>
        </w:rPr>
        <w:t xml:space="preserve">this Agreement (including all Schedules attached hereto); </w:t>
      </w:r>
    </w:p>
    <w:p w14:paraId="6C4596B5" w14:textId="77777777" w:rsidR="00D96016" w:rsidRPr="002D1A91" w:rsidRDefault="00D96016" w:rsidP="000A425C">
      <w:pPr>
        <w:spacing w:line="240" w:lineRule="auto"/>
        <w:jc w:val="both"/>
        <w:rPr>
          <w:rFonts w:ascii="Arial" w:hAnsi="Arial" w:cs="Arial"/>
        </w:rPr>
      </w:pPr>
    </w:p>
    <w:p w14:paraId="44B38F92" w14:textId="3C4A0CE8" w:rsidR="00D96016" w:rsidRPr="002D1A91" w:rsidRDefault="00D96016" w:rsidP="00D86CA8">
      <w:pPr>
        <w:pStyle w:val="ListParagraph"/>
        <w:numPr>
          <w:ilvl w:val="0"/>
          <w:numId w:val="92"/>
        </w:numPr>
        <w:spacing w:line="240" w:lineRule="auto"/>
        <w:ind w:left="1440" w:hanging="720"/>
        <w:contextualSpacing/>
        <w:jc w:val="both"/>
        <w:rPr>
          <w:rFonts w:ascii="Arial" w:hAnsi="Arial" w:cs="Arial"/>
        </w:rPr>
      </w:pPr>
      <w:r w:rsidRPr="002D1A91">
        <w:rPr>
          <w:rFonts w:ascii="Arial" w:hAnsi="Arial" w:cs="Arial"/>
        </w:rPr>
        <w:t xml:space="preserve">the </w:t>
      </w:r>
      <w:r w:rsidR="00197FC8" w:rsidRPr="002D1A91">
        <w:rPr>
          <w:rFonts w:ascii="Arial" w:hAnsi="Arial" w:cs="Arial"/>
        </w:rPr>
        <w:t xml:space="preserve">Agency </w:t>
      </w:r>
      <w:r w:rsidRPr="002D1A91">
        <w:rPr>
          <w:rFonts w:ascii="Arial" w:hAnsi="Arial" w:cs="Arial"/>
        </w:rPr>
        <w:t>Agreements;</w:t>
      </w:r>
    </w:p>
    <w:p w14:paraId="3797AA95" w14:textId="77777777" w:rsidR="00D96016" w:rsidRPr="002D1A91" w:rsidRDefault="00D96016" w:rsidP="000A425C">
      <w:pPr>
        <w:spacing w:line="240" w:lineRule="auto"/>
        <w:jc w:val="both"/>
        <w:rPr>
          <w:rFonts w:ascii="Arial" w:hAnsi="Arial" w:cs="Arial"/>
        </w:rPr>
      </w:pPr>
    </w:p>
    <w:p w14:paraId="5077E81A" w14:textId="6D7C3BB5" w:rsidR="00D96016" w:rsidRPr="002D1A91" w:rsidRDefault="007D69FC" w:rsidP="00D86CA8">
      <w:pPr>
        <w:pStyle w:val="ListParagraph"/>
        <w:numPr>
          <w:ilvl w:val="0"/>
          <w:numId w:val="92"/>
        </w:numPr>
        <w:spacing w:line="240" w:lineRule="auto"/>
        <w:ind w:left="1440" w:hanging="720"/>
        <w:contextualSpacing/>
        <w:jc w:val="both"/>
        <w:rPr>
          <w:rFonts w:ascii="Arial" w:hAnsi="Arial" w:cs="Arial"/>
        </w:rPr>
      </w:pPr>
      <w:r w:rsidRPr="002D1A91">
        <w:rPr>
          <w:rFonts w:ascii="Arial" w:hAnsi="Arial" w:cs="Arial"/>
        </w:rPr>
        <w:t xml:space="preserve">the </w:t>
      </w:r>
      <w:r w:rsidR="00D96016" w:rsidRPr="002D1A91">
        <w:rPr>
          <w:rFonts w:ascii="Arial" w:hAnsi="Arial" w:cs="Arial"/>
        </w:rPr>
        <w:t>Applicable Laws;</w:t>
      </w:r>
    </w:p>
    <w:p w14:paraId="230FFC59" w14:textId="77777777" w:rsidR="00D96016" w:rsidRPr="002D1A91" w:rsidRDefault="00D96016" w:rsidP="000A425C">
      <w:pPr>
        <w:spacing w:line="240" w:lineRule="auto"/>
        <w:jc w:val="both"/>
        <w:rPr>
          <w:rFonts w:ascii="Arial" w:hAnsi="Arial" w:cs="Arial"/>
        </w:rPr>
      </w:pPr>
    </w:p>
    <w:p w14:paraId="3750A013" w14:textId="2CEE2987" w:rsidR="00D96016" w:rsidRPr="002D1A91" w:rsidRDefault="007D69FC" w:rsidP="00D86CA8">
      <w:pPr>
        <w:pStyle w:val="ListParagraph"/>
        <w:numPr>
          <w:ilvl w:val="0"/>
          <w:numId w:val="92"/>
        </w:numPr>
        <w:spacing w:line="240" w:lineRule="auto"/>
        <w:ind w:left="1440" w:hanging="720"/>
        <w:contextualSpacing/>
        <w:jc w:val="both"/>
        <w:rPr>
          <w:rFonts w:ascii="Arial" w:hAnsi="Arial" w:cs="Arial"/>
        </w:rPr>
      </w:pPr>
      <w:r w:rsidRPr="002D1A91">
        <w:rPr>
          <w:rFonts w:ascii="Arial" w:hAnsi="Arial" w:cs="Arial"/>
        </w:rPr>
        <w:t xml:space="preserve">the </w:t>
      </w:r>
      <w:r w:rsidR="0011537D" w:rsidRPr="002D1A91">
        <w:rPr>
          <w:rFonts w:ascii="Arial" w:hAnsi="Arial" w:cs="Arial"/>
        </w:rPr>
        <w:t>Concessionaire Permits</w:t>
      </w:r>
      <w:r w:rsidR="00D96016" w:rsidRPr="002D1A91">
        <w:rPr>
          <w:rFonts w:ascii="Arial" w:hAnsi="Arial" w:cs="Arial"/>
        </w:rPr>
        <w:t xml:space="preserve">; </w:t>
      </w:r>
    </w:p>
    <w:p w14:paraId="2B19C628" w14:textId="77777777" w:rsidR="00D96016" w:rsidRPr="002D1A91" w:rsidRDefault="00D96016" w:rsidP="000A425C">
      <w:pPr>
        <w:spacing w:line="240" w:lineRule="auto"/>
        <w:jc w:val="both"/>
        <w:rPr>
          <w:rFonts w:ascii="Arial" w:hAnsi="Arial" w:cs="Arial"/>
        </w:rPr>
      </w:pPr>
    </w:p>
    <w:p w14:paraId="16D3AA6D" w14:textId="79CE92A7" w:rsidR="00D96016" w:rsidRPr="002D1A91" w:rsidRDefault="007D69FC" w:rsidP="00D86CA8">
      <w:pPr>
        <w:pStyle w:val="ListParagraph"/>
        <w:numPr>
          <w:ilvl w:val="0"/>
          <w:numId w:val="92"/>
        </w:numPr>
        <w:spacing w:line="240" w:lineRule="auto"/>
        <w:ind w:left="1440" w:hanging="720"/>
        <w:contextualSpacing/>
        <w:jc w:val="both"/>
        <w:rPr>
          <w:rFonts w:ascii="Arial" w:hAnsi="Arial" w:cs="Arial"/>
        </w:rPr>
      </w:pPr>
      <w:r w:rsidRPr="002D1A91">
        <w:rPr>
          <w:rFonts w:ascii="Arial" w:hAnsi="Arial" w:cs="Arial"/>
        </w:rPr>
        <w:t xml:space="preserve">the </w:t>
      </w:r>
      <w:r w:rsidR="00D96016" w:rsidRPr="002D1A91">
        <w:rPr>
          <w:rFonts w:ascii="Arial" w:hAnsi="Arial" w:cs="Arial"/>
        </w:rPr>
        <w:t xml:space="preserve">Environmental Standards; </w:t>
      </w:r>
    </w:p>
    <w:p w14:paraId="513DCC6C" w14:textId="77777777" w:rsidR="00D96016" w:rsidRPr="002D1A91" w:rsidRDefault="00D96016" w:rsidP="000A425C">
      <w:pPr>
        <w:spacing w:line="240" w:lineRule="auto"/>
        <w:jc w:val="both"/>
        <w:rPr>
          <w:rFonts w:ascii="Arial" w:hAnsi="Arial" w:cs="Arial"/>
        </w:rPr>
      </w:pPr>
    </w:p>
    <w:p w14:paraId="4AD8273F" w14:textId="36F0C7ED" w:rsidR="00D96016" w:rsidRPr="002D1A91" w:rsidRDefault="007D69FC" w:rsidP="00D86CA8">
      <w:pPr>
        <w:pStyle w:val="ListParagraph"/>
        <w:numPr>
          <w:ilvl w:val="0"/>
          <w:numId w:val="92"/>
        </w:numPr>
        <w:spacing w:line="240" w:lineRule="auto"/>
        <w:ind w:left="1440" w:hanging="720"/>
        <w:contextualSpacing/>
        <w:jc w:val="both"/>
        <w:rPr>
          <w:rFonts w:ascii="Arial" w:hAnsi="Arial" w:cs="Arial"/>
        </w:rPr>
      </w:pPr>
      <w:r w:rsidRPr="002D1A91">
        <w:rPr>
          <w:rFonts w:ascii="Arial" w:hAnsi="Arial" w:cs="Arial"/>
        </w:rPr>
        <w:t xml:space="preserve">the </w:t>
      </w:r>
      <w:commentRangeStart w:id="8"/>
      <w:r w:rsidR="00D96016" w:rsidRPr="002D1A91">
        <w:rPr>
          <w:rFonts w:ascii="Arial" w:hAnsi="Arial" w:cs="Arial"/>
        </w:rPr>
        <w:t>Specific Requirements</w:t>
      </w:r>
      <w:commentRangeEnd w:id="8"/>
      <w:r w:rsidR="00C02825" w:rsidRPr="002D1A91">
        <w:rPr>
          <w:rStyle w:val="CommentReference"/>
          <w:rFonts w:ascii="Arial" w:hAnsi="Arial" w:cs="Arial"/>
          <w:sz w:val="22"/>
          <w:szCs w:val="22"/>
        </w:rPr>
        <w:commentReference w:id="8"/>
      </w:r>
      <w:r w:rsidR="00D96016" w:rsidRPr="002D1A91">
        <w:rPr>
          <w:rFonts w:ascii="Arial" w:hAnsi="Arial" w:cs="Arial"/>
        </w:rPr>
        <w:t>; and</w:t>
      </w:r>
    </w:p>
    <w:p w14:paraId="616677D2" w14:textId="77777777" w:rsidR="00D96016" w:rsidRPr="002D1A91" w:rsidRDefault="00D96016" w:rsidP="000A425C">
      <w:pPr>
        <w:pStyle w:val="ListParagraph"/>
        <w:spacing w:line="240" w:lineRule="auto"/>
        <w:ind w:left="1440"/>
        <w:contextualSpacing/>
        <w:jc w:val="both"/>
        <w:rPr>
          <w:rFonts w:ascii="Arial" w:hAnsi="Arial" w:cs="Arial"/>
        </w:rPr>
      </w:pPr>
    </w:p>
    <w:p w14:paraId="330FAE9F" w14:textId="0DC7EECF" w:rsidR="00D96016" w:rsidRPr="002D1A91" w:rsidRDefault="00D96016" w:rsidP="00D86CA8">
      <w:pPr>
        <w:pStyle w:val="ListParagraph"/>
        <w:numPr>
          <w:ilvl w:val="0"/>
          <w:numId w:val="92"/>
        </w:numPr>
        <w:spacing w:line="240" w:lineRule="auto"/>
        <w:ind w:left="1440" w:hanging="720"/>
        <w:contextualSpacing/>
        <w:jc w:val="both"/>
        <w:rPr>
          <w:rFonts w:ascii="Arial" w:hAnsi="Arial" w:cs="Arial"/>
        </w:rPr>
      </w:pPr>
      <w:r w:rsidRPr="002D1A91">
        <w:rPr>
          <w:rFonts w:ascii="Arial" w:hAnsi="Arial" w:cs="Arial"/>
        </w:rPr>
        <w:t>any other standards, requirements</w:t>
      </w:r>
      <w:r w:rsidR="0011537D" w:rsidRPr="002D1A91">
        <w:rPr>
          <w:rFonts w:ascii="Arial" w:hAnsi="Arial" w:cs="Arial"/>
        </w:rPr>
        <w:t xml:space="preserve"> and </w:t>
      </w:r>
      <w:r w:rsidRPr="002D1A91">
        <w:rPr>
          <w:rFonts w:ascii="Arial" w:hAnsi="Arial" w:cs="Arial"/>
        </w:rPr>
        <w:t>criterion, mutually agreed between the Parties from time to time,</w:t>
      </w:r>
    </w:p>
    <w:p w14:paraId="7BAAE2D9" w14:textId="77777777" w:rsidR="00D96016" w:rsidRPr="002D1A91" w:rsidRDefault="00D96016" w:rsidP="000A425C">
      <w:pPr>
        <w:spacing w:line="240" w:lineRule="auto"/>
        <w:jc w:val="both"/>
        <w:rPr>
          <w:rFonts w:ascii="Arial" w:hAnsi="Arial" w:cs="Arial"/>
        </w:rPr>
      </w:pPr>
      <w:r w:rsidRPr="002D1A91">
        <w:rPr>
          <w:rFonts w:ascii="Arial" w:hAnsi="Arial" w:cs="Arial"/>
        </w:rPr>
        <w:tab/>
      </w:r>
    </w:p>
    <w:p w14:paraId="21F16A73" w14:textId="2018675C" w:rsidR="0012531C" w:rsidRPr="002D1A91" w:rsidRDefault="00D96016" w:rsidP="00030FBA">
      <w:pPr>
        <w:spacing w:line="240" w:lineRule="auto"/>
        <w:ind w:left="720"/>
        <w:jc w:val="both"/>
        <w:rPr>
          <w:rFonts w:ascii="Arial" w:hAnsi="Arial" w:cs="Arial"/>
        </w:rPr>
      </w:pPr>
      <w:r w:rsidRPr="002D1A91">
        <w:rPr>
          <w:rFonts w:ascii="Arial" w:hAnsi="Arial" w:cs="Arial"/>
        </w:rPr>
        <w:t>provided, however, that in the event of any discrepancy in the standards, requirements</w:t>
      </w:r>
      <w:r w:rsidR="0011537D" w:rsidRPr="002D1A91">
        <w:rPr>
          <w:rFonts w:ascii="Arial" w:hAnsi="Arial" w:cs="Arial"/>
        </w:rPr>
        <w:t xml:space="preserve"> and </w:t>
      </w:r>
      <w:r w:rsidRPr="002D1A91">
        <w:rPr>
          <w:rFonts w:ascii="Arial" w:hAnsi="Arial" w:cs="Arial"/>
        </w:rPr>
        <w:t>criterion set out in the abovementioned, the standards, requirements</w:t>
      </w:r>
      <w:r w:rsidR="0011537D" w:rsidRPr="002D1A91">
        <w:rPr>
          <w:rFonts w:ascii="Arial" w:hAnsi="Arial" w:cs="Arial"/>
        </w:rPr>
        <w:t xml:space="preserve"> and </w:t>
      </w:r>
      <w:r w:rsidRPr="002D1A91">
        <w:rPr>
          <w:rFonts w:ascii="Arial" w:hAnsi="Arial" w:cs="Arial"/>
        </w:rPr>
        <w:t>criterion in accordance with nationally and internationally accepted standards as per Good Industry Practice</w:t>
      </w:r>
      <w:r w:rsidR="00E30F8C" w:rsidRPr="002D1A91">
        <w:rPr>
          <w:rFonts w:ascii="Arial" w:hAnsi="Arial" w:cs="Arial"/>
        </w:rPr>
        <w:t xml:space="preserve"> </w:t>
      </w:r>
      <w:r w:rsidRPr="002D1A91">
        <w:rPr>
          <w:rFonts w:ascii="Arial" w:hAnsi="Arial" w:cs="Arial"/>
        </w:rPr>
        <w:t>(as applicable), shall apply (unless otherwise mutually agreed between the Parties);</w:t>
      </w:r>
    </w:p>
    <w:p w14:paraId="39F4067E" w14:textId="77777777" w:rsidR="00690FA6" w:rsidRDefault="00690FA6" w:rsidP="0012531C">
      <w:pPr>
        <w:spacing w:line="240" w:lineRule="auto"/>
        <w:ind w:left="720"/>
        <w:jc w:val="both"/>
        <w:rPr>
          <w:rFonts w:ascii="Arial" w:hAnsi="Arial" w:cs="Arial"/>
          <w:b/>
        </w:rPr>
      </w:pPr>
    </w:p>
    <w:p w14:paraId="12B782A9" w14:textId="6341EF17" w:rsidR="0012531C" w:rsidRPr="002D1A91" w:rsidRDefault="0012531C" w:rsidP="0012531C">
      <w:pPr>
        <w:spacing w:line="240" w:lineRule="auto"/>
        <w:ind w:left="720"/>
        <w:jc w:val="both"/>
        <w:rPr>
          <w:rFonts w:ascii="Arial" w:hAnsi="Arial" w:cs="Arial"/>
        </w:rPr>
      </w:pPr>
      <w:r w:rsidRPr="002D1A91">
        <w:rPr>
          <w:rFonts w:ascii="Arial" w:hAnsi="Arial" w:cs="Arial"/>
          <w:b/>
        </w:rPr>
        <w:t xml:space="preserve">Approved Pre-Commencement Costs </w:t>
      </w:r>
      <w:r w:rsidR="002A3621" w:rsidRPr="002D1A91">
        <w:rPr>
          <w:rFonts w:ascii="Arial" w:hAnsi="Arial" w:cs="Arial"/>
        </w:rPr>
        <w:t xml:space="preserve">shall have the meaning ascribed thereto in </w:t>
      </w:r>
      <w:r w:rsidR="002A3621" w:rsidRPr="002D1A91">
        <w:rPr>
          <w:rFonts w:ascii="Arial" w:hAnsi="Arial" w:cs="Arial"/>
          <w:b/>
          <w:bCs/>
          <w:smallCaps/>
        </w:rPr>
        <w:t xml:space="preserve">Schedule </w:t>
      </w:r>
      <w:r w:rsidR="000C0573">
        <w:rPr>
          <w:rFonts w:ascii="Arial" w:hAnsi="Arial" w:cs="Arial"/>
          <w:b/>
          <w:bCs/>
          <w:smallCaps/>
        </w:rPr>
        <w:t>B</w:t>
      </w:r>
      <w:r w:rsidR="002A3621" w:rsidRPr="002D1A91">
        <w:rPr>
          <w:rFonts w:ascii="Arial" w:hAnsi="Arial" w:cs="Arial"/>
        </w:rPr>
        <w:t xml:space="preserve"> (</w:t>
      </w:r>
      <w:r w:rsidR="002A3621" w:rsidRPr="002D1A91">
        <w:rPr>
          <w:rFonts w:ascii="Arial" w:hAnsi="Arial" w:cs="Arial"/>
          <w:i/>
          <w:iCs/>
        </w:rPr>
        <w:t>Specific Definitions</w:t>
      </w:r>
      <w:r w:rsidR="002A3621" w:rsidRPr="002D1A91">
        <w:rPr>
          <w:rFonts w:ascii="Arial" w:hAnsi="Arial" w:cs="Arial"/>
        </w:rPr>
        <w:t>);</w:t>
      </w:r>
    </w:p>
    <w:p w14:paraId="251C3E79" w14:textId="77777777" w:rsidR="0012531C" w:rsidRPr="002D1A91" w:rsidRDefault="0012531C" w:rsidP="0012531C">
      <w:pPr>
        <w:spacing w:line="240" w:lineRule="auto"/>
        <w:ind w:left="720"/>
        <w:jc w:val="both"/>
        <w:rPr>
          <w:rFonts w:ascii="Arial" w:hAnsi="Arial" w:cs="Arial"/>
        </w:rPr>
      </w:pPr>
    </w:p>
    <w:p w14:paraId="6CDBC17C" w14:textId="77777777" w:rsidR="00D96016" w:rsidRPr="002D1A91" w:rsidRDefault="00D96016" w:rsidP="000A425C">
      <w:pPr>
        <w:spacing w:line="240" w:lineRule="auto"/>
        <w:ind w:left="720"/>
        <w:jc w:val="both"/>
        <w:rPr>
          <w:rFonts w:ascii="Arial" w:hAnsi="Arial" w:cs="Arial"/>
        </w:rPr>
      </w:pPr>
      <w:commentRangeStart w:id="9"/>
      <w:r w:rsidRPr="002D1A91">
        <w:rPr>
          <w:rFonts w:ascii="Arial" w:hAnsi="Arial" w:cs="Arial"/>
          <w:b/>
        </w:rPr>
        <w:t>Arbitration Act</w:t>
      </w:r>
      <w:r w:rsidRPr="002D1A91">
        <w:rPr>
          <w:rFonts w:ascii="Arial" w:hAnsi="Arial" w:cs="Arial"/>
        </w:rPr>
        <w:t xml:space="preserve"> means the Arbitration Act, 1940 and shall include modifications to or any re-enactment thereof as in force from time to time;</w:t>
      </w:r>
      <w:commentRangeEnd w:id="9"/>
      <w:r w:rsidR="00433BAF" w:rsidRPr="002D1A91">
        <w:rPr>
          <w:rStyle w:val="CommentReference"/>
          <w:rFonts w:ascii="Arial" w:hAnsi="Arial" w:cs="Arial"/>
          <w:sz w:val="22"/>
          <w:szCs w:val="22"/>
        </w:rPr>
        <w:commentReference w:id="9"/>
      </w:r>
    </w:p>
    <w:p w14:paraId="459A9BD8" w14:textId="77777777" w:rsidR="00D96016" w:rsidRPr="002D1A91" w:rsidRDefault="00D96016" w:rsidP="000A425C">
      <w:pPr>
        <w:spacing w:line="240" w:lineRule="auto"/>
        <w:ind w:left="720"/>
        <w:jc w:val="both"/>
        <w:rPr>
          <w:rFonts w:ascii="Arial" w:hAnsi="Arial" w:cs="Arial"/>
        </w:rPr>
      </w:pPr>
    </w:p>
    <w:p w14:paraId="57599997"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Associate</w:t>
      </w:r>
      <w:r w:rsidRPr="002D1A91">
        <w:rPr>
          <w:rFonts w:ascii="Arial" w:hAnsi="Arial" w:cs="Arial"/>
        </w:rPr>
        <w:t xml:space="preserve"> or </w:t>
      </w:r>
      <w:r w:rsidRPr="002D1A91">
        <w:rPr>
          <w:rFonts w:ascii="Arial" w:hAnsi="Arial" w:cs="Arial"/>
          <w:b/>
        </w:rPr>
        <w:t>Affiliate</w:t>
      </w:r>
      <w:r w:rsidRPr="002D1A91">
        <w:rPr>
          <w:rFonts w:ascii="Arial" w:hAnsi="Arial" w:cs="Arial"/>
        </w:rPr>
        <w:t xml:space="preserve"> means, in relation to either Party and/or the </w:t>
      </w:r>
      <w:r w:rsidR="00FB59DF" w:rsidRPr="002D1A91">
        <w:rPr>
          <w:rFonts w:ascii="Arial" w:hAnsi="Arial" w:cs="Arial"/>
        </w:rPr>
        <w:t>Sponsor</w:t>
      </w:r>
      <w:r w:rsidRPr="002D1A91">
        <w:rPr>
          <w:rFonts w:ascii="Arial" w:hAnsi="Arial" w:cs="Arial"/>
        </w:rPr>
        <w:t xml:space="preserve">, a Person who controls, is controlled by, or is under the common control with such Party and/or the </w:t>
      </w:r>
      <w:r w:rsidR="00FB59DF" w:rsidRPr="002D1A91">
        <w:rPr>
          <w:rFonts w:ascii="Arial" w:hAnsi="Arial" w:cs="Arial"/>
        </w:rPr>
        <w:t>Sponsor</w:t>
      </w:r>
      <w:r w:rsidRPr="002D1A91">
        <w:rPr>
          <w:rFonts w:ascii="Arial" w:hAnsi="Arial" w:cs="Arial"/>
        </w:rPr>
        <w:t xml:space="preserve"> (as used in this definition, the expression “</w:t>
      </w:r>
      <w:r w:rsidRPr="002D1A91">
        <w:rPr>
          <w:rFonts w:ascii="Arial" w:hAnsi="Arial" w:cs="Arial"/>
          <w:b/>
          <w:i/>
        </w:rPr>
        <w:t>control</w:t>
      </w:r>
      <w:r w:rsidRPr="002D1A91">
        <w:rPr>
          <w:rFonts w:ascii="Arial" w:hAnsi="Arial" w:cs="Arial"/>
        </w:rPr>
        <w:t xml:space="preserve">” means, with respect to a Person which is a company or corporation, the ownership, directly or indirectly, of more than 50% (fifty per cent) of the voting shares of such person and the power to direct the management and policies of such Person, whether by operation of law or by contract or otherwise), and with respect to a Person which is not a company or corporation, the power to direct </w:t>
      </w:r>
      <w:r w:rsidRPr="002D1A91">
        <w:rPr>
          <w:rFonts w:ascii="Arial" w:hAnsi="Arial" w:cs="Arial"/>
        </w:rPr>
        <w:lastRenderedPageBreak/>
        <w:t>the management and policies of such Person, whether by operation of law or by contract or otherwise);</w:t>
      </w:r>
      <w:r w:rsidR="00FB59DF" w:rsidRPr="002D1A91">
        <w:rPr>
          <w:rFonts w:ascii="Arial" w:hAnsi="Arial" w:cs="Arial"/>
        </w:rPr>
        <w:t xml:space="preserve"> </w:t>
      </w:r>
    </w:p>
    <w:p w14:paraId="236613D1" w14:textId="77777777" w:rsidR="00D96016" w:rsidRPr="002D1A91" w:rsidRDefault="00D96016" w:rsidP="000A425C">
      <w:pPr>
        <w:spacing w:line="240" w:lineRule="auto"/>
        <w:ind w:left="720"/>
        <w:jc w:val="both"/>
        <w:rPr>
          <w:rFonts w:ascii="Arial" w:hAnsi="Arial" w:cs="Arial"/>
        </w:rPr>
      </w:pPr>
    </w:p>
    <w:p w14:paraId="4089D53B" w14:textId="43DEDD5A"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Award </w:t>
      </w:r>
      <w:r w:rsidRPr="002D1A91">
        <w:rPr>
          <w:rFonts w:ascii="Arial" w:hAnsi="Arial" w:cs="Arial"/>
        </w:rPr>
        <w:t xml:space="preserve">shall have the meaning ascribed thereto in Section </w:t>
      </w:r>
      <w:r w:rsidR="000E3EAF">
        <w:rPr>
          <w:rFonts w:ascii="Arial" w:hAnsi="Arial" w:cs="Arial"/>
        </w:rPr>
        <w:t>2</w:t>
      </w:r>
      <w:r w:rsidR="00B52B9F">
        <w:rPr>
          <w:rFonts w:ascii="Arial" w:hAnsi="Arial" w:cs="Arial"/>
        </w:rPr>
        <w:t>8</w:t>
      </w:r>
      <w:r w:rsidRPr="002D1A91">
        <w:rPr>
          <w:rFonts w:ascii="Arial" w:hAnsi="Arial" w:cs="Arial"/>
        </w:rPr>
        <w:t>.3.4;</w:t>
      </w:r>
    </w:p>
    <w:p w14:paraId="02C60251" w14:textId="77777777" w:rsidR="00D96016" w:rsidRPr="002D1A91" w:rsidRDefault="00D96016" w:rsidP="000A425C">
      <w:pPr>
        <w:spacing w:line="240" w:lineRule="auto"/>
        <w:ind w:left="720"/>
        <w:jc w:val="both"/>
        <w:rPr>
          <w:rFonts w:ascii="Arial" w:hAnsi="Arial" w:cs="Arial"/>
        </w:rPr>
      </w:pPr>
    </w:p>
    <w:p w14:paraId="10C27128" w14:textId="78C4BD8D" w:rsidR="00D96016" w:rsidRPr="002D1A91" w:rsidRDefault="00D96016" w:rsidP="000A425C">
      <w:pPr>
        <w:spacing w:line="240" w:lineRule="auto"/>
        <w:ind w:left="720"/>
        <w:jc w:val="both"/>
        <w:rPr>
          <w:rFonts w:ascii="Arial" w:hAnsi="Arial" w:cs="Arial"/>
        </w:rPr>
      </w:pPr>
      <w:r w:rsidRPr="002D1A91">
        <w:rPr>
          <w:rFonts w:ascii="Arial" w:hAnsi="Arial" w:cs="Arial"/>
          <w:b/>
        </w:rPr>
        <w:t>Base Case Financial Model</w:t>
      </w:r>
      <w:r w:rsidRPr="002D1A91">
        <w:rPr>
          <w:rFonts w:ascii="Arial" w:hAnsi="Arial" w:cs="Arial"/>
        </w:rPr>
        <w:t xml:space="preserve"> means the financial model attached herewith as </w:t>
      </w:r>
      <w:r w:rsidRPr="002D1A91">
        <w:rPr>
          <w:rFonts w:ascii="Arial" w:hAnsi="Arial" w:cs="Arial"/>
          <w:b/>
          <w:smallCaps/>
        </w:rPr>
        <w:t xml:space="preserve">Schedule U </w:t>
      </w:r>
      <w:r w:rsidRPr="002D1A91">
        <w:rPr>
          <w:rFonts w:ascii="Arial" w:hAnsi="Arial" w:cs="Arial"/>
        </w:rPr>
        <w:t>(</w:t>
      </w:r>
      <w:r w:rsidRPr="002D1A91">
        <w:rPr>
          <w:rFonts w:ascii="Arial" w:hAnsi="Arial" w:cs="Arial"/>
          <w:b/>
          <w:i/>
        </w:rPr>
        <w:t>Financial Model</w:t>
      </w:r>
      <w:r w:rsidRPr="002D1A91">
        <w:rPr>
          <w:rFonts w:ascii="Arial" w:hAnsi="Arial" w:cs="Arial"/>
        </w:rPr>
        <w:t>);</w:t>
      </w:r>
    </w:p>
    <w:p w14:paraId="3BF1262F" w14:textId="77777777" w:rsidR="00D96016" w:rsidRPr="002D1A91" w:rsidRDefault="00D96016" w:rsidP="000A425C">
      <w:pPr>
        <w:spacing w:line="240" w:lineRule="auto"/>
        <w:ind w:left="720"/>
        <w:jc w:val="both"/>
        <w:rPr>
          <w:rFonts w:ascii="Arial" w:hAnsi="Arial" w:cs="Arial"/>
        </w:rPr>
      </w:pPr>
    </w:p>
    <w:p w14:paraId="1CC66FDD" w14:textId="42463324" w:rsidR="00A24175" w:rsidRPr="002D1A91" w:rsidRDefault="00A24175" w:rsidP="000A425C">
      <w:pPr>
        <w:spacing w:line="240" w:lineRule="auto"/>
        <w:ind w:left="720"/>
        <w:jc w:val="both"/>
        <w:rPr>
          <w:rFonts w:ascii="Arial" w:hAnsi="Arial" w:cs="Arial"/>
          <w:b/>
        </w:rPr>
      </w:pPr>
      <w:commentRangeStart w:id="10"/>
      <w:r w:rsidRPr="006C1FC8">
        <w:rPr>
          <w:rFonts w:ascii="Arial" w:hAnsi="Arial" w:cs="Arial"/>
          <w:b/>
          <w:highlight w:val="yellow"/>
          <w:rPrChange w:id="11" w:author="Ali Khan Law Associates" w:date="2026-08-12T16:12:00Z" w16du:dateUtc="2026-08-12T11:12:00Z">
            <w:rPr>
              <w:rFonts w:ascii="Arial" w:hAnsi="Arial" w:cs="Arial"/>
              <w:b/>
            </w:rPr>
          </w:rPrChange>
        </w:rPr>
        <w:t>Base Price</w:t>
      </w:r>
      <w:commentRangeEnd w:id="10"/>
      <w:r w:rsidR="00B32CA3" w:rsidRPr="006C1FC8">
        <w:rPr>
          <w:rStyle w:val="CommentReference"/>
          <w:rFonts w:ascii="Arial" w:hAnsi="Arial" w:cs="Arial"/>
          <w:b/>
          <w:sz w:val="22"/>
          <w:szCs w:val="22"/>
          <w:highlight w:val="yellow"/>
          <w:rPrChange w:id="12" w:author="Ali Khan Law Associates" w:date="2026-08-12T16:12:00Z" w16du:dateUtc="2026-08-12T11:12:00Z">
            <w:rPr>
              <w:rStyle w:val="CommentReference"/>
              <w:rFonts w:ascii="Arial" w:hAnsi="Arial" w:cs="Arial"/>
              <w:b/>
              <w:sz w:val="22"/>
              <w:szCs w:val="22"/>
            </w:rPr>
          </w:rPrChange>
        </w:rPr>
        <w:commentReference w:id="10"/>
      </w:r>
      <w:r w:rsidRPr="006C1FC8">
        <w:rPr>
          <w:rFonts w:ascii="Arial" w:hAnsi="Arial" w:cs="Arial"/>
          <w:b/>
          <w:highlight w:val="yellow"/>
          <w:rPrChange w:id="13" w:author="Ali Khan Law Associates" w:date="2026-08-12T16:12:00Z" w16du:dateUtc="2026-08-12T11:12:00Z">
            <w:rPr>
              <w:rFonts w:ascii="Arial" w:hAnsi="Arial" w:cs="Arial"/>
              <w:b/>
            </w:rPr>
          </w:rPrChange>
        </w:rPr>
        <w:t xml:space="preserve"> </w:t>
      </w:r>
      <w:r w:rsidR="00D25A9E" w:rsidRPr="006C1FC8">
        <w:rPr>
          <w:rFonts w:ascii="Arial" w:hAnsi="Arial" w:cs="Arial"/>
          <w:highlight w:val="yellow"/>
          <w:rPrChange w:id="14" w:author="Ali Khan Law Associates" w:date="2026-08-12T16:12:00Z" w16du:dateUtc="2026-08-12T11:12:00Z">
            <w:rPr>
              <w:rFonts w:ascii="Arial" w:hAnsi="Arial" w:cs="Arial"/>
            </w:rPr>
          </w:rPrChange>
        </w:rPr>
        <w:t xml:space="preserve">shall have the meaning ascribed thereto in </w:t>
      </w:r>
      <w:r w:rsidR="00D25A9E" w:rsidRPr="006C1FC8">
        <w:rPr>
          <w:rFonts w:ascii="Arial" w:hAnsi="Arial" w:cs="Arial"/>
          <w:b/>
          <w:smallCaps/>
          <w:highlight w:val="yellow"/>
          <w:rPrChange w:id="15" w:author="Ali Khan Law Associates" w:date="2026-08-12T16:12:00Z" w16du:dateUtc="2026-08-12T11:12:00Z">
            <w:rPr>
              <w:rFonts w:ascii="Arial" w:hAnsi="Arial" w:cs="Arial"/>
              <w:b/>
              <w:smallCaps/>
            </w:rPr>
          </w:rPrChange>
        </w:rPr>
        <w:t xml:space="preserve">Schedule </w:t>
      </w:r>
      <w:r w:rsidR="003446F8" w:rsidRPr="006C1FC8">
        <w:rPr>
          <w:rFonts w:ascii="Arial" w:hAnsi="Arial" w:cs="Arial"/>
          <w:b/>
          <w:smallCaps/>
          <w:highlight w:val="yellow"/>
          <w:rPrChange w:id="16" w:author="Ali Khan Law Associates" w:date="2026-08-12T16:12:00Z" w16du:dateUtc="2026-08-12T11:12:00Z">
            <w:rPr>
              <w:rFonts w:ascii="Arial" w:hAnsi="Arial" w:cs="Arial"/>
              <w:b/>
              <w:smallCaps/>
            </w:rPr>
          </w:rPrChange>
        </w:rPr>
        <w:t>Q</w:t>
      </w:r>
      <w:r w:rsidR="00D25A9E" w:rsidRPr="006C1FC8">
        <w:rPr>
          <w:rFonts w:ascii="Arial" w:hAnsi="Arial" w:cs="Arial"/>
          <w:b/>
          <w:smallCaps/>
          <w:highlight w:val="yellow"/>
          <w:rPrChange w:id="17" w:author="Ali Khan Law Associates" w:date="2026-08-12T16:12:00Z" w16du:dateUtc="2026-08-12T11:12:00Z">
            <w:rPr>
              <w:rFonts w:ascii="Arial" w:hAnsi="Arial" w:cs="Arial"/>
              <w:b/>
              <w:smallCaps/>
            </w:rPr>
          </w:rPrChange>
        </w:rPr>
        <w:t xml:space="preserve"> (</w:t>
      </w:r>
      <w:r w:rsidR="003446F8" w:rsidRPr="006C1FC8">
        <w:rPr>
          <w:rFonts w:ascii="Arial" w:hAnsi="Arial" w:cs="Arial"/>
          <w:bCs/>
          <w:i/>
          <w:highlight w:val="yellow"/>
          <w:rPrChange w:id="18" w:author="Ali Khan Law Associates" w:date="2026-08-12T16:12:00Z" w16du:dateUtc="2026-08-12T11:12:00Z">
            <w:rPr>
              <w:rFonts w:ascii="Arial" w:hAnsi="Arial" w:cs="Arial"/>
              <w:bCs/>
              <w:i/>
            </w:rPr>
          </w:rPrChange>
        </w:rPr>
        <w:t>Price Escalations</w:t>
      </w:r>
      <w:r w:rsidR="00D25A9E" w:rsidRPr="006C1FC8">
        <w:rPr>
          <w:rFonts w:ascii="Arial" w:hAnsi="Arial" w:cs="Arial"/>
          <w:b/>
          <w:smallCaps/>
          <w:highlight w:val="yellow"/>
          <w:rPrChange w:id="19" w:author="Ali Khan Law Associates" w:date="2026-08-12T16:12:00Z" w16du:dateUtc="2026-08-12T11:12:00Z">
            <w:rPr>
              <w:rFonts w:ascii="Arial" w:hAnsi="Arial" w:cs="Arial"/>
              <w:b/>
              <w:smallCaps/>
            </w:rPr>
          </w:rPrChange>
        </w:rPr>
        <w:t>)</w:t>
      </w:r>
      <w:r w:rsidRPr="006C1FC8">
        <w:rPr>
          <w:rFonts w:ascii="Arial" w:hAnsi="Arial" w:cs="Arial"/>
          <w:highlight w:val="yellow"/>
          <w:rPrChange w:id="20" w:author="Ali Khan Law Associates" w:date="2026-08-12T16:12:00Z" w16du:dateUtc="2026-08-12T11:12:00Z">
            <w:rPr>
              <w:rFonts w:ascii="Arial" w:hAnsi="Arial" w:cs="Arial"/>
            </w:rPr>
          </w:rPrChange>
        </w:rPr>
        <w:t>;</w:t>
      </w:r>
    </w:p>
    <w:p w14:paraId="73C53B0F" w14:textId="77777777" w:rsidR="00D96016" w:rsidRPr="002D1A91" w:rsidRDefault="00D96016" w:rsidP="00511701">
      <w:pPr>
        <w:spacing w:line="240" w:lineRule="auto"/>
        <w:jc w:val="both"/>
        <w:rPr>
          <w:rFonts w:ascii="Arial" w:hAnsi="Arial" w:cs="Arial"/>
        </w:rPr>
      </w:pPr>
    </w:p>
    <w:p w14:paraId="7077AB6D" w14:textId="320DAC43"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Bid </w:t>
      </w:r>
      <w:r w:rsidRPr="002D1A91">
        <w:rPr>
          <w:rFonts w:ascii="Arial" w:hAnsi="Arial" w:cs="Arial"/>
        </w:rPr>
        <w:t xml:space="preserve">means the technical and financial </w:t>
      </w:r>
      <w:r w:rsidR="00EB3D76" w:rsidRPr="002D1A91">
        <w:rPr>
          <w:rFonts w:ascii="Arial" w:hAnsi="Arial" w:cs="Arial"/>
        </w:rPr>
        <w:t xml:space="preserve">bid </w:t>
      </w:r>
      <w:r w:rsidRPr="002D1A91">
        <w:rPr>
          <w:rFonts w:ascii="Arial" w:hAnsi="Arial" w:cs="Arial"/>
        </w:rPr>
        <w:t xml:space="preserve">of the </w:t>
      </w:r>
      <w:r w:rsidR="006D4814" w:rsidRPr="002D1A91">
        <w:rPr>
          <w:rFonts w:ascii="Arial" w:hAnsi="Arial" w:cs="Arial"/>
        </w:rPr>
        <w:t>Sponsor</w:t>
      </w:r>
      <w:r w:rsidRPr="002D1A91">
        <w:rPr>
          <w:rFonts w:ascii="Arial" w:hAnsi="Arial" w:cs="Arial"/>
        </w:rPr>
        <w:t xml:space="preserve"> with respect to the Project submitted to the </w:t>
      </w:r>
      <w:r w:rsidR="00271453" w:rsidRPr="002D1A91">
        <w:rPr>
          <w:rFonts w:ascii="Arial" w:hAnsi="Arial" w:cs="Arial"/>
        </w:rPr>
        <w:t>Agency</w:t>
      </w:r>
      <w:r w:rsidR="003446F8">
        <w:rPr>
          <w:rFonts w:ascii="Arial" w:hAnsi="Arial" w:cs="Arial"/>
        </w:rPr>
        <w:t xml:space="preserve"> </w:t>
      </w:r>
      <w:r w:rsidRPr="002D1A91">
        <w:rPr>
          <w:rFonts w:ascii="Arial" w:hAnsi="Arial" w:cs="Arial"/>
        </w:rPr>
        <w:t xml:space="preserve">on </w:t>
      </w:r>
      <w:r w:rsidR="00EA0B6B" w:rsidRPr="002D1A91">
        <w:rPr>
          <w:rFonts w:ascii="Arial" w:hAnsi="Arial" w:cs="Arial"/>
        </w:rPr>
        <w:t>[•]</w:t>
      </w:r>
      <w:r w:rsidRPr="002D1A91">
        <w:rPr>
          <w:rFonts w:ascii="Arial" w:hAnsi="Arial" w:cs="Arial"/>
          <w:bCs/>
        </w:rPr>
        <w:t>;</w:t>
      </w:r>
      <w:r w:rsidRPr="002D1A91">
        <w:rPr>
          <w:rFonts w:ascii="Arial" w:hAnsi="Arial" w:cs="Arial"/>
        </w:rPr>
        <w:t xml:space="preserve"> </w:t>
      </w:r>
    </w:p>
    <w:p w14:paraId="39F873E7" w14:textId="77777777" w:rsidR="00D96016" w:rsidRPr="002D1A91" w:rsidRDefault="00D96016" w:rsidP="000A425C">
      <w:pPr>
        <w:spacing w:line="240" w:lineRule="auto"/>
        <w:ind w:left="820" w:right="83"/>
        <w:jc w:val="both"/>
        <w:rPr>
          <w:rFonts w:ascii="Arial" w:hAnsi="Arial" w:cs="Arial"/>
          <w:spacing w:val="1"/>
        </w:rPr>
      </w:pPr>
    </w:p>
    <w:p w14:paraId="5E52FDBD" w14:textId="21CA39A4" w:rsidR="0003362D" w:rsidRPr="002D1A91" w:rsidRDefault="0003362D" w:rsidP="000A425C">
      <w:pPr>
        <w:spacing w:line="240" w:lineRule="auto"/>
        <w:ind w:left="720"/>
        <w:jc w:val="both"/>
        <w:rPr>
          <w:rFonts w:ascii="Arial" w:hAnsi="Arial" w:cs="Arial"/>
        </w:rPr>
      </w:pPr>
      <w:r w:rsidRPr="002D1A91">
        <w:rPr>
          <w:rFonts w:ascii="Arial" w:hAnsi="Arial" w:cs="Arial"/>
          <w:b/>
          <w:color w:val="000000"/>
        </w:rPr>
        <w:t xml:space="preserve">Bid Submission Date </w:t>
      </w:r>
      <w:r w:rsidRPr="002D1A91">
        <w:rPr>
          <w:rFonts w:ascii="Arial" w:hAnsi="Arial" w:cs="Arial"/>
          <w:color w:val="000000"/>
        </w:rPr>
        <w:t>means the date on which the Bid is submitted;</w:t>
      </w:r>
    </w:p>
    <w:p w14:paraId="0D26A35D" w14:textId="77777777" w:rsidR="0003362D" w:rsidRPr="002D1A91" w:rsidRDefault="0003362D" w:rsidP="000A425C">
      <w:pPr>
        <w:spacing w:line="240" w:lineRule="auto"/>
        <w:ind w:firstLine="720"/>
        <w:jc w:val="both"/>
        <w:rPr>
          <w:rFonts w:ascii="Arial" w:hAnsi="Arial" w:cs="Arial"/>
          <w:b/>
        </w:rPr>
      </w:pPr>
    </w:p>
    <w:p w14:paraId="6C8BCA9D" w14:textId="14B4A443"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Board of Arbitrators </w:t>
      </w:r>
      <w:r w:rsidRPr="002D1A91">
        <w:rPr>
          <w:rFonts w:ascii="Arial" w:hAnsi="Arial" w:cs="Arial"/>
        </w:rPr>
        <w:t xml:space="preserve">shall have the meaning ascribed thereto in Section </w:t>
      </w:r>
      <w:r w:rsidR="000E3EAF">
        <w:rPr>
          <w:rFonts w:ascii="Arial" w:hAnsi="Arial" w:cs="Arial"/>
        </w:rPr>
        <w:t>2</w:t>
      </w:r>
      <w:r w:rsidR="00B52B9F">
        <w:rPr>
          <w:rFonts w:ascii="Arial" w:hAnsi="Arial" w:cs="Arial"/>
        </w:rPr>
        <w:t>8</w:t>
      </w:r>
      <w:r w:rsidRPr="002D1A91">
        <w:rPr>
          <w:rFonts w:ascii="Arial" w:hAnsi="Arial" w:cs="Arial"/>
        </w:rPr>
        <w:t>.3.1;</w:t>
      </w:r>
    </w:p>
    <w:p w14:paraId="49E8DF1F" w14:textId="77777777" w:rsidR="00D96016" w:rsidRPr="002D1A91" w:rsidRDefault="00D96016" w:rsidP="000A425C">
      <w:pPr>
        <w:spacing w:line="240" w:lineRule="auto"/>
        <w:jc w:val="both"/>
        <w:rPr>
          <w:rFonts w:ascii="Arial" w:hAnsi="Arial" w:cs="Arial"/>
        </w:rPr>
      </w:pPr>
    </w:p>
    <w:p w14:paraId="05C48C4B"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Board Resolution</w:t>
      </w:r>
      <w:r w:rsidRPr="002D1A91">
        <w:rPr>
          <w:rFonts w:ascii="Arial" w:hAnsi="Arial" w:cs="Arial"/>
        </w:rPr>
        <w:t xml:space="preserve"> means a resolution passed by the board of directors of the Concessionaire authorizing the Concessionaire to, </w:t>
      </w:r>
      <w:r w:rsidRPr="002D1A91">
        <w:rPr>
          <w:rFonts w:ascii="Arial" w:hAnsi="Arial" w:cs="Arial"/>
          <w:i/>
        </w:rPr>
        <w:t>inter alia</w:t>
      </w:r>
      <w:r w:rsidRPr="002D1A91">
        <w:rPr>
          <w:rFonts w:ascii="Arial" w:hAnsi="Arial" w:cs="Arial"/>
        </w:rPr>
        <w:t>, enter into this Agreement;</w:t>
      </w:r>
    </w:p>
    <w:p w14:paraId="2CA0B1B0" w14:textId="77777777" w:rsidR="00D96016" w:rsidRPr="002D1A91" w:rsidRDefault="00D96016" w:rsidP="000A425C">
      <w:pPr>
        <w:spacing w:line="240" w:lineRule="auto"/>
        <w:jc w:val="both"/>
        <w:rPr>
          <w:rFonts w:ascii="Arial" w:hAnsi="Arial" w:cs="Arial"/>
          <w:b/>
        </w:rPr>
      </w:pPr>
      <w:bookmarkStart w:id="21" w:name="OLE_LINK3"/>
    </w:p>
    <w:p w14:paraId="4ADDEAA6" w14:textId="1CBF5AAD" w:rsidR="00444D0A" w:rsidRPr="002D1A91" w:rsidRDefault="00444D0A" w:rsidP="000A425C">
      <w:pPr>
        <w:spacing w:line="240" w:lineRule="auto"/>
        <w:ind w:left="720"/>
        <w:jc w:val="both"/>
        <w:rPr>
          <w:rFonts w:ascii="Arial" w:hAnsi="Arial" w:cs="Arial"/>
          <w:b/>
        </w:rPr>
      </w:pPr>
      <w:r w:rsidRPr="002D1A91">
        <w:rPr>
          <w:rFonts w:ascii="Arial" w:hAnsi="Arial" w:cs="Arial"/>
          <w:b/>
          <w:bCs/>
        </w:rPr>
        <w:t xml:space="preserve">Cash Collateral Account </w:t>
      </w:r>
      <w:r w:rsidRPr="002D1A91">
        <w:rPr>
          <w:rFonts w:ascii="Arial" w:hAnsi="Arial" w:cs="Arial"/>
        </w:rPr>
        <w:t>shall have the meaning ascribed thereto in Section 11.</w:t>
      </w:r>
      <w:r w:rsidR="0069124D">
        <w:rPr>
          <w:rFonts w:ascii="Arial" w:hAnsi="Arial" w:cs="Arial"/>
        </w:rPr>
        <w:t>1</w:t>
      </w:r>
      <w:r w:rsidRPr="002D1A91">
        <w:rPr>
          <w:rFonts w:ascii="Arial" w:hAnsi="Arial" w:cs="Arial"/>
        </w:rPr>
        <w:t>.4;</w:t>
      </w:r>
    </w:p>
    <w:p w14:paraId="3EE3CECD" w14:textId="77777777" w:rsidR="00444D0A" w:rsidRPr="002D1A91" w:rsidRDefault="00444D0A" w:rsidP="000A425C">
      <w:pPr>
        <w:spacing w:line="240" w:lineRule="auto"/>
        <w:ind w:left="720"/>
        <w:jc w:val="both"/>
        <w:rPr>
          <w:rFonts w:ascii="Arial" w:hAnsi="Arial" w:cs="Arial"/>
          <w:b/>
        </w:rPr>
      </w:pPr>
    </w:p>
    <w:p w14:paraId="7B74D9BB" w14:textId="2A4240B8" w:rsidR="00444D0A" w:rsidRPr="002D1A91" w:rsidRDefault="00D96016" w:rsidP="00271453">
      <w:pPr>
        <w:spacing w:line="240" w:lineRule="auto"/>
        <w:ind w:left="720"/>
        <w:jc w:val="both"/>
        <w:rPr>
          <w:rFonts w:ascii="Arial" w:hAnsi="Arial" w:cs="Arial"/>
          <w:bCs/>
        </w:rPr>
      </w:pPr>
      <w:commentRangeStart w:id="22"/>
      <w:r w:rsidRPr="002D1A91">
        <w:rPr>
          <w:rFonts w:ascii="Arial" w:hAnsi="Arial" w:cs="Arial"/>
          <w:b/>
        </w:rPr>
        <w:t xml:space="preserve">Change in Complete Control </w:t>
      </w:r>
      <w:r w:rsidR="00271453" w:rsidRPr="002D1A91">
        <w:rPr>
          <w:rFonts w:ascii="Arial" w:hAnsi="Arial" w:cs="Arial"/>
        </w:rPr>
        <w:t xml:space="preserve">shall have the meaning ascribed thereto in </w:t>
      </w:r>
      <w:r w:rsidR="00271453" w:rsidRPr="002D1A91">
        <w:rPr>
          <w:rFonts w:ascii="Arial" w:hAnsi="Arial" w:cs="Arial"/>
          <w:b/>
          <w:smallCaps/>
        </w:rPr>
        <w:t xml:space="preserve">Schedule </w:t>
      </w:r>
      <w:r w:rsidR="006C7DC6">
        <w:rPr>
          <w:rFonts w:ascii="Arial" w:hAnsi="Arial" w:cs="Arial"/>
          <w:b/>
          <w:smallCaps/>
        </w:rPr>
        <w:t>P</w:t>
      </w:r>
      <w:r w:rsidR="00271453" w:rsidRPr="002D1A91">
        <w:rPr>
          <w:rFonts w:ascii="Arial" w:hAnsi="Arial" w:cs="Arial"/>
          <w:b/>
          <w:smallCaps/>
        </w:rPr>
        <w:t xml:space="preserve"> </w:t>
      </w:r>
      <w:r w:rsidR="00271453" w:rsidRPr="002D1A91">
        <w:rPr>
          <w:rFonts w:ascii="Arial" w:hAnsi="Arial" w:cs="Arial"/>
          <w:bCs/>
          <w:smallCaps/>
        </w:rPr>
        <w:t>(</w:t>
      </w:r>
      <w:r w:rsidR="006C7DC6" w:rsidRPr="006C7DC6">
        <w:rPr>
          <w:rFonts w:ascii="Arial" w:hAnsi="Arial" w:cs="Arial"/>
          <w:bCs/>
          <w:i/>
        </w:rPr>
        <w:t>Equity Matters</w:t>
      </w:r>
      <w:r w:rsidR="00271453" w:rsidRPr="002D1A91">
        <w:rPr>
          <w:rFonts w:ascii="Arial" w:hAnsi="Arial" w:cs="Arial"/>
          <w:bCs/>
          <w:smallCaps/>
        </w:rPr>
        <w:t>)</w:t>
      </w:r>
      <w:r w:rsidR="00444D0A" w:rsidRPr="002D1A91">
        <w:rPr>
          <w:rFonts w:ascii="Arial" w:hAnsi="Arial" w:cs="Arial"/>
          <w:bCs/>
          <w:smallCaps/>
        </w:rPr>
        <w:t>;</w:t>
      </w:r>
      <w:commentRangeEnd w:id="22"/>
      <w:r w:rsidR="0012166A" w:rsidRPr="002D1A91">
        <w:rPr>
          <w:rStyle w:val="CommentReference"/>
          <w:rFonts w:ascii="Arial" w:hAnsi="Arial" w:cs="Arial"/>
          <w:bCs/>
          <w:sz w:val="22"/>
          <w:szCs w:val="22"/>
        </w:rPr>
        <w:commentReference w:id="22"/>
      </w:r>
    </w:p>
    <w:p w14:paraId="3EB55082" w14:textId="04153E23" w:rsidR="00D96016" w:rsidRPr="002D1A91" w:rsidRDefault="00D96016" w:rsidP="000A425C">
      <w:pPr>
        <w:spacing w:line="240" w:lineRule="auto"/>
        <w:ind w:left="720"/>
        <w:jc w:val="both"/>
        <w:rPr>
          <w:rFonts w:ascii="Arial" w:hAnsi="Arial" w:cs="Arial"/>
          <w:b/>
        </w:rPr>
      </w:pPr>
    </w:p>
    <w:p w14:paraId="5EEFCFB6" w14:textId="65CAEB4C" w:rsidR="00E91A23" w:rsidRPr="002D1A91" w:rsidRDefault="00E91A23" w:rsidP="00271453">
      <w:pPr>
        <w:spacing w:line="240" w:lineRule="auto"/>
        <w:ind w:left="720"/>
        <w:jc w:val="both"/>
        <w:rPr>
          <w:rFonts w:ascii="Arial" w:hAnsi="Arial" w:cs="Arial"/>
          <w:b/>
        </w:rPr>
      </w:pPr>
      <w:r w:rsidRPr="002D1A91">
        <w:rPr>
          <w:rFonts w:ascii="Arial" w:hAnsi="Arial" w:cs="Arial"/>
          <w:b/>
        </w:rPr>
        <w:t xml:space="preserve">Change in Control </w:t>
      </w:r>
      <w:r w:rsidR="00271453" w:rsidRPr="002D1A91">
        <w:rPr>
          <w:rFonts w:ascii="Arial" w:hAnsi="Arial" w:cs="Arial"/>
        </w:rPr>
        <w:t xml:space="preserve">shall have the meaning ascribed thereto in </w:t>
      </w:r>
      <w:r w:rsidR="00805098" w:rsidRPr="002D1A91">
        <w:rPr>
          <w:rFonts w:ascii="Arial" w:hAnsi="Arial" w:cs="Arial"/>
          <w:b/>
          <w:smallCaps/>
        </w:rPr>
        <w:t xml:space="preserve">Schedule </w:t>
      </w:r>
      <w:r w:rsidR="00805098">
        <w:rPr>
          <w:rFonts w:ascii="Arial" w:hAnsi="Arial" w:cs="Arial"/>
          <w:b/>
          <w:smallCaps/>
        </w:rPr>
        <w:t>P</w:t>
      </w:r>
      <w:r w:rsidR="00805098" w:rsidRPr="002D1A91">
        <w:rPr>
          <w:rFonts w:ascii="Arial" w:hAnsi="Arial" w:cs="Arial"/>
          <w:b/>
          <w:smallCaps/>
        </w:rPr>
        <w:t xml:space="preserve"> </w:t>
      </w:r>
      <w:r w:rsidR="00805098" w:rsidRPr="002D1A91">
        <w:rPr>
          <w:rFonts w:ascii="Arial" w:hAnsi="Arial" w:cs="Arial"/>
          <w:bCs/>
          <w:smallCaps/>
        </w:rPr>
        <w:t>(</w:t>
      </w:r>
      <w:r w:rsidR="00805098" w:rsidRPr="006C7DC6">
        <w:rPr>
          <w:rFonts w:ascii="Arial" w:hAnsi="Arial" w:cs="Arial"/>
          <w:bCs/>
          <w:i/>
        </w:rPr>
        <w:t>Equity Matters</w:t>
      </w:r>
      <w:r w:rsidR="00805098" w:rsidRPr="002D1A91">
        <w:rPr>
          <w:rFonts w:ascii="Arial" w:hAnsi="Arial" w:cs="Arial"/>
          <w:bCs/>
          <w:smallCaps/>
        </w:rPr>
        <w:t>)</w:t>
      </w:r>
      <w:r w:rsidR="00271453" w:rsidRPr="002D1A91">
        <w:rPr>
          <w:rFonts w:ascii="Arial" w:hAnsi="Arial" w:cs="Arial"/>
          <w:b/>
          <w:smallCaps/>
        </w:rPr>
        <w:t xml:space="preserve"> </w:t>
      </w:r>
      <w:r w:rsidR="00271453" w:rsidRPr="002D1A91">
        <w:rPr>
          <w:rFonts w:ascii="Arial" w:hAnsi="Arial" w:cs="Arial"/>
          <w:bCs/>
          <w:smallCaps/>
        </w:rPr>
        <w:t>(</w:t>
      </w:r>
      <w:r w:rsidR="00271453" w:rsidRPr="002D1A91">
        <w:rPr>
          <w:rFonts w:ascii="Arial" w:hAnsi="Arial" w:cs="Arial"/>
          <w:bCs/>
          <w:i/>
          <w:smallCaps/>
        </w:rPr>
        <w:t>•</w:t>
      </w:r>
      <w:r w:rsidR="00271453" w:rsidRPr="002D1A91">
        <w:rPr>
          <w:rFonts w:ascii="Arial" w:hAnsi="Arial" w:cs="Arial"/>
          <w:bCs/>
          <w:smallCaps/>
        </w:rPr>
        <w:t>)</w:t>
      </w:r>
      <w:r w:rsidR="00444D0A" w:rsidRPr="002D1A91">
        <w:rPr>
          <w:rFonts w:ascii="Arial" w:hAnsi="Arial" w:cs="Arial"/>
          <w:bCs/>
          <w:smallCaps/>
        </w:rPr>
        <w:t>;</w:t>
      </w:r>
    </w:p>
    <w:p w14:paraId="7486D228" w14:textId="3C50FE90" w:rsidR="00E91A23" w:rsidRDefault="00E91A23" w:rsidP="000A425C">
      <w:pPr>
        <w:spacing w:line="240" w:lineRule="auto"/>
        <w:ind w:left="720"/>
        <w:jc w:val="both"/>
        <w:rPr>
          <w:rFonts w:ascii="Arial" w:hAnsi="Arial" w:cs="Arial"/>
          <w:b/>
        </w:rPr>
      </w:pPr>
    </w:p>
    <w:p w14:paraId="1200CE7F" w14:textId="28A9B9CE" w:rsidR="00EB69D7" w:rsidRDefault="00EB69D7" w:rsidP="000A425C">
      <w:pPr>
        <w:spacing w:line="240" w:lineRule="auto"/>
        <w:ind w:left="720"/>
        <w:jc w:val="both"/>
        <w:rPr>
          <w:rFonts w:ascii="Arial" w:hAnsi="Arial" w:cs="Arial"/>
          <w:b/>
        </w:rPr>
      </w:pPr>
      <w:r w:rsidRPr="00EB69D7">
        <w:rPr>
          <w:rFonts w:ascii="Arial" w:hAnsi="Arial" w:cs="Arial"/>
          <w:b/>
        </w:rPr>
        <w:t xml:space="preserve">Change in Insurance Market </w:t>
      </w:r>
      <w:r w:rsidRPr="00365A1E">
        <w:rPr>
          <w:rFonts w:ascii="Arial" w:hAnsi="Arial" w:cs="Arial"/>
          <w:bCs/>
        </w:rPr>
        <w:t>shall have the meaning ascribed thereto in Section 20.10.1;</w:t>
      </w:r>
    </w:p>
    <w:p w14:paraId="392A17C7" w14:textId="77777777" w:rsidR="00EB69D7" w:rsidRPr="002D1A91" w:rsidRDefault="00EB69D7" w:rsidP="000A425C">
      <w:pPr>
        <w:spacing w:line="240" w:lineRule="auto"/>
        <w:ind w:left="720"/>
        <w:jc w:val="both"/>
        <w:rPr>
          <w:rFonts w:ascii="Arial" w:hAnsi="Arial" w:cs="Arial"/>
          <w:b/>
        </w:rPr>
      </w:pPr>
    </w:p>
    <w:p w14:paraId="6A6DA8A4" w14:textId="31005342" w:rsidR="00D96016" w:rsidRPr="006A4CA4" w:rsidRDefault="00D96016" w:rsidP="000A425C">
      <w:pPr>
        <w:spacing w:line="240" w:lineRule="auto"/>
        <w:ind w:left="720"/>
        <w:jc w:val="both"/>
        <w:rPr>
          <w:rFonts w:ascii="Arial" w:hAnsi="Arial" w:cs="Arial"/>
        </w:rPr>
      </w:pPr>
      <w:r w:rsidRPr="002D1A91">
        <w:rPr>
          <w:rFonts w:ascii="Arial" w:hAnsi="Arial" w:cs="Arial"/>
          <w:b/>
        </w:rPr>
        <w:t>Change in Law</w:t>
      </w:r>
      <w:bookmarkEnd w:id="21"/>
      <w:r w:rsidRPr="002D1A91">
        <w:rPr>
          <w:rFonts w:ascii="Arial" w:hAnsi="Arial" w:cs="Arial"/>
        </w:rPr>
        <w:t xml:space="preserve"> means the occurrence of any of the following events on or after the </w:t>
      </w:r>
      <w:r w:rsidR="005B3713" w:rsidRPr="002D1A91">
        <w:rPr>
          <w:rFonts w:ascii="Arial" w:hAnsi="Arial" w:cs="Arial"/>
        </w:rPr>
        <w:t>Bid Submission Date</w:t>
      </w:r>
      <w:r w:rsidRPr="002D1A91">
        <w:rPr>
          <w:rFonts w:ascii="Arial" w:hAnsi="Arial" w:cs="Arial"/>
        </w:rPr>
        <w:t>:</w:t>
      </w:r>
    </w:p>
    <w:p w14:paraId="0BEB8AA0" w14:textId="77777777" w:rsidR="00D96016" w:rsidRPr="006A4CA4" w:rsidRDefault="00D96016" w:rsidP="000A425C">
      <w:pPr>
        <w:spacing w:line="240" w:lineRule="auto"/>
        <w:jc w:val="both"/>
        <w:rPr>
          <w:rFonts w:ascii="Arial" w:hAnsi="Arial" w:cs="Arial"/>
        </w:rPr>
      </w:pPr>
    </w:p>
    <w:p w14:paraId="6631D6F1" w14:textId="1F9A591F" w:rsidR="00D96016" w:rsidRPr="002D1A91" w:rsidRDefault="00D96016" w:rsidP="000A425C">
      <w:pPr>
        <w:pStyle w:val="ListParagraph"/>
        <w:numPr>
          <w:ilvl w:val="0"/>
          <w:numId w:val="72"/>
        </w:numPr>
        <w:spacing w:line="240" w:lineRule="auto"/>
        <w:ind w:left="1440" w:hanging="720"/>
        <w:contextualSpacing/>
        <w:jc w:val="both"/>
        <w:rPr>
          <w:rFonts w:ascii="Arial" w:hAnsi="Arial" w:cs="Arial"/>
        </w:rPr>
      </w:pPr>
      <w:r w:rsidRPr="002D1A91">
        <w:rPr>
          <w:rFonts w:ascii="Arial" w:hAnsi="Arial" w:cs="Arial"/>
        </w:rPr>
        <w:t xml:space="preserve">the enactment of any new federal, provincial or local government law, as applicable in the </w:t>
      </w:r>
      <w:r w:rsidR="006513BB" w:rsidRPr="002D1A91">
        <w:rPr>
          <w:rFonts w:ascii="Arial" w:hAnsi="Arial" w:cs="Arial"/>
        </w:rPr>
        <w:t>Project Jurisdiction</w:t>
      </w:r>
      <w:r w:rsidRPr="002D1A91">
        <w:rPr>
          <w:rFonts w:ascii="Arial" w:hAnsi="Arial" w:cs="Arial"/>
        </w:rPr>
        <w:t>;</w:t>
      </w:r>
    </w:p>
    <w:p w14:paraId="210FCBF2" w14:textId="77777777" w:rsidR="00D96016" w:rsidRPr="002D1A91" w:rsidRDefault="00D96016" w:rsidP="000A425C">
      <w:pPr>
        <w:spacing w:line="240" w:lineRule="auto"/>
        <w:ind w:left="1440"/>
        <w:jc w:val="both"/>
        <w:rPr>
          <w:rFonts w:ascii="Arial" w:hAnsi="Arial" w:cs="Arial"/>
        </w:rPr>
      </w:pPr>
    </w:p>
    <w:p w14:paraId="760FC812" w14:textId="66F104D9" w:rsidR="00D96016" w:rsidRPr="002D1A91" w:rsidRDefault="00D96016" w:rsidP="000A425C">
      <w:pPr>
        <w:pStyle w:val="ListParagraph"/>
        <w:numPr>
          <w:ilvl w:val="0"/>
          <w:numId w:val="72"/>
        </w:numPr>
        <w:spacing w:line="240" w:lineRule="auto"/>
        <w:ind w:left="1440" w:hanging="720"/>
        <w:contextualSpacing/>
        <w:jc w:val="both"/>
        <w:rPr>
          <w:rFonts w:ascii="Arial" w:hAnsi="Arial" w:cs="Arial"/>
        </w:rPr>
      </w:pPr>
      <w:r w:rsidRPr="002D1A91">
        <w:rPr>
          <w:rFonts w:ascii="Arial" w:hAnsi="Arial" w:cs="Arial"/>
        </w:rPr>
        <w:t>the repeal, mo</w:t>
      </w:r>
      <w:r w:rsidR="00CE2FED">
        <w:rPr>
          <w:rFonts w:ascii="Arial" w:hAnsi="Arial" w:cs="Arial"/>
        </w:rPr>
        <w:t>rrrrrrrrrrrrrrrrrrrrrrrrrrrrrrrrrrrrrrrrrrrrrrrrrrrrrrrrrrrrrrrrrrrrrrrrrrrrrrrrrrrrrrrrrrrrrrrrrrrrrrrrrrrrrrrrrrrrrrrrrrrrrrrrrrrrrrrrrrrrrrrrrrrrrrrrrrrrrrrrrrrrrr</w:t>
      </w:r>
      <w:r w:rsidRPr="002D1A91">
        <w:rPr>
          <w:rFonts w:ascii="Arial" w:hAnsi="Arial" w:cs="Arial"/>
        </w:rPr>
        <w:t xml:space="preserve">dification or re-enactment of any existing federal, provincial or local government law, as applicable in the </w:t>
      </w:r>
      <w:r w:rsidR="006513BB" w:rsidRPr="002D1A91">
        <w:rPr>
          <w:rFonts w:ascii="Arial" w:hAnsi="Arial" w:cs="Arial"/>
        </w:rPr>
        <w:t>Project Jurisdiction</w:t>
      </w:r>
      <w:r w:rsidRPr="002D1A91">
        <w:rPr>
          <w:rFonts w:ascii="Arial" w:hAnsi="Arial" w:cs="Arial"/>
        </w:rPr>
        <w:t>;</w:t>
      </w:r>
    </w:p>
    <w:p w14:paraId="54AF8DFB" w14:textId="77777777" w:rsidR="00D96016" w:rsidRPr="002D1A91" w:rsidRDefault="00D96016" w:rsidP="000A425C">
      <w:pPr>
        <w:spacing w:line="240" w:lineRule="auto"/>
        <w:rPr>
          <w:rFonts w:ascii="Arial" w:hAnsi="Arial" w:cs="Arial"/>
        </w:rPr>
      </w:pPr>
    </w:p>
    <w:p w14:paraId="6DE6CB12" w14:textId="77777777" w:rsidR="00D96016" w:rsidRPr="002D1A91" w:rsidRDefault="00D96016" w:rsidP="000A425C">
      <w:pPr>
        <w:pStyle w:val="ListParagraph"/>
        <w:numPr>
          <w:ilvl w:val="0"/>
          <w:numId w:val="72"/>
        </w:numPr>
        <w:spacing w:line="240" w:lineRule="auto"/>
        <w:ind w:left="1440" w:hanging="720"/>
        <w:contextualSpacing/>
        <w:jc w:val="both"/>
        <w:rPr>
          <w:rFonts w:ascii="Arial" w:hAnsi="Arial" w:cs="Arial"/>
        </w:rPr>
      </w:pPr>
      <w:r w:rsidRPr="002D1A91">
        <w:rPr>
          <w:rFonts w:ascii="Arial" w:hAnsi="Arial" w:cs="Arial"/>
        </w:rPr>
        <w:t>the imposition by a Government Authority of any additional Concessionaire Permit;</w:t>
      </w:r>
    </w:p>
    <w:p w14:paraId="4A09592A" w14:textId="77777777" w:rsidR="00D96016" w:rsidRPr="002D1A91" w:rsidRDefault="00D96016" w:rsidP="000A425C">
      <w:pPr>
        <w:pStyle w:val="ListParagraph"/>
        <w:spacing w:line="240" w:lineRule="auto"/>
        <w:ind w:left="1440"/>
        <w:contextualSpacing/>
        <w:jc w:val="both"/>
        <w:rPr>
          <w:rFonts w:ascii="Arial" w:hAnsi="Arial" w:cs="Arial"/>
        </w:rPr>
      </w:pPr>
    </w:p>
    <w:p w14:paraId="64ECB257" w14:textId="51BB55D2" w:rsidR="00461EEB" w:rsidRPr="002D1A91" w:rsidRDefault="00461EEB" w:rsidP="000A425C">
      <w:pPr>
        <w:pStyle w:val="ListParagraph"/>
        <w:numPr>
          <w:ilvl w:val="0"/>
          <w:numId w:val="72"/>
        </w:numPr>
        <w:spacing w:line="240" w:lineRule="auto"/>
        <w:ind w:left="1440" w:hanging="720"/>
        <w:contextualSpacing/>
        <w:jc w:val="both"/>
        <w:rPr>
          <w:rFonts w:ascii="Arial" w:hAnsi="Arial" w:cs="Arial"/>
        </w:rPr>
      </w:pPr>
      <w:r w:rsidRPr="002D1A91">
        <w:rPr>
          <w:rFonts w:ascii="Arial" w:hAnsi="Arial" w:cs="Arial"/>
        </w:rPr>
        <w:t xml:space="preserve">a change in the interpretation or application of any Applicable Law (as applicable in the </w:t>
      </w:r>
      <w:r w:rsidR="006513BB" w:rsidRPr="002D1A91">
        <w:rPr>
          <w:rFonts w:ascii="Arial" w:hAnsi="Arial" w:cs="Arial"/>
        </w:rPr>
        <w:t>Project Jurisdiction</w:t>
      </w:r>
      <w:r w:rsidRPr="002D1A91">
        <w:rPr>
          <w:rFonts w:ascii="Arial" w:hAnsi="Arial" w:cs="Arial"/>
        </w:rPr>
        <w:t>) by a court of record as compared to such interpretation or application by a court of record prior to the date of this Agreement; and</w:t>
      </w:r>
    </w:p>
    <w:p w14:paraId="62A8C799" w14:textId="77777777" w:rsidR="00461EEB" w:rsidRPr="002D1A91" w:rsidRDefault="00461EEB" w:rsidP="000A425C">
      <w:pPr>
        <w:pStyle w:val="ListParagraph"/>
        <w:spacing w:line="240" w:lineRule="auto"/>
        <w:ind w:left="1440"/>
        <w:contextualSpacing/>
        <w:jc w:val="both"/>
        <w:rPr>
          <w:rFonts w:ascii="Arial" w:hAnsi="Arial" w:cs="Arial"/>
        </w:rPr>
      </w:pPr>
    </w:p>
    <w:p w14:paraId="16AC9851" w14:textId="0528B554" w:rsidR="00D96016" w:rsidRPr="002D1A91" w:rsidRDefault="00D96016" w:rsidP="00511701">
      <w:pPr>
        <w:spacing w:line="240" w:lineRule="auto"/>
        <w:ind w:left="720"/>
        <w:jc w:val="both"/>
        <w:rPr>
          <w:rFonts w:ascii="Arial" w:hAnsi="Arial" w:cs="Arial"/>
        </w:rPr>
      </w:pPr>
      <w:r w:rsidRPr="002D1A91">
        <w:rPr>
          <w:rFonts w:ascii="Arial" w:hAnsi="Arial" w:cs="Arial"/>
        </w:rPr>
        <w:t>provided, that any</w:t>
      </w:r>
      <w:r w:rsidR="001E73FB" w:rsidRPr="002D1A91">
        <w:rPr>
          <w:rFonts w:ascii="Arial" w:hAnsi="Arial" w:cs="Arial"/>
        </w:rPr>
        <w:t xml:space="preserve"> Excluded Change In Law shall not constitute a ‘</w:t>
      </w:r>
      <w:r w:rsidR="001E73FB" w:rsidRPr="002D1A91">
        <w:rPr>
          <w:rFonts w:ascii="Arial" w:hAnsi="Arial" w:cs="Arial"/>
          <w:i/>
          <w:iCs/>
        </w:rPr>
        <w:t>Change in Law</w:t>
      </w:r>
      <w:r w:rsidR="001E73FB" w:rsidRPr="002D1A91">
        <w:rPr>
          <w:rFonts w:ascii="Arial" w:hAnsi="Arial" w:cs="Arial"/>
        </w:rPr>
        <w:t>’</w:t>
      </w:r>
      <w:r w:rsidRPr="002D1A91">
        <w:rPr>
          <w:rFonts w:ascii="Arial" w:hAnsi="Arial" w:cs="Arial"/>
        </w:rPr>
        <w:t>;</w:t>
      </w:r>
    </w:p>
    <w:p w14:paraId="765C0E39" w14:textId="77777777" w:rsidR="00D96016" w:rsidRPr="002D1A91" w:rsidRDefault="00D96016" w:rsidP="000A425C">
      <w:pPr>
        <w:spacing w:line="240" w:lineRule="auto"/>
        <w:jc w:val="both"/>
        <w:rPr>
          <w:rFonts w:ascii="Arial" w:hAnsi="Arial" w:cs="Arial"/>
        </w:rPr>
      </w:pPr>
    </w:p>
    <w:p w14:paraId="449AA6C1"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Change in Law Termination Amount</w:t>
      </w:r>
      <w:r w:rsidRPr="002D1A91">
        <w:rPr>
          <w:rFonts w:ascii="Arial" w:hAnsi="Arial" w:cs="Arial"/>
        </w:rPr>
        <w:t xml:space="preserve"> shall have the meaning ascribed thereto in </w:t>
      </w:r>
      <w:r w:rsidRPr="002D1A91">
        <w:rPr>
          <w:rFonts w:ascii="Arial" w:hAnsi="Arial" w:cs="Arial"/>
          <w:b/>
          <w:smallCaps/>
        </w:rPr>
        <w:t>Schedule T (</w:t>
      </w:r>
      <w:r w:rsidRPr="002D1A91">
        <w:rPr>
          <w:rFonts w:ascii="Arial" w:hAnsi="Arial" w:cs="Arial"/>
          <w:b/>
          <w:i/>
          <w:smallCaps/>
        </w:rPr>
        <w:t>Termination Payment</w:t>
      </w:r>
      <w:r w:rsidRPr="002D1A91">
        <w:rPr>
          <w:rFonts w:ascii="Arial" w:hAnsi="Arial" w:cs="Arial"/>
          <w:b/>
          <w:smallCaps/>
        </w:rPr>
        <w:t>)</w:t>
      </w:r>
      <w:r w:rsidRPr="002D1A91">
        <w:rPr>
          <w:rFonts w:ascii="Arial" w:hAnsi="Arial" w:cs="Arial"/>
          <w:smallCaps/>
        </w:rPr>
        <w:t>;</w:t>
      </w:r>
    </w:p>
    <w:p w14:paraId="7BFC124D" w14:textId="77777777" w:rsidR="00D96016" w:rsidRPr="002D1A91" w:rsidRDefault="00D96016" w:rsidP="000A425C">
      <w:pPr>
        <w:spacing w:line="240" w:lineRule="auto"/>
        <w:ind w:left="720"/>
        <w:jc w:val="both"/>
        <w:rPr>
          <w:rFonts w:ascii="Arial" w:hAnsi="Arial" w:cs="Arial"/>
        </w:rPr>
      </w:pPr>
    </w:p>
    <w:p w14:paraId="09832011" w14:textId="2385E1A2"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Change in Shareholding </w:t>
      </w:r>
      <w:r w:rsidR="00271453" w:rsidRPr="002D1A91">
        <w:rPr>
          <w:rFonts w:ascii="Arial" w:hAnsi="Arial" w:cs="Arial"/>
        </w:rPr>
        <w:t xml:space="preserve">shall have the meaning ascribed thereto in </w:t>
      </w:r>
      <w:r w:rsidR="00805098" w:rsidRPr="002D1A91">
        <w:rPr>
          <w:rFonts w:ascii="Arial" w:hAnsi="Arial" w:cs="Arial"/>
          <w:b/>
          <w:smallCaps/>
        </w:rPr>
        <w:t xml:space="preserve">Schedule </w:t>
      </w:r>
      <w:r w:rsidR="00805098">
        <w:rPr>
          <w:rFonts w:ascii="Arial" w:hAnsi="Arial" w:cs="Arial"/>
          <w:b/>
          <w:smallCaps/>
        </w:rPr>
        <w:t>P</w:t>
      </w:r>
      <w:r w:rsidR="00805098" w:rsidRPr="002D1A91">
        <w:rPr>
          <w:rFonts w:ascii="Arial" w:hAnsi="Arial" w:cs="Arial"/>
          <w:b/>
          <w:smallCaps/>
        </w:rPr>
        <w:t xml:space="preserve"> </w:t>
      </w:r>
      <w:r w:rsidR="00805098" w:rsidRPr="002D1A91">
        <w:rPr>
          <w:rFonts w:ascii="Arial" w:hAnsi="Arial" w:cs="Arial"/>
          <w:bCs/>
          <w:smallCaps/>
        </w:rPr>
        <w:t>(</w:t>
      </w:r>
      <w:r w:rsidR="00805098" w:rsidRPr="006C7DC6">
        <w:rPr>
          <w:rFonts w:ascii="Arial" w:hAnsi="Arial" w:cs="Arial"/>
          <w:bCs/>
          <w:i/>
        </w:rPr>
        <w:t>Equity Matters</w:t>
      </w:r>
      <w:r w:rsidR="00805098" w:rsidRPr="00805098">
        <w:rPr>
          <w:rFonts w:ascii="Arial" w:hAnsi="Arial" w:cs="Arial"/>
          <w:bCs/>
          <w:smallCaps/>
        </w:rPr>
        <w:t>)</w:t>
      </w:r>
      <w:r w:rsidR="009F12B3" w:rsidRPr="00805098">
        <w:rPr>
          <w:rFonts w:ascii="Arial" w:hAnsi="Arial" w:cs="Arial"/>
          <w:bCs/>
          <w:smallCaps/>
        </w:rPr>
        <w:t>;</w:t>
      </w:r>
    </w:p>
    <w:p w14:paraId="494B4664" w14:textId="77777777" w:rsidR="009F12B3" w:rsidRPr="002D1A91" w:rsidRDefault="009F12B3" w:rsidP="000A425C">
      <w:pPr>
        <w:spacing w:line="240" w:lineRule="auto"/>
        <w:ind w:left="720"/>
        <w:jc w:val="both"/>
        <w:rPr>
          <w:rFonts w:ascii="Arial" w:hAnsi="Arial" w:cs="Arial"/>
          <w:b/>
        </w:rPr>
      </w:pPr>
    </w:p>
    <w:p w14:paraId="7ED15E19" w14:textId="2958A8AA" w:rsidR="0003362D" w:rsidRPr="002D1A91" w:rsidRDefault="0003362D" w:rsidP="000A425C">
      <w:pPr>
        <w:spacing w:line="240" w:lineRule="auto"/>
        <w:ind w:left="720"/>
        <w:jc w:val="both"/>
        <w:rPr>
          <w:rFonts w:ascii="Arial" w:hAnsi="Arial" w:cs="Arial"/>
        </w:rPr>
      </w:pPr>
      <w:r w:rsidRPr="002D1A91">
        <w:rPr>
          <w:rFonts w:ascii="Arial" w:hAnsi="Arial" w:cs="Arial"/>
          <w:b/>
        </w:rPr>
        <w:t>Change of Scope</w:t>
      </w:r>
      <w:r w:rsidRPr="002D1A91">
        <w:rPr>
          <w:rFonts w:ascii="Arial" w:hAnsi="Arial" w:cs="Arial"/>
        </w:rPr>
        <w:t xml:space="preserve"> shall have the meaning ascribed thereto in Section 16.1 (</w:t>
      </w:r>
      <w:r w:rsidRPr="002D1A91">
        <w:rPr>
          <w:rFonts w:ascii="Arial" w:hAnsi="Arial" w:cs="Arial"/>
          <w:i/>
        </w:rPr>
        <w:t>Change of Scope</w:t>
      </w:r>
      <w:r w:rsidRPr="002D1A91">
        <w:rPr>
          <w:rFonts w:ascii="Arial" w:hAnsi="Arial" w:cs="Arial"/>
        </w:rPr>
        <w:t>);</w:t>
      </w:r>
    </w:p>
    <w:p w14:paraId="433E0947" w14:textId="77777777" w:rsidR="004D38F3" w:rsidRPr="002D1A91" w:rsidRDefault="004D38F3" w:rsidP="000A425C">
      <w:pPr>
        <w:spacing w:line="240" w:lineRule="auto"/>
        <w:ind w:left="720"/>
        <w:jc w:val="both"/>
        <w:rPr>
          <w:rFonts w:ascii="Arial" w:hAnsi="Arial" w:cs="Arial"/>
        </w:rPr>
      </w:pPr>
    </w:p>
    <w:p w14:paraId="6A70F18F" w14:textId="26FCDA28" w:rsidR="004D38F3" w:rsidRPr="002D1A91" w:rsidRDefault="004D38F3" w:rsidP="000A425C">
      <w:pPr>
        <w:spacing w:line="240" w:lineRule="auto"/>
        <w:ind w:left="720"/>
        <w:jc w:val="both"/>
        <w:rPr>
          <w:rFonts w:ascii="Arial" w:hAnsi="Arial" w:cs="Arial"/>
          <w:b/>
          <w:bCs/>
        </w:rPr>
      </w:pPr>
      <w:r w:rsidRPr="002D1A91">
        <w:rPr>
          <w:rFonts w:ascii="Arial" w:hAnsi="Arial" w:cs="Arial"/>
          <w:b/>
          <w:bCs/>
        </w:rPr>
        <w:t xml:space="preserve">Change of Scope Advance Percentage </w:t>
      </w:r>
      <w:r w:rsidRPr="002D1A91">
        <w:rPr>
          <w:rFonts w:ascii="Arial" w:hAnsi="Arial" w:cs="Arial"/>
        </w:rPr>
        <w:t xml:space="preserve">shall have the meaning ascribed thereto in </w:t>
      </w:r>
      <w:r w:rsidRPr="002D1A91">
        <w:rPr>
          <w:rFonts w:ascii="Arial" w:hAnsi="Arial" w:cs="Arial"/>
          <w:b/>
          <w:smallCaps/>
        </w:rPr>
        <w:t xml:space="preserve">Schedule </w:t>
      </w:r>
      <w:r w:rsidR="000C0573">
        <w:rPr>
          <w:rFonts w:ascii="Arial" w:hAnsi="Arial" w:cs="Arial"/>
          <w:b/>
          <w:smallCaps/>
        </w:rPr>
        <w:t>B</w:t>
      </w:r>
      <w:r w:rsidRPr="002D1A91">
        <w:rPr>
          <w:rFonts w:ascii="Arial" w:hAnsi="Arial" w:cs="Arial"/>
          <w:b/>
          <w:smallCaps/>
        </w:rPr>
        <w:t xml:space="preserve"> </w:t>
      </w:r>
      <w:r w:rsidRPr="002D1A91">
        <w:rPr>
          <w:rFonts w:ascii="Arial" w:hAnsi="Arial" w:cs="Arial"/>
          <w:bCs/>
          <w:smallCaps/>
        </w:rPr>
        <w:t>(</w:t>
      </w:r>
      <w:r w:rsidRPr="002D1A91">
        <w:rPr>
          <w:rFonts w:ascii="Arial" w:hAnsi="Arial" w:cs="Arial"/>
          <w:bCs/>
          <w:i/>
        </w:rPr>
        <w:t>Specific Definitions</w:t>
      </w:r>
      <w:r w:rsidRPr="002D1A91">
        <w:rPr>
          <w:rFonts w:ascii="Arial" w:hAnsi="Arial" w:cs="Arial"/>
          <w:bCs/>
          <w:smallCaps/>
        </w:rPr>
        <w:t>);</w:t>
      </w:r>
    </w:p>
    <w:p w14:paraId="2AAEA6A4" w14:textId="77777777" w:rsidR="0003362D" w:rsidRPr="002D1A91" w:rsidRDefault="0003362D" w:rsidP="000A425C">
      <w:pPr>
        <w:spacing w:line="240" w:lineRule="auto"/>
        <w:ind w:left="720"/>
        <w:jc w:val="both"/>
        <w:rPr>
          <w:rFonts w:ascii="Arial" w:hAnsi="Arial" w:cs="Arial"/>
          <w:b/>
        </w:rPr>
      </w:pPr>
    </w:p>
    <w:p w14:paraId="26E407DD" w14:textId="622DCF74" w:rsidR="009F12B3" w:rsidRPr="002D1A91" w:rsidRDefault="00D96016" w:rsidP="000A425C">
      <w:pPr>
        <w:spacing w:line="240" w:lineRule="auto"/>
        <w:ind w:left="720"/>
        <w:jc w:val="both"/>
        <w:rPr>
          <w:rFonts w:ascii="Arial" w:hAnsi="Arial" w:cs="Arial"/>
        </w:rPr>
      </w:pPr>
      <w:r w:rsidRPr="002D1A91">
        <w:rPr>
          <w:rFonts w:ascii="Arial" w:hAnsi="Arial" w:cs="Arial"/>
          <w:b/>
        </w:rPr>
        <w:t>Change of Scope Notice</w:t>
      </w:r>
      <w:r w:rsidRPr="002D1A91">
        <w:rPr>
          <w:rFonts w:ascii="Arial" w:hAnsi="Arial" w:cs="Arial"/>
        </w:rPr>
        <w:t xml:space="preserve"> shall have the meaning ascribed thereto in Section </w:t>
      </w:r>
      <w:r w:rsidR="00647086" w:rsidRPr="002D1A91">
        <w:rPr>
          <w:rFonts w:ascii="Arial" w:hAnsi="Arial" w:cs="Arial"/>
        </w:rPr>
        <w:t>16.2.2</w:t>
      </w:r>
      <w:r w:rsidRPr="002D1A91">
        <w:rPr>
          <w:rFonts w:ascii="Arial" w:hAnsi="Arial" w:cs="Arial"/>
        </w:rPr>
        <w:t>;</w:t>
      </w:r>
    </w:p>
    <w:p w14:paraId="70D643F7" w14:textId="77777777" w:rsidR="009F12B3" w:rsidRPr="002D1A91" w:rsidRDefault="009F12B3" w:rsidP="000A425C">
      <w:pPr>
        <w:spacing w:line="240" w:lineRule="auto"/>
        <w:ind w:left="720"/>
        <w:jc w:val="both"/>
        <w:rPr>
          <w:rFonts w:ascii="Arial" w:hAnsi="Arial" w:cs="Arial"/>
        </w:rPr>
      </w:pPr>
    </w:p>
    <w:p w14:paraId="7CCBE587" w14:textId="029411BF" w:rsidR="00D96016" w:rsidRPr="002D1A91" w:rsidRDefault="009F12B3" w:rsidP="00922D63">
      <w:pPr>
        <w:spacing w:line="240" w:lineRule="auto"/>
        <w:ind w:left="720"/>
        <w:jc w:val="both"/>
        <w:rPr>
          <w:rFonts w:ascii="Arial" w:hAnsi="Arial" w:cs="Arial"/>
          <w:b/>
          <w:bCs/>
        </w:rPr>
      </w:pPr>
      <w:r w:rsidRPr="002D1A91">
        <w:rPr>
          <w:rFonts w:ascii="Arial" w:hAnsi="Arial" w:cs="Arial"/>
          <w:b/>
          <w:bCs/>
        </w:rPr>
        <w:t xml:space="preserve">Change of Scope Limit </w:t>
      </w:r>
      <w:r w:rsidRPr="002D1A91">
        <w:rPr>
          <w:rFonts w:ascii="Arial" w:hAnsi="Arial" w:cs="Arial"/>
        </w:rPr>
        <w:t xml:space="preserve">shall have the meaning ascribed thereto in </w:t>
      </w:r>
      <w:r w:rsidRPr="002D1A91">
        <w:rPr>
          <w:rFonts w:ascii="Arial" w:hAnsi="Arial" w:cs="Arial"/>
          <w:b/>
          <w:smallCaps/>
        </w:rPr>
        <w:t xml:space="preserve">Schedule </w:t>
      </w:r>
      <w:r w:rsidR="000C0573">
        <w:rPr>
          <w:rFonts w:ascii="Arial" w:hAnsi="Arial" w:cs="Arial"/>
          <w:b/>
          <w:smallCaps/>
        </w:rPr>
        <w:t>B</w:t>
      </w:r>
      <w:r w:rsidRPr="002D1A91">
        <w:rPr>
          <w:rFonts w:ascii="Arial" w:hAnsi="Arial" w:cs="Arial"/>
          <w:b/>
          <w:smallCaps/>
        </w:rPr>
        <w:t xml:space="preserve"> </w:t>
      </w:r>
      <w:r w:rsidRPr="00DB1461">
        <w:rPr>
          <w:rFonts w:ascii="Arial" w:hAnsi="Arial" w:cs="Arial"/>
          <w:bCs/>
          <w:smallCaps/>
        </w:rPr>
        <w:t>(</w:t>
      </w:r>
      <w:r w:rsidRPr="002D1A91">
        <w:rPr>
          <w:rFonts w:ascii="Arial" w:hAnsi="Arial" w:cs="Arial"/>
          <w:bCs/>
          <w:i/>
        </w:rPr>
        <w:t>Specific Definitions</w:t>
      </w:r>
      <w:r w:rsidRPr="00DB1461">
        <w:rPr>
          <w:rFonts w:ascii="Arial" w:hAnsi="Arial" w:cs="Arial"/>
          <w:bCs/>
          <w:smallCaps/>
        </w:rPr>
        <w:t>);</w:t>
      </w:r>
    </w:p>
    <w:p w14:paraId="4F0BD6DA" w14:textId="77777777" w:rsidR="002E6200" w:rsidRPr="002D1A91" w:rsidRDefault="002E6200" w:rsidP="000A425C">
      <w:pPr>
        <w:spacing w:line="240" w:lineRule="auto"/>
        <w:ind w:left="720"/>
        <w:jc w:val="both"/>
        <w:rPr>
          <w:rFonts w:ascii="Arial" w:hAnsi="Arial" w:cs="Arial"/>
          <w:b/>
        </w:rPr>
      </w:pPr>
    </w:p>
    <w:p w14:paraId="353162A8" w14:textId="057984BD" w:rsidR="00D96016" w:rsidRPr="002D1A91" w:rsidRDefault="00D96016" w:rsidP="000A425C">
      <w:pPr>
        <w:spacing w:line="240" w:lineRule="auto"/>
        <w:ind w:left="720"/>
        <w:jc w:val="both"/>
        <w:rPr>
          <w:rFonts w:ascii="Arial" w:hAnsi="Arial" w:cs="Arial"/>
        </w:rPr>
      </w:pPr>
      <w:r w:rsidRPr="002D1A91">
        <w:rPr>
          <w:rFonts w:ascii="Arial" w:hAnsi="Arial" w:cs="Arial"/>
          <w:b/>
        </w:rPr>
        <w:t>Commencement Certificate</w:t>
      </w:r>
      <w:r w:rsidRPr="002D1A91">
        <w:rPr>
          <w:rFonts w:ascii="Arial" w:hAnsi="Arial" w:cs="Arial"/>
        </w:rPr>
        <w:t xml:space="preserve"> means a certificate to be jointly issued in writing by the Independent Engineer and the Independent Auditor to the Concessionaire and copied to the </w:t>
      </w:r>
      <w:r w:rsidR="003915B8" w:rsidRPr="002D1A91">
        <w:rPr>
          <w:rFonts w:ascii="Arial" w:hAnsi="Arial" w:cs="Arial"/>
        </w:rPr>
        <w:t>Agency</w:t>
      </w:r>
      <w:r w:rsidRPr="002D1A91">
        <w:rPr>
          <w:rFonts w:ascii="Arial" w:hAnsi="Arial" w:cs="Arial"/>
        </w:rPr>
        <w:t xml:space="preserve"> in accordance with Section 3.</w:t>
      </w:r>
      <w:r w:rsidR="005B2052">
        <w:rPr>
          <w:rFonts w:ascii="Arial" w:hAnsi="Arial" w:cs="Arial"/>
        </w:rPr>
        <w:t>3</w:t>
      </w:r>
      <w:r w:rsidRPr="002D1A91">
        <w:rPr>
          <w:rFonts w:ascii="Arial" w:hAnsi="Arial" w:cs="Arial"/>
        </w:rPr>
        <w:t xml:space="preserve"> (</w:t>
      </w:r>
      <w:r w:rsidRPr="002D1A91">
        <w:rPr>
          <w:rFonts w:ascii="Arial" w:hAnsi="Arial" w:cs="Arial"/>
          <w:i/>
        </w:rPr>
        <w:t>Commencement Certificate &amp; Commencement Date</w:t>
      </w:r>
      <w:r w:rsidRPr="002D1A91">
        <w:rPr>
          <w:rFonts w:ascii="Arial" w:hAnsi="Arial" w:cs="Arial"/>
        </w:rPr>
        <w:t>);</w:t>
      </w:r>
    </w:p>
    <w:p w14:paraId="42A28F30" w14:textId="77777777" w:rsidR="00D96016" w:rsidRPr="002D1A91" w:rsidRDefault="00D96016" w:rsidP="000A425C">
      <w:pPr>
        <w:spacing w:line="240" w:lineRule="auto"/>
        <w:ind w:left="720"/>
        <w:jc w:val="both"/>
        <w:rPr>
          <w:rFonts w:ascii="Arial" w:hAnsi="Arial" w:cs="Arial"/>
        </w:rPr>
      </w:pPr>
    </w:p>
    <w:p w14:paraId="715BFB34" w14:textId="206B43F1" w:rsidR="00D96016" w:rsidRPr="002D1A91" w:rsidRDefault="00D96016" w:rsidP="000A425C">
      <w:pPr>
        <w:spacing w:line="240" w:lineRule="auto"/>
        <w:ind w:left="720"/>
        <w:jc w:val="both"/>
        <w:rPr>
          <w:rFonts w:ascii="Arial" w:hAnsi="Arial" w:cs="Arial"/>
        </w:rPr>
      </w:pPr>
      <w:r w:rsidRPr="002D1A91">
        <w:rPr>
          <w:rFonts w:ascii="Arial" w:hAnsi="Arial" w:cs="Arial"/>
          <w:b/>
        </w:rPr>
        <w:t>Commencement Date</w:t>
      </w:r>
      <w:r w:rsidRPr="002D1A91">
        <w:rPr>
          <w:rFonts w:ascii="Arial" w:hAnsi="Arial" w:cs="Arial"/>
        </w:rPr>
        <w:t xml:space="preserve"> means the date set out in the Commencement Certificate being the date on which each of the Conditions Precedent stand satisfied, waived and/or deferred; </w:t>
      </w:r>
    </w:p>
    <w:p w14:paraId="373ADF6E" w14:textId="77777777" w:rsidR="00CD2C91" w:rsidRPr="002D1A91" w:rsidRDefault="00CD2C91" w:rsidP="000A425C">
      <w:pPr>
        <w:spacing w:line="240" w:lineRule="auto"/>
        <w:ind w:left="720"/>
        <w:jc w:val="both"/>
        <w:rPr>
          <w:rFonts w:ascii="Arial" w:hAnsi="Arial" w:cs="Arial"/>
        </w:rPr>
      </w:pPr>
    </w:p>
    <w:p w14:paraId="44CB37DF" w14:textId="2B471E13" w:rsidR="00CD2C91" w:rsidRPr="002D1A91" w:rsidRDefault="00CD2C91" w:rsidP="000A425C">
      <w:pPr>
        <w:spacing w:line="240" w:lineRule="auto"/>
        <w:ind w:left="720"/>
        <w:jc w:val="both"/>
        <w:rPr>
          <w:rFonts w:ascii="Arial" w:hAnsi="Arial" w:cs="Arial"/>
        </w:rPr>
      </w:pPr>
      <w:r w:rsidRPr="002D1A91">
        <w:rPr>
          <w:rFonts w:ascii="Arial" w:hAnsi="Arial" w:cs="Arial"/>
          <w:b/>
          <w:bCs/>
        </w:rPr>
        <w:t xml:space="preserve">Commencement Date Delay Notice </w:t>
      </w:r>
      <w:r w:rsidRPr="002D1A91">
        <w:rPr>
          <w:rFonts w:ascii="Arial" w:hAnsi="Arial" w:cs="Arial"/>
        </w:rPr>
        <w:t>shall have the meaning ascribed thereto in Section 3.</w:t>
      </w:r>
      <w:r w:rsidR="005B2052">
        <w:rPr>
          <w:rFonts w:ascii="Arial" w:hAnsi="Arial" w:cs="Arial"/>
        </w:rPr>
        <w:t>5</w:t>
      </w:r>
      <w:r w:rsidRPr="002D1A91">
        <w:rPr>
          <w:rFonts w:ascii="Arial" w:hAnsi="Arial" w:cs="Arial"/>
        </w:rPr>
        <w:t>.3;</w:t>
      </w:r>
    </w:p>
    <w:p w14:paraId="70C0E0C4" w14:textId="77777777" w:rsidR="00D96016" w:rsidRPr="002D1A91" w:rsidRDefault="00D96016" w:rsidP="000A425C">
      <w:pPr>
        <w:spacing w:line="240" w:lineRule="auto"/>
        <w:ind w:left="720"/>
        <w:jc w:val="both"/>
        <w:rPr>
          <w:rFonts w:ascii="Arial" w:hAnsi="Arial" w:cs="Arial"/>
        </w:rPr>
      </w:pPr>
    </w:p>
    <w:p w14:paraId="73CF283C" w14:textId="6779C30A" w:rsidR="005C04B6" w:rsidRPr="002D1A91" w:rsidRDefault="00D96016" w:rsidP="000A425C">
      <w:pPr>
        <w:spacing w:line="240" w:lineRule="auto"/>
        <w:ind w:left="720"/>
        <w:jc w:val="both"/>
        <w:rPr>
          <w:rFonts w:ascii="Arial" w:hAnsi="Arial" w:cs="Arial"/>
        </w:rPr>
      </w:pPr>
      <w:r w:rsidRPr="002D1A91">
        <w:rPr>
          <w:rFonts w:ascii="Arial" w:hAnsi="Arial" w:cs="Arial"/>
          <w:b/>
        </w:rPr>
        <w:t>Commercial Operations Date</w:t>
      </w:r>
      <w:r w:rsidRPr="002D1A91">
        <w:rPr>
          <w:rFonts w:ascii="Arial" w:hAnsi="Arial" w:cs="Arial"/>
        </w:rPr>
        <w:t xml:space="preserve"> means the date on which the Operations Period shall commence, such period commencing on the day immediately succeeding the Substantial Completion Date; </w:t>
      </w:r>
    </w:p>
    <w:p w14:paraId="6B6565BF" w14:textId="77777777" w:rsidR="005C04B6" w:rsidRPr="002D1A91" w:rsidRDefault="005C04B6" w:rsidP="000A425C">
      <w:pPr>
        <w:spacing w:line="240" w:lineRule="auto"/>
        <w:ind w:left="720"/>
        <w:jc w:val="both"/>
        <w:rPr>
          <w:rFonts w:ascii="Arial" w:hAnsi="Arial" w:cs="Arial"/>
          <w:b/>
        </w:rPr>
      </w:pPr>
    </w:p>
    <w:p w14:paraId="22A4434C" w14:textId="766ADC6A" w:rsidR="00D96016" w:rsidRPr="002D1A91" w:rsidRDefault="00D96016" w:rsidP="000A425C">
      <w:pPr>
        <w:spacing w:line="240" w:lineRule="auto"/>
        <w:ind w:left="720"/>
        <w:jc w:val="both"/>
        <w:rPr>
          <w:rFonts w:ascii="Arial" w:hAnsi="Arial" w:cs="Arial"/>
        </w:rPr>
      </w:pPr>
      <w:r w:rsidRPr="002D1A91">
        <w:rPr>
          <w:rFonts w:ascii="Arial" w:hAnsi="Arial" w:cs="Arial"/>
          <w:b/>
        </w:rPr>
        <w:t>Completion Tests</w:t>
      </w:r>
      <w:r w:rsidRPr="002D1A91">
        <w:rPr>
          <w:rFonts w:ascii="Arial" w:hAnsi="Arial" w:cs="Arial"/>
        </w:rPr>
        <w:t xml:space="preserve"> means the tests required to be conducted for Substantial Completion, as listed in </w:t>
      </w:r>
      <w:r w:rsidRPr="002D1A91">
        <w:rPr>
          <w:rFonts w:ascii="Arial" w:hAnsi="Arial" w:cs="Arial"/>
          <w:b/>
          <w:smallCaps/>
        </w:rPr>
        <w:t>Schedule</w:t>
      </w:r>
      <w:r w:rsidRPr="002D1A91">
        <w:rPr>
          <w:rFonts w:ascii="Arial" w:hAnsi="Arial" w:cs="Arial"/>
          <w:b/>
        </w:rPr>
        <w:t xml:space="preserve"> G</w:t>
      </w:r>
      <w:r w:rsidRPr="002D1A91">
        <w:rPr>
          <w:rFonts w:ascii="Arial" w:hAnsi="Arial" w:cs="Arial"/>
        </w:rPr>
        <w:t xml:space="preserve"> (</w:t>
      </w:r>
      <w:r w:rsidR="002E52BD" w:rsidRPr="002D1A91">
        <w:rPr>
          <w:rFonts w:ascii="Arial" w:hAnsi="Arial" w:cs="Arial"/>
          <w:b/>
          <w:i/>
        </w:rPr>
        <w:t>Completion Tests</w:t>
      </w:r>
      <w:r w:rsidR="002648A9" w:rsidRPr="002D1A91">
        <w:rPr>
          <w:rFonts w:ascii="Arial" w:hAnsi="Arial" w:cs="Arial"/>
          <w:b/>
          <w:i/>
        </w:rPr>
        <w:t xml:space="preserve"> Matters</w:t>
      </w:r>
      <w:r w:rsidRPr="002D1A91">
        <w:rPr>
          <w:rFonts w:ascii="Arial" w:hAnsi="Arial" w:cs="Arial"/>
        </w:rPr>
        <w:t>);</w:t>
      </w:r>
    </w:p>
    <w:p w14:paraId="12B683AB" w14:textId="77777777" w:rsidR="00D96016" w:rsidRPr="002D1A91" w:rsidRDefault="00D96016" w:rsidP="000A425C">
      <w:pPr>
        <w:spacing w:line="240" w:lineRule="auto"/>
        <w:ind w:left="720"/>
        <w:jc w:val="both"/>
        <w:rPr>
          <w:rFonts w:ascii="Arial" w:hAnsi="Arial" w:cs="Arial"/>
        </w:rPr>
      </w:pPr>
    </w:p>
    <w:p w14:paraId="7EE5EE6A"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Completion Tests Date Notice</w:t>
      </w:r>
      <w:r w:rsidRPr="002D1A91">
        <w:rPr>
          <w:rFonts w:ascii="Arial" w:hAnsi="Arial" w:cs="Arial"/>
        </w:rPr>
        <w:t xml:space="preserve"> shall have the meaning ascribed thereto in Section 14.1.1;</w:t>
      </w:r>
    </w:p>
    <w:p w14:paraId="55F85AA8" w14:textId="77777777" w:rsidR="00D96016" w:rsidRPr="002D1A91" w:rsidRDefault="00D96016" w:rsidP="000A425C">
      <w:pPr>
        <w:spacing w:line="240" w:lineRule="auto"/>
        <w:ind w:left="720"/>
        <w:jc w:val="both"/>
        <w:rPr>
          <w:rFonts w:ascii="Arial" w:hAnsi="Arial" w:cs="Arial"/>
        </w:rPr>
      </w:pPr>
    </w:p>
    <w:p w14:paraId="33BACC81" w14:textId="19230444" w:rsidR="00D96016" w:rsidRPr="002D1A91" w:rsidRDefault="00D96016" w:rsidP="000A425C">
      <w:pPr>
        <w:spacing w:line="240" w:lineRule="auto"/>
        <w:ind w:left="720"/>
        <w:jc w:val="both"/>
        <w:rPr>
          <w:rFonts w:ascii="Arial" w:hAnsi="Arial" w:cs="Arial"/>
          <w:b/>
          <w:i/>
          <w:lang w:val="en-SG"/>
        </w:rPr>
      </w:pPr>
      <w:r w:rsidRPr="002D1A91">
        <w:rPr>
          <w:rFonts w:ascii="Arial" w:hAnsi="Arial" w:cs="Arial"/>
          <w:b/>
        </w:rPr>
        <w:t>Concession</w:t>
      </w:r>
      <w:r w:rsidRPr="002D1A91">
        <w:rPr>
          <w:rFonts w:ascii="Arial" w:hAnsi="Arial" w:cs="Arial"/>
        </w:rPr>
        <w:t xml:space="preserve"> </w:t>
      </w:r>
      <w:r w:rsidR="00DB794E" w:rsidRPr="002D1A91">
        <w:rPr>
          <w:rFonts w:ascii="Arial" w:hAnsi="Arial" w:cs="Arial"/>
          <w:iCs/>
          <w:lang w:val="en-SG"/>
        </w:rPr>
        <w:t>means</w:t>
      </w:r>
      <w:r w:rsidR="00DB794E" w:rsidRPr="002D1A91">
        <w:rPr>
          <w:rFonts w:ascii="Arial" w:hAnsi="Arial" w:cs="Arial"/>
          <w:lang w:val="en-SG"/>
        </w:rPr>
        <w:t xml:space="preserve"> the </w:t>
      </w:r>
      <w:r w:rsidR="00DB794E" w:rsidRPr="002D1A91">
        <w:rPr>
          <w:rFonts w:ascii="Arial" w:hAnsi="Arial" w:cs="Arial"/>
          <w:iCs/>
          <w:lang w:val="en-SG"/>
        </w:rPr>
        <w:t xml:space="preserve">right granted by the </w:t>
      </w:r>
      <w:r w:rsidR="000E5499" w:rsidRPr="002D1A91">
        <w:rPr>
          <w:rFonts w:ascii="Arial" w:hAnsi="Arial" w:cs="Arial"/>
          <w:iCs/>
          <w:lang w:val="en-SG"/>
        </w:rPr>
        <w:t xml:space="preserve">Agency </w:t>
      </w:r>
      <w:r w:rsidR="00DB794E" w:rsidRPr="002D1A91">
        <w:rPr>
          <w:rFonts w:ascii="Arial" w:hAnsi="Arial" w:cs="Arial"/>
          <w:iCs/>
          <w:lang w:val="en-SG"/>
        </w:rPr>
        <w:t xml:space="preserve">to the </w:t>
      </w:r>
      <w:r w:rsidR="00DB794E" w:rsidRPr="002D1A91">
        <w:rPr>
          <w:rFonts w:ascii="Arial" w:hAnsi="Arial" w:cs="Arial"/>
          <w:lang w:val="en-SG"/>
        </w:rPr>
        <w:t xml:space="preserve">Concessionaire </w:t>
      </w:r>
      <w:r w:rsidR="00DB794E" w:rsidRPr="002D1A91">
        <w:rPr>
          <w:rFonts w:ascii="Arial" w:hAnsi="Arial" w:cs="Arial"/>
          <w:iCs/>
          <w:lang w:val="en-SG"/>
        </w:rPr>
        <w:t>to develop, build, operate and maintain</w:t>
      </w:r>
      <w:r w:rsidR="00DB794E" w:rsidRPr="002D1A91">
        <w:rPr>
          <w:rFonts w:ascii="Arial" w:hAnsi="Arial" w:cs="Arial"/>
          <w:lang w:val="en-SG"/>
        </w:rPr>
        <w:t xml:space="preserve"> the Concession Assets </w:t>
      </w:r>
      <w:r w:rsidR="00DB794E" w:rsidRPr="002D1A91">
        <w:rPr>
          <w:rFonts w:ascii="Arial" w:hAnsi="Arial" w:cs="Arial"/>
          <w:iCs/>
          <w:lang w:val="en-SG"/>
        </w:rPr>
        <w:t>and carry out all other works that may be required</w:t>
      </w:r>
      <w:r w:rsidR="00DB794E" w:rsidRPr="002D1A91">
        <w:rPr>
          <w:rFonts w:ascii="Arial" w:hAnsi="Arial" w:cs="Arial"/>
          <w:lang w:val="en-SG"/>
        </w:rPr>
        <w:t xml:space="preserve"> to </w:t>
      </w:r>
      <w:r w:rsidR="00DB794E" w:rsidRPr="002D1A91">
        <w:rPr>
          <w:rFonts w:ascii="Arial" w:hAnsi="Arial" w:cs="Arial"/>
          <w:iCs/>
          <w:lang w:val="en-SG"/>
        </w:rPr>
        <w:t>carry out</w:t>
      </w:r>
      <w:r w:rsidR="00DB794E" w:rsidRPr="002D1A91">
        <w:rPr>
          <w:rFonts w:ascii="Arial" w:hAnsi="Arial" w:cs="Arial"/>
          <w:lang w:val="en-SG"/>
        </w:rPr>
        <w:t xml:space="preserve"> such </w:t>
      </w:r>
      <w:r w:rsidR="00DB794E" w:rsidRPr="002D1A91">
        <w:rPr>
          <w:rFonts w:ascii="Arial" w:hAnsi="Arial" w:cs="Arial"/>
          <w:iCs/>
          <w:lang w:val="en-SG"/>
        </w:rPr>
        <w:t xml:space="preserve">development, operation and </w:t>
      </w:r>
      <w:r w:rsidR="00DB794E" w:rsidRPr="002D1A91">
        <w:rPr>
          <w:rFonts w:ascii="Arial" w:hAnsi="Arial" w:cs="Arial"/>
          <w:lang w:val="en-SG"/>
        </w:rPr>
        <w:t xml:space="preserve">maintenance </w:t>
      </w:r>
      <w:r w:rsidR="00DB794E" w:rsidRPr="002D1A91">
        <w:rPr>
          <w:rFonts w:ascii="Arial" w:hAnsi="Arial" w:cs="Arial"/>
          <w:iCs/>
          <w:lang w:val="en-SG"/>
        </w:rPr>
        <w:t xml:space="preserve">in accordance with the terms of this Agreement, during the </w:t>
      </w:r>
      <w:r w:rsidR="00DB794E" w:rsidRPr="002D1A91">
        <w:rPr>
          <w:rFonts w:ascii="Arial" w:hAnsi="Arial" w:cs="Arial"/>
          <w:lang w:val="en-SG"/>
        </w:rPr>
        <w:t xml:space="preserve">Concession </w:t>
      </w:r>
      <w:r w:rsidR="00DB794E" w:rsidRPr="002D1A91">
        <w:rPr>
          <w:rFonts w:ascii="Arial" w:hAnsi="Arial" w:cs="Arial"/>
          <w:iCs/>
          <w:lang w:val="en-SG"/>
        </w:rPr>
        <w:t>Period</w:t>
      </w:r>
      <w:r w:rsidRPr="002D1A91">
        <w:rPr>
          <w:rFonts w:ascii="Arial" w:hAnsi="Arial" w:cs="Arial"/>
        </w:rPr>
        <w:t>;</w:t>
      </w:r>
    </w:p>
    <w:p w14:paraId="403D18C2" w14:textId="77777777" w:rsidR="00D96016" w:rsidRPr="002D1A91" w:rsidRDefault="00D96016" w:rsidP="000A425C">
      <w:pPr>
        <w:spacing w:line="240" w:lineRule="auto"/>
        <w:jc w:val="both"/>
        <w:rPr>
          <w:rFonts w:ascii="Arial" w:hAnsi="Arial" w:cs="Arial"/>
        </w:rPr>
      </w:pPr>
    </w:p>
    <w:p w14:paraId="24B82CDA" w14:textId="407A6F32" w:rsidR="00D96016" w:rsidRPr="002D1A91" w:rsidRDefault="00D96016" w:rsidP="000A425C">
      <w:pPr>
        <w:spacing w:line="240" w:lineRule="auto"/>
        <w:ind w:left="720"/>
        <w:jc w:val="both"/>
        <w:rPr>
          <w:rFonts w:ascii="Arial" w:hAnsi="Arial" w:cs="Arial"/>
        </w:rPr>
      </w:pPr>
      <w:r w:rsidRPr="002D1A91">
        <w:rPr>
          <w:rFonts w:ascii="Arial" w:hAnsi="Arial" w:cs="Arial"/>
          <w:b/>
        </w:rPr>
        <w:t>Concession Assets</w:t>
      </w:r>
      <w:r w:rsidRPr="002D1A91">
        <w:rPr>
          <w:rFonts w:ascii="Arial" w:hAnsi="Arial" w:cs="Arial"/>
        </w:rPr>
        <w:t xml:space="preserve"> </w:t>
      </w:r>
      <w:r w:rsidR="00331589" w:rsidRPr="002D1A91">
        <w:rPr>
          <w:rFonts w:ascii="Arial" w:hAnsi="Arial" w:cs="Arial"/>
        </w:rPr>
        <w:t xml:space="preserve">means </w:t>
      </w:r>
      <w:r w:rsidR="00FF64C6" w:rsidRPr="002D1A91">
        <w:rPr>
          <w:rFonts w:ascii="Arial" w:hAnsi="Arial" w:cs="Arial"/>
        </w:rPr>
        <w:t>and includes all tangible and intangible assets located on the Project Site and all rights, title, benefits, facilities and easements, whether directly and/or indirectly related thereto, relating to and forming part of the Project (only to the extent of the Project Site)</w:t>
      </w:r>
      <w:r w:rsidR="00331589" w:rsidRPr="002D1A91">
        <w:rPr>
          <w:rFonts w:ascii="Arial" w:hAnsi="Arial" w:cs="Arial"/>
        </w:rPr>
        <w:t>;</w:t>
      </w:r>
    </w:p>
    <w:p w14:paraId="346E0536" w14:textId="1DB7548E" w:rsidR="00063DCD" w:rsidRPr="002D1A91" w:rsidRDefault="00063DCD" w:rsidP="000A425C">
      <w:pPr>
        <w:spacing w:line="240" w:lineRule="auto"/>
        <w:jc w:val="both"/>
        <w:rPr>
          <w:rFonts w:ascii="Arial" w:hAnsi="Arial" w:cs="Arial"/>
          <w:b/>
        </w:rPr>
      </w:pPr>
    </w:p>
    <w:p w14:paraId="57974DED" w14:textId="06B9CCF6" w:rsidR="00D96016" w:rsidRPr="002D1A91" w:rsidRDefault="00D96016" w:rsidP="000A425C">
      <w:pPr>
        <w:spacing w:line="240" w:lineRule="auto"/>
        <w:ind w:left="720"/>
        <w:jc w:val="both"/>
        <w:rPr>
          <w:rFonts w:ascii="Arial" w:hAnsi="Arial" w:cs="Arial"/>
        </w:rPr>
      </w:pPr>
      <w:bookmarkStart w:id="23" w:name="_Hlk15043689"/>
      <w:r w:rsidRPr="002D1A91">
        <w:rPr>
          <w:rFonts w:ascii="Arial" w:hAnsi="Arial" w:cs="Arial"/>
          <w:b/>
        </w:rPr>
        <w:t>Concession Period</w:t>
      </w:r>
      <w:r w:rsidRPr="002D1A91">
        <w:rPr>
          <w:rFonts w:ascii="Arial" w:hAnsi="Arial" w:cs="Arial"/>
        </w:rPr>
        <w:t xml:space="preserve"> means, in respect of the Concession and the Concession Assets, the period commencing on the Commencement Date and ending on the Trigger Date; </w:t>
      </w:r>
    </w:p>
    <w:bookmarkEnd w:id="23"/>
    <w:p w14:paraId="6295568F" w14:textId="77777777" w:rsidR="00D96016" w:rsidRPr="002D1A91" w:rsidRDefault="00D96016" w:rsidP="000A425C">
      <w:pPr>
        <w:spacing w:line="240" w:lineRule="auto"/>
        <w:ind w:left="720"/>
        <w:jc w:val="both"/>
        <w:rPr>
          <w:rFonts w:ascii="Arial" w:hAnsi="Arial" w:cs="Arial"/>
        </w:rPr>
      </w:pPr>
    </w:p>
    <w:p w14:paraId="7B9E5871" w14:textId="20F89E62" w:rsidR="0003362D" w:rsidRPr="002D1A91" w:rsidRDefault="0003362D" w:rsidP="00030FBA">
      <w:pPr>
        <w:spacing w:line="240" w:lineRule="auto"/>
        <w:ind w:left="720"/>
        <w:jc w:val="both"/>
        <w:rPr>
          <w:rFonts w:ascii="Arial" w:hAnsi="Arial" w:cs="Arial"/>
          <w:b/>
        </w:rPr>
      </w:pPr>
      <w:r w:rsidRPr="002D1A91">
        <w:rPr>
          <w:rFonts w:ascii="Arial" w:hAnsi="Arial" w:cs="Arial"/>
          <w:b/>
        </w:rPr>
        <w:t>Concessionaire</w:t>
      </w:r>
      <w:r w:rsidRPr="002D1A91">
        <w:rPr>
          <w:rFonts w:ascii="Arial" w:hAnsi="Arial" w:cs="Arial"/>
        </w:rPr>
        <w:t xml:space="preserve"> shall have the meaning ascribed thereto in the Preamble;</w:t>
      </w:r>
    </w:p>
    <w:p w14:paraId="05D2F53E" w14:textId="77777777" w:rsidR="00C44182" w:rsidRPr="002D1A91" w:rsidRDefault="00C44182" w:rsidP="000A425C">
      <w:pPr>
        <w:spacing w:line="240" w:lineRule="auto"/>
        <w:ind w:left="720"/>
        <w:jc w:val="both"/>
        <w:rPr>
          <w:rFonts w:ascii="Arial" w:hAnsi="Arial" w:cs="Arial"/>
          <w:b/>
        </w:rPr>
      </w:pPr>
    </w:p>
    <w:p w14:paraId="1626A782" w14:textId="2EE0EC38" w:rsidR="00D96016" w:rsidRPr="002D1A91" w:rsidRDefault="00D96016" w:rsidP="000A425C">
      <w:pPr>
        <w:spacing w:line="240" w:lineRule="auto"/>
        <w:ind w:left="720"/>
        <w:jc w:val="both"/>
        <w:rPr>
          <w:rFonts w:ascii="Arial" w:hAnsi="Arial" w:cs="Arial"/>
        </w:rPr>
      </w:pPr>
      <w:r w:rsidRPr="002D1A91">
        <w:rPr>
          <w:rFonts w:ascii="Arial" w:hAnsi="Arial" w:cs="Arial"/>
          <w:b/>
        </w:rPr>
        <w:t>Concessionaire Authorized Representative</w:t>
      </w:r>
      <w:r w:rsidRPr="002D1A91">
        <w:rPr>
          <w:rFonts w:ascii="Arial" w:hAnsi="Arial" w:cs="Arial"/>
        </w:rPr>
        <w:t xml:space="preserve"> shall have the meaning ascribed thereto in Section 7.4.1;</w:t>
      </w:r>
    </w:p>
    <w:p w14:paraId="63F4EDDB" w14:textId="77777777" w:rsidR="00D96016" w:rsidRPr="002D1A91" w:rsidRDefault="00D96016" w:rsidP="000A425C">
      <w:pPr>
        <w:spacing w:line="240" w:lineRule="auto"/>
        <w:ind w:left="720"/>
        <w:jc w:val="both"/>
        <w:rPr>
          <w:rFonts w:ascii="Arial" w:hAnsi="Arial" w:cs="Arial"/>
        </w:rPr>
      </w:pPr>
    </w:p>
    <w:p w14:paraId="4655DD46" w14:textId="1B2C1399" w:rsidR="00D96016" w:rsidRPr="002D1A91" w:rsidRDefault="00D96016" w:rsidP="000A425C">
      <w:pPr>
        <w:spacing w:line="240" w:lineRule="auto"/>
        <w:ind w:left="720"/>
        <w:jc w:val="both"/>
        <w:rPr>
          <w:rFonts w:ascii="Arial" w:hAnsi="Arial" w:cs="Arial"/>
        </w:rPr>
      </w:pPr>
      <w:r w:rsidRPr="002D1A91">
        <w:rPr>
          <w:rFonts w:ascii="Arial" w:hAnsi="Arial" w:cs="Arial"/>
          <w:b/>
        </w:rPr>
        <w:t>Concessionaire Conditions Precedent</w:t>
      </w:r>
      <w:r w:rsidRPr="002D1A91">
        <w:rPr>
          <w:rFonts w:ascii="Arial" w:hAnsi="Arial" w:cs="Arial"/>
        </w:rPr>
        <w:t xml:space="preserve"> shall have the meaning ascribed thereto in Section </w:t>
      </w:r>
      <w:r w:rsidR="00AD03E5" w:rsidRPr="002D1A91">
        <w:rPr>
          <w:rFonts w:ascii="Arial" w:hAnsi="Arial" w:cs="Arial"/>
        </w:rPr>
        <w:t>3.1.2</w:t>
      </w:r>
      <w:r w:rsidRPr="002D1A91">
        <w:rPr>
          <w:rFonts w:ascii="Arial" w:hAnsi="Arial" w:cs="Arial"/>
        </w:rPr>
        <w:t>;</w:t>
      </w:r>
    </w:p>
    <w:p w14:paraId="6716A3CA" w14:textId="77777777" w:rsidR="00D96016" w:rsidRPr="002D1A91" w:rsidRDefault="00D96016" w:rsidP="000A425C">
      <w:pPr>
        <w:spacing w:line="240" w:lineRule="auto"/>
        <w:ind w:left="720"/>
        <w:jc w:val="both"/>
        <w:rPr>
          <w:rFonts w:ascii="Arial" w:hAnsi="Arial" w:cs="Arial"/>
        </w:rPr>
      </w:pPr>
    </w:p>
    <w:p w14:paraId="6B8975EE" w14:textId="2A4683D8" w:rsidR="00F02209" w:rsidRPr="00DC0F8C" w:rsidRDefault="00F02209" w:rsidP="000A425C">
      <w:pPr>
        <w:spacing w:line="240" w:lineRule="auto"/>
        <w:ind w:left="720"/>
        <w:jc w:val="both"/>
        <w:rPr>
          <w:rFonts w:ascii="Arial" w:hAnsi="Arial" w:cs="Arial"/>
          <w:bCs/>
        </w:rPr>
      </w:pPr>
      <w:r w:rsidRPr="00F02209">
        <w:rPr>
          <w:rFonts w:ascii="Arial" w:hAnsi="Arial" w:cs="Arial"/>
          <w:b/>
        </w:rPr>
        <w:t xml:space="preserve">Concessionaire CP Failure Termination Amount </w:t>
      </w:r>
      <w:r w:rsidRPr="00DC0F8C">
        <w:rPr>
          <w:rFonts w:ascii="Arial" w:hAnsi="Arial" w:cs="Arial"/>
          <w:bCs/>
        </w:rPr>
        <w:t xml:space="preserve">shall have the meaning ascribed thereto in </w:t>
      </w:r>
      <w:r w:rsidR="008839BB" w:rsidRPr="00DC0F8C">
        <w:rPr>
          <w:rFonts w:ascii="Arial" w:hAnsi="Arial" w:cs="Arial"/>
          <w:b/>
          <w:smallCaps/>
        </w:rPr>
        <w:t>Schedule</w:t>
      </w:r>
      <w:r w:rsidRPr="00DC0F8C">
        <w:rPr>
          <w:rFonts w:ascii="Arial" w:hAnsi="Arial" w:cs="Arial"/>
          <w:bCs/>
        </w:rPr>
        <w:t xml:space="preserve"> </w:t>
      </w:r>
      <w:r w:rsidR="00246B73">
        <w:rPr>
          <w:rFonts w:ascii="Arial" w:hAnsi="Arial" w:cs="Arial"/>
          <w:b/>
        </w:rPr>
        <w:t>T</w:t>
      </w:r>
      <w:r w:rsidRPr="00DC0F8C">
        <w:rPr>
          <w:rFonts w:ascii="Arial" w:hAnsi="Arial" w:cs="Arial"/>
          <w:bCs/>
        </w:rPr>
        <w:t xml:space="preserve"> (</w:t>
      </w:r>
      <w:r w:rsidR="00246B73" w:rsidRPr="00DC0F8C">
        <w:rPr>
          <w:rFonts w:ascii="Arial" w:hAnsi="Arial" w:cs="Arial"/>
          <w:bCs/>
          <w:i/>
          <w:iCs/>
        </w:rPr>
        <w:t>Termination Payments</w:t>
      </w:r>
      <w:r w:rsidRPr="00DC0F8C">
        <w:rPr>
          <w:rFonts w:ascii="Arial" w:hAnsi="Arial" w:cs="Arial"/>
          <w:bCs/>
        </w:rPr>
        <w:t>);</w:t>
      </w:r>
    </w:p>
    <w:p w14:paraId="35640584" w14:textId="77777777" w:rsidR="00F02209" w:rsidRDefault="00F02209" w:rsidP="000A425C">
      <w:pPr>
        <w:spacing w:line="240" w:lineRule="auto"/>
        <w:ind w:left="720"/>
        <w:jc w:val="both"/>
        <w:rPr>
          <w:rFonts w:ascii="Arial" w:hAnsi="Arial" w:cs="Arial"/>
          <w:b/>
        </w:rPr>
      </w:pPr>
    </w:p>
    <w:p w14:paraId="6A9662A8" w14:textId="1BC0254F" w:rsidR="00D96016" w:rsidRPr="002D1A91" w:rsidRDefault="00D96016" w:rsidP="000A425C">
      <w:pPr>
        <w:spacing w:line="240" w:lineRule="auto"/>
        <w:ind w:left="720"/>
        <w:jc w:val="both"/>
        <w:rPr>
          <w:rFonts w:ascii="Arial" w:hAnsi="Arial" w:cs="Arial"/>
        </w:rPr>
      </w:pPr>
      <w:r w:rsidRPr="002D1A91">
        <w:rPr>
          <w:rFonts w:ascii="Arial" w:hAnsi="Arial" w:cs="Arial"/>
          <w:b/>
        </w:rPr>
        <w:t>Concessionaire Default Termination Amount</w:t>
      </w:r>
      <w:r w:rsidRPr="002D1A91">
        <w:rPr>
          <w:rFonts w:ascii="Arial" w:hAnsi="Arial" w:cs="Arial"/>
        </w:rPr>
        <w:t xml:space="preserve"> shall have the meaning ascribed thereto in </w:t>
      </w:r>
      <w:r w:rsidRPr="002D1A91">
        <w:rPr>
          <w:rFonts w:ascii="Arial" w:hAnsi="Arial" w:cs="Arial"/>
          <w:b/>
          <w:smallCaps/>
        </w:rPr>
        <w:t xml:space="preserve">Schedule T </w:t>
      </w:r>
      <w:r w:rsidRPr="002D1A91">
        <w:rPr>
          <w:rFonts w:ascii="Arial" w:hAnsi="Arial" w:cs="Arial"/>
        </w:rPr>
        <w:t>(</w:t>
      </w:r>
      <w:r w:rsidRPr="002D1A91">
        <w:rPr>
          <w:rFonts w:ascii="Arial" w:hAnsi="Arial" w:cs="Arial"/>
          <w:b/>
          <w:i/>
        </w:rPr>
        <w:t>Termination Payment</w:t>
      </w:r>
      <w:r w:rsidRPr="002D1A91">
        <w:rPr>
          <w:rFonts w:ascii="Arial" w:hAnsi="Arial" w:cs="Arial"/>
          <w:b/>
        </w:rPr>
        <w:t>)</w:t>
      </w:r>
      <w:r w:rsidRPr="002D1A91">
        <w:rPr>
          <w:rFonts w:ascii="Arial" w:hAnsi="Arial" w:cs="Arial"/>
        </w:rPr>
        <w:t>;</w:t>
      </w:r>
    </w:p>
    <w:p w14:paraId="2653C4EA" w14:textId="77777777" w:rsidR="00D96016" w:rsidRPr="002D1A91" w:rsidRDefault="00D96016" w:rsidP="000A425C">
      <w:pPr>
        <w:spacing w:line="240" w:lineRule="auto"/>
        <w:ind w:left="720"/>
        <w:jc w:val="both"/>
        <w:rPr>
          <w:rFonts w:ascii="Arial" w:hAnsi="Arial" w:cs="Arial"/>
        </w:rPr>
      </w:pPr>
    </w:p>
    <w:p w14:paraId="76B5FE7A" w14:textId="5B90E4AF" w:rsidR="00D96016" w:rsidRPr="002D1A91" w:rsidRDefault="00D96016" w:rsidP="000A425C">
      <w:pPr>
        <w:spacing w:line="240" w:lineRule="auto"/>
        <w:ind w:left="720"/>
        <w:jc w:val="both"/>
        <w:rPr>
          <w:rFonts w:ascii="Arial" w:hAnsi="Arial" w:cs="Arial"/>
        </w:rPr>
      </w:pPr>
      <w:r w:rsidRPr="002D1A91">
        <w:rPr>
          <w:rFonts w:ascii="Arial" w:hAnsi="Arial" w:cs="Arial"/>
          <w:b/>
        </w:rPr>
        <w:t>Concessionaire Engaged Persons</w:t>
      </w:r>
      <w:r w:rsidRPr="002D1A91">
        <w:rPr>
          <w:rFonts w:ascii="Arial" w:hAnsi="Arial" w:cs="Arial"/>
        </w:rPr>
        <w:t xml:space="preserve"> means each of the Concessionaire’s representatives (including the Concessionaire Authorized Representative and the Concessionaire Project </w:t>
      </w:r>
      <w:r w:rsidR="00F30FC3" w:rsidRPr="002D1A91">
        <w:rPr>
          <w:rFonts w:ascii="Arial" w:hAnsi="Arial" w:cs="Arial"/>
        </w:rPr>
        <w:t>Expert</w:t>
      </w:r>
      <w:r w:rsidRPr="002D1A91">
        <w:rPr>
          <w:rFonts w:ascii="Arial" w:hAnsi="Arial" w:cs="Arial"/>
        </w:rPr>
        <w:t>), agents, executives, contractors, employees, subcontractors, vendors, suppliers, parties with whom it has entered into the Project Agreements, that are engaged, hired, appointed, contracted (directly or indirectly) by the Concessionaire for the performance of Project Works or any part thereof;</w:t>
      </w:r>
    </w:p>
    <w:p w14:paraId="3EF07460" w14:textId="77777777" w:rsidR="00D96016" w:rsidRPr="002D1A91" w:rsidRDefault="00D96016" w:rsidP="000A425C">
      <w:pPr>
        <w:spacing w:line="240" w:lineRule="auto"/>
        <w:ind w:left="720"/>
        <w:jc w:val="both"/>
        <w:rPr>
          <w:rFonts w:ascii="Arial" w:hAnsi="Arial" w:cs="Arial"/>
        </w:rPr>
      </w:pPr>
    </w:p>
    <w:p w14:paraId="29AD49A3" w14:textId="41A50966" w:rsidR="00D96016" w:rsidRPr="002D1A91" w:rsidRDefault="00D96016" w:rsidP="000A425C">
      <w:pPr>
        <w:spacing w:line="240" w:lineRule="auto"/>
        <w:ind w:left="720"/>
        <w:jc w:val="both"/>
        <w:rPr>
          <w:rFonts w:ascii="Arial" w:hAnsi="Arial" w:cs="Arial"/>
        </w:rPr>
      </w:pPr>
      <w:r w:rsidRPr="002D1A91">
        <w:rPr>
          <w:rFonts w:ascii="Arial" w:hAnsi="Arial" w:cs="Arial"/>
          <w:b/>
        </w:rPr>
        <w:lastRenderedPageBreak/>
        <w:t>Concessionaire Event of Default</w:t>
      </w:r>
      <w:r w:rsidRPr="002D1A91">
        <w:rPr>
          <w:rFonts w:ascii="Arial" w:hAnsi="Arial" w:cs="Arial"/>
        </w:rPr>
        <w:t xml:space="preserve"> shall have the meaning ascribed thereto in Section 22.1</w:t>
      </w:r>
      <w:r w:rsidR="00EE4377">
        <w:rPr>
          <w:rFonts w:ascii="Arial" w:hAnsi="Arial" w:cs="Arial"/>
        </w:rPr>
        <w:t>.1</w:t>
      </w:r>
      <w:r w:rsidRPr="002D1A91">
        <w:rPr>
          <w:rFonts w:ascii="Arial" w:hAnsi="Arial" w:cs="Arial"/>
        </w:rPr>
        <w:t xml:space="preserve"> (</w:t>
      </w:r>
      <w:r w:rsidRPr="002D1A91">
        <w:rPr>
          <w:rFonts w:ascii="Arial" w:hAnsi="Arial" w:cs="Arial"/>
          <w:i/>
        </w:rPr>
        <w:t>Concessionaire Event of Default</w:t>
      </w:r>
      <w:r w:rsidRPr="002D1A91">
        <w:rPr>
          <w:rFonts w:ascii="Arial" w:hAnsi="Arial" w:cs="Arial"/>
        </w:rPr>
        <w:t>);</w:t>
      </w:r>
    </w:p>
    <w:p w14:paraId="77EEC5FB" w14:textId="77777777" w:rsidR="00D96016" w:rsidRPr="002D1A91" w:rsidRDefault="00D96016" w:rsidP="000A425C">
      <w:pPr>
        <w:spacing w:line="240" w:lineRule="auto"/>
        <w:ind w:left="720"/>
        <w:jc w:val="both"/>
        <w:rPr>
          <w:rFonts w:ascii="Arial" w:hAnsi="Arial" w:cs="Arial"/>
        </w:rPr>
      </w:pPr>
    </w:p>
    <w:p w14:paraId="6D2398CB" w14:textId="60A1F4D3" w:rsidR="00D96016" w:rsidRPr="002D1A91" w:rsidRDefault="00D96016" w:rsidP="00DC4D65">
      <w:pPr>
        <w:spacing w:line="240" w:lineRule="auto"/>
        <w:ind w:left="720"/>
        <w:jc w:val="both"/>
        <w:rPr>
          <w:rFonts w:ascii="Arial" w:hAnsi="Arial" w:cs="Arial"/>
        </w:rPr>
      </w:pPr>
      <w:r w:rsidRPr="002D1A91">
        <w:rPr>
          <w:rFonts w:ascii="Arial" w:hAnsi="Arial" w:cs="Arial"/>
          <w:b/>
        </w:rPr>
        <w:t>Concessionaire Indemnified Persons</w:t>
      </w:r>
      <w:r w:rsidRPr="002D1A91">
        <w:rPr>
          <w:rFonts w:ascii="Arial" w:hAnsi="Arial" w:cs="Arial"/>
        </w:rPr>
        <w:t xml:space="preserve"> shall have the meaning ascribed thereto in Section </w:t>
      </w:r>
      <w:r w:rsidR="004B607A">
        <w:rPr>
          <w:rFonts w:ascii="Arial" w:hAnsi="Arial" w:cs="Arial"/>
        </w:rPr>
        <w:t>9</w:t>
      </w:r>
      <w:r w:rsidR="00AD03E5" w:rsidRPr="002D1A91">
        <w:rPr>
          <w:rFonts w:ascii="Arial" w:hAnsi="Arial" w:cs="Arial"/>
        </w:rPr>
        <w:t>.1.</w:t>
      </w:r>
      <w:r w:rsidR="004B607A">
        <w:rPr>
          <w:rFonts w:ascii="Arial" w:hAnsi="Arial" w:cs="Arial"/>
        </w:rPr>
        <w:t>2</w:t>
      </w:r>
      <w:r w:rsidRPr="002D1A91">
        <w:rPr>
          <w:rFonts w:ascii="Arial" w:hAnsi="Arial" w:cs="Arial"/>
        </w:rPr>
        <w:t>;</w:t>
      </w:r>
    </w:p>
    <w:p w14:paraId="0BCEE8B1" w14:textId="77777777" w:rsidR="00F33FA2" w:rsidRPr="002D1A91" w:rsidRDefault="00F33FA2" w:rsidP="000A425C">
      <w:pPr>
        <w:spacing w:line="240" w:lineRule="auto"/>
        <w:ind w:left="720"/>
        <w:jc w:val="both"/>
        <w:rPr>
          <w:rFonts w:ascii="Arial" w:hAnsi="Arial" w:cs="Arial"/>
          <w:b/>
        </w:rPr>
      </w:pPr>
    </w:p>
    <w:p w14:paraId="09A9A753" w14:textId="13039745" w:rsidR="00D96016" w:rsidRPr="002D1A91" w:rsidRDefault="00D96016" w:rsidP="000A425C">
      <w:pPr>
        <w:spacing w:line="240" w:lineRule="auto"/>
        <w:ind w:left="720"/>
        <w:jc w:val="both"/>
        <w:rPr>
          <w:rFonts w:ascii="Arial" w:hAnsi="Arial" w:cs="Arial"/>
        </w:rPr>
      </w:pPr>
      <w:r w:rsidRPr="002D1A91">
        <w:rPr>
          <w:rFonts w:ascii="Arial" w:hAnsi="Arial" w:cs="Arial"/>
          <w:b/>
        </w:rPr>
        <w:t>Concessionaire Preliminary Notice</w:t>
      </w:r>
      <w:r w:rsidRPr="002D1A91">
        <w:rPr>
          <w:rFonts w:ascii="Arial" w:hAnsi="Arial" w:cs="Arial"/>
        </w:rPr>
        <w:t xml:space="preserve"> shall have the meaning ascribed thereto in Section </w:t>
      </w:r>
      <w:r w:rsidR="00AD03E5" w:rsidRPr="002D1A91">
        <w:rPr>
          <w:rFonts w:ascii="Arial" w:hAnsi="Arial" w:cs="Arial"/>
        </w:rPr>
        <w:t>23.2.1</w:t>
      </w:r>
      <w:r w:rsidRPr="002D1A91">
        <w:rPr>
          <w:rFonts w:ascii="Arial" w:hAnsi="Arial" w:cs="Arial"/>
        </w:rPr>
        <w:t>;</w:t>
      </w:r>
    </w:p>
    <w:p w14:paraId="4C84CD21" w14:textId="77777777" w:rsidR="00D96016" w:rsidRPr="002D1A91" w:rsidRDefault="00D96016" w:rsidP="000A425C">
      <w:pPr>
        <w:spacing w:line="240" w:lineRule="auto"/>
        <w:ind w:left="720"/>
        <w:jc w:val="both"/>
        <w:rPr>
          <w:rFonts w:ascii="Arial" w:hAnsi="Arial" w:cs="Arial"/>
        </w:rPr>
      </w:pPr>
    </w:p>
    <w:p w14:paraId="1DBE4AC0" w14:textId="5D547949"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Concessionaire Project </w:t>
      </w:r>
      <w:r w:rsidR="00F30FC3" w:rsidRPr="002D1A91">
        <w:rPr>
          <w:rFonts w:ascii="Arial" w:hAnsi="Arial" w:cs="Arial"/>
          <w:b/>
        </w:rPr>
        <w:t>Expert</w:t>
      </w:r>
      <w:r w:rsidR="006B0483">
        <w:rPr>
          <w:rFonts w:ascii="Arial" w:hAnsi="Arial" w:cs="Arial"/>
          <w:b/>
        </w:rPr>
        <w:t xml:space="preserve"> </w:t>
      </w:r>
      <w:r w:rsidRPr="002D1A91">
        <w:rPr>
          <w:rFonts w:ascii="Arial" w:hAnsi="Arial" w:cs="Arial"/>
        </w:rPr>
        <w:t>shall have the meaning ascribed thereto in Section 7.4.1</w:t>
      </w:r>
      <w:r w:rsidR="00AD03E5" w:rsidRPr="002D1A91">
        <w:rPr>
          <w:rFonts w:ascii="Arial" w:hAnsi="Arial" w:cs="Arial"/>
        </w:rPr>
        <w:t>(b)</w:t>
      </w:r>
      <w:r w:rsidRPr="002D1A91">
        <w:rPr>
          <w:rFonts w:ascii="Arial" w:hAnsi="Arial" w:cs="Arial"/>
        </w:rPr>
        <w:t>;</w:t>
      </w:r>
    </w:p>
    <w:p w14:paraId="28466079" w14:textId="77777777" w:rsidR="00D96016" w:rsidRPr="002D1A91" w:rsidRDefault="00D96016" w:rsidP="000A425C">
      <w:pPr>
        <w:spacing w:line="240" w:lineRule="auto"/>
        <w:ind w:left="720"/>
        <w:jc w:val="both"/>
        <w:rPr>
          <w:rFonts w:ascii="Arial" w:hAnsi="Arial" w:cs="Arial"/>
        </w:rPr>
      </w:pPr>
    </w:p>
    <w:p w14:paraId="667E41ED" w14:textId="6897C856" w:rsidR="00D96016" w:rsidRPr="002D1A91" w:rsidRDefault="00D96016" w:rsidP="000A425C">
      <w:pPr>
        <w:spacing w:line="240" w:lineRule="auto"/>
        <w:ind w:left="720"/>
        <w:jc w:val="both"/>
        <w:rPr>
          <w:rFonts w:ascii="Arial" w:hAnsi="Arial" w:cs="Arial"/>
        </w:rPr>
      </w:pPr>
      <w:r w:rsidRPr="002D1A91">
        <w:rPr>
          <w:rFonts w:ascii="Arial" w:hAnsi="Arial" w:cs="Arial"/>
          <w:b/>
        </w:rPr>
        <w:t>Concessionaire Permits</w:t>
      </w:r>
      <w:r w:rsidRPr="002D1A91">
        <w:rPr>
          <w:rFonts w:ascii="Arial" w:hAnsi="Arial" w:cs="Arial"/>
        </w:rPr>
        <w:t xml:space="preserve"> means all such approvals, consents, authorizations, notifications, concessions, acknowledgements, </w:t>
      </w:r>
      <w:r w:rsidR="00AA4636" w:rsidRPr="002D1A91">
        <w:rPr>
          <w:rFonts w:ascii="Arial" w:hAnsi="Arial" w:cs="Arial"/>
        </w:rPr>
        <w:t>licenses</w:t>
      </w:r>
      <w:r w:rsidRPr="002D1A91">
        <w:rPr>
          <w:rFonts w:ascii="Arial" w:hAnsi="Arial" w:cs="Arial"/>
        </w:rPr>
        <w:t xml:space="preserve">, permits, decisions or similar items </w:t>
      </w:r>
      <w:r w:rsidR="00EF51B0" w:rsidRPr="002D1A91">
        <w:rPr>
          <w:rFonts w:ascii="Arial" w:hAnsi="Arial" w:cs="Arial"/>
        </w:rPr>
        <w:t xml:space="preserve">that relate to the Project and its implementation including all such consents and authorisations </w:t>
      </w:r>
      <w:r w:rsidRPr="002D1A91">
        <w:rPr>
          <w:rFonts w:ascii="Arial" w:hAnsi="Arial" w:cs="Arial"/>
        </w:rPr>
        <w:t xml:space="preserve">issued by a Government Authority and which the Concessionaire is or its Contractors are required to obtain from any Government Authority and thereafter to maintain to fulfill its obligations under the </w:t>
      </w:r>
      <w:r w:rsidR="003C24FC" w:rsidRPr="002D1A91">
        <w:rPr>
          <w:rFonts w:ascii="Arial" w:hAnsi="Arial" w:cs="Arial"/>
        </w:rPr>
        <w:t xml:space="preserve">Agency </w:t>
      </w:r>
      <w:r w:rsidRPr="002D1A91">
        <w:rPr>
          <w:rFonts w:ascii="Arial" w:hAnsi="Arial" w:cs="Arial"/>
        </w:rPr>
        <w:t xml:space="preserve">Agreements; provided, however, that in no event shall the Concessionaire Permits include any concessions or exemptions from the Applicable Laws unless they are expressly granted pursuant to the terms of the  </w:t>
      </w:r>
      <w:r w:rsidR="003C24FC" w:rsidRPr="002D1A91">
        <w:rPr>
          <w:rFonts w:ascii="Arial" w:hAnsi="Arial" w:cs="Arial"/>
        </w:rPr>
        <w:t xml:space="preserve">Agency </w:t>
      </w:r>
      <w:r w:rsidRPr="002D1A91">
        <w:rPr>
          <w:rFonts w:ascii="Arial" w:hAnsi="Arial" w:cs="Arial"/>
        </w:rPr>
        <w:t>Agreements;</w:t>
      </w:r>
    </w:p>
    <w:p w14:paraId="14B402E2" w14:textId="77777777" w:rsidR="00D96016" w:rsidRPr="002D1A91" w:rsidRDefault="00D96016" w:rsidP="000A425C">
      <w:pPr>
        <w:spacing w:line="240" w:lineRule="auto"/>
        <w:ind w:left="720"/>
        <w:jc w:val="both"/>
        <w:rPr>
          <w:rFonts w:ascii="Arial" w:hAnsi="Arial" w:cs="Arial"/>
        </w:rPr>
      </w:pPr>
    </w:p>
    <w:p w14:paraId="32DD3BEF" w14:textId="079DBA16" w:rsidR="00D96016" w:rsidRPr="002D1A91" w:rsidRDefault="00D96016" w:rsidP="00F97CA1">
      <w:pPr>
        <w:spacing w:line="240" w:lineRule="auto"/>
        <w:ind w:left="720"/>
        <w:jc w:val="both"/>
        <w:rPr>
          <w:rFonts w:ascii="Arial" w:hAnsi="Arial" w:cs="Arial"/>
        </w:rPr>
      </w:pPr>
      <w:r w:rsidRPr="002D1A91">
        <w:rPr>
          <w:rFonts w:ascii="Arial" w:hAnsi="Arial" w:cs="Arial"/>
          <w:b/>
        </w:rPr>
        <w:t>Conditions Precedent</w:t>
      </w:r>
      <w:r w:rsidRPr="002D1A91">
        <w:rPr>
          <w:rFonts w:ascii="Arial" w:hAnsi="Arial" w:cs="Arial"/>
        </w:rPr>
        <w:t xml:space="preserve"> </w:t>
      </w:r>
      <w:r w:rsidR="00AD03E5" w:rsidRPr="002D1A91">
        <w:rPr>
          <w:rFonts w:ascii="Arial" w:hAnsi="Arial" w:cs="Arial"/>
        </w:rPr>
        <w:t>shall have the mean</w:t>
      </w:r>
      <w:r w:rsidR="00E350F4" w:rsidRPr="002D1A91">
        <w:rPr>
          <w:rFonts w:ascii="Arial" w:hAnsi="Arial" w:cs="Arial"/>
        </w:rPr>
        <w:t>ing ascribed thereto in Section</w:t>
      </w:r>
      <w:r w:rsidRPr="002D1A91">
        <w:rPr>
          <w:rFonts w:ascii="Arial" w:hAnsi="Arial" w:cs="Arial"/>
        </w:rPr>
        <w:t xml:space="preserve"> 3.1 (</w:t>
      </w:r>
      <w:r w:rsidRPr="002D1A91">
        <w:rPr>
          <w:rFonts w:ascii="Arial" w:hAnsi="Arial" w:cs="Arial"/>
          <w:i/>
        </w:rPr>
        <w:t>Conditions Precedent</w:t>
      </w:r>
      <w:r w:rsidRPr="002D1A91">
        <w:rPr>
          <w:rFonts w:ascii="Arial" w:hAnsi="Arial" w:cs="Arial"/>
        </w:rPr>
        <w:t>);</w:t>
      </w:r>
    </w:p>
    <w:p w14:paraId="7EDC5A38" w14:textId="77777777" w:rsidR="00D96016" w:rsidRPr="002D1A91" w:rsidRDefault="00D96016" w:rsidP="000A425C">
      <w:pPr>
        <w:spacing w:line="240" w:lineRule="auto"/>
        <w:ind w:left="720"/>
        <w:jc w:val="both"/>
        <w:rPr>
          <w:rFonts w:ascii="Arial" w:hAnsi="Arial" w:cs="Arial"/>
        </w:rPr>
      </w:pPr>
    </w:p>
    <w:p w14:paraId="4C8D0C24" w14:textId="3354C260" w:rsidR="004A0E19" w:rsidRPr="002D1A91" w:rsidRDefault="004A0E19" w:rsidP="000A425C">
      <w:pPr>
        <w:spacing w:line="240" w:lineRule="auto"/>
        <w:ind w:left="720"/>
        <w:jc w:val="both"/>
        <w:rPr>
          <w:rFonts w:ascii="Arial" w:hAnsi="Arial" w:cs="Arial"/>
        </w:rPr>
      </w:pPr>
      <w:r w:rsidRPr="002D1A91">
        <w:rPr>
          <w:rFonts w:ascii="Arial" w:hAnsi="Arial" w:cs="Arial"/>
          <w:b/>
          <w:bCs/>
        </w:rPr>
        <w:t>Consent</w:t>
      </w:r>
      <w:r w:rsidR="00705029" w:rsidRPr="002D1A91">
        <w:rPr>
          <w:rFonts w:ascii="Arial" w:hAnsi="Arial" w:cs="Arial"/>
          <w:b/>
          <w:bCs/>
        </w:rPr>
        <w:t>(s)</w:t>
      </w:r>
      <w:r w:rsidRPr="002D1A91">
        <w:rPr>
          <w:rFonts w:ascii="Arial" w:hAnsi="Arial" w:cs="Arial"/>
        </w:rPr>
        <w:t xml:space="preserve"> means any permit, license, approval, concession, right, award, registration, certification, waiver, exemption, or other authorization, including any amendments thereto, that is required from any Government Authority;</w:t>
      </w:r>
    </w:p>
    <w:p w14:paraId="69A34766" w14:textId="77777777" w:rsidR="004A0E19" w:rsidRPr="002D1A91" w:rsidRDefault="004A0E19" w:rsidP="000A425C">
      <w:pPr>
        <w:spacing w:line="240" w:lineRule="auto"/>
        <w:ind w:left="720"/>
        <w:jc w:val="both"/>
        <w:rPr>
          <w:rFonts w:ascii="Arial" w:hAnsi="Arial" w:cs="Arial"/>
        </w:rPr>
      </w:pPr>
    </w:p>
    <w:p w14:paraId="541A9572" w14:textId="401D81AA" w:rsidR="0063348C" w:rsidRDefault="00D96016" w:rsidP="000A425C">
      <w:pPr>
        <w:spacing w:line="240" w:lineRule="auto"/>
        <w:ind w:left="720"/>
        <w:jc w:val="both"/>
        <w:rPr>
          <w:rFonts w:ascii="Arial" w:hAnsi="Arial" w:cs="Arial"/>
        </w:rPr>
      </w:pPr>
      <w:r w:rsidRPr="002D1A91">
        <w:rPr>
          <w:rFonts w:ascii="Arial" w:hAnsi="Arial" w:cs="Arial"/>
          <w:b/>
        </w:rPr>
        <w:t>Contractor(s)</w:t>
      </w:r>
      <w:r w:rsidRPr="002D1A91">
        <w:rPr>
          <w:rFonts w:ascii="Arial" w:hAnsi="Arial" w:cs="Arial"/>
        </w:rPr>
        <w:t xml:space="preserve"> means the </w:t>
      </w:r>
      <w:r w:rsidR="00A16B29" w:rsidRPr="002D1A91">
        <w:rPr>
          <w:rFonts w:ascii="Arial" w:hAnsi="Arial" w:cs="Arial"/>
        </w:rPr>
        <w:t xml:space="preserve">Development </w:t>
      </w:r>
      <w:r w:rsidRPr="002D1A91">
        <w:rPr>
          <w:rFonts w:ascii="Arial" w:hAnsi="Arial" w:cs="Arial"/>
        </w:rPr>
        <w:t>Contractor and the O&amp;M Contractor and any of the Concessionaire’s other direct contractors and any of their direct sub-contractors integrally involved in the Project for the performance of Project Works (or any part thereof);</w:t>
      </w:r>
    </w:p>
    <w:p w14:paraId="2AD96AA6" w14:textId="77777777" w:rsidR="0067680D" w:rsidRDefault="0067680D" w:rsidP="000A425C">
      <w:pPr>
        <w:spacing w:line="240" w:lineRule="auto"/>
        <w:ind w:left="720"/>
        <w:jc w:val="both"/>
        <w:rPr>
          <w:rFonts w:ascii="Arial" w:hAnsi="Arial" w:cs="Arial"/>
        </w:rPr>
      </w:pPr>
    </w:p>
    <w:p w14:paraId="1E4081EA" w14:textId="38BBA9FD" w:rsidR="0067680D" w:rsidRDefault="0067680D" w:rsidP="000A425C">
      <w:pPr>
        <w:spacing w:line="240" w:lineRule="auto"/>
        <w:ind w:left="720"/>
        <w:jc w:val="both"/>
        <w:rPr>
          <w:rFonts w:ascii="Arial" w:hAnsi="Arial" w:cs="Arial"/>
        </w:rPr>
      </w:pPr>
      <w:r w:rsidRPr="00365A1E">
        <w:rPr>
          <w:rFonts w:ascii="Arial" w:hAnsi="Arial" w:cs="Arial"/>
          <w:b/>
          <w:bCs/>
        </w:rPr>
        <w:t>Compensation Amount</w:t>
      </w:r>
      <w:r>
        <w:rPr>
          <w:rFonts w:ascii="Arial" w:hAnsi="Arial" w:cs="Arial"/>
        </w:rPr>
        <w:t xml:space="preserve"> shall have the meaning ascribed thereto in Section 4.10.3;</w:t>
      </w:r>
    </w:p>
    <w:p w14:paraId="05F68353" w14:textId="1AE407DD" w:rsidR="00D96016" w:rsidRPr="002D1A91" w:rsidRDefault="00D96016" w:rsidP="000A425C">
      <w:pPr>
        <w:spacing w:line="240" w:lineRule="auto"/>
        <w:ind w:left="720"/>
        <w:jc w:val="both"/>
        <w:rPr>
          <w:rFonts w:ascii="Arial" w:hAnsi="Arial" w:cs="Arial"/>
        </w:rPr>
      </w:pPr>
    </w:p>
    <w:p w14:paraId="672C2457" w14:textId="719A2213" w:rsidR="004377F5" w:rsidRPr="002D1A91" w:rsidRDefault="004377F5" w:rsidP="000A425C">
      <w:pPr>
        <w:spacing w:line="240" w:lineRule="auto"/>
        <w:ind w:left="720"/>
        <w:jc w:val="both"/>
        <w:rPr>
          <w:rFonts w:ascii="Arial" w:hAnsi="Arial" w:cs="Arial"/>
        </w:rPr>
      </w:pPr>
      <w:r w:rsidRPr="002D1A91">
        <w:rPr>
          <w:rFonts w:ascii="Arial" w:hAnsi="Arial" w:cs="Arial"/>
          <w:b/>
        </w:rPr>
        <w:t>Completion Check List</w:t>
      </w:r>
      <w:r w:rsidRPr="002D1A91">
        <w:rPr>
          <w:rFonts w:ascii="Arial" w:hAnsi="Arial" w:cs="Arial"/>
        </w:rPr>
        <w:t xml:space="preserve"> shall have the meaning ascribed thereto in Section 14.</w:t>
      </w:r>
      <w:r w:rsidR="00F63AEC">
        <w:rPr>
          <w:rFonts w:ascii="Arial" w:hAnsi="Arial" w:cs="Arial"/>
        </w:rPr>
        <w:t>3</w:t>
      </w:r>
      <w:r w:rsidRPr="002D1A91">
        <w:rPr>
          <w:rFonts w:ascii="Arial" w:hAnsi="Arial" w:cs="Arial"/>
        </w:rPr>
        <w:t>.2;</w:t>
      </w:r>
    </w:p>
    <w:p w14:paraId="237B0277" w14:textId="77777777" w:rsidR="004377F5" w:rsidRPr="002D1A91" w:rsidRDefault="004377F5" w:rsidP="000A425C">
      <w:pPr>
        <w:spacing w:line="240" w:lineRule="auto"/>
        <w:ind w:left="720"/>
        <w:jc w:val="both"/>
        <w:rPr>
          <w:rFonts w:ascii="Arial" w:hAnsi="Arial" w:cs="Arial"/>
        </w:rPr>
      </w:pPr>
    </w:p>
    <w:p w14:paraId="411A4614" w14:textId="0CDCCFC0" w:rsidR="004377F5" w:rsidRPr="002D1A91" w:rsidRDefault="004377F5" w:rsidP="000A425C">
      <w:pPr>
        <w:spacing w:line="240" w:lineRule="auto"/>
        <w:ind w:left="720"/>
        <w:jc w:val="both"/>
        <w:rPr>
          <w:rFonts w:ascii="Arial" w:hAnsi="Arial" w:cs="Arial"/>
        </w:rPr>
      </w:pPr>
      <w:r w:rsidRPr="002D1A91">
        <w:rPr>
          <w:rFonts w:ascii="Arial" w:hAnsi="Arial" w:cs="Arial"/>
          <w:b/>
        </w:rPr>
        <w:t>Completion Check List Items</w:t>
      </w:r>
      <w:r w:rsidRPr="002D1A91">
        <w:rPr>
          <w:rFonts w:ascii="Arial" w:hAnsi="Arial" w:cs="Arial"/>
        </w:rPr>
        <w:t xml:space="preserve"> shall have the meaning ascribed thereto in Section 14.</w:t>
      </w:r>
      <w:r w:rsidR="00F63AEC">
        <w:rPr>
          <w:rFonts w:ascii="Arial" w:hAnsi="Arial" w:cs="Arial"/>
        </w:rPr>
        <w:t>4</w:t>
      </w:r>
      <w:r w:rsidRPr="002D1A91">
        <w:rPr>
          <w:rFonts w:ascii="Arial" w:hAnsi="Arial" w:cs="Arial"/>
        </w:rPr>
        <w:t>.1;</w:t>
      </w:r>
    </w:p>
    <w:p w14:paraId="2258189D" w14:textId="77777777" w:rsidR="004377F5" w:rsidRPr="002D1A91" w:rsidRDefault="004377F5" w:rsidP="000A425C">
      <w:pPr>
        <w:spacing w:line="240" w:lineRule="auto"/>
        <w:ind w:left="720"/>
        <w:jc w:val="both"/>
        <w:rPr>
          <w:rFonts w:ascii="Arial" w:hAnsi="Arial" w:cs="Arial"/>
          <w:b/>
        </w:rPr>
      </w:pPr>
    </w:p>
    <w:p w14:paraId="5D18BEE6" w14:textId="0EDBD3C6" w:rsidR="00D96016" w:rsidRPr="002D1A91" w:rsidRDefault="00D96016" w:rsidP="000A425C">
      <w:pPr>
        <w:spacing w:line="240" w:lineRule="auto"/>
        <w:ind w:left="720"/>
        <w:jc w:val="both"/>
        <w:rPr>
          <w:rFonts w:ascii="Arial" w:hAnsi="Arial" w:cs="Arial"/>
        </w:rPr>
      </w:pPr>
      <w:r w:rsidRPr="002D1A91">
        <w:rPr>
          <w:rFonts w:ascii="Arial" w:hAnsi="Arial" w:cs="Arial"/>
          <w:b/>
        </w:rPr>
        <w:t>Corporate Documents</w:t>
      </w:r>
      <w:r w:rsidRPr="002D1A91">
        <w:rPr>
          <w:rFonts w:ascii="Arial" w:hAnsi="Arial" w:cs="Arial"/>
        </w:rPr>
        <w:t xml:space="preserve"> means the constitutional documents and the corporate authorizations set out in </w:t>
      </w:r>
      <w:r w:rsidRPr="002D1A91">
        <w:rPr>
          <w:rFonts w:ascii="Arial" w:hAnsi="Arial" w:cs="Arial"/>
          <w:b/>
          <w:smallCaps/>
        </w:rPr>
        <w:t xml:space="preserve">Schedule K </w:t>
      </w:r>
      <w:r w:rsidRPr="002D1A91">
        <w:rPr>
          <w:rFonts w:ascii="Arial" w:hAnsi="Arial" w:cs="Arial"/>
        </w:rPr>
        <w:t>(</w:t>
      </w:r>
      <w:r w:rsidRPr="002D1A91">
        <w:rPr>
          <w:rFonts w:ascii="Arial" w:hAnsi="Arial" w:cs="Arial"/>
          <w:b/>
          <w:i/>
        </w:rPr>
        <w:t>Corporate Documents</w:t>
      </w:r>
      <w:r w:rsidRPr="002D1A91">
        <w:rPr>
          <w:rFonts w:ascii="Arial" w:hAnsi="Arial" w:cs="Arial"/>
        </w:rPr>
        <w:t>);</w:t>
      </w:r>
    </w:p>
    <w:p w14:paraId="19605CCB" w14:textId="77777777" w:rsidR="004E0B89" w:rsidRPr="002D1A91" w:rsidRDefault="004E0B89" w:rsidP="000A425C">
      <w:pPr>
        <w:spacing w:line="240" w:lineRule="auto"/>
        <w:ind w:left="720"/>
        <w:jc w:val="both"/>
        <w:rPr>
          <w:rFonts w:ascii="Arial" w:hAnsi="Arial" w:cs="Arial"/>
          <w:b/>
        </w:rPr>
      </w:pPr>
    </w:p>
    <w:p w14:paraId="20D4860E"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Corrupt Act</w:t>
      </w:r>
      <w:r w:rsidRPr="002D1A91">
        <w:rPr>
          <w:rFonts w:ascii="Arial" w:hAnsi="Arial" w:cs="Arial"/>
        </w:rPr>
        <w:t xml:space="preserve"> means:</w:t>
      </w:r>
    </w:p>
    <w:p w14:paraId="1427844E" w14:textId="77777777" w:rsidR="00D96016" w:rsidRPr="002D1A91" w:rsidRDefault="00D96016" w:rsidP="000A425C">
      <w:pPr>
        <w:spacing w:line="240" w:lineRule="auto"/>
        <w:jc w:val="both"/>
        <w:rPr>
          <w:rFonts w:ascii="Arial" w:hAnsi="Arial" w:cs="Arial"/>
        </w:rPr>
      </w:pPr>
    </w:p>
    <w:p w14:paraId="4B0B672C" w14:textId="7B69CE22" w:rsidR="00D96016" w:rsidRPr="002D1A91" w:rsidRDefault="00D96016" w:rsidP="000A425C">
      <w:pPr>
        <w:pStyle w:val="ListParagraph"/>
        <w:numPr>
          <w:ilvl w:val="0"/>
          <w:numId w:val="75"/>
        </w:numPr>
        <w:spacing w:line="240" w:lineRule="auto"/>
        <w:ind w:left="1440"/>
        <w:contextualSpacing/>
        <w:jc w:val="both"/>
        <w:rPr>
          <w:rFonts w:ascii="Arial" w:hAnsi="Arial" w:cs="Arial"/>
        </w:rPr>
      </w:pPr>
      <w:r w:rsidRPr="002D1A91">
        <w:rPr>
          <w:rFonts w:ascii="Arial" w:hAnsi="Arial" w:cs="Arial"/>
        </w:rPr>
        <w:t>offering, giving or agreeing to give to the</w:t>
      </w:r>
      <w:r w:rsidR="00331002" w:rsidRPr="006A4CA4">
        <w:rPr>
          <w:rFonts w:ascii="Arial" w:hAnsi="Arial" w:cs="Arial"/>
        </w:rPr>
        <w:t xml:space="preserve"> Agency</w:t>
      </w:r>
      <w:r w:rsidRPr="002D1A91">
        <w:rPr>
          <w:rFonts w:ascii="Arial" w:hAnsi="Arial" w:cs="Arial"/>
        </w:rPr>
        <w:t xml:space="preserve">, a Government Authority or to any Person employed by or on behalf of the </w:t>
      </w:r>
      <w:r w:rsidR="00331002" w:rsidRPr="006A4CA4">
        <w:rPr>
          <w:rFonts w:ascii="Arial" w:hAnsi="Arial" w:cs="Arial"/>
        </w:rPr>
        <w:t xml:space="preserve">Agency </w:t>
      </w:r>
      <w:r w:rsidRPr="002D1A91">
        <w:rPr>
          <w:rFonts w:ascii="Arial" w:hAnsi="Arial" w:cs="Arial"/>
        </w:rPr>
        <w:t>and/or a Government Authority any gift or consideration of any kind as an inducement or reward:</w:t>
      </w:r>
    </w:p>
    <w:p w14:paraId="0F81DDBA" w14:textId="77777777" w:rsidR="00D96016" w:rsidRPr="002D1A91" w:rsidRDefault="00D96016" w:rsidP="000A425C">
      <w:pPr>
        <w:spacing w:line="240" w:lineRule="auto"/>
        <w:jc w:val="both"/>
        <w:rPr>
          <w:rFonts w:ascii="Arial" w:hAnsi="Arial" w:cs="Arial"/>
        </w:rPr>
      </w:pPr>
    </w:p>
    <w:p w14:paraId="0423DAC7" w14:textId="51C4797E" w:rsidR="00D96016" w:rsidRPr="002D1A91" w:rsidRDefault="00D96016" w:rsidP="000A425C">
      <w:pPr>
        <w:pStyle w:val="ListParagraph"/>
        <w:numPr>
          <w:ilvl w:val="0"/>
          <w:numId w:val="76"/>
        </w:numPr>
        <w:spacing w:line="240" w:lineRule="auto"/>
        <w:ind w:left="2160"/>
        <w:contextualSpacing/>
        <w:jc w:val="both"/>
        <w:rPr>
          <w:rFonts w:ascii="Arial" w:hAnsi="Arial" w:cs="Arial"/>
        </w:rPr>
      </w:pPr>
      <w:r w:rsidRPr="002D1A91">
        <w:rPr>
          <w:rFonts w:ascii="Arial" w:hAnsi="Arial" w:cs="Arial"/>
        </w:rPr>
        <w:t xml:space="preserve">for doing or not doing (or for having done or not having done) any act in relation to the obtaining or performance of this Agreement or any other contract relating to this Agreement with the </w:t>
      </w:r>
      <w:r w:rsidR="00331002" w:rsidRPr="006A4CA4">
        <w:rPr>
          <w:rFonts w:ascii="Arial" w:hAnsi="Arial" w:cs="Arial"/>
        </w:rPr>
        <w:t xml:space="preserve">Agency </w:t>
      </w:r>
      <w:r w:rsidRPr="002D1A91">
        <w:rPr>
          <w:rFonts w:ascii="Arial" w:hAnsi="Arial" w:cs="Arial"/>
        </w:rPr>
        <w:t>and/or a Government Authority; or</w:t>
      </w:r>
    </w:p>
    <w:p w14:paraId="6E8CAC3A" w14:textId="77777777" w:rsidR="00D96016" w:rsidRPr="002D1A91" w:rsidRDefault="00D96016" w:rsidP="000A425C">
      <w:pPr>
        <w:spacing w:line="240" w:lineRule="auto"/>
        <w:ind w:left="2160"/>
        <w:jc w:val="both"/>
        <w:rPr>
          <w:rFonts w:ascii="Arial" w:hAnsi="Arial" w:cs="Arial"/>
        </w:rPr>
      </w:pPr>
    </w:p>
    <w:p w14:paraId="25B82628" w14:textId="341C1C2A" w:rsidR="00D96016" w:rsidRPr="002D1A91" w:rsidRDefault="00D96016" w:rsidP="000A425C">
      <w:pPr>
        <w:pStyle w:val="ListParagraph"/>
        <w:numPr>
          <w:ilvl w:val="0"/>
          <w:numId w:val="76"/>
        </w:numPr>
        <w:spacing w:line="240" w:lineRule="auto"/>
        <w:ind w:left="2160"/>
        <w:contextualSpacing/>
        <w:jc w:val="both"/>
        <w:rPr>
          <w:rFonts w:ascii="Arial" w:hAnsi="Arial" w:cs="Arial"/>
        </w:rPr>
      </w:pPr>
      <w:r w:rsidRPr="002D1A91">
        <w:rPr>
          <w:rFonts w:ascii="Arial" w:hAnsi="Arial" w:cs="Arial"/>
        </w:rPr>
        <w:t xml:space="preserve">for showing or not showing favor or disfavor to any Person in relation to this Agreement or any other contract relating to this Agreement with the </w:t>
      </w:r>
      <w:r w:rsidR="00331002" w:rsidRPr="006A4CA4">
        <w:rPr>
          <w:rFonts w:ascii="Arial" w:hAnsi="Arial" w:cs="Arial"/>
        </w:rPr>
        <w:t xml:space="preserve">Agency </w:t>
      </w:r>
      <w:r w:rsidRPr="002D1A91">
        <w:rPr>
          <w:rFonts w:ascii="Arial" w:hAnsi="Arial" w:cs="Arial"/>
        </w:rPr>
        <w:t>and/or a Government Authority;</w:t>
      </w:r>
    </w:p>
    <w:p w14:paraId="249C9464" w14:textId="77777777" w:rsidR="00D96016" w:rsidRPr="002D1A91" w:rsidRDefault="00D96016" w:rsidP="000A425C">
      <w:pPr>
        <w:spacing w:line="240" w:lineRule="auto"/>
        <w:jc w:val="both"/>
        <w:rPr>
          <w:rFonts w:ascii="Arial" w:hAnsi="Arial" w:cs="Arial"/>
        </w:rPr>
      </w:pPr>
    </w:p>
    <w:p w14:paraId="25F57B39" w14:textId="16C56C7C" w:rsidR="00D96016" w:rsidRPr="002D1A91" w:rsidRDefault="00D96016" w:rsidP="000A425C">
      <w:pPr>
        <w:pStyle w:val="ListParagraph"/>
        <w:numPr>
          <w:ilvl w:val="0"/>
          <w:numId w:val="75"/>
        </w:numPr>
        <w:spacing w:line="240" w:lineRule="auto"/>
        <w:ind w:left="1440"/>
        <w:contextualSpacing/>
        <w:jc w:val="both"/>
        <w:rPr>
          <w:rFonts w:ascii="Arial" w:hAnsi="Arial" w:cs="Arial"/>
        </w:rPr>
      </w:pPr>
      <w:r w:rsidRPr="002D1A91">
        <w:rPr>
          <w:rFonts w:ascii="Arial" w:hAnsi="Arial" w:cs="Arial"/>
        </w:rPr>
        <w:t xml:space="preserve">entering into this Agreement or any other contract relating to this Agreement with the </w:t>
      </w:r>
      <w:r w:rsidR="00331002" w:rsidRPr="006A4CA4">
        <w:rPr>
          <w:rFonts w:ascii="Arial" w:hAnsi="Arial" w:cs="Arial"/>
        </w:rPr>
        <w:t xml:space="preserve">Agency </w:t>
      </w:r>
      <w:r w:rsidRPr="002D1A91">
        <w:rPr>
          <w:rFonts w:ascii="Arial" w:hAnsi="Arial" w:cs="Arial"/>
        </w:rPr>
        <w:t>and/or a Government Authority in connection with which commission / discount has been paid / received (as the case may be) or has been agreed to be paid or received by the Concessionaire or on its behalf, or to its knowledge, unless before the relevant contract is entered into particulars of any such commission and the terms and conditions of any such contract for the payment of such commission / discount have been disclosed in writing to the</w:t>
      </w:r>
      <w:r w:rsidR="00331002" w:rsidRPr="006A4CA4">
        <w:rPr>
          <w:rFonts w:ascii="Arial" w:hAnsi="Arial" w:cs="Arial"/>
        </w:rPr>
        <w:t xml:space="preserve"> Agency</w:t>
      </w:r>
      <w:r w:rsidRPr="002D1A91">
        <w:rPr>
          <w:rFonts w:ascii="Arial" w:hAnsi="Arial" w:cs="Arial"/>
        </w:rPr>
        <w:t>;</w:t>
      </w:r>
    </w:p>
    <w:p w14:paraId="55850AB4" w14:textId="77777777" w:rsidR="00D96016" w:rsidRPr="002D1A91" w:rsidRDefault="00D96016" w:rsidP="000A425C">
      <w:pPr>
        <w:spacing w:line="240" w:lineRule="auto"/>
        <w:ind w:left="1440"/>
        <w:jc w:val="both"/>
        <w:rPr>
          <w:rFonts w:ascii="Arial" w:hAnsi="Arial" w:cs="Arial"/>
        </w:rPr>
      </w:pPr>
    </w:p>
    <w:p w14:paraId="6BF882CA" w14:textId="77777777" w:rsidR="00D96016" w:rsidRPr="002D1A91" w:rsidRDefault="00D96016" w:rsidP="000A425C">
      <w:pPr>
        <w:pStyle w:val="ListParagraph"/>
        <w:numPr>
          <w:ilvl w:val="0"/>
          <w:numId w:val="75"/>
        </w:numPr>
        <w:spacing w:line="240" w:lineRule="auto"/>
        <w:ind w:left="1440"/>
        <w:contextualSpacing/>
        <w:jc w:val="both"/>
        <w:rPr>
          <w:rFonts w:ascii="Arial" w:hAnsi="Arial" w:cs="Arial"/>
        </w:rPr>
      </w:pPr>
      <w:r w:rsidRPr="002D1A91">
        <w:rPr>
          <w:rFonts w:ascii="Arial" w:hAnsi="Arial" w:cs="Arial"/>
        </w:rPr>
        <w:t>committing any offence:</w:t>
      </w:r>
    </w:p>
    <w:p w14:paraId="37BE72B3" w14:textId="77777777" w:rsidR="00D96016" w:rsidRPr="002D1A91" w:rsidRDefault="00D96016" w:rsidP="000A425C">
      <w:pPr>
        <w:spacing w:line="240" w:lineRule="auto"/>
        <w:jc w:val="both"/>
        <w:rPr>
          <w:rFonts w:ascii="Arial" w:hAnsi="Arial" w:cs="Arial"/>
        </w:rPr>
      </w:pPr>
    </w:p>
    <w:p w14:paraId="2043057C" w14:textId="77777777" w:rsidR="00D96016" w:rsidRPr="002D1A91" w:rsidRDefault="00D96016" w:rsidP="000A425C">
      <w:pPr>
        <w:pStyle w:val="ListParagraph"/>
        <w:numPr>
          <w:ilvl w:val="0"/>
          <w:numId w:val="77"/>
        </w:numPr>
        <w:spacing w:line="240" w:lineRule="auto"/>
        <w:ind w:left="2160"/>
        <w:contextualSpacing/>
        <w:jc w:val="both"/>
        <w:rPr>
          <w:rFonts w:ascii="Arial" w:hAnsi="Arial" w:cs="Arial"/>
        </w:rPr>
      </w:pPr>
      <w:r w:rsidRPr="002D1A91">
        <w:rPr>
          <w:rFonts w:ascii="Arial" w:hAnsi="Arial" w:cs="Arial"/>
        </w:rPr>
        <w:t>under any law, in respect of fraudulent acts in relation to this Agreement, from time to time dealing with bribery, corruption or extortion;</w:t>
      </w:r>
    </w:p>
    <w:p w14:paraId="46363253" w14:textId="77777777" w:rsidR="00D96016" w:rsidRPr="002D1A91" w:rsidRDefault="00D96016" w:rsidP="000A425C">
      <w:pPr>
        <w:spacing w:line="240" w:lineRule="auto"/>
        <w:ind w:left="2160"/>
        <w:jc w:val="both"/>
        <w:rPr>
          <w:rFonts w:ascii="Arial" w:hAnsi="Arial" w:cs="Arial"/>
        </w:rPr>
      </w:pPr>
    </w:p>
    <w:p w14:paraId="2835708C" w14:textId="77777777" w:rsidR="00D96016" w:rsidRPr="002D1A91" w:rsidRDefault="00D96016" w:rsidP="000A425C">
      <w:pPr>
        <w:pStyle w:val="ListParagraph"/>
        <w:numPr>
          <w:ilvl w:val="0"/>
          <w:numId w:val="77"/>
        </w:numPr>
        <w:spacing w:line="240" w:lineRule="auto"/>
        <w:ind w:left="2160"/>
        <w:contextualSpacing/>
        <w:jc w:val="both"/>
        <w:rPr>
          <w:rFonts w:ascii="Arial" w:hAnsi="Arial" w:cs="Arial"/>
        </w:rPr>
      </w:pPr>
      <w:r w:rsidRPr="002D1A91">
        <w:rPr>
          <w:rFonts w:ascii="Arial" w:hAnsi="Arial" w:cs="Arial"/>
        </w:rPr>
        <w:t>under any law, in respect of fraudulent acts in relation to this Agreement, creating offences in respect of fraudulent acts; or</w:t>
      </w:r>
    </w:p>
    <w:p w14:paraId="252B6EE5" w14:textId="77777777" w:rsidR="00D96016" w:rsidRPr="002D1A91" w:rsidRDefault="00D96016" w:rsidP="000A425C">
      <w:pPr>
        <w:pStyle w:val="ListParagraph"/>
        <w:spacing w:line="240" w:lineRule="auto"/>
        <w:ind w:left="2160"/>
        <w:jc w:val="both"/>
        <w:rPr>
          <w:rFonts w:ascii="Arial" w:hAnsi="Arial" w:cs="Arial"/>
        </w:rPr>
      </w:pPr>
    </w:p>
    <w:p w14:paraId="0E4A1E56" w14:textId="77777777" w:rsidR="00D96016" w:rsidRPr="002D1A91" w:rsidRDefault="00D96016" w:rsidP="000A425C">
      <w:pPr>
        <w:pStyle w:val="ListParagraph"/>
        <w:numPr>
          <w:ilvl w:val="0"/>
          <w:numId w:val="77"/>
        </w:numPr>
        <w:spacing w:line="240" w:lineRule="auto"/>
        <w:ind w:left="2160"/>
        <w:contextualSpacing/>
        <w:jc w:val="both"/>
        <w:rPr>
          <w:rFonts w:ascii="Arial" w:hAnsi="Arial" w:cs="Arial"/>
        </w:rPr>
      </w:pPr>
      <w:r w:rsidRPr="002D1A91">
        <w:rPr>
          <w:rFonts w:ascii="Arial" w:hAnsi="Arial" w:cs="Arial"/>
        </w:rPr>
        <w:t xml:space="preserve">in respect of fraudulent acts in relation to this Agreement; </w:t>
      </w:r>
    </w:p>
    <w:p w14:paraId="4C7A863C" w14:textId="77777777" w:rsidR="00D96016" w:rsidRPr="002D1A91" w:rsidRDefault="00D96016" w:rsidP="000A425C">
      <w:pPr>
        <w:spacing w:line="240" w:lineRule="auto"/>
        <w:jc w:val="both"/>
        <w:rPr>
          <w:rFonts w:ascii="Arial" w:hAnsi="Arial" w:cs="Arial"/>
        </w:rPr>
      </w:pPr>
    </w:p>
    <w:p w14:paraId="137C8018" w14:textId="4EEEE5BB" w:rsidR="00D96016" w:rsidRPr="002D1A91" w:rsidRDefault="00D96016" w:rsidP="000A425C">
      <w:pPr>
        <w:pStyle w:val="ListParagraph"/>
        <w:numPr>
          <w:ilvl w:val="0"/>
          <w:numId w:val="75"/>
        </w:numPr>
        <w:spacing w:line="240" w:lineRule="auto"/>
        <w:ind w:left="1440"/>
        <w:contextualSpacing/>
        <w:jc w:val="both"/>
        <w:rPr>
          <w:rFonts w:ascii="Arial" w:hAnsi="Arial" w:cs="Arial"/>
        </w:rPr>
      </w:pPr>
      <w:r w:rsidRPr="002D1A91">
        <w:rPr>
          <w:rFonts w:ascii="Arial" w:hAnsi="Arial" w:cs="Arial"/>
        </w:rPr>
        <w:t xml:space="preserve">in respect of fraudulent acts in relation to this Agreement, defrauding or attempting to defraud or conspiring to defraud the </w:t>
      </w:r>
      <w:r w:rsidR="00331002" w:rsidRPr="006A4CA4">
        <w:rPr>
          <w:rFonts w:ascii="Arial" w:hAnsi="Arial" w:cs="Arial"/>
        </w:rPr>
        <w:t xml:space="preserve">Agency </w:t>
      </w:r>
      <w:r w:rsidRPr="002D1A91">
        <w:rPr>
          <w:rFonts w:ascii="Arial" w:hAnsi="Arial" w:cs="Arial"/>
        </w:rPr>
        <w:t>or any other public body;</w:t>
      </w:r>
    </w:p>
    <w:p w14:paraId="2A4AD975" w14:textId="77777777" w:rsidR="00D96016" w:rsidRPr="002D1A91" w:rsidRDefault="00D96016" w:rsidP="000A425C">
      <w:pPr>
        <w:spacing w:line="240" w:lineRule="auto"/>
        <w:ind w:left="720"/>
        <w:jc w:val="both"/>
        <w:rPr>
          <w:rFonts w:ascii="Arial" w:hAnsi="Arial" w:cs="Arial"/>
        </w:rPr>
      </w:pPr>
    </w:p>
    <w:p w14:paraId="148534F3"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Corrupt Act Termination Amount</w:t>
      </w:r>
      <w:r w:rsidRPr="002D1A91">
        <w:rPr>
          <w:rFonts w:ascii="Arial" w:hAnsi="Arial" w:cs="Arial"/>
        </w:rPr>
        <w:t xml:space="preserve"> shall have the meaning ascribed thereto in </w:t>
      </w:r>
      <w:r w:rsidRPr="002D1A91">
        <w:rPr>
          <w:rFonts w:ascii="Arial" w:hAnsi="Arial" w:cs="Arial"/>
          <w:b/>
          <w:smallCaps/>
        </w:rPr>
        <w:t xml:space="preserve">Schedule T </w:t>
      </w:r>
      <w:r w:rsidRPr="002D1A91">
        <w:rPr>
          <w:rFonts w:ascii="Arial" w:hAnsi="Arial" w:cs="Arial"/>
        </w:rPr>
        <w:t>(</w:t>
      </w:r>
      <w:r w:rsidRPr="002D1A91">
        <w:rPr>
          <w:rFonts w:ascii="Arial" w:hAnsi="Arial" w:cs="Arial"/>
          <w:b/>
          <w:i/>
        </w:rPr>
        <w:t>Termination Payments</w:t>
      </w:r>
      <w:r w:rsidRPr="002D1A91">
        <w:rPr>
          <w:rFonts w:ascii="Arial" w:hAnsi="Arial" w:cs="Arial"/>
          <w:b/>
        </w:rPr>
        <w:t>)</w:t>
      </w:r>
      <w:r w:rsidRPr="002D1A91">
        <w:rPr>
          <w:rFonts w:ascii="Arial" w:hAnsi="Arial" w:cs="Arial"/>
        </w:rPr>
        <w:t>;</w:t>
      </w:r>
    </w:p>
    <w:p w14:paraId="240209D5" w14:textId="77777777" w:rsidR="00D96016" w:rsidRPr="002D1A91" w:rsidRDefault="00D96016" w:rsidP="000A425C">
      <w:pPr>
        <w:spacing w:line="240" w:lineRule="auto"/>
        <w:ind w:left="720"/>
        <w:jc w:val="both"/>
        <w:rPr>
          <w:rFonts w:ascii="Arial" w:hAnsi="Arial" w:cs="Arial"/>
        </w:rPr>
      </w:pPr>
    </w:p>
    <w:p w14:paraId="7D3FF9BB" w14:textId="561BDFD3" w:rsidR="00D96016" w:rsidRPr="002D1A91" w:rsidRDefault="00D96016" w:rsidP="000A425C">
      <w:pPr>
        <w:spacing w:line="240" w:lineRule="auto"/>
        <w:ind w:left="720"/>
        <w:jc w:val="both"/>
        <w:rPr>
          <w:rFonts w:ascii="Arial" w:hAnsi="Arial" w:cs="Arial"/>
        </w:rPr>
      </w:pPr>
      <w:r w:rsidRPr="002D1A91">
        <w:rPr>
          <w:rFonts w:ascii="Arial" w:hAnsi="Arial" w:cs="Arial"/>
          <w:b/>
        </w:rPr>
        <w:t>Cure Period</w:t>
      </w:r>
      <w:r w:rsidRPr="002D1A91">
        <w:rPr>
          <w:rFonts w:ascii="Arial" w:hAnsi="Arial" w:cs="Arial"/>
        </w:rPr>
        <w:t xml:space="preserve"> means:</w:t>
      </w:r>
    </w:p>
    <w:p w14:paraId="1A5C7478" w14:textId="77777777" w:rsidR="00D96016" w:rsidRPr="006A4CA4" w:rsidRDefault="00D96016" w:rsidP="000A425C">
      <w:pPr>
        <w:spacing w:line="240" w:lineRule="auto"/>
        <w:jc w:val="both"/>
        <w:rPr>
          <w:rFonts w:ascii="Arial" w:hAnsi="Arial" w:cs="Arial"/>
        </w:rPr>
      </w:pPr>
    </w:p>
    <w:p w14:paraId="25E61479" w14:textId="4049F060" w:rsidR="00D96016" w:rsidRPr="00E143AF" w:rsidRDefault="00D96016" w:rsidP="00E143AF">
      <w:pPr>
        <w:pStyle w:val="ListParagraph"/>
        <w:numPr>
          <w:ilvl w:val="0"/>
          <w:numId w:val="78"/>
        </w:numPr>
        <w:spacing w:line="240" w:lineRule="auto"/>
        <w:ind w:left="1440" w:hanging="720"/>
        <w:contextualSpacing/>
        <w:jc w:val="both"/>
        <w:rPr>
          <w:rFonts w:ascii="Arial" w:hAnsi="Arial" w:cs="Arial"/>
        </w:rPr>
      </w:pPr>
      <w:r w:rsidRPr="002D1A91">
        <w:rPr>
          <w:rFonts w:ascii="Arial" w:hAnsi="Arial" w:cs="Arial"/>
        </w:rPr>
        <w:t>in respect of a Concessionaire Event of Default</w:t>
      </w:r>
      <w:r w:rsidR="00E143AF">
        <w:rPr>
          <w:rFonts w:ascii="Arial" w:hAnsi="Arial" w:cs="Arial"/>
        </w:rPr>
        <w:t xml:space="preserve"> </w:t>
      </w:r>
      <w:r w:rsidRPr="00E143AF">
        <w:rPr>
          <w:rFonts w:ascii="Arial" w:hAnsi="Arial" w:cs="Arial"/>
        </w:rPr>
        <w:t xml:space="preserve">during any period when any Financing Due is not outstanding, the period commencing on the date of receipt by the Concessionaire of the </w:t>
      </w:r>
      <w:r w:rsidR="00331002" w:rsidRPr="00E143AF">
        <w:rPr>
          <w:rFonts w:ascii="Arial" w:hAnsi="Arial" w:cs="Arial"/>
        </w:rPr>
        <w:t xml:space="preserve">Agency </w:t>
      </w:r>
      <w:r w:rsidRPr="00E143AF">
        <w:rPr>
          <w:rFonts w:ascii="Arial" w:hAnsi="Arial" w:cs="Arial"/>
        </w:rPr>
        <w:t>Preliminary Notice and expiring on the date falling forty-five (45) days</w:t>
      </w:r>
      <w:r w:rsidR="00DE21E7">
        <w:rPr>
          <w:rStyle w:val="FootnoteReference"/>
          <w:rFonts w:ascii="Arial" w:hAnsi="Arial" w:cs="Arial"/>
        </w:rPr>
        <w:footnoteReference w:id="2"/>
      </w:r>
      <w:r w:rsidRPr="00E143AF">
        <w:rPr>
          <w:rFonts w:ascii="Arial" w:hAnsi="Arial" w:cs="Arial"/>
        </w:rPr>
        <w:t xml:space="preserve"> thereafter;</w:t>
      </w:r>
    </w:p>
    <w:p w14:paraId="06AC36BC" w14:textId="77777777" w:rsidR="00D96016" w:rsidRPr="002D1A91" w:rsidRDefault="00D96016" w:rsidP="000A425C">
      <w:pPr>
        <w:spacing w:line="240" w:lineRule="auto"/>
        <w:ind w:left="2160" w:hanging="742"/>
        <w:contextualSpacing/>
        <w:jc w:val="both"/>
        <w:rPr>
          <w:rFonts w:ascii="Arial" w:hAnsi="Arial" w:cs="Arial"/>
        </w:rPr>
      </w:pPr>
    </w:p>
    <w:p w14:paraId="17BC766F" w14:textId="17CDB4E9" w:rsidR="00D96016" w:rsidRPr="002D1A91" w:rsidRDefault="00D96016" w:rsidP="000A425C">
      <w:pPr>
        <w:pStyle w:val="ListParagraph"/>
        <w:numPr>
          <w:ilvl w:val="0"/>
          <w:numId w:val="78"/>
        </w:numPr>
        <w:spacing w:line="240" w:lineRule="auto"/>
        <w:ind w:left="1440" w:hanging="720"/>
        <w:contextualSpacing/>
        <w:jc w:val="both"/>
        <w:rPr>
          <w:rFonts w:ascii="Arial" w:hAnsi="Arial" w:cs="Arial"/>
        </w:rPr>
      </w:pPr>
      <w:r w:rsidRPr="002D1A91">
        <w:rPr>
          <w:rFonts w:ascii="Arial" w:hAnsi="Arial" w:cs="Arial"/>
        </w:rPr>
        <w:t xml:space="preserve">in respect of a </w:t>
      </w:r>
      <w:r w:rsidR="00331002" w:rsidRPr="002D1A91">
        <w:rPr>
          <w:rFonts w:ascii="Arial" w:hAnsi="Arial" w:cs="Arial"/>
        </w:rPr>
        <w:t xml:space="preserve">Agency </w:t>
      </w:r>
      <w:r w:rsidRPr="002D1A91">
        <w:rPr>
          <w:rFonts w:ascii="Arial" w:hAnsi="Arial" w:cs="Arial"/>
        </w:rPr>
        <w:t xml:space="preserve">Event of Default, the period commencing on the date of receipt by the </w:t>
      </w:r>
      <w:r w:rsidR="00331002" w:rsidRPr="002D1A91">
        <w:rPr>
          <w:rFonts w:ascii="Arial" w:hAnsi="Arial" w:cs="Arial"/>
        </w:rPr>
        <w:t xml:space="preserve">Agency </w:t>
      </w:r>
      <w:r w:rsidRPr="002D1A91">
        <w:rPr>
          <w:rFonts w:ascii="Arial" w:hAnsi="Arial" w:cs="Arial"/>
        </w:rPr>
        <w:t xml:space="preserve">of the Concessionaire Preliminary Notice and expiring on the date falling </w:t>
      </w:r>
      <w:r w:rsidR="00FF50C7" w:rsidRPr="002D1A91">
        <w:rPr>
          <w:rFonts w:ascii="Arial" w:hAnsi="Arial" w:cs="Arial"/>
        </w:rPr>
        <w:t>sixty</w:t>
      </w:r>
      <w:r w:rsidRPr="002D1A91">
        <w:rPr>
          <w:rFonts w:ascii="Arial" w:hAnsi="Arial" w:cs="Arial"/>
        </w:rPr>
        <w:t xml:space="preserve"> (</w:t>
      </w:r>
      <w:r w:rsidR="00FF50C7" w:rsidRPr="002D1A91">
        <w:rPr>
          <w:rFonts w:ascii="Arial" w:hAnsi="Arial" w:cs="Arial"/>
        </w:rPr>
        <w:t>60</w:t>
      </w:r>
      <w:r w:rsidRPr="002D1A91">
        <w:rPr>
          <w:rFonts w:ascii="Arial" w:hAnsi="Arial" w:cs="Arial"/>
        </w:rPr>
        <w:t>) days</w:t>
      </w:r>
      <w:r w:rsidR="00DE21E7">
        <w:rPr>
          <w:rStyle w:val="FootnoteReference"/>
          <w:rFonts w:ascii="Arial" w:hAnsi="Arial" w:cs="Arial"/>
        </w:rPr>
        <w:footnoteReference w:id="3"/>
      </w:r>
      <w:r w:rsidRPr="002D1A91">
        <w:rPr>
          <w:rFonts w:ascii="Arial" w:hAnsi="Arial" w:cs="Arial"/>
        </w:rPr>
        <w:t xml:space="preserve"> thereafter; </w:t>
      </w:r>
    </w:p>
    <w:p w14:paraId="34183347" w14:textId="77777777" w:rsidR="00D96016" w:rsidRPr="002D1A91" w:rsidRDefault="00D96016" w:rsidP="000A425C">
      <w:pPr>
        <w:spacing w:line="240" w:lineRule="auto"/>
        <w:jc w:val="both"/>
        <w:rPr>
          <w:rFonts w:ascii="Arial" w:hAnsi="Arial" w:cs="Arial"/>
        </w:rPr>
      </w:pPr>
    </w:p>
    <w:p w14:paraId="4A4A681C" w14:textId="10565628" w:rsidR="005673EB" w:rsidRPr="002D1A91" w:rsidRDefault="005673EB" w:rsidP="005673EB">
      <w:pPr>
        <w:spacing w:line="240" w:lineRule="auto"/>
        <w:ind w:left="720"/>
        <w:jc w:val="both"/>
        <w:rPr>
          <w:rFonts w:ascii="Arial" w:hAnsi="Arial" w:cs="Arial"/>
        </w:rPr>
      </w:pPr>
      <w:r w:rsidRPr="002D1A91">
        <w:rPr>
          <w:rFonts w:ascii="Arial" w:hAnsi="Arial" w:cs="Arial"/>
          <w:b/>
        </w:rPr>
        <w:t xml:space="preserve">Daily Development Period Damages </w:t>
      </w:r>
      <w:r w:rsidRPr="002D1A91">
        <w:rPr>
          <w:rFonts w:ascii="Arial" w:hAnsi="Arial" w:cs="Arial"/>
        </w:rPr>
        <w:t xml:space="preserve">shall have the meaning ascribed thereto in </w:t>
      </w:r>
      <w:r w:rsidRPr="002D1A91">
        <w:rPr>
          <w:rFonts w:ascii="Arial" w:hAnsi="Arial" w:cs="Arial"/>
          <w:b/>
          <w:bCs/>
          <w:smallCaps/>
        </w:rPr>
        <w:t xml:space="preserve">Schedule </w:t>
      </w:r>
      <w:r w:rsidR="000C0573">
        <w:rPr>
          <w:rFonts w:ascii="Arial" w:hAnsi="Arial" w:cs="Arial"/>
          <w:b/>
          <w:bCs/>
          <w:smallCaps/>
        </w:rPr>
        <w:t>B</w:t>
      </w:r>
      <w:r w:rsidRPr="002D1A91">
        <w:rPr>
          <w:rFonts w:ascii="Arial" w:hAnsi="Arial" w:cs="Arial"/>
        </w:rPr>
        <w:t xml:space="preserve"> (</w:t>
      </w:r>
      <w:r w:rsidRPr="002D1A91">
        <w:rPr>
          <w:rFonts w:ascii="Arial" w:hAnsi="Arial" w:cs="Arial"/>
          <w:i/>
          <w:iCs/>
        </w:rPr>
        <w:t>Specific Definitions</w:t>
      </w:r>
      <w:r w:rsidRPr="002D1A91">
        <w:rPr>
          <w:rFonts w:ascii="Arial" w:hAnsi="Arial" w:cs="Arial"/>
        </w:rPr>
        <w:t>);</w:t>
      </w:r>
    </w:p>
    <w:p w14:paraId="28F59D03" w14:textId="77777777" w:rsidR="005673EB" w:rsidRPr="002D1A91" w:rsidRDefault="005673EB" w:rsidP="008E3F6F">
      <w:pPr>
        <w:spacing w:line="240" w:lineRule="auto"/>
        <w:ind w:left="720"/>
        <w:jc w:val="both"/>
        <w:rPr>
          <w:rFonts w:ascii="Arial" w:hAnsi="Arial" w:cs="Arial"/>
          <w:b/>
        </w:rPr>
      </w:pPr>
    </w:p>
    <w:p w14:paraId="1F73F20D" w14:textId="43B776E1" w:rsidR="00D96016" w:rsidRPr="002D1A91" w:rsidRDefault="00D96016" w:rsidP="000A425C">
      <w:pPr>
        <w:spacing w:line="240" w:lineRule="auto"/>
        <w:ind w:left="720"/>
        <w:jc w:val="both"/>
        <w:rPr>
          <w:rFonts w:ascii="Arial" w:hAnsi="Arial" w:cs="Arial"/>
        </w:rPr>
      </w:pPr>
      <w:r w:rsidRPr="002D1A91">
        <w:rPr>
          <w:rFonts w:ascii="Arial" w:hAnsi="Arial" w:cs="Arial"/>
          <w:b/>
        </w:rPr>
        <w:t>Decommissioned Project Area</w:t>
      </w:r>
      <w:r w:rsidRPr="002D1A91">
        <w:rPr>
          <w:rFonts w:ascii="Arial" w:hAnsi="Arial" w:cs="Arial"/>
        </w:rPr>
        <w:t xml:space="preserve"> shall have the meaning ascribed thereto in Section </w:t>
      </w:r>
      <w:r w:rsidR="00DD6E1A" w:rsidRPr="002D1A91">
        <w:rPr>
          <w:rFonts w:ascii="Arial" w:hAnsi="Arial" w:cs="Arial"/>
        </w:rPr>
        <w:t>7.1</w:t>
      </w:r>
      <w:r w:rsidR="002E033F">
        <w:rPr>
          <w:rFonts w:ascii="Arial" w:hAnsi="Arial" w:cs="Arial"/>
        </w:rPr>
        <w:t>2</w:t>
      </w:r>
      <w:r w:rsidR="00DD6E1A" w:rsidRPr="002D1A91">
        <w:rPr>
          <w:rFonts w:ascii="Arial" w:hAnsi="Arial" w:cs="Arial"/>
        </w:rPr>
        <w:t>.1</w:t>
      </w:r>
      <w:r w:rsidRPr="002D1A91">
        <w:rPr>
          <w:rFonts w:ascii="Arial" w:hAnsi="Arial" w:cs="Arial"/>
        </w:rPr>
        <w:t>;</w:t>
      </w:r>
    </w:p>
    <w:p w14:paraId="3E19AC99" w14:textId="77777777" w:rsidR="00D96016" w:rsidRPr="002D1A91" w:rsidRDefault="00D96016" w:rsidP="000A425C">
      <w:pPr>
        <w:spacing w:line="240" w:lineRule="auto"/>
        <w:ind w:left="720"/>
        <w:jc w:val="both"/>
        <w:rPr>
          <w:rFonts w:ascii="Arial" w:hAnsi="Arial" w:cs="Arial"/>
        </w:rPr>
      </w:pPr>
    </w:p>
    <w:p w14:paraId="50806B9F" w14:textId="3D5D069C" w:rsidR="00AC56E8" w:rsidRPr="002D1A91" w:rsidRDefault="00AC56E8" w:rsidP="000A425C">
      <w:pPr>
        <w:spacing w:line="240" w:lineRule="auto"/>
        <w:ind w:left="720"/>
        <w:jc w:val="both"/>
        <w:rPr>
          <w:rFonts w:ascii="Arial" w:hAnsi="Arial" w:cs="Arial"/>
          <w:b/>
          <w:bCs/>
        </w:rPr>
      </w:pPr>
      <w:r w:rsidRPr="002D1A91">
        <w:rPr>
          <w:rFonts w:ascii="Arial" w:hAnsi="Arial" w:cs="Arial"/>
          <w:b/>
          <w:bCs/>
        </w:rPr>
        <w:t>Defects Liability Period</w:t>
      </w:r>
      <w:r w:rsidRPr="002D1A91">
        <w:rPr>
          <w:rFonts w:ascii="Arial" w:hAnsi="Arial" w:cs="Arial"/>
        </w:rPr>
        <w:t xml:space="preserve"> shall have the meaning ascribed thereto in Section 25.1.1;</w:t>
      </w:r>
      <w:r w:rsidRPr="002D1A91">
        <w:rPr>
          <w:rFonts w:ascii="Arial" w:hAnsi="Arial" w:cs="Arial"/>
          <w:b/>
          <w:bCs/>
        </w:rPr>
        <w:t xml:space="preserve"> </w:t>
      </w:r>
    </w:p>
    <w:p w14:paraId="4405D56A" w14:textId="77777777" w:rsidR="00AC56E8" w:rsidRPr="002D1A91" w:rsidRDefault="00AC56E8" w:rsidP="000A425C">
      <w:pPr>
        <w:spacing w:line="240" w:lineRule="auto"/>
        <w:ind w:left="720"/>
        <w:jc w:val="both"/>
        <w:rPr>
          <w:rFonts w:ascii="Arial" w:hAnsi="Arial" w:cs="Arial"/>
          <w:b/>
        </w:rPr>
      </w:pPr>
    </w:p>
    <w:p w14:paraId="79FF352E" w14:textId="69AD9A50" w:rsidR="00D96016" w:rsidRPr="002D1A91" w:rsidRDefault="00D96016" w:rsidP="000A425C">
      <w:pPr>
        <w:spacing w:line="240" w:lineRule="auto"/>
        <w:ind w:left="720"/>
        <w:jc w:val="both"/>
        <w:rPr>
          <w:rFonts w:ascii="Arial" w:hAnsi="Arial" w:cs="Arial"/>
        </w:rPr>
      </w:pPr>
      <w:r w:rsidRPr="002D1A91">
        <w:rPr>
          <w:rFonts w:ascii="Arial" w:hAnsi="Arial" w:cs="Arial"/>
          <w:b/>
        </w:rPr>
        <w:t>Defects &amp; Deficiencies</w:t>
      </w:r>
      <w:r w:rsidRPr="002D1A91">
        <w:rPr>
          <w:rFonts w:ascii="Arial" w:hAnsi="Arial" w:cs="Arial"/>
        </w:rPr>
        <w:t xml:space="preserve"> means:</w:t>
      </w:r>
    </w:p>
    <w:p w14:paraId="4EA8307A" w14:textId="77777777" w:rsidR="00D96016" w:rsidRPr="002D1A91" w:rsidRDefault="00D96016" w:rsidP="000A425C">
      <w:pPr>
        <w:spacing w:line="240" w:lineRule="auto"/>
        <w:jc w:val="both"/>
        <w:rPr>
          <w:rFonts w:ascii="Arial" w:hAnsi="Arial" w:cs="Arial"/>
        </w:rPr>
      </w:pPr>
    </w:p>
    <w:p w14:paraId="2558A172" w14:textId="351431BF" w:rsidR="00D96016" w:rsidRPr="002D1A91" w:rsidRDefault="00D96016" w:rsidP="000A425C">
      <w:pPr>
        <w:spacing w:line="240" w:lineRule="auto"/>
        <w:ind w:left="1440" w:hanging="720"/>
        <w:jc w:val="both"/>
        <w:rPr>
          <w:rFonts w:ascii="Arial" w:hAnsi="Arial" w:cs="Arial"/>
        </w:rPr>
      </w:pPr>
      <w:r w:rsidRPr="002D1A91">
        <w:rPr>
          <w:rFonts w:ascii="Arial" w:hAnsi="Arial" w:cs="Arial"/>
        </w:rPr>
        <w:t>(a)</w:t>
      </w:r>
      <w:r w:rsidRPr="002D1A91">
        <w:rPr>
          <w:rFonts w:ascii="Arial" w:hAnsi="Arial" w:cs="Arial"/>
        </w:rPr>
        <w:tab/>
        <w:t xml:space="preserve">in respect of Project Works, any Project Works (or any part thereof) that fail to conform to the Applicable Standards in any manner (including (without limitation) in services, performance, materials, </w:t>
      </w:r>
      <w:r w:rsidR="008A254B" w:rsidRPr="002D1A91">
        <w:rPr>
          <w:rFonts w:ascii="Arial" w:hAnsi="Arial" w:cs="Arial"/>
        </w:rPr>
        <w:t>development</w:t>
      </w:r>
      <w:r w:rsidRPr="002D1A91">
        <w:rPr>
          <w:rFonts w:ascii="Arial" w:hAnsi="Arial" w:cs="Arial"/>
        </w:rPr>
        <w:t xml:space="preserve"> execution, operations and maintenance and/or workmanship);</w:t>
      </w:r>
    </w:p>
    <w:p w14:paraId="5436662F" w14:textId="77777777" w:rsidR="00D96016" w:rsidRPr="002D1A91" w:rsidRDefault="00D96016" w:rsidP="000A425C">
      <w:pPr>
        <w:spacing w:line="240" w:lineRule="auto"/>
        <w:ind w:left="1440" w:hanging="720"/>
        <w:jc w:val="both"/>
        <w:rPr>
          <w:rFonts w:ascii="Arial" w:hAnsi="Arial" w:cs="Arial"/>
        </w:rPr>
      </w:pPr>
    </w:p>
    <w:p w14:paraId="45FAF5C3" w14:textId="77777777" w:rsidR="00D96016" w:rsidRPr="002D1A91" w:rsidRDefault="00D96016" w:rsidP="000A425C">
      <w:pPr>
        <w:spacing w:line="240" w:lineRule="auto"/>
        <w:ind w:left="1440" w:hanging="720"/>
        <w:jc w:val="both"/>
        <w:rPr>
          <w:rFonts w:ascii="Arial" w:hAnsi="Arial" w:cs="Arial"/>
        </w:rPr>
      </w:pPr>
      <w:r w:rsidRPr="002D1A91">
        <w:rPr>
          <w:rFonts w:ascii="Arial" w:hAnsi="Arial" w:cs="Arial"/>
        </w:rPr>
        <w:t>(b)</w:t>
      </w:r>
      <w:r w:rsidRPr="002D1A91">
        <w:rPr>
          <w:rFonts w:ascii="Arial" w:hAnsi="Arial" w:cs="Arial"/>
        </w:rPr>
        <w:tab/>
        <w:t>in respect of the Concession Assets, any Concession Asset (or any part thereof) that fail to conform to the Applicable Standards;</w:t>
      </w:r>
    </w:p>
    <w:p w14:paraId="47B307C4" w14:textId="77777777" w:rsidR="00D96016" w:rsidRPr="002D1A91" w:rsidRDefault="00D96016" w:rsidP="000A425C">
      <w:pPr>
        <w:spacing w:line="240" w:lineRule="auto"/>
        <w:jc w:val="both"/>
        <w:rPr>
          <w:rFonts w:ascii="Arial" w:hAnsi="Arial" w:cs="Arial"/>
        </w:rPr>
      </w:pPr>
    </w:p>
    <w:p w14:paraId="360816A1" w14:textId="53521824" w:rsidR="00D96016" w:rsidRPr="002D1A91" w:rsidRDefault="00A3277E" w:rsidP="008E3F6F">
      <w:pPr>
        <w:spacing w:line="240" w:lineRule="auto"/>
        <w:ind w:left="720"/>
        <w:jc w:val="both"/>
        <w:rPr>
          <w:rFonts w:ascii="Arial" w:hAnsi="Arial" w:cs="Arial"/>
        </w:rPr>
      </w:pPr>
      <w:r w:rsidRPr="002D1A91">
        <w:rPr>
          <w:rFonts w:ascii="Arial" w:hAnsi="Arial" w:cs="Arial"/>
          <w:b/>
        </w:rPr>
        <w:t xml:space="preserve">Delayed Payment Rate </w:t>
      </w:r>
      <w:r w:rsidR="008A254B" w:rsidRPr="002D1A91">
        <w:rPr>
          <w:rFonts w:ascii="Arial" w:hAnsi="Arial" w:cs="Arial"/>
        </w:rPr>
        <w:t xml:space="preserve">shall have the meaning ascribed thereto </w:t>
      </w:r>
      <w:r w:rsidR="008E3F6F" w:rsidRPr="002D1A91">
        <w:rPr>
          <w:rFonts w:ascii="Arial" w:hAnsi="Arial" w:cs="Arial"/>
        </w:rPr>
        <w:t xml:space="preserve">in </w:t>
      </w:r>
      <w:r w:rsidR="008E3F6F" w:rsidRPr="002D1A91">
        <w:rPr>
          <w:rFonts w:ascii="Arial" w:hAnsi="Arial" w:cs="Arial"/>
          <w:b/>
          <w:bCs/>
          <w:smallCaps/>
        </w:rPr>
        <w:t xml:space="preserve">Schedule </w:t>
      </w:r>
      <w:r w:rsidR="000C0573">
        <w:rPr>
          <w:rFonts w:ascii="Arial" w:hAnsi="Arial" w:cs="Arial"/>
          <w:b/>
          <w:bCs/>
          <w:smallCaps/>
        </w:rPr>
        <w:t>B</w:t>
      </w:r>
      <w:r w:rsidR="008E3F6F" w:rsidRPr="002D1A91">
        <w:rPr>
          <w:rFonts w:ascii="Arial" w:hAnsi="Arial" w:cs="Arial"/>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rPr>
        <w:t>;</w:t>
      </w:r>
    </w:p>
    <w:p w14:paraId="043AB624" w14:textId="77777777" w:rsidR="00D9228A" w:rsidRPr="002D1A91" w:rsidRDefault="00D9228A" w:rsidP="000A425C">
      <w:pPr>
        <w:spacing w:line="240" w:lineRule="auto"/>
        <w:ind w:left="720"/>
        <w:jc w:val="both"/>
        <w:rPr>
          <w:rFonts w:ascii="Arial" w:hAnsi="Arial" w:cs="Arial"/>
          <w:b/>
        </w:rPr>
      </w:pPr>
    </w:p>
    <w:p w14:paraId="20758456" w14:textId="7AFFF13B" w:rsidR="00591C42" w:rsidRPr="002D1A91" w:rsidRDefault="00591C42" w:rsidP="00591C42">
      <w:pPr>
        <w:spacing w:line="240" w:lineRule="auto"/>
        <w:ind w:left="720"/>
        <w:jc w:val="both"/>
        <w:rPr>
          <w:rFonts w:ascii="Arial" w:hAnsi="Arial" w:cs="Arial"/>
        </w:rPr>
      </w:pPr>
      <w:r w:rsidRPr="002D1A91">
        <w:rPr>
          <w:rFonts w:ascii="Arial" w:hAnsi="Arial" w:cs="Arial"/>
          <w:b/>
        </w:rPr>
        <w:t>Development</w:t>
      </w:r>
      <w:r w:rsidRPr="002D1A91">
        <w:rPr>
          <w:rFonts w:ascii="Arial" w:hAnsi="Arial" w:cs="Arial"/>
        </w:rPr>
        <w:t xml:space="preserve"> </w:t>
      </w:r>
      <w:r w:rsidRPr="002D1A91">
        <w:rPr>
          <w:rFonts w:ascii="Arial" w:hAnsi="Arial" w:cs="Arial"/>
          <w:b/>
        </w:rPr>
        <w:t>Inspection Report</w:t>
      </w:r>
      <w:r w:rsidRPr="002D1A91">
        <w:rPr>
          <w:rFonts w:ascii="Arial" w:hAnsi="Arial" w:cs="Arial"/>
        </w:rPr>
        <w:t xml:space="preserve"> </w:t>
      </w:r>
      <w:r w:rsidR="0056717E" w:rsidRPr="002D1A91">
        <w:rPr>
          <w:rFonts w:ascii="Arial" w:hAnsi="Arial" w:cs="Arial"/>
        </w:rPr>
        <w:t xml:space="preserve">shall have the meaning ascribed thereto in </w:t>
      </w:r>
      <w:r w:rsidRPr="002D1A91">
        <w:rPr>
          <w:rFonts w:ascii="Arial" w:hAnsi="Arial" w:cs="Arial"/>
        </w:rPr>
        <w:t>Section 13.</w:t>
      </w:r>
      <w:r>
        <w:rPr>
          <w:rFonts w:ascii="Arial" w:hAnsi="Arial" w:cs="Arial"/>
        </w:rPr>
        <w:t>5</w:t>
      </w:r>
      <w:r w:rsidRPr="002D1A91">
        <w:rPr>
          <w:rFonts w:ascii="Arial" w:hAnsi="Arial" w:cs="Arial"/>
        </w:rPr>
        <w:t>.2;</w:t>
      </w:r>
    </w:p>
    <w:p w14:paraId="57629E6C" w14:textId="77777777" w:rsidR="00591C42" w:rsidRPr="002D1A91" w:rsidRDefault="00591C42" w:rsidP="00591C42">
      <w:pPr>
        <w:spacing w:line="240" w:lineRule="auto"/>
        <w:ind w:left="720"/>
        <w:jc w:val="both"/>
        <w:rPr>
          <w:rFonts w:ascii="Arial" w:hAnsi="Arial" w:cs="Arial"/>
        </w:rPr>
      </w:pPr>
    </w:p>
    <w:p w14:paraId="7D648480" w14:textId="07F0BDAF" w:rsidR="00591C42" w:rsidRPr="002D1A91" w:rsidRDefault="00591C42" w:rsidP="00591C42">
      <w:pPr>
        <w:spacing w:line="240" w:lineRule="auto"/>
        <w:ind w:left="720"/>
        <w:jc w:val="both"/>
        <w:rPr>
          <w:rFonts w:ascii="Arial" w:hAnsi="Arial" w:cs="Arial"/>
        </w:rPr>
      </w:pPr>
      <w:r w:rsidRPr="002D1A91">
        <w:rPr>
          <w:rFonts w:ascii="Arial" w:hAnsi="Arial" w:cs="Arial"/>
          <w:b/>
        </w:rPr>
        <w:t xml:space="preserve">Development Progress Report </w:t>
      </w:r>
      <w:r w:rsidR="0056717E" w:rsidRPr="002D1A91">
        <w:rPr>
          <w:rFonts w:ascii="Arial" w:hAnsi="Arial" w:cs="Arial"/>
        </w:rPr>
        <w:t xml:space="preserve">shall have the meaning ascribed thereto in </w:t>
      </w:r>
      <w:r w:rsidRPr="002D1A91">
        <w:rPr>
          <w:rFonts w:ascii="Arial" w:hAnsi="Arial" w:cs="Arial"/>
        </w:rPr>
        <w:t>Section 13.</w:t>
      </w:r>
      <w:r>
        <w:rPr>
          <w:rFonts w:ascii="Arial" w:hAnsi="Arial" w:cs="Arial"/>
        </w:rPr>
        <w:t>4</w:t>
      </w:r>
      <w:r w:rsidRPr="002D1A91">
        <w:rPr>
          <w:rFonts w:ascii="Arial" w:hAnsi="Arial" w:cs="Arial"/>
        </w:rPr>
        <w:t>.1;</w:t>
      </w:r>
    </w:p>
    <w:p w14:paraId="143C1897" w14:textId="77777777" w:rsidR="00591C42" w:rsidRPr="002D1A91" w:rsidRDefault="00591C42" w:rsidP="00591C42">
      <w:pPr>
        <w:spacing w:line="240" w:lineRule="auto"/>
        <w:ind w:left="720"/>
        <w:jc w:val="both"/>
        <w:rPr>
          <w:rFonts w:ascii="Arial" w:hAnsi="Arial" w:cs="Arial"/>
        </w:rPr>
      </w:pPr>
    </w:p>
    <w:p w14:paraId="5EEEFD46" w14:textId="074ACE74" w:rsidR="00591C42" w:rsidRPr="006A4CA4" w:rsidRDefault="00591C42" w:rsidP="00591C42">
      <w:pPr>
        <w:spacing w:line="240" w:lineRule="auto"/>
        <w:ind w:left="720"/>
        <w:jc w:val="both"/>
        <w:rPr>
          <w:rFonts w:ascii="Arial" w:hAnsi="Arial" w:cs="Arial"/>
          <w:lang w:val="en-GB"/>
        </w:rPr>
      </w:pPr>
      <w:r w:rsidRPr="002D1A91">
        <w:rPr>
          <w:rFonts w:ascii="Arial" w:hAnsi="Arial" w:cs="Arial"/>
          <w:b/>
        </w:rPr>
        <w:t>Development Performance Security</w:t>
      </w:r>
      <w:r w:rsidRPr="002D1A91">
        <w:rPr>
          <w:rFonts w:ascii="Arial" w:hAnsi="Arial" w:cs="Arial"/>
        </w:rPr>
        <w:t xml:space="preserve"> shall have the meaning ascribed thereto in </w:t>
      </w:r>
      <w:r w:rsidRPr="002D1A91">
        <w:rPr>
          <w:rFonts w:ascii="Arial" w:hAnsi="Arial" w:cs="Arial"/>
          <w:b/>
          <w:bCs/>
          <w:smallCaps/>
        </w:rPr>
        <w:t xml:space="preserve">Schedule </w:t>
      </w:r>
      <w:r>
        <w:rPr>
          <w:rFonts w:ascii="Arial" w:hAnsi="Arial" w:cs="Arial"/>
          <w:b/>
          <w:bCs/>
          <w:smallCaps/>
        </w:rPr>
        <w:t>B</w:t>
      </w:r>
      <w:r w:rsidRPr="002D1A91">
        <w:rPr>
          <w:rFonts w:ascii="Arial" w:hAnsi="Arial" w:cs="Arial"/>
        </w:rPr>
        <w:t xml:space="preserve"> (</w:t>
      </w:r>
      <w:r w:rsidRPr="002D1A91">
        <w:rPr>
          <w:rFonts w:ascii="Arial" w:hAnsi="Arial" w:cs="Arial"/>
          <w:i/>
          <w:iCs/>
        </w:rPr>
        <w:t>Specific Definitions</w:t>
      </w:r>
      <w:r w:rsidRPr="002D1A91">
        <w:rPr>
          <w:rFonts w:ascii="Arial" w:hAnsi="Arial" w:cs="Arial"/>
        </w:rPr>
        <w:t>);</w:t>
      </w:r>
    </w:p>
    <w:p w14:paraId="117756FA" w14:textId="77777777" w:rsidR="00591C42" w:rsidRPr="002D1A91" w:rsidRDefault="00591C42" w:rsidP="00591C42">
      <w:pPr>
        <w:spacing w:line="240" w:lineRule="auto"/>
        <w:ind w:left="720"/>
        <w:jc w:val="both"/>
        <w:rPr>
          <w:rFonts w:ascii="Arial" w:hAnsi="Arial" w:cs="Arial"/>
        </w:rPr>
      </w:pPr>
    </w:p>
    <w:p w14:paraId="2A50618E" w14:textId="77777777" w:rsidR="00591C42" w:rsidRPr="006A4CA4" w:rsidRDefault="00591C42" w:rsidP="00591C42">
      <w:pPr>
        <w:spacing w:line="240" w:lineRule="auto"/>
        <w:ind w:left="720"/>
        <w:jc w:val="both"/>
        <w:rPr>
          <w:rFonts w:ascii="Arial" w:hAnsi="Arial" w:cs="Arial"/>
          <w:lang w:val="en-GB"/>
        </w:rPr>
      </w:pPr>
      <w:r w:rsidRPr="006A4CA4">
        <w:rPr>
          <w:rFonts w:ascii="Arial" w:hAnsi="Arial" w:cs="Arial"/>
          <w:b/>
          <w:bCs/>
        </w:rPr>
        <w:t xml:space="preserve">Development Performance Security Expiry Certificate </w:t>
      </w:r>
      <w:r w:rsidRPr="006A4CA4">
        <w:rPr>
          <w:rFonts w:ascii="Arial" w:hAnsi="Arial" w:cs="Arial"/>
          <w:bCs/>
        </w:rPr>
        <w:t>shall have meaning ascribed thereto in section 11.</w:t>
      </w:r>
      <w:r>
        <w:rPr>
          <w:rFonts w:ascii="Arial" w:hAnsi="Arial" w:cs="Arial"/>
          <w:bCs/>
        </w:rPr>
        <w:t>1</w:t>
      </w:r>
      <w:r w:rsidRPr="006A4CA4">
        <w:rPr>
          <w:rFonts w:ascii="Arial" w:hAnsi="Arial" w:cs="Arial"/>
          <w:bCs/>
        </w:rPr>
        <w:t>.9.</w:t>
      </w:r>
    </w:p>
    <w:p w14:paraId="68BB48EB" w14:textId="77777777" w:rsidR="00591C42" w:rsidRPr="002D1A91" w:rsidRDefault="00591C42" w:rsidP="00591C42">
      <w:pPr>
        <w:spacing w:line="240" w:lineRule="auto"/>
        <w:ind w:left="720"/>
        <w:jc w:val="both"/>
        <w:rPr>
          <w:rFonts w:ascii="Arial" w:hAnsi="Arial" w:cs="Arial"/>
        </w:rPr>
      </w:pPr>
    </w:p>
    <w:p w14:paraId="73E95262" w14:textId="1301B290" w:rsidR="00591C42" w:rsidRDefault="00591C42" w:rsidP="00591C42">
      <w:pPr>
        <w:spacing w:line="240" w:lineRule="auto"/>
        <w:ind w:left="720"/>
        <w:jc w:val="both"/>
        <w:rPr>
          <w:rFonts w:ascii="Arial" w:hAnsi="Arial" w:cs="Arial"/>
        </w:rPr>
      </w:pPr>
      <w:r w:rsidRPr="002D1A91">
        <w:rPr>
          <w:rFonts w:ascii="Arial" w:hAnsi="Arial" w:cs="Arial"/>
          <w:b/>
        </w:rPr>
        <w:t>Development Performance Security Expiry Date</w:t>
      </w:r>
      <w:r w:rsidRPr="002D1A91">
        <w:rPr>
          <w:rFonts w:ascii="Arial" w:hAnsi="Arial" w:cs="Arial"/>
        </w:rPr>
        <w:t xml:space="preserve"> shall have the meaning ascribed thereto in </w:t>
      </w:r>
      <w:r w:rsidRPr="002D1A91">
        <w:rPr>
          <w:rFonts w:ascii="Arial" w:hAnsi="Arial" w:cs="Arial"/>
          <w:b/>
          <w:bCs/>
          <w:smallCaps/>
        </w:rPr>
        <w:t xml:space="preserve">Schedule </w:t>
      </w:r>
      <w:r>
        <w:rPr>
          <w:rFonts w:ascii="Arial" w:hAnsi="Arial" w:cs="Arial"/>
          <w:b/>
          <w:bCs/>
          <w:smallCaps/>
        </w:rPr>
        <w:t>B</w:t>
      </w:r>
      <w:r w:rsidRPr="002D1A91">
        <w:rPr>
          <w:rFonts w:ascii="Arial" w:hAnsi="Arial" w:cs="Arial"/>
        </w:rPr>
        <w:t xml:space="preserve"> (</w:t>
      </w:r>
      <w:r w:rsidRPr="002D1A91">
        <w:rPr>
          <w:rFonts w:ascii="Arial" w:hAnsi="Arial" w:cs="Arial"/>
          <w:i/>
          <w:iCs/>
        </w:rPr>
        <w:t>Specific Definitions</w:t>
      </w:r>
      <w:r w:rsidRPr="002D1A91">
        <w:rPr>
          <w:rFonts w:ascii="Arial" w:hAnsi="Arial" w:cs="Arial"/>
        </w:rPr>
        <w:t>);</w:t>
      </w:r>
    </w:p>
    <w:p w14:paraId="65CBB5E1" w14:textId="77777777" w:rsidR="00591C42" w:rsidRDefault="00591C42" w:rsidP="00591C42">
      <w:pPr>
        <w:spacing w:line="240" w:lineRule="auto"/>
        <w:ind w:left="720"/>
        <w:jc w:val="both"/>
        <w:rPr>
          <w:rFonts w:ascii="Arial" w:hAnsi="Arial" w:cs="Arial"/>
        </w:rPr>
      </w:pPr>
    </w:p>
    <w:p w14:paraId="4DB239D4" w14:textId="77777777" w:rsidR="00D6610C" w:rsidRPr="002D1A91" w:rsidRDefault="00D6610C" w:rsidP="00D6610C">
      <w:pPr>
        <w:spacing w:line="240" w:lineRule="auto"/>
        <w:ind w:left="720"/>
        <w:jc w:val="both"/>
        <w:rPr>
          <w:rFonts w:ascii="Arial" w:hAnsi="Arial" w:cs="Arial"/>
        </w:rPr>
      </w:pPr>
    </w:p>
    <w:p w14:paraId="496162EA" w14:textId="32CA1C88" w:rsidR="00D6610C" w:rsidRPr="002D1A91" w:rsidRDefault="00D6610C" w:rsidP="00D6610C">
      <w:pPr>
        <w:spacing w:line="240" w:lineRule="auto"/>
        <w:ind w:left="720"/>
        <w:jc w:val="both"/>
        <w:rPr>
          <w:rFonts w:ascii="Arial" w:hAnsi="Arial" w:cs="Arial"/>
        </w:rPr>
      </w:pPr>
      <w:r w:rsidRPr="002D1A91">
        <w:rPr>
          <w:rFonts w:ascii="Arial" w:hAnsi="Arial" w:cs="Arial"/>
          <w:b/>
        </w:rPr>
        <w:t>Development Period</w:t>
      </w:r>
      <w:r w:rsidRPr="002D1A91">
        <w:rPr>
          <w:rFonts w:ascii="Arial" w:hAnsi="Arial" w:cs="Arial"/>
        </w:rPr>
        <w:t xml:space="preserve"> means the period commencing on the Commencement Date and ending on the Project Development Completion Date;</w:t>
      </w:r>
    </w:p>
    <w:p w14:paraId="35490785" w14:textId="77777777" w:rsidR="00D6610C" w:rsidRDefault="00D6610C" w:rsidP="00591C42">
      <w:pPr>
        <w:spacing w:line="240" w:lineRule="auto"/>
        <w:ind w:left="720"/>
        <w:jc w:val="both"/>
        <w:rPr>
          <w:rFonts w:ascii="Arial" w:hAnsi="Arial" w:cs="Arial"/>
          <w:b/>
        </w:rPr>
      </w:pPr>
    </w:p>
    <w:p w14:paraId="56AFFAA8" w14:textId="0EB560F4" w:rsidR="00D6610C" w:rsidRPr="002D1A91" w:rsidRDefault="00D6610C" w:rsidP="00D6610C">
      <w:pPr>
        <w:spacing w:line="240" w:lineRule="auto"/>
        <w:ind w:left="720"/>
        <w:jc w:val="both"/>
        <w:rPr>
          <w:rFonts w:ascii="Arial" w:hAnsi="Arial" w:cs="Arial"/>
        </w:rPr>
      </w:pPr>
      <w:r w:rsidRPr="002D1A91">
        <w:rPr>
          <w:rFonts w:ascii="Arial" w:hAnsi="Arial" w:cs="Arial"/>
          <w:b/>
        </w:rPr>
        <w:t>Development Period Damages</w:t>
      </w:r>
      <w:r w:rsidRPr="002D1A91">
        <w:rPr>
          <w:rFonts w:ascii="Arial" w:hAnsi="Arial" w:cs="Arial"/>
        </w:rPr>
        <w:t xml:space="preserve"> </w:t>
      </w:r>
      <w:r w:rsidR="0056717E" w:rsidRPr="002D1A91">
        <w:rPr>
          <w:rFonts w:ascii="Arial" w:hAnsi="Arial" w:cs="Arial"/>
        </w:rPr>
        <w:t xml:space="preserve">shall have the meaning ascribed thereto in </w:t>
      </w:r>
      <w:r w:rsidRPr="002D1A91">
        <w:rPr>
          <w:rFonts w:ascii="Arial" w:hAnsi="Arial" w:cs="Arial"/>
        </w:rPr>
        <w:t>Section 14.</w:t>
      </w:r>
      <w:r>
        <w:rPr>
          <w:rFonts w:ascii="Arial" w:hAnsi="Arial" w:cs="Arial"/>
        </w:rPr>
        <w:t>5</w:t>
      </w:r>
      <w:r w:rsidRPr="002D1A91">
        <w:rPr>
          <w:rFonts w:ascii="Arial" w:hAnsi="Arial" w:cs="Arial"/>
        </w:rPr>
        <w:t>.1;</w:t>
      </w:r>
    </w:p>
    <w:p w14:paraId="4702EFA2" w14:textId="77777777" w:rsidR="00D6610C" w:rsidRDefault="00D6610C" w:rsidP="00591C42">
      <w:pPr>
        <w:spacing w:line="240" w:lineRule="auto"/>
        <w:ind w:left="720"/>
        <w:jc w:val="both"/>
        <w:rPr>
          <w:rFonts w:ascii="Arial" w:hAnsi="Arial" w:cs="Arial"/>
          <w:b/>
        </w:rPr>
      </w:pPr>
    </w:p>
    <w:p w14:paraId="1A0CA000" w14:textId="3AD636D9" w:rsidR="00591C42" w:rsidRPr="002D1A91" w:rsidRDefault="00591C42" w:rsidP="00591C42">
      <w:pPr>
        <w:spacing w:line="240" w:lineRule="auto"/>
        <w:ind w:left="720"/>
        <w:jc w:val="both"/>
        <w:rPr>
          <w:rFonts w:ascii="Arial" w:hAnsi="Arial" w:cs="Arial"/>
          <w:b/>
        </w:rPr>
      </w:pPr>
      <w:r w:rsidRPr="002D1A91">
        <w:rPr>
          <w:rFonts w:ascii="Arial" w:hAnsi="Arial" w:cs="Arial"/>
          <w:b/>
        </w:rPr>
        <w:t xml:space="preserve">Development Period Damages Cap </w:t>
      </w:r>
      <w:r w:rsidRPr="002D1A91">
        <w:rPr>
          <w:rFonts w:ascii="Arial" w:hAnsi="Arial" w:cs="Arial"/>
        </w:rPr>
        <w:t xml:space="preserve">shall have the meaning ascribed thereto in </w:t>
      </w:r>
      <w:r w:rsidRPr="002D1A91">
        <w:rPr>
          <w:rFonts w:ascii="Arial" w:hAnsi="Arial" w:cs="Arial"/>
          <w:b/>
          <w:bCs/>
          <w:smallCaps/>
        </w:rPr>
        <w:t xml:space="preserve">Schedule </w:t>
      </w:r>
      <w:r>
        <w:rPr>
          <w:rFonts w:ascii="Arial" w:hAnsi="Arial" w:cs="Arial"/>
          <w:b/>
          <w:bCs/>
          <w:smallCaps/>
        </w:rPr>
        <w:t>B</w:t>
      </w:r>
      <w:r w:rsidRPr="002D1A91">
        <w:rPr>
          <w:rFonts w:ascii="Arial" w:hAnsi="Arial" w:cs="Arial"/>
        </w:rPr>
        <w:t xml:space="preserve"> (</w:t>
      </w:r>
      <w:r w:rsidRPr="002D1A91">
        <w:rPr>
          <w:rFonts w:ascii="Arial" w:hAnsi="Arial" w:cs="Arial"/>
          <w:i/>
          <w:iCs/>
        </w:rPr>
        <w:t>Specific Definitions</w:t>
      </w:r>
      <w:r w:rsidRPr="002D1A91">
        <w:rPr>
          <w:rFonts w:ascii="Arial" w:hAnsi="Arial" w:cs="Arial"/>
        </w:rPr>
        <w:t>);</w:t>
      </w:r>
    </w:p>
    <w:p w14:paraId="7162E861" w14:textId="77777777" w:rsidR="00591C42" w:rsidRPr="002D1A91" w:rsidRDefault="00591C42" w:rsidP="00591C42">
      <w:pPr>
        <w:spacing w:line="240" w:lineRule="auto"/>
        <w:ind w:left="720"/>
        <w:jc w:val="both"/>
        <w:rPr>
          <w:rFonts w:ascii="Arial" w:hAnsi="Arial" w:cs="Arial"/>
          <w:b/>
        </w:rPr>
      </w:pPr>
    </w:p>
    <w:p w14:paraId="00E451B0" w14:textId="5F55386C" w:rsidR="00591C42" w:rsidRPr="002D1A91" w:rsidRDefault="00591C42" w:rsidP="00591C42">
      <w:pPr>
        <w:spacing w:line="240" w:lineRule="auto"/>
        <w:ind w:left="720"/>
        <w:jc w:val="both"/>
        <w:rPr>
          <w:rFonts w:ascii="Arial" w:hAnsi="Arial" w:cs="Arial"/>
        </w:rPr>
      </w:pPr>
      <w:r w:rsidRPr="002D1A91">
        <w:rPr>
          <w:rFonts w:ascii="Arial" w:hAnsi="Arial" w:cs="Arial"/>
          <w:b/>
        </w:rPr>
        <w:t>Development Period Damages Payment Date</w:t>
      </w:r>
      <w:r w:rsidRPr="002D1A91">
        <w:rPr>
          <w:rFonts w:ascii="Arial" w:hAnsi="Arial" w:cs="Arial"/>
        </w:rPr>
        <w:t xml:space="preserve"> shall have the meaning ascribed thereto in Section 14.</w:t>
      </w:r>
      <w:r>
        <w:rPr>
          <w:rFonts w:ascii="Arial" w:hAnsi="Arial" w:cs="Arial"/>
        </w:rPr>
        <w:t>5</w:t>
      </w:r>
      <w:r w:rsidRPr="002D1A91">
        <w:rPr>
          <w:rFonts w:ascii="Arial" w:hAnsi="Arial" w:cs="Arial"/>
        </w:rPr>
        <w:t>.2;</w:t>
      </w:r>
    </w:p>
    <w:p w14:paraId="521E8D86" w14:textId="77777777" w:rsidR="00591C42" w:rsidRPr="002D1A91" w:rsidRDefault="00591C42" w:rsidP="00591C42">
      <w:pPr>
        <w:spacing w:line="240" w:lineRule="auto"/>
        <w:ind w:left="720"/>
        <w:jc w:val="both"/>
        <w:rPr>
          <w:rFonts w:ascii="Arial" w:hAnsi="Arial" w:cs="Arial"/>
        </w:rPr>
      </w:pPr>
    </w:p>
    <w:p w14:paraId="57592D71" w14:textId="61914722" w:rsidR="00591C42" w:rsidRPr="002D1A91" w:rsidRDefault="00591C42" w:rsidP="00591C42">
      <w:pPr>
        <w:spacing w:line="240" w:lineRule="auto"/>
        <w:ind w:left="720"/>
        <w:jc w:val="both"/>
        <w:rPr>
          <w:rFonts w:ascii="Arial" w:hAnsi="Arial" w:cs="Arial"/>
        </w:rPr>
      </w:pPr>
      <w:r w:rsidRPr="002D1A91">
        <w:rPr>
          <w:rFonts w:ascii="Arial" w:hAnsi="Arial" w:cs="Arial"/>
          <w:b/>
        </w:rPr>
        <w:t>Development Period Insurances</w:t>
      </w:r>
      <w:r w:rsidRPr="002D1A91">
        <w:rPr>
          <w:rFonts w:ascii="Arial" w:hAnsi="Arial" w:cs="Arial"/>
        </w:rPr>
        <w:t xml:space="preserve"> means the Insurances procured and/or obtained by the Concessionaire pursuant to the provisions of and in accordance with Section 20.1 (</w:t>
      </w:r>
      <w:r w:rsidRPr="002D1A91">
        <w:rPr>
          <w:rFonts w:ascii="Arial" w:hAnsi="Arial" w:cs="Arial"/>
          <w:i/>
        </w:rPr>
        <w:t>Development Period Insurances</w:t>
      </w:r>
      <w:r w:rsidRPr="002D1A91">
        <w:rPr>
          <w:rFonts w:ascii="Arial" w:hAnsi="Arial" w:cs="Arial"/>
        </w:rPr>
        <w:t xml:space="preserve">) and </w:t>
      </w:r>
      <w:r w:rsidRPr="002D1A91">
        <w:rPr>
          <w:rFonts w:ascii="Arial" w:hAnsi="Arial" w:cs="Arial"/>
          <w:b/>
          <w:smallCaps/>
        </w:rPr>
        <w:t>Part I</w:t>
      </w:r>
      <w:r w:rsidRPr="002D1A91">
        <w:rPr>
          <w:rFonts w:ascii="Arial" w:hAnsi="Arial" w:cs="Arial"/>
          <w:b/>
        </w:rPr>
        <w:t xml:space="preserve"> (</w:t>
      </w:r>
      <w:r w:rsidRPr="002D1A91">
        <w:rPr>
          <w:rFonts w:ascii="Arial" w:hAnsi="Arial" w:cs="Arial"/>
          <w:b/>
          <w:i/>
        </w:rPr>
        <w:t>Development Period Insurances</w:t>
      </w:r>
      <w:r w:rsidRPr="002D1A91">
        <w:rPr>
          <w:rFonts w:ascii="Arial" w:hAnsi="Arial" w:cs="Arial"/>
          <w:b/>
        </w:rPr>
        <w:t xml:space="preserve">) </w:t>
      </w:r>
      <w:r w:rsidRPr="002D1A91">
        <w:rPr>
          <w:rFonts w:ascii="Arial" w:hAnsi="Arial" w:cs="Arial"/>
          <w:b/>
          <w:smallCaps/>
        </w:rPr>
        <w:t>of Schedule I</w:t>
      </w:r>
      <w:r w:rsidRPr="002D1A91">
        <w:rPr>
          <w:rFonts w:ascii="Arial" w:hAnsi="Arial" w:cs="Arial"/>
          <w:b/>
        </w:rPr>
        <w:t xml:space="preserve"> (</w:t>
      </w:r>
      <w:r w:rsidRPr="002D1A91">
        <w:rPr>
          <w:rFonts w:ascii="Arial" w:hAnsi="Arial" w:cs="Arial"/>
          <w:b/>
          <w:i/>
        </w:rPr>
        <w:t>Insurances</w:t>
      </w:r>
      <w:r w:rsidRPr="002D1A91">
        <w:rPr>
          <w:rFonts w:ascii="Arial" w:hAnsi="Arial" w:cs="Arial"/>
          <w:b/>
        </w:rPr>
        <w:t>)</w:t>
      </w:r>
      <w:r w:rsidRPr="002D1A91">
        <w:rPr>
          <w:rFonts w:ascii="Arial" w:hAnsi="Arial" w:cs="Arial"/>
        </w:rPr>
        <w:t>;</w:t>
      </w:r>
    </w:p>
    <w:p w14:paraId="44D21549" w14:textId="77777777" w:rsidR="00591C42" w:rsidRPr="002D1A91" w:rsidRDefault="00591C42" w:rsidP="00591C42">
      <w:pPr>
        <w:spacing w:line="240" w:lineRule="auto"/>
        <w:ind w:left="720"/>
        <w:jc w:val="both"/>
        <w:rPr>
          <w:rFonts w:ascii="Arial" w:hAnsi="Arial" w:cs="Arial"/>
        </w:rPr>
      </w:pPr>
    </w:p>
    <w:p w14:paraId="4A8775B3" w14:textId="7459406C" w:rsidR="00591C42" w:rsidRDefault="00591C42" w:rsidP="00591C42">
      <w:pPr>
        <w:spacing w:line="240" w:lineRule="auto"/>
        <w:ind w:left="720"/>
        <w:jc w:val="both"/>
        <w:rPr>
          <w:rFonts w:ascii="Arial" w:hAnsi="Arial" w:cs="Arial"/>
        </w:rPr>
      </w:pPr>
      <w:r w:rsidRPr="002D1A91">
        <w:rPr>
          <w:rFonts w:ascii="Arial" w:hAnsi="Arial" w:cs="Arial"/>
          <w:b/>
        </w:rPr>
        <w:t>Development Programme</w:t>
      </w:r>
      <w:r w:rsidRPr="002D1A91">
        <w:rPr>
          <w:rFonts w:ascii="Arial" w:hAnsi="Arial" w:cs="Arial"/>
        </w:rPr>
        <w:t xml:space="preserve"> shall bear the meaning ascribed thereto in Section 13.2.2;</w:t>
      </w:r>
    </w:p>
    <w:p w14:paraId="38ED0D03" w14:textId="77777777" w:rsidR="00591C42" w:rsidRDefault="00591C42" w:rsidP="00591C42">
      <w:pPr>
        <w:spacing w:line="240" w:lineRule="auto"/>
        <w:ind w:left="720"/>
        <w:jc w:val="both"/>
        <w:rPr>
          <w:rFonts w:ascii="Arial" w:hAnsi="Arial" w:cs="Arial"/>
        </w:rPr>
      </w:pPr>
    </w:p>
    <w:p w14:paraId="0A6ABC63" w14:textId="77777777" w:rsidR="00591C42" w:rsidRPr="002D1A91" w:rsidRDefault="00591C42" w:rsidP="00591C42">
      <w:pPr>
        <w:spacing w:line="240" w:lineRule="auto"/>
        <w:ind w:left="720"/>
        <w:jc w:val="both"/>
        <w:rPr>
          <w:rFonts w:ascii="Arial" w:hAnsi="Arial" w:cs="Arial"/>
          <w:b/>
        </w:rPr>
      </w:pPr>
      <w:r w:rsidRPr="002D1A91">
        <w:rPr>
          <w:rFonts w:ascii="Arial" w:hAnsi="Arial" w:cs="Arial"/>
          <w:b/>
        </w:rPr>
        <w:t xml:space="preserve">Development Progress Reporting Timeline </w:t>
      </w:r>
      <w:r w:rsidRPr="002D1A91">
        <w:rPr>
          <w:rFonts w:ascii="Arial" w:hAnsi="Arial" w:cs="Arial"/>
        </w:rPr>
        <w:t xml:space="preserve">shall have the meaning ascribed thereto in </w:t>
      </w:r>
      <w:r w:rsidRPr="002D1A91">
        <w:rPr>
          <w:rFonts w:ascii="Arial" w:hAnsi="Arial" w:cs="Arial"/>
          <w:b/>
          <w:bCs/>
          <w:smallCaps/>
        </w:rPr>
        <w:t xml:space="preserve">Schedule </w:t>
      </w:r>
      <w:r>
        <w:rPr>
          <w:rFonts w:ascii="Arial" w:hAnsi="Arial" w:cs="Arial"/>
          <w:b/>
          <w:bCs/>
          <w:smallCaps/>
        </w:rPr>
        <w:t>B</w:t>
      </w:r>
      <w:r w:rsidRPr="002D1A91">
        <w:rPr>
          <w:rFonts w:ascii="Arial" w:hAnsi="Arial" w:cs="Arial"/>
        </w:rPr>
        <w:t xml:space="preserve"> (</w:t>
      </w:r>
      <w:r w:rsidRPr="002D1A91">
        <w:rPr>
          <w:rFonts w:ascii="Arial" w:hAnsi="Arial" w:cs="Arial"/>
          <w:i/>
          <w:iCs/>
        </w:rPr>
        <w:t>Specific Definitions</w:t>
      </w:r>
      <w:r w:rsidRPr="002D1A91">
        <w:rPr>
          <w:rFonts w:ascii="Arial" w:hAnsi="Arial" w:cs="Arial"/>
        </w:rPr>
        <w:t>);</w:t>
      </w:r>
    </w:p>
    <w:p w14:paraId="49BB283F" w14:textId="77777777" w:rsidR="00591C42" w:rsidRPr="002D1A91" w:rsidRDefault="00591C42" w:rsidP="00591C42">
      <w:pPr>
        <w:spacing w:line="240" w:lineRule="auto"/>
        <w:ind w:left="720"/>
        <w:jc w:val="both"/>
        <w:rPr>
          <w:rFonts w:ascii="Arial" w:hAnsi="Arial" w:cs="Arial"/>
        </w:rPr>
      </w:pPr>
    </w:p>
    <w:p w14:paraId="2C03D905" w14:textId="33D50E81" w:rsidR="00591C42" w:rsidRPr="002D1A91" w:rsidRDefault="00591C42" w:rsidP="00591C42">
      <w:pPr>
        <w:spacing w:line="240" w:lineRule="auto"/>
        <w:ind w:left="720"/>
        <w:jc w:val="both"/>
        <w:rPr>
          <w:rFonts w:ascii="Arial" w:hAnsi="Arial" w:cs="Arial"/>
        </w:rPr>
      </w:pPr>
      <w:r w:rsidRPr="002D1A91">
        <w:rPr>
          <w:rFonts w:ascii="Arial" w:hAnsi="Arial" w:cs="Arial"/>
          <w:b/>
        </w:rPr>
        <w:t>Development Requirements</w:t>
      </w:r>
      <w:r w:rsidRPr="002D1A91">
        <w:rPr>
          <w:rFonts w:ascii="Arial" w:hAnsi="Arial" w:cs="Arial"/>
        </w:rPr>
        <w:t xml:space="preserve"> means the relevant standards, requirements and criterion that are set out in relation to and are applicable to the Development Works, as set out in:</w:t>
      </w:r>
    </w:p>
    <w:p w14:paraId="2AA97061" w14:textId="77777777" w:rsidR="00591C42" w:rsidRPr="002D1A91" w:rsidRDefault="00591C42" w:rsidP="00591C42">
      <w:pPr>
        <w:spacing w:line="240" w:lineRule="auto"/>
        <w:jc w:val="both"/>
        <w:rPr>
          <w:rFonts w:ascii="Arial" w:hAnsi="Arial" w:cs="Arial"/>
        </w:rPr>
      </w:pPr>
    </w:p>
    <w:p w14:paraId="414911BB" w14:textId="77777777" w:rsidR="00591C42" w:rsidRPr="002D1A91" w:rsidRDefault="00591C42" w:rsidP="00591C42">
      <w:pPr>
        <w:pStyle w:val="ListParagraph"/>
        <w:numPr>
          <w:ilvl w:val="0"/>
          <w:numId w:val="74"/>
        </w:numPr>
        <w:spacing w:line="240" w:lineRule="auto"/>
        <w:ind w:left="1440" w:hanging="720"/>
        <w:contextualSpacing/>
        <w:jc w:val="both"/>
        <w:rPr>
          <w:rFonts w:ascii="Arial" w:hAnsi="Arial" w:cs="Arial"/>
        </w:rPr>
      </w:pPr>
      <w:r w:rsidRPr="002D1A91">
        <w:rPr>
          <w:rFonts w:ascii="Arial" w:hAnsi="Arial" w:cs="Arial"/>
        </w:rPr>
        <w:t>the Main Body;</w:t>
      </w:r>
    </w:p>
    <w:p w14:paraId="2B39FA44" w14:textId="77777777" w:rsidR="00591C42" w:rsidRPr="002D1A91" w:rsidRDefault="00591C42" w:rsidP="00591C42">
      <w:pPr>
        <w:spacing w:line="240" w:lineRule="auto"/>
        <w:ind w:left="1440"/>
        <w:jc w:val="both"/>
        <w:rPr>
          <w:rFonts w:ascii="Arial" w:hAnsi="Arial" w:cs="Arial"/>
        </w:rPr>
      </w:pPr>
    </w:p>
    <w:p w14:paraId="6A42D98B" w14:textId="77777777" w:rsidR="00591C42" w:rsidRPr="002D1A91" w:rsidRDefault="00591C42" w:rsidP="00591C42">
      <w:pPr>
        <w:pStyle w:val="ListParagraph"/>
        <w:numPr>
          <w:ilvl w:val="0"/>
          <w:numId w:val="74"/>
        </w:numPr>
        <w:spacing w:line="240" w:lineRule="auto"/>
        <w:ind w:left="1440" w:hanging="720"/>
        <w:contextualSpacing/>
        <w:jc w:val="both"/>
        <w:rPr>
          <w:rFonts w:ascii="Arial" w:hAnsi="Arial" w:cs="Arial"/>
        </w:rPr>
      </w:pPr>
      <w:r w:rsidRPr="002D1A91">
        <w:rPr>
          <w:rFonts w:ascii="Arial" w:hAnsi="Arial" w:cs="Arial"/>
        </w:rPr>
        <w:t>the Scope of the Project;</w:t>
      </w:r>
    </w:p>
    <w:p w14:paraId="21A09758" w14:textId="77777777" w:rsidR="00591C42" w:rsidRPr="002D1A91" w:rsidRDefault="00591C42" w:rsidP="00591C42">
      <w:pPr>
        <w:spacing w:line="240" w:lineRule="auto"/>
        <w:ind w:left="1440"/>
        <w:jc w:val="both"/>
        <w:rPr>
          <w:rFonts w:ascii="Arial" w:hAnsi="Arial" w:cs="Arial"/>
        </w:rPr>
      </w:pPr>
    </w:p>
    <w:p w14:paraId="28DAC963" w14:textId="0F9A3C2A" w:rsidR="00591C42" w:rsidRPr="002D1A91" w:rsidRDefault="00591C42" w:rsidP="00591C42">
      <w:pPr>
        <w:pStyle w:val="ListParagraph"/>
        <w:numPr>
          <w:ilvl w:val="0"/>
          <w:numId w:val="74"/>
        </w:numPr>
        <w:spacing w:line="240" w:lineRule="auto"/>
        <w:ind w:left="1440" w:hanging="720"/>
        <w:contextualSpacing/>
        <w:jc w:val="both"/>
        <w:rPr>
          <w:rFonts w:ascii="Arial" w:hAnsi="Arial" w:cs="Arial"/>
        </w:rPr>
      </w:pPr>
      <w:r w:rsidRPr="002D1A91">
        <w:rPr>
          <w:rFonts w:ascii="Arial" w:hAnsi="Arial" w:cs="Arial"/>
        </w:rPr>
        <w:t xml:space="preserve">the Specific Requirements; </w:t>
      </w:r>
    </w:p>
    <w:p w14:paraId="6C6C9A34" w14:textId="77777777" w:rsidR="00591C42" w:rsidRPr="002D1A91" w:rsidRDefault="00591C42" w:rsidP="00591C42">
      <w:pPr>
        <w:spacing w:line="240" w:lineRule="auto"/>
        <w:ind w:left="1440"/>
        <w:jc w:val="both"/>
        <w:rPr>
          <w:rFonts w:ascii="Arial" w:hAnsi="Arial" w:cs="Arial"/>
        </w:rPr>
      </w:pPr>
    </w:p>
    <w:p w14:paraId="1D64A26C" w14:textId="2E4B9D1B" w:rsidR="00591C42" w:rsidRPr="002D1A91" w:rsidRDefault="00831C4E" w:rsidP="00591C42">
      <w:pPr>
        <w:pStyle w:val="ListParagraph"/>
        <w:numPr>
          <w:ilvl w:val="0"/>
          <w:numId w:val="74"/>
        </w:numPr>
        <w:spacing w:line="240" w:lineRule="auto"/>
        <w:ind w:left="1440" w:hanging="720"/>
        <w:contextualSpacing/>
        <w:jc w:val="both"/>
        <w:rPr>
          <w:rFonts w:ascii="Arial" w:hAnsi="Arial" w:cs="Arial"/>
        </w:rPr>
      </w:pPr>
      <w:r>
        <w:rPr>
          <w:rFonts w:ascii="Arial" w:hAnsi="Arial" w:cs="Arial"/>
        </w:rPr>
        <w:t xml:space="preserve">the </w:t>
      </w:r>
      <w:r w:rsidR="00591C42" w:rsidRPr="002D1A91">
        <w:rPr>
          <w:rFonts w:ascii="Arial" w:hAnsi="Arial" w:cs="Arial"/>
          <w:b/>
          <w:smallCaps/>
        </w:rPr>
        <w:t xml:space="preserve">Schedule G </w:t>
      </w:r>
      <w:r w:rsidR="00591C42" w:rsidRPr="002D1A91">
        <w:rPr>
          <w:rFonts w:ascii="Arial" w:hAnsi="Arial" w:cs="Arial"/>
        </w:rPr>
        <w:t>(</w:t>
      </w:r>
      <w:r w:rsidR="00591C42" w:rsidRPr="002D1A91">
        <w:rPr>
          <w:rFonts w:ascii="Arial" w:hAnsi="Arial" w:cs="Arial"/>
          <w:b/>
          <w:i/>
        </w:rPr>
        <w:t>Completion Tests Matters</w:t>
      </w:r>
      <w:r w:rsidR="00591C42" w:rsidRPr="002D1A91">
        <w:rPr>
          <w:rFonts w:ascii="Arial" w:hAnsi="Arial" w:cs="Arial"/>
        </w:rPr>
        <w:t xml:space="preserve">); </w:t>
      </w:r>
    </w:p>
    <w:p w14:paraId="38B7C182" w14:textId="77777777" w:rsidR="00591C42" w:rsidRPr="002D1A91" w:rsidRDefault="00591C42" w:rsidP="00591C42">
      <w:pPr>
        <w:spacing w:line="240" w:lineRule="auto"/>
        <w:ind w:left="1440"/>
        <w:jc w:val="both"/>
        <w:rPr>
          <w:rFonts w:ascii="Arial" w:hAnsi="Arial" w:cs="Arial"/>
        </w:rPr>
      </w:pPr>
    </w:p>
    <w:p w14:paraId="7C875B82" w14:textId="259E3AAB" w:rsidR="00591C42" w:rsidRPr="002D1A91" w:rsidRDefault="00591C42" w:rsidP="00591C42">
      <w:pPr>
        <w:pStyle w:val="ListParagraph"/>
        <w:numPr>
          <w:ilvl w:val="0"/>
          <w:numId w:val="74"/>
        </w:numPr>
        <w:spacing w:line="240" w:lineRule="auto"/>
        <w:ind w:left="1440" w:hanging="720"/>
        <w:contextualSpacing/>
        <w:jc w:val="both"/>
        <w:rPr>
          <w:rFonts w:ascii="Arial" w:hAnsi="Arial" w:cs="Arial"/>
        </w:rPr>
      </w:pPr>
      <w:r w:rsidRPr="002D1A91">
        <w:rPr>
          <w:rFonts w:ascii="Arial" w:hAnsi="Arial" w:cs="Arial"/>
        </w:rPr>
        <w:t xml:space="preserve">the Development Programme; </w:t>
      </w:r>
    </w:p>
    <w:p w14:paraId="6FCE8EC6" w14:textId="77777777" w:rsidR="00591C42" w:rsidRPr="002D1A91" w:rsidRDefault="00591C42" w:rsidP="00591C42">
      <w:pPr>
        <w:pStyle w:val="ListParagraph"/>
        <w:spacing w:line="240" w:lineRule="auto"/>
        <w:ind w:left="1440"/>
        <w:contextualSpacing/>
        <w:jc w:val="both"/>
        <w:rPr>
          <w:rFonts w:ascii="Arial" w:hAnsi="Arial" w:cs="Arial"/>
        </w:rPr>
      </w:pPr>
    </w:p>
    <w:p w14:paraId="62482834" w14:textId="77777777" w:rsidR="00591C42" w:rsidRPr="002D1A91" w:rsidRDefault="00591C42" w:rsidP="00591C42">
      <w:pPr>
        <w:pStyle w:val="ListParagraph"/>
        <w:numPr>
          <w:ilvl w:val="0"/>
          <w:numId w:val="74"/>
        </w:numPr>
        <w:spacing w:line="240" w:lineRule="auto"/>
        <w:ind w:left="1440" w:hanging="720"/>
        <w:contextualSpacing/>
        <w:jc w:val="both"/>
        <w:rPr>
          <w:rFonts w:ascii="Arial" w:hAnsi="Arial" w:cs="Arial"/>
        </w:rPr>
      </w:pPr>
      <w:r w:rsidRPr="002D1A91">
        <w:rPr>
          <w:rFonts w:ascii="Arial" w:hAnsi="Arial" w:cs="Arial"/>
        </w:rPr>
        <w:t>any other standards, requirements and criterion, mutually agreed between the Parties from time to time,</w:t>
      </w:r>
    </w:p>
    <w:p w14:paraId="053B50D9" w14:textId="77777777" w:rsidR="00591C42" w:rsidRPr="002D1A91" w:rsidRDefault="00591C42" w:rsidP="00591C42">
      <w:pPr>
        <w:spacing w:line="240" w:lineRule="auto"/>
        <w:jc w:val="both"/>
        <w:rPr>
          <w:rFonts w:ascii="Arial" w:hAnsi="Arial" w:cs="Arial"/>
        </w:rPr>
      </w:pPr>
    </w:p>
    <w:p w14:paraId="4F995545" w14:textId="4BCAE996" w:rsidR="00591C42" w:rsidRPr="002D1A91" w:rsidRDefault="00591C42" w:rsidP="00591C42">
      <w:pPr>
        <w:spacing w:line="240" w:lineRule="auto"/>
        <w:ind w:left="720"/>
        <w:jc w:val="both"/>
        <w:rPr>
          <w:rFonts w:ascii="Arial" w:hAnsi="Arial" w:cs="Arial"/>
        </w:rPr>
      </w:pPr>
      <w:r w:rsidRPr="002D1A91">
        <w:rPr>
          <w:rFonts w:ascii="Arial" w:hAnsi="Arial" w:cs="Arial"/>
        </w:rPr>
        <w:lastRenderedPageBreak/>
        <w:t xml:space="preserve">provided, however, in the event of any discrepancy in the standards, requirements and criterion set out in the abovementioned, the standards, requirements and criterion in accordance with nationally and internationally accepted standards as per Good Industry Practice (as applicable), shall apply (unless otherwise mutually agreed between the Parties); </w:t>
      </w:r>
    </w:p>
    <w:p w14:paraId="486919FF" w14:textId="77777777" w:rsidR="00591C42" w:rsidRPr="002D1A91" w:rsidRDefault="00591C42" w:rsidP="00591C42">
      <w:pPr>
        <w:spacing w:line="240" w:lineRule="auto"/>
        <w:jc w:val="both"/>
        <w:rPr>
          <w:rFonts w:ascii="Arial" w:hAnsi="Arial" w:cs="Arial"/>
        </w:rPr>
      </w:pPr>
    </w:p>
    <w:p w14:paraId="031734FD" w14:textId="5BFC6C37" w:rsidR="00591C42" w:rsidRPr="002D1A91" w:rsidRDefault="00591C42" w:rsidP="00591C42">
      <w:pPr>
        <w:spacing w:line="240" w:lineRule="auto"/>
        <w:ind w:left="720"/>
        <w:jc w:val="both"/>
        <w:rPr>
          <w:rFonts w:ascii="Arial" w:hAnsi="Arial" w:cs="Arial"/>
        </w:rPr>
      </w:pPr>
      <w:r w:rsidRPr="002D1A91">
        <w:rPr>
          <w:rFonts w:ascii="Arial" w:hAnsi="Arial" w:cs="Arial"/>
          <w:b/>
        </w:rPr>
        <w:t>Development Tests</w:t>
      </w:r>
      <w:r w:rsidRPr="002D1A91">
        <w:rPr>
          <w:rFonts w:ascii="Arial" w:hAnsi="Arial" w:cs="Arial"/>
        </w:rPr>
        <w:t xml:space="preserve"> shall bear the meaning ascribed thereto in Section 13.</w:t>
      </w:r>
      <w:r>
        <w:rPr>
          <w:rFonts w:ascii="Arial" w:hAnsi="Arial" w:cs="Arial"/>
        </w:rPr>
        <w:t>3</w:t>
      </w:r>
      <w:r w:rsidRPr="002D1A91">
        <w:rPr>
          <w:rFonts w:ascii="Arial" w:hAnsi="Arial" w:cs="Arial"/>
        </w:rPr>
        <w:t xml:space="preserve">.1; </w:t>
      </w:r>
    </w:p>
    <w:p w14:paraId="2C589039" w14:textId="77777777" w:rsidR="00591C42" w:rsidRPr="002D1A91" w:rsidRDefault="00591C42" w:rsidP="00591C42">
      <w:pPr>
        <w:spacing w:line="240" w:lineRule="auto"/>
        <w:ind w:left="720"/>
        <w:jc w:val="both"/>
        <w:rPr>
          <w:rFonts w:ascii="Arial" w:hAnsi="Arial" w:cs="Arial"/>
        </w:rPr>
      </w:pPr>
    </w:p>
    <w:p w14:paraId="5CA1AB08" w14:textId="20589117" w:rsidR="00591C42" w:rsidRPr="002D1A91" w:rsidRDefault="00591C42" w:rsidP="00591C42">
      <w:pPr>
        <w:spacing w:line="240" w:lineRule="auto"/>
        <w:ind w:left="720"/>
        <w:jc w:val="both"/>
        <w:rPr>
          <w:rFonts w:ascii="Arial" w:hAnsi="Arial" w:cs="Arial"/>
        </w:rPr>
      </w:pPr>
      <w:r w:rsidRPr="002D1A91">
        <w:rPr>
          <w:rFonts w:ascii="Arial" w:hAnsi="Arial" w:cs="Arial"/>
          <w:b/>
        </w:rPr>
        <w:t xml:space="preserve">Development Time for Completion </w:t>
      </w:r>
      <w:r w:rsidRPr="002D1A91">
        <w:rPr>
          <w:rFonts w:ascii="Arial" w:hAnsi="Arial" w:cs="Arial"/>
        </w:rPr>
        <w:t>means the time permitted herein for performance and completion of  Development Works and all other obligations to be performed by the Concessionaire for the issuance of the Project Development Completion Certificate, as set out in and contemplated by the Applicable Standards and the Development Programme, including the:</w:t>
      </w:r>
    </w:p>
    <w:p w14:paraId="412B37F5" w14:textId="77777777" w:rsidR="00591C42" w:rsidRPr="002D1A91" w:rsidRDefault="00591C42" w:rsidP="00591C42">
      <w:pPr>
        <w:spacing w:line="240" w:lineRule="auto"/>
        <w:ind w:left="720"/>
        <w:jc w:val="both"/>
        <w:rPr>
          <w:rFonts w:ascii="Arial" w:hAnsi="Arial" w:cs="Arial"/>
        </w:rPr>
      </w:pPr>
    </w:p>
    <w:p w14:paraId="320E9AFB" w14:textId="50B3FDCC" w:rsidR="00591C42" w:rsidRPr="002D1A91" w:rsidRDefault="00591C42" w:rsidP="00591C42">
      <w:pPr>
        <w:spacing w:line="240" w:lineRule="auto"/>
        <w:ind w:left="1440" w:hanging="720"/>
        <w:jc w:val="both"/>
        <w:rPr>
          <w:rFonts w:ascii="Arial" w:hAnsi="Arial" w:cs="Arial"/>
        </w:rPr>
      </w:pPr>
      <w:r w:rsidRPr="002D1A91">
        <w:rPr>
          <w:rFonts w:ascii="Arial" w:hAnsi="Arial" w:cs="Arial"/>
        </w:rPr>
        <w:t>(i)</w:t>
      </w:r>
      <w:r w:rsidRPr="002D1A91">
        <w:rPr>
          <w:rFonts w:ascii="Arial" w:hAnsi="Arial" w:cs="Arial"/>
        </w:rPr>
        <w:tab/>
        <w:t>completion of development</w:t>
      </w:r>
      <w:r w:rsidR="0083029B">
        <w:rPr>
          <w:rFonts w:ascii="Arial" w:hAnsi="Arial" w:cs="Arial"/>
        </w:rPr>
        <w:t xml:space="preserve"> </w:t>
      </w:r>
      <w:r w:rsidRPr="002D1A91">
        <w:rPr>
          <w:rFonts w:ascii="Arial" w:hAnsi="Arial" w:cs="Arial"/>
        </w:rPr>
        <w:t>works on or prior to the date set out in the Project Development Completion Schedule;</w:t>
      </w:r>
    </w:p>
    <w:p w14:paraId="755C5504" w14:textId="77777777" w:rsidR="00591C42" w:rsidRPr="002D1A91" w:rsidRDefault="00591C42" w:rsidP="00591C42">
      <w:pPr>
        <w:spacing w:line="240" w:lineRule="auto"/>
        <w:ind w:left="720"/>
        <w:jc w:val="both"/>
        <w:rPr>
          <w:rFonts w:ascii="Arial" w:hAnsi="Arial" w:cs="Arial"/>
        </w:rPr>
      </w:pPr>
    </w:p>
    <w:p w14:paraId="72365F61" w14:textId="2649EF37" w:rsidR="00591C42" w:rsidRPr="002D1A91" w:rsidRDefault="00591C42" w:rsidP="00591C42">
      <w:pPr>
        <w:spacing w:line="240" w:lineRule="auto"/>
        <w:ind w:left="1440" w:hanging="720"/>
        <w:jc w:val="both"/>
        <w:rPr>
          <w:rFonts w:ascii="Arial" w:hAnsi="Arial" w:cs="Arial"/>
        </w:rPr>
      </w:pPr>
      <w:r w:rsidRPr="002D1A91">
        <w:rPr>
          <w:rFonts w:ascii="Arial" w:hAnsi="Arial" w:cs="Arial"/>
        </w:rPr>
        <w:t>(ii)</w:t>
      </w:r>
      <w:r w:rsidRPr="002D1A91">
        <w:rPr>
          <w:rFonts w:ascii="Arial" w:hAnsi="Arial" w:cs="Arial"/>
        </w:rPr>
        <w:tab/>
        <w:t>performance and completion of each Project Development Milestone on or prior to its Project Development Milestone Date;</w:t>
      </w:r>
    </w:p>
    <w:p w14:paraId="2AF5FFDB" w14:textId="77777777" w:rsidR="00591C42" w:rsidRPr="002D1A91" w:rsidRDefault="00591C42" w:rsidP="00591C42">
      <w:pPr>
        <w:pStyle w:val="ListParagraph"/>
        <w:spacing w:line="240" w:lineRule="auto"/>
        <w:ind w:left="1440"/>
        <w:jc w:val="both"/>
        <w:rPr>
          <w:rFonts w:ascii="Arial" w:hAnsi="Arial" w:cs="Arial"/>
        </w:rPr>
      </w:pPr>
    </w:p>
    <w:p w14:paraId="3A653286" w14:textId="77777777" w:rsidR="00591C42" w:rsidRPr="002D1A91" w:rsidRDefault="00591C42" w:rsidP="00591C42">
      <w:pPr>
        <w:spacing w:line="240" w:lineRule="auto"/>
        <w:ind w:left="1440" w:hanging="720"/>
        <w:jc w:val="both"/>
        <w:rPr>
          <w:rFonts w:ascii="Arial" w:hAnsi="Arial" w:cs="Arial"/>
        </w:rPr>
      </w:pPr>
      <w:r w:rsidRPr="002D1A91">
        <w:rPr>
          <w:rFonts w:ascii="Arial" w:hAnsi="Arial" w:cs="Arial"/>
        </w:rPr>
        <w:t>(v)</w:t>
      </w:r>
      <w:r w:rsidRPr="002D1A91">
        <w:rPr>
          <w:rFonts w:ascii="Arial" w:hAnsi="Arial" w:cs="Arial"/>
        </w:rPr>
        <w:tab/>
        <w:t xml:space="preserve">achievement of Substantial Completion on or prior to the Scheduled Substantial Completion Date; </w:t>
      </w:r>
    </w:p>
    <w:p w14:paraId="575020D6" w14:textId="77777777" w:rsidR="00591C42" w:rsidRPr="002D1A91" w:rsidRDefault="00591C42" w:rsidP="00591C42">
      <w:pPr>
        <w:spacing w:line="240" w:lineRule="auto"/>
        <w:ind w:left="1440"/>
        <w:jc w:val="both"/>
        <w:rPr>
          <w:rFonts w:ascii="Arial" w:hAnsi="Arial" w:cs="Arial"/>
        </w:rPr>
      </w:pPr>
    </w:p>
    <w:p w14:paraId="380889A2" w14:textId="05AEBAC8" w:rsidR="00591C42" w:rsidRPr="002D1A91" w:rsidRDefault="00591C42" w:rsidP="00591C42">
      <w:pPr>
        <w:spacing w:line="240" w:lineRule="auto"/>
        <w:ind w:left="1440" w:hanging="720"/>
        <w:jc w:val="both"/>
        <w:rPr>
          <w:rFonts w:ascii="Arial" w:hAnsi="Arial" w:cs="Arial"/>
        </w:rPr>
      </w:pPr>
      <w:r w:rsidRPr="002D1A91">
        <w:rPr>
          <w:rFonts w:ascii="Arial" w:hAnsi="Arial" w:cs="Arial"/>
        </w:rPr>
        <w:t>(vi)</w:t>
      </w:r>
      <w:r w:rsidRPr="002D1A91">
        <w:rPr>
          <w:rFonts w:ascii="Arial" w:hAnsi="Arial" w:cs="Arial"/>
        </w:rPr>
        <w:tab/>
        <w:t xml:space="preserve">achievement of Project Development Completion on or prior to the Scheduled Project Development Completion Date; </w:t>
      </w:r>
    </w:p>
    <w:p w14:paraId="3A94E82A" w14:textId="77777777" w:rsidR="00591C42" w:rsidRPr="002D1A91" w:rsidRDefault="00591C42" w:rsidP="00591C42">
      <w:pPr>
        <w:spacing w:line="240" w:lineRule="auto"/>
        <w:ind w:left="720"/>
        <w:jc w:val="both"/>
        <w:rPr>
          <w:rFonts w:ascii="Arial" w:hAnsi="Arial" w:cs="Arial"/>
        </w:rPr>
      </w:pPr>
    </w:p>
    <w:p w14:paraId="7D9B64B4" w14:textId="38BDDFF6" w:rsidR="00591C42" w:rsidRPr="002D1A91" w:rsidRDefault="00591C42" w:rsidP="00591C42">
      <w:pPr>
        <w:spacing w:line="240" w:lineRule="auto"/>
        <w:ind w:left="720"/>
        <w:jc w:val="both"/>
        <w:rPr>
          <w:rFonts w:ascii="Arial" w:hAnsi="Arial" w:cs="Arial"/>
        </w:rPr>
      </w:pPr>
      <w:r w:rsidRPr="002D1A91">
        <w:rPr>
          <w:rFonts w:ascii="Arial" w:hAnsi="Arial" w:cs="Arial"/>
          <w:b/>
        </w:rPr>
        <w:t>Development Works</w:t>
      </w:r>
      <w:r w:rsidRPr="002D1A91">
        <w:rPr>
          <w:rFonts w:ascii="Arial" w:hAnsi="Arial" w:cs="Arial"/>
        </w:rPr>
        <w:t xml:space="preserve"> means all obligations, works, services and duties undertaken and/or performed and/or to be undertaken and/or performed by the Concessionaire until the Project Development Completion Date pursuant to the Applicable Standards including, </w:t>
      </w:r>
      <w:r w:rsidRPr="002D1A91">
        <w:rPr>
          <w:rFonts w:ascii="Arial" w:hAnsi="Arial" w:cs="Arial"/>
          <w:i/>
        </w:rPr>
        <w:t>inter alia</w:t>
      </w:r>
      <w:r w:rsidRPr="002D1A91">
        <w:rPr>
          <w:rFonts w:ascii="Arial" w:hAnsi="Arial" w:cs="Arial"/>
        </w:rPr>
        <w:t>, the obligations, works, services and duties undertaken and/or performed and/or to be undertaken and/or performed by the Concessionaire in respect of: (a) the procurement and development</w:t>
      </w:r>
      <w:r w:rsidR="00D6610C">
        <w:rPr>
          <w:rFonts w:ascii="Arial" w:hAnsi="Arial" w:cs="Arial"/>
        </w:rPr>
        <w:t xml:space="preserve"> </w:t>
      </w:r>
      <w:r w:rsidRPr="002D1A91">
        <w:rPr>
          <w:rFonts w:ascii="Arial" w:hAnsi="Arial" w:cs="Arial"/>
        </w:rPr>
        <w:t>of the Concession Assets (including all activities and obligations incidental thereto); (b) the Site Development Works; and (</w:t>
      </w:r>
      <w:r w:rsidR="007A6801">
        <w:rPr>
          <w:rFonts w:ascii="Arial" w:hAnsi="Arial" w:cs="Arial"/>
        </w:rPr>
        <w:t>c</w:t>
      </w:r>
      <w:r w:rsidRPr="002D1A91">
        <w:rPr>
          <w:rFonts w:ascii="Arial" w:hAnsi="Arial" w:cs="Arial"/>
        </w:rPr>
        <w:t>) the activities consisting of, and for achievement of, in each case, each Project Development</w:t>
      </w:r>
      <w:r w:rsidRPr="002D1A91" w:rsidDel="006B2561">
        <w:rPr>
          <w:rFonts w:ascii="Arial" w:hAnsi="Arial" w:cs="Arial"/>
        </w:rPr>
        <w:t xml:space="preserve"> </w:t>
      </w:r>
      <w:r w:rsidRPr="002D1A91">
        <w:rPr>
          <w:rFonts w:ascii="Arial" w:hAnsi="Arial" w:cs="Arial"/>
        </w:rPr>
        <w:t>Milestone;</w:t>
      </w:r>
    </w:p>
    <w:p w14:paraId="584156E6" w14:textId="77777777" w:rsidR="00591C42" w:rsidRDefault="00591C42" w:rsidP="000A425C">
      <w:pPr>
        <w:spacing w:line="240" w:lineRule="auto"/>
        <w:ind w:left="720"/>
        <w:jc w:val="both"/>
        <w:rPr>
          <w:rFonts w:ascii="Arial" w:hAnsi="Arial" w:cs="Arial"/>
          <w:b/>
        </w:rPr>
      </w:pPr>
    </w:p>
    <w:p w14:paraId="6F58F268" w14:textId="4CD2F731" w:rsidR="00D96016" w:rsidRPr="002D1A91" w:rsidRDefault="00D96016" w:rsidP="000A425C">
      <w:pPr>
        <w:spacing w:line="240" w:lineRule="auto"/>
        <w:ind w:left="720"/>
        <w:jc w:val="both"/>
        <w:rPr>
          <w:rFonts w:ascii="Arial" w:hAnsi="Arial" w:cs="Arial"/>
        </w:rPr>
      </w:pPr>
      <w:r w:rsidRPr="002D1A91">
        <w:rPr>
          <w:rFonts w:ascii="Arial" w:hAnsi="Arial" w:cs="Arial"/>
          <w:b/>
        </w:rPr>
        <w:t>Dispute</w:t>
      </w:r>
      <w:r w:rsidRPr="002D1A91">
        <w:rPr>
          <w:rFonts w:ascii="Arial" w:hAnsi="Arial" w:cs="Arial"/>
        </w:rPr>
        <w:t xml:space="preserve"> shall have the meaning ascribed thereto in Section </w:t>
      </w:r>
      <w:r w:rsidR="000E3EAF">
        <w:rPr>
          <w:rFonts w:ascii="Arial" w:hAnsi="Arial" w:cs="Arial"/>
        </w:rPr>
        <w:t>2</w:t>
      </w:r>
      <w:r w:rsidR="00B52B9F">
        <w:rPr>
          <w:rFonts w:ascii="Arial" w:hAnsi="Arial" w:cs="Arial"/>
        </w:rPr>
        <w:t>8</w:t>
      </w:r>
      <w:r w:rsidRPr="002D1A91">
        <w:rPr>
          <w:rFonts w:ascii="Arial" w:hAnsi="Arial" w:cs="Arial"/>
        </w:rPr>
        <w:t>.1.1;</w:t>
      </w:r>
    </w:p>
    <w:p w14:paraId="42586A68" w14:textId="77777777" w:rsidR="00D96016" w:rsidRPr="002D1A91" w:rsidRDefault="00D96016" w:rsidP="000A425C">
      <w:pPr>
        <w:spacing w:line="240" w:lineRule="auto"/>
        <w:ind w:left="720"/>
        <w:jc w:val="both"/>
        <w:rPr>
          <w:rFonts w:ascii="Arial" w:hAnsi="Arial" w:cs="Arial"/>
        </w:rPr>
      </w:pPr>
    </w:p>
    <w:p w14:paraId="54F6DD8A"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Dispute Resolution Procedure</w:t>
      </w:r>
      <w:r w:rsidRPr="002D1A91">
        <w:rPr>
          <w:rFonts w:ascii="Arial" w:hAnsi="Arial" w:cs="Arial"/>
        </w:rPr>
        <w:t xml:space="preserve"> means the procedure for resolution of Disputes as set out in Article 30 (</w:t>
      </w:r>
      <w:r w:rsidRPr="002D1A91">
        <w:rPr>
          <w:rFonts w:ascii="Arial" w:hAnsi="Arial" w:cs="Arial"/>
          <w:i/>
        </w:rPr>
        <w:t>Dispute Resolution</w:t>
      </w:r>
      <w:r w:rsidRPr="002D1A91">
        <w:rPr>
          <w:rFonts w:ascii="Arial" w:hAnsi="Arial" w:cs="Arial"/>
        </w:rPr>
        <w:t xml:space="preserve">); </w:t>
      </w:r>
    </w:p>
    <w:p w14:paraId="1D9DD518" w14:textId="77777777" w:rsidR="00D96016" w:rsidRPr="002D1A91" w:rsidRDefault="00D96016" w:rsidP="000A425C">
      <w:pPr>
        <w:spacing w:line="240" w:lineRule="auto"/>
        <w:ind w:left="720"/>
        <w:jc w:val="both"/>
        <w:rPr>
          <w:rFonts w:ascii="Arial" w:hAnsi="Arial" w:cs="Arial"/>
        </w:rPr>
      </w:pPr>
    </w:p>
    <w:p w14:paraId="4B04CB04" w14:textId="331323DF" w:rsidR="00D96016" w:rsidRPr="002D1A91" w:rsidRDefault="00D96016" w:rsidP="000A425C">
      <w:pPr>
        <w:spacing w:line="240" w:lineRule="auto"/>
        <w:ind w:left="720"/>
        <w:jc w:val="both"/>
        <w:rPr>
          <w:rFonts w:ascii="Arial" w:hAnsi="Arial" w:cs="Arial"/>
        </w:rPr>
      </w:pPr>
      <w:r w:rsidRPr="002D1A91">
        <w:rPr>
          <w:rFonts w:ascii="Arial" w:hAnsi="Arial" w:cs="Arial"/>
          <w:b/>
        </w:rPr>
        <w:t>Divestment Requirements</w:t>
      </w:r>
      <w:r w:rsidRPr="002D1A91">
        <w:rPr>
          <w:rFonts w:ascii="Arial" w:hAnsi="Arial" w:cs="Arial"/>
        </w:rPr>
        <w:t xml:space="preserve"> shall have the meaning ascribed thereto in Section </w:t>
      </w:r>
      <w:r w:rsidR="00767AC5" w:rsidRPr="002D1A91">
        <w:rPr>
          <w:rFonts w:ascii="Arial" w:hAnsi="Arial" w:cs="Arial"/>
        </w:rPr>
        <w:t>24.1.1</w:t>
      </w:r>
      <w:r w:rsidRPr="002D1A91">
        <w:rPr>
          <w:rFonts w:ascii="Arial" w:hAnsi="Arial" w:cs="Arial"/>
        </w:rPr>
        <w:t>;</w:t>
      </w:r>
    </w:p>
    <w:p w14:paraId="11ED355E" w14:textId="77777777" w:rsidR="00D96016" w:rsidRPr="002D1A91" w:rsidRDefault="00D96016" w:rsidP="000A425C">
      <w:pPr>
        <w:spacing w:line="240" w:lineRule="auto"/>
        <w:ind w:left="720"/>
        <w:jc w:val="both"/>
        <w:rPr>
          <w:rFonts w:ascii="Arial" w:hAnsi="Arial" w:cs="Arial"/>
        </w:rPr>
      </w:pPr>
    </w:p>
    <w:p w14:paraId="5425139D" w14:textId="53825D05" w:rsidR="00D96016" w:rsidRPr="002D1A91" w:rsidRDefault="00D96016" w:rsidP="000A425C">
      <w:pPr>
        <w:spacing w:line="240" w:lineRule="auto"/>
        <w:ind w:left="720"/>
        <w:jc w:val="both"/>
        <w:rPr>
          <w:rFonts w:ascii="Arial" w:hAnsi="Arial" w:cs="Arial"/>
        </w:rPr>
      </w:pPr>
      <w:r w:rsidRPr="002D1A91">
        <w:rPr>
          <w:rFonts w:ascii="Arial" w:hAnsi="Arial" w:cs="Arial"/>
          <w:b/>
        </w:rPr>
        <w:lastRenderedPageBreak/>
        <w:t>Easementary Rights</w:t>
      </w:r>
      <w:r w:rsidRPr="002D1A91">
        <w:rPr>
          <w:rFonts w:ascii="Arial" w:hAnsi="Arial" w:cs="Arial"/>
        </w:rPr>
        <w:t xml:space="preserve"> means all easements, reservations, rights-of-way, utilities and other similar purposes, or zoning or other restrictions relating to the Project Site and to the use of real property relating to the Project Site, which are necessary or appropriate for the conduct of activities of the Concessionaire related to the Concession Assets;</w:t>
      </w:r>
    </w:p>
    <w:p w14:paraId="2D6E5E47" w14:textId="77777777" w:rsidR="00D96016" w:rsidRPr="002D1A91" w:rsidRDefault="00D96016" w:rsidP="000A425C">
      <w:pPr>
        <w:spacing w:line="240" w:lineRule="auto"/>
        <w:ind w:left="720"/>
        <w:jc w:val="both"/>
        <w:rPr>
          <w:rFonts w:ascii="Arial" w:hAnsi="Arial" w:cs="Arial"/>
        </w:rPr>
      </w:pPr>
    </w:p>
    <w:p w14:paraId="7E23A760" w14:textId="4B3778FC" w:rsidR="00D96016" w:rsidRPr="002D1A91" w:rsidRDefault="00D96016" w:rsidP="000A425C">
      <w:pPr>
        <w:spacing w:line="240" w:lineRule="auto"/>
        <w:ind w:left="720"/>
        <w:jc w:val="both"/>
        <w:rPr>
          <w:rFonts w:ascii="Arial" w:hAnsi="Arial" w:cs="Arial"/>
        </w:rPr>
      </w:pPr>
      <w:r w:rsidRPr="002D1A91">
        <w:rPr>
          <w:rFonts w:ascii="Arial" w:hAnsi="Arial" w:cs="Arial"/>
          <w:b/>
        </w:rPr>
        <w:t>Effective Date</w:t>
      </w:r>
      <w:r w:rsidRPr="002D1A91">
        <w:rPr>
          <w:rFonts w:ascii="Arial" w:hAnsi="Arial" w:cs="Arial"/>
        </w:rPr>
        <w:t xml:space="preserve"> means the date on which this Agreement is </w:t>
      </w:r>
      <w:r w:rsidR="006F733B" w:rsidRPr="002D1A91">
        <w:rPr>
          <w:rFonts w:ascii="Arial" w:hAnsi="Arial" w:cs="Arial"/>
        </w:rPr>
        <w:t xml:space="preserve">signed </w:t>
      </w:r>
      <w:r w:rsidRPr="002D1A91">
        <w:rPr>
          <w:rFonts w:ascii="Arial" w:hAnsi="Arial" w:cs="Arial"/>
        </w:rPr>
        <w:t xml:space="preserve">by each of the Parties; </w:t>
      </w:r>
    </w:p>
    <w:p w14:paraId="38D9090F" w14:textId="77777777" w:rsidR="00D96016" w:rsidRPr="002D1A91" w:rsidRDefault="00D96016" w:rsidP="000A425C">
      <w:pPr>
        <w:spacing w:line="240" w:lineRule="auto"/>
        <w:ind w:left="720"/>
        <w:jc w:val="both"/>
        <w:rPr>
          <w:rFonts w:ascii="Arial" w:hAnsi="Arial" w:cs="Arial"/>
        </w:rPr>
      </w:pPr>
    </w:p>
    <w:p w14:paraId="793D4F99" w14:textId="6745B82E" w:rsidR="00D96016" w:rsidRPr="002D1A91" w:rsidRDefault="00D96016" w:rsidP="000A425C">
      <w:pPr>
        <w:spacing w:line="240" w:lineRule="auto"/>
        <w:ind w:left="720"/>
        <w:jc w:val="both"/>
        <w:rPr>
          <w:rFonts w:ascii="Arial" w:hAnsi="Arial" w:cs="Arial"/>
        </w:rPr>
      </w:pPr>
      <w:r w:rsidRPr="002D1A91">
        <w:rPr>
          <w:rFonts w:ascii="Arial" w:hAnsi="Arial" w:cs="Arial"/>
          <w:b/>
        </w:rPr>
        <w:t>EIA Approval</w:t>
      </w:r>
      <w:r w:rsidRPr="002D1A91">
        <w:rPr>
          <w:rFonts w:ascii="Arial" w:hAnsi="Arial" w:cs="Arial"/>
        </w:rPr>
        <w:t xml:space="preserve"> means the approval obtained by the </w:t>
      </w:r>
      <w:r w:rsidR="00165CC0" w:rsidRPr="002D1A91">
        <w:rPr>
          <w:rFonts w:ascii="Arial" w:hAnsi="Arial" w:cs="Arial"/>
        </w:rPr>
        <w:t xml:space="preserve">Concessionaire </w:t>
      </w:r>
      <w:r w:rsidRPr="002D1A91">
        <w:rPr>
          <w:rFonts w:ascii="Arial" w:hAnsi="Arial" w:cs="Arial"/>
        </w:rPr>
        <w:t xml:space="preserve">from the </w:t>
      </w:r>
      <w:r w:rsidR="008A254B" w:rsidRPr="002D1A91">
        <w:rPr>
          <w:rFonts w:ascii="Arial" w:hAnsi="Arial" w:cs="Arial"/>
        </w:rPr>
        <w:t xml:space="preserve">Relevant </w:t>
      </w:r>
      <w:r w:rsidRPr="002D1A91">
        <w:rPr>
          <w:rFonts w:ascii="Arial" w:hAnsi="Arial" w:cs="Arial"/>
        </w:rPr>
        <w:t xml:space="preserve">Environmental Protection Agency in relation to the Project;  </w:t>
      </w:r>
    </w:p>
    <w:p w14:paraId="4023A7E7" w14:textId="77777777" w:rsidR="00D96016" w:rsidRPr="002D1A91" w:rsidRDefault="00D96016" w:rsidP="000A425C">
      <w:pPr>
        <w:spacing w:line="240" w:lineRule="auto"/>
        <w:ind w:left="720"/>
        <w:jc w:val="both"/>
        <w:rPr>
          <w:rFonts w:ascii="Arial" w:hAnsi="Arial" w:cs="Arial"/>
        </w:rPr>
      </w:pPr>
    </w:p>
    <w:p w14:paraId="32ED248E" w14:textId="0BF3EFFC" w:rsidR="00D96016" w:rsidRPr="002D1A91" w:rsidRDefault="00D96016" w:rsidP="000A425C">
      <w:pPr>
        <w:spacing w:line="240" w:lineRule="auto"/>
        <w:ind w:left="720"/>
        <w:jc w:val="both"/>
        <w:rPr>
          <w:rFonts w:ascii="Arial" w:hAnsi="Arial" w:cs="Arial"/>
        </w:rPr>
      </w:pPr>
      <w:r w:rsidRPr="002D1A91">
        <w:rPr>
          <w:rFonts w:ascii="Arial" w:hAnsi="Arial" w:cs="Arial"/>
          <w:b/>
        </w:rPr>
        <w:t>Emergency Decommissioning</w:t>
      </w:r>
      <w:r w:rsidRPr="002D1A91">
        <w:rPr>
          <w:rFonts w:ascii="Arial" w:hAnsi="Arial" w:cs="Arial"/>
        </w:rPr>
        <w:t xml:space="preserve"> shall have the meaning ascribed thereto in Section 7.1</w:t>
      </w:r>
      <w:r w:rsidR="002E033F">
        <w:rPr>
          <w:rFonts w:ascii="Arial" w:hAnsi="Arial" w:cs="Arial"/>
        </w:rPr>
        <w:t>2</w:t>
      </w:r>
      <w:r w:rsidRPr="002D1A91">
        <w:rPr>
          <w:rFonts w:ascii="Arial" w:hAnsi="Arial" w:cs="Arial"/>
        </w:rPr>
        <w:t xml:space="preserve">.1; </w:t>
      </w:r>
    </w:p>
    <w:p w14:paraId="4EA03B0B" w14:textId="77777777" w:rsidR="00D96016" w:rsidRPr="002D1A91" w:rsidRDefault="00D96016" w:rsidP="000A425C">
      <w:pPr>
        <w:spacing w:line="240" w:lineRule="auto"/>
        <w:ind w:left="720"/>
        <w:jc w:val="both"/>
        <w:rPr>
          <w:rFonts w:ascii="Arial" w:hAnsi="Arial" w:cs="Arial"/>
        </w:rPr>
      </w:pPr>
    </w:p>
    <w:p w14:paraId="7405FE91" w14:textId="78B7B86A" w:rsidR="00D96016" w:rsidRPr="002D1A91" w:rsidRDefault="00D96016" w:rsidP="000A425C">
      <w:pPr>
        <w:spacing w:line="240" w:lineRule="auto"/>
        <w:ind w:left="720"/>
        <w:jc w:val="both"/>
        <w:rPr>
          <w:rFonts w:ascii="Arial" w:hAnsi="Arial" w:cs="Arial"/>
        </w:rPr>
      </w:pPr>
      <w:r w:rsidRPr="002D1A91">
        <w:rPr>
          <w:rFonts w:ascii="Arial" w:hAnsi="Arial" w:cs="Arial"/>
          <w:b/>
        </w:rPr>
        <w:t>Emergency</w:t>
      </w:r>
      <w:r w:rsidRPr="002D1A91">
        <w:rPr>
          <w:rFonts w:ascii="Arial" w:hAnsi="Arial" w:cs="Arial"/>
        </w:rPr>
        <w:t xml:space="preserve"> means a condition or situation that is likely to endanger the security of the individuals on or about the Project Site or which poses an immediate threat of material damage to any of the Concession Assets or the Project Site;</w:t>
      </w:r>
    </w:p>
    <w:p w14:paraId="2503FE42" w14:textId="77777777" w:rsidR="00D96016" w:rsidRPr="002D1A91" w:rsidRDefault="00D96016" w:rsidP="000A425C">
      <w:pPr>
        <w:spacing w:line="240" w:lineRule="auto"/>
        <w:ind w:left="720"/>
        <w:jc w:val="both"/>
        <w:rPr>
          <w:rFonts w:ascii="Arial" w:hAnsi="Arial" w:cs="Arial"/>
        </w:rPr>
      </w:pPr>
    </w:p>
    <w:p w14:paraId="253DEDF0"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Encumbrance</w:t>
      </w:r>
      <w:r w:rsidRPr="002D1A91">
        <w:rPr>
          <w:rFonts w:ascii="Arial" w:hAnsi="Arial" w:cs="Arial"/>
        </w:rPr>
        <w:t xml:space="preserve"> means any encumbrance on an asset, including but not restricted to mortgage, charge, pledge, lien, hypothecation and/or any security interest, assignment, privilege or priority of any kind having the effect of security or other such obligations and shall include without limitation any designation of loss payees or beneficiaries or any similar arrangement under any insurance policy pertaining to the Concession Assets and/or any part or portion thereof and physical encumbrances and encroachments thereon;</w:t>
      </w:r>
    </w:p>
    <w:p w14:paraId="53DDE05C" w14:textId="77777777" w:rsidR="00D96016" w:rsidRPr="002D1A91" w:rsidRDefault="00D96016" w:rsidP="000A425C">
      <w:pPr>
        <w:spacing w:line="240" w:lineRule="auto"/>
        <w:ind w:left="720"/>
        <w:jc w:val="both"/>
        <w:rPr>
          <w:rFonts w:ascii="Arial" w:hAnsi="Arial" w:cs="Arial"/>
        </w:rPr>
      </w:pPr>
    </w:p>
    <w:p w14:paraId="01F510E7" w14:textId="3B2AB671" w:rsidR="00D96016" w:rsidRPr="002D1A91" w:rsidRDefault="00D96016" w:rsidP="000A425C">
      <w:pPr>
        <w:spacing w:line="240" w:lineRule="auto"/>
        <w:ind w:left="720"/>
        <w:jc w:val="both"/>
        <w:rPr>
          <w:rFonts w:ascii="Arial" w:hAnsi="Arial" w:cs="Arial"/>
        </w:rPr>
      </w:pPr>
      <w:r w:rsidRPr="002D1A91">
        <w:rPr>
          <w:rFonts w:ascii="Arial" w:hAnsi="Arial" w:cs="Arial"/>
          <w:b/>
        </w:rPr>
        <w:t>Environmental Standards</w:t>
      </w:r>
      <w:r w:rsidRPr="002D1A91">
        <w:rPr>
          <w:rFonts w:ascii="Arial" w:hAnsi="Arial" w:cs="Arial"/>
        </w:rPr>
        <w:t xml:space="preserve"> means collectively, the applicable environmental guidelines and occupational health and safety standards established by the “</w:t>
      </w:r>
      <w:r w:rsidRPr="002D1A91">
        <w:rPr>
          <w:rFonts w:ascii="Arial" w:hAnsi="Arial" w:cs="Arial"/>
          <w:i/>
          <w:iCs/>
        </w:rPr>
        <w:t>Pakistan Environmental Protection Agency</w:t>
      </w:r>
      <w:r w:rsidRPr="002D1A91">
        <w:rPr>
          <w:rFonts w:ascii="Arial" w:hAnsi="Arial" w:cs="Arial"/>
        </w:rPr>
        <w:t xml:space="preserve">” and the </w:t>
      </w:r>
      <w:r w:rsidR="001E4404" w:rsidRPr="002D1A91">
        <w:rPr>
          <w:rFonts w:ascii="Arial" w:hAnsi="Arial" w:cs="Arial"/>
        </w:rPr>
        <w:t xml:space="preserve">Relevant </w:t>
      </w:r>
      <w:r w:rsidRPr="002D1A91">
        <w:rPr>
          <w:rFonts w:ascii="Arial" w:hAnsi="Arial" w:cs="Arial"/>
        </w:rPr>
        <w:t xml:space="preserve">Environmental Protection Agency; </w:t>
      </w:r>
    </w:p>
    <w:p w14:paraId="31961B7A" w14:textId="77777777" w:rsidR="00D96016" w:rsidRPr="002D1A91" w:rsidRDefault="00D96016" w:rsidP="000A425C">
      <w:pPr>
        <w:spacing w:line="240" w:lineRule="auto"/>
        <w:ind w:left="720"/>
        <w:jc w:val="both"/>
        <w:rPr>
          <w:rFonts w:ascii="Arial" w:hAnsi="Arial" w:cs="Arial"/>
        </w:rPr>
      </w:pPr>
    </w:p>
    <w:p w14:paraId="66A8DB95" w14:textId="6DE46365" w:rsidR="00D96016" w:rsidRPr="006A4CA4" w:rsidRDefault="00A16B29" w:rsidP="000A425C">
      <w:pPr>
        <w:spacing w:line="240" w:lineRule="auto"/>
        <w:ind w:left="720"/>
        <w:jc w:val="both"/>
        <w:rPr>
          <w:rFonts w:ascii="Arial" w:hAnsi="Arial" w:cs="Arial"/>
        </w:rPr>
      </w:pPr>
      <w:r w:rsidRPr="002D1A91">
        <w:rPr>
          <w:rFonts w:ascii="Arial" w:hAnsi="Arial" w:cs="Arial"/>
          <w:b/>
        </w:rPr>
        <w:t xml:space="preserve">Development </w:t>
      </w:r>
      <w:r w:rsidR="00D96016" w:rsidRPr="002D1A91">
        <w:rPr>
          <w:rFonts w:ascii="Arial" w:hAnsi="Arial" w:cs="Arial"/>
          <w:b/>
        </w:rPr>
        <w:t>Contract(s)</w:t>
      </w:r>
      <w:r w:rsidR="00D96016" w:rsidRPr="002D1A91">
        <w:rPr>
          <w:rFonts w:ascii="Arial" w:hAnsi="Arial" w:cs="Arial"/>
        </w:rPr>
        <w:t xml:space="preserve"> means the agreement entered or to be entered into between the Concessionaire and the </w:t>
      </w:r>
      <w:r w:rsidRPr="002D1A91">
        <w:rPr>
          <w:rFonts w:ascii="Arial" w:hAnsi="Arial" w:cs="Arial"/>
        </w:rPr>
        <w:t xml:space="preserve">Development </w:t>
      </w:r>
      <w:r w:rsidR="00D96016" w:rsidRPr="002D1A91">
        <w:rPr>
          <w:rFonts w:ascii="Arial" w:hAnsi="Arial" w:cs="Arial"/>
        </w:rPr>
        <w:t xml:space="preserve">Contractor(s) in accordance with this Agreement, for, </w:t>
      </w:r>
      <w:r w:rsidR="00D96016" w:rsidRPr="002D1A91">
        <w:rPr>
          <w:rFonts w:ascii="Arial" w:hAnsi="Arial" w:cs="Arial"/>
          <w:i/>
        </w:rPr>
        <w:t>inter alia</w:t>
      </w:r>
      <w:r w:rsidR="00D96016" w:rsidRPr="002D1A91">
        <w:rPr>
          <w:rFonts w:ascii="Arial" w:hAnsi="Arial" w:cs="Arial"/>
        </w:rPr>
        <w:t xml:space="preserve">, the </w:t>
      </w:r>
      <w:r w:rsidR="00532C60" w:rsidRPr="002D1A91">
        <w:rPr>
          <w:rFonts w:ascii="Arial" w:hAnsi="Arial" w:cs="Arial"/>
        </w:rPr>
        <w:t xml:space="preserve">development, </w:t>
      </w:r>
      <w:r w:rsidR="00D96016" w:rsidRPr="002D1A91">
        <w:rPr>
          <w:rFonts w:ascii="Arial" w:hAnsi="Arial" w:cs="Arial"/>
        </w:rPr>
        <w:t>procurement, completion, testing of the Concession Assets and the commissioning of the same, as such agreement may be amended by the parties thereto from time to time;</w:t>
      </w:r>
      <w:r w:rsidR="00D96016" w:rsidRPr="006A4CA4">
        <w:rPr>
          <w:rFonts w:ascii="Arial" w:hAnsi="Arial" w:cs="Arial"/>
        </w:rPr>
        <w:t xml:space="preserve"> </w:t>
      </w:r>
    </w:p>
    <w:p w14:paraId="76FCBFD0" w14:textId="77777777" w:rsidR="00D96016" w:rsidRPr="006A4CA4" w:rsidRDefault="00D96016" w:rsidP="000A425C">
      <w:pPr>
        <w:spacing w:line="240" w:lineRule="auto"/>
        <w:ind w:left="720"/>
        <w:jc w:val="center"/>
        <w:rPr>
          <w:rFonts w:ascii="Arial" w:hAnsi="Arial" w:cs="Arial"/>
        </w:rPr>
      </w:pPr>
    </w:p>
    <w:p w14:paraId="595782DA" w14:textId="0E8D0A7F" w:rsidR="00D96016" w:rsidRPr="002D1A91" w:rsidRDefault="00A16B29" w:rsidP="000A425C">
      <w:pPr>
        <w:spacing w:line="240" w:lineRule="auto"/>
        <w:ind w:left="720"/>
        <w:jc w:val="both"/>
        <w:rPr>
          <w:rFonts w:ascii="Arial" w:hAnsi="Arial" w:cs="Arial"/>
        </w:rPr>
      </w:pPr>
      <w:r w:rsidRPr="002D1A91">
        <w:rPr>
          <w:rFonts w:ascii="Arial" w:hAnsi="Arial" w:cs="Arial"/>
          <w:b/>
        </w:rPr>
        <w:t xml:space="preserve">Development </w:t>
      </w:r>
      <w:r w:rsidR="00D96016" w:rsidRPr="002D1A91">
        <w:rPr>
          <w:rFonts w:ascii="Arial" w:hAnsi="Arial" w:cs="Arial"/>
          <w:b/>
        </w:rPr>
        <w:t>Contractor(s)</w:t>
      </w:r>
      <w:r w:rsidR="00D96016" w:rsidRPr="002D1A91">
        <w:rPr>
          <w:rFonts w:ascii="Arial" w:hAnsi="Arial" w:cs="Arial"/>
        </w:rPr>
        <w:t xml:space="preserve"> means </w:t>
      </w:r>
      <w:r w:rsidR="000D6134" w:rsidRPr="002D1A91">
        <w:rPr>
          <w:rFonts w:ascii="Arial" w:hAnsi="Arial" w:cs="Arial"/>
        </w:rPr>
        <w:t xml:space="preserve">the </w:t>
      </w:r>
      <w:r w:rsidR="001C382B" w:rsidRPr="002D1A91">
        <w:rPr>
          <w:rFonts w:ascii="Arial" w:hAnsi="Arial" w:cs="Arial"/>
        </w:rPr>
        <w:t>c</w:t>
      </w:r>
      <w:r w:rsidR="000D6134" w:rsidRPr="002D1A91">
        <w:rPr>
          <w:rFonts w:ascii="Arial" w:hAnsi="Arial" w:cs="Arial"/>
        </w:rPr>
        <w:t>ontractors</w:t>
      </w:r>
      <w:r w:rsidR="001C382B" w:rsidRPr="002D1A91">
        <w:rPr>
          <w:rFonts w:ascii="Arial" w:hAnsi="Arial" w:cs="Arial"/>
        </w:rPr>
        <w:t xml:space="preserve"> engaged by the Concessionaire under the </w:t>
      </w:r>
      <w:r w:rsidRPr="002D1A91">
        <w:rPr>
          <w:rFonts w:ascii="Arial" w:hAnsi="Arial" w:cs="Arial"/>
        </w:rPr>
        <w:t xml:space="preserve">Development </w:t>
      </w:r>
      <w:r w:rsidR="001C382B" w:rsidRPr="002D1A91">
        <w:rPr>
          <w:rFonts w:ascii="Arial" w:hAnsi="Arial" w:cs="Arial"/>
        </w:rPr>
        <w:t xml:space="preserve">Contracts, </w:t>
      </w:r>
      <w:r w:rsidR="000D6134" w:rsidRPr="002D1A91">
        <w:rPr>
          <w:rFonts w:ascii="Arial" w:hAnsi="Arial" w:cs="Arial"/>
        </w:rPr>
        <w:t xml:space="preserve">meeting the eligibility criteria under the RFP </w:t>
      </w:r>
      <w:r w:rsidR="003B4F45" w:rsidRPr="002D1A91">
        <w:rPr>
          <w:rFonts w:ascii="Arial" w:hAnsi="Arial" w:cs="Arial"/>
        </w:rPr>
        <w:t xml:space="preserve">and </w:t>
      </w:r>
      <w:r w:rsidR="000D6134" w:rsidRPr="002D1A91">
        <w:rPr>
          <w:rFonts w:ascii="Arial" w:hAnsi="Arial" w:cs="Arial"/>
        </w:rPr>
        <w:t xml:space="preserve">details in respect of which are provided </w:t>
      </w:r>
      <w:r w:rsidR="00532C60" w:rsidRPr="002D1A91">
        <w:rPr>
          <w:rFonts w:ascii="Arial" w:hAnsi="Arial" w:cs="Arial"/>
        </w:rPr>
        <w:t>in the RFP</w:t>
      </w:r>
      <w:r w:rsidR="00C35C07" w:rsidRPr="002D1A91">
        <w:rPr>
          <w:rFonts w:ascii="Arial" w:hAnsi="Arial" w:cs="Arial"/>
        </w:rPr>
        <w:t xml:space="preserve"> (if applicable)</w:t>
      </w:r>
      <w:r w:rsidR="00D96016" w:rsidRPr="002D1A91">
        <w:rPr>
          <w:rFonts w:ascii="Arial" w:hAnsi="Arial" w:cs="Arial"/>
        </w:rPr>
        <w:t>;</w:t>
      </w:r>
    </w:p>
    <w:p w14:paraId="0D43BB71" w14:textId="77777777" w:rsidR="00D96016" w:rsidRPr="002D1A91" w:rsidRDefault="00D96016" w:rsidP="000A425C">
      <w:pPr>
        <w:spacing w:line="240" w:lineRule="auto"/>
        <w:ind w:left="720"/>
        <w:jc w:val="both"/>
        <w:rPr>
          <w:rFonts w:ascii="Arial" w:hAnsi="Arial" w:cs="Arial"/>
        </w:rPr>
      </w:pPr>
    </w:p>
    <w:p w14:paraId="2DCDB66D" w14:textId="53D8603C" w:rsidR="00100D00" w:rsidRPr="002D1A91" w:rsidRDefault="00100D00" w:rsidP="000A425C">
      <w:pPr>
        <w:spacing w:line="240" w:lineRule="auto"/>
        <w:ind w:left="720"/>
        <w:jc w:val="both"/>
        <w:rPr>
          <w:rFonts w:ascii="Arial" w:hAnsi="Arial" w:cs="Arial"/>
        </w:rPr>
      </w:pPr>
      <w:r w:rsidRPr="002D1A91">
        <w:rPr>
          <w:rFonts w:ascii="Arial" w:hAnsi="Arial" w:cs="Arial"/>
          <w:b/>
        </w:rPr>
        <w:t>Equity</w:t>
      </w:r>
      <w:r w:rsidRPr="002D1A91">
        <w:rPr>
          <w:rFonts w:ascii="Arial" w:hAnsi="Arial" w:cs="Arial"/>
        </w:rPr>
        <w:t xml:space="preserve"> </w:t>
      </w:r>
      <w:r w:rsidR="00532C60" w:rsidRPr="002D1A91">
        <w:rPr>
          <w:rFonts w:ascii="Arial" w:hAnsi="Arial" w:cs="Arial"/>
        </w:rPr>
        <w:t xml:space="preserve">shall have the meaning ascribed thereto in </w:t>
      </w:r>
      <w:r w:rsidR="00532C60" w:rsidRPr="002D1A91">
        <w:rPr>
          <w:rFonts w:ascii="Arial" w:hAnsi="Arial" w:cs="Arial"/>
          <w:b/>
          <w:bCs/>
          <w:smallCaps/>
        </w:rPr>
        <w:t xml:space="preserve">Schedule </w:t>
      </w:r>
      <w:r w:rsidR="000C0573">
        <w:rPr>
          <w:rFonts w:ascii="Arial" w:hAnsi="Arial" w:cs="Arial"/>
          <w:b/>
          <w:bCs/>
          <w:smallCaps/>
        </w:rPr>
        <w:t>B</w:t>
      </w:r>
      <w:r w:rsidR="00532C60" w:rsidRPr="002D1A91">
        <w:rPr>
          <w:rFonts w:ascii="Arial" w:hAnsi="Arial" w:cs="Arial"/>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00532C60" w:rsidRPr="002D1A91">
        <w:rPr>
          <w:rFonts w:ascii="Arial" w:hAnsi="Arial" w:cs="Arial"/>
        </w:rPr>
        <w:t>;</w:t>
      </w:r>
      <w:r w:rsidR="00532C60" w:rsidRPr="002D1A91">
        <w:rPr>
          <w:rFonts w:ascii="Arial" w:hAnsi="Arial" w:cs="Arial"/>
          <w:b/>
        </w:rPr>
        <w:t xml:space="preserve"> </w:t>
      </w:r>
    </w:p>
    <w:p w14:paraId="630BBFE9" w14:textId="77777777" w:rsidR="00100D00" w:rsidRPr="002D1A91" w:rsidRDefault="00100D00" w:rsidP="000A425C">
      <w:pPr>
        <w:spacing w:line="240" w:lineRule="auto"/>
        <w:ind w:left="720"/>
        <w:jc w:val="both"/>
        <w:rPr>
          <w:rFonts w:ascii="Arial" w:hAnsi="Arial" w:cs="Arial"/>
          <w:b/>
        </w:rPr>
      </w:pPr>
    </w:p>
    <w:p w14:paraId="61964AB7" w14:textId="6E033386" w:rsidR="00D96016" w:rsidRPr="002D1A91" w:rsidRDefault="00D96016" w:rsidP="000A425C">
      <w:pPr>
        <w:spacing w:line="240" w:lineRule="auto"/>
        <w:ind w:left="720"/>
        <w:jc w:val="both"/>
        <w:rPr>
          <w:rFonts w:ascii="Arial" w:hAnsi="Arial" w:cs="Arial"/>
        </w:rPr>
      </w:pPr>
      <w:r w:rsidRPr="002D1A91">
        <w:rPr>
          <w:rFonts w:ascii="Arial" w:hAnsi="Arial" w:cs="Arial"/>
          <w:b/>
        </w:rPr>
        <w:t>Escrow Account</w:t>
      </w:r>
      <w:r w:rsidRPr="002D1A91">
        <w:rPr>
          <w:rFonts w:ascii="Arial" w:hAnsi="Arial" w:cs="Arial"/>
        </w:rPr>
        <w:t xml:space="preserve"> means the account established by the Concessionaire with the Escrow Agent;</w:t>
      </w:r>
    </w:p>
    <w:p w14:paraId="5DBD48E9" w14:textId="77777777" w:rsidR="00D96016" w:rsidRPr="002D1A91" w:rsidRDefault="00D96016" w:rsidP="000A425C">
      <w:pPr>
        <w:spacing w:line="240" w:lineRule="auto"/>
        <w:ind w:left="720"/>
        <w:jc w:val="both"/>
        <w:rPr>
          <w:rFonts w:ascii="Arial" w:hAnsi="Arial" w:cs="Arial"/>
        </w:rPr>
      </w:pPr>
    </w:p>
    <w:p w14:paraId="41A30B34" w14:textId="5A2F69FF" w:rsidR="00D96016" w:rsidRPr="002D1A91" w:rsidRDefault="00D96016" w:rsidP="000A425C">
      <w:pPr>
        <w:tabs>
          <w:tab w:val="left" w:pos="5040"/>
        </w:tabs>
        <w:spacing w:line="240" w:lineRule="auto"/>
        <w:ind w:left="720"/>
        <w:jc w:val="both"/>
        <w:rPr>
          <w:rFonts w:ascii="Arial" w:hAnsi="Arial" w:cs="Arial"/>
        </w:rPr>
      </w:pPr>
      <w:r w:rsidRPr="002D1A91">
        <w:rPr>
          <w:rFonts w:ascii="Arial" w:hAnsi="Arial" w:cs="Arial"/>
          <w:b/>
          <w:bCs/>
        </w:rPr>
        <w:t>Escrow Agent</w:t>
      </w:r>
      <w:r w:rsidRPr="002D1A91">
        <w:rPr>
          <w:rFonts w:ascii="Arial" w:hAnsi="Arial" w:cs="Arial"/>
        </w:rPr>
        <w:t xml:space="preserve"> means the bank selected by the parties to the Escrow Agreement to manage the </w:t>
      </w:r>
      <w:r w:rsidR="00BA1298" w:rsidRPr="002D1A91">
        <w:rPr>
          <w:rFonts w:ascii="Arial" w:hAnsi="Arial" w:cs="Arial"/>
        </w:rPr>
        <w:t>Revenues</w:t>
      </w:r>
      <w:r w:rsidRPr="002D1A91">
        <w:rPr>
          <w:rFonts w:ascii="Arial" w:hAnsi="Arial" w:cs="Arial"/>
        </w:rPr>
        <w:t xml:space="preserve">, compensation and expenditures of the Concessionaire; </w:t>
      </w:r>
    </w:p>
    <w:p w14:paraId="26F1ADB2" w14:textId="77777777" w:rsidR="00D96016" w:rsidRPr="002D1A91" w:rsidRDefault="00D96016" w:rsidP="000A425C">
      <w:pPr>
        <w:spacing w:line="240" w:lineRule="auto"/>
        <w:ind w:left="720"/>
        <w:jc w:val="both"/>
        <w:rPr>
          <w:rFonts w:ascii="Arial" w:hAnsi="Arial" w:cs="Arial"/>
        </w:rPr>
      </w:pPr>
    </w:p>
    <w:p w14:paraId="20A15D68" w14:textId="0E6BABF3" w:rsidR="00D96016" w:rsidRPr="002D1A91" w:rsidRDefault="00D96016" w:rsidP="000A425C">
      <w:pPr>
        <w:spacing w:line="240" w:lineRule="auto"/>
        <w:ind w:left="720"/>
        <w:jc w:val="both"/>
        <w:rPr>
          <w:rFonts w:ascii="Arial" w:hAnsi="Arial" w:cs="Arial"/>
        </w:rPr>
      </w:pPr>
      <w:r w:rsidRPr="002D1A91">
        <w:rPr>
          <w:rFonts w:ascii="Arial" w:hAnsi="Arial" w:cs="Arial"/>
          <w:b/>
          <w:bCs/>
        </w:rPr>
        <w:t>Escrow Agreement</w:t>
      </w:r>
      <w:r w:rsidRPr="002D1A91">
        <w:rPr>
          <w:rFonts w:ascii="Arial" w:hAnsi="Arial" w:cs="Arial"/>
        </w:rPr>
        <w:t xml:space="preserve"> means the agreement entered into </w:t>
      </w:r>
      <w:r w:rsidR="0013277E" w:rsidRPr="002D1A91">
        <w:rPr>
          <w:rFonts w:ascii="Arial" w:hAnsi="Arial" w:cs="Arial"/>
        </w:rPr>
        <w:t xml:space="preserve">by and </w:t>
      </w:r>
      <w:r w:rsidRPr="002D1A91">
        <w:rPr>
          <w:rFonts w:ascii="Arial" w:hAnsi="Arial" w:cs="Arial"/>
        </w:rPr>
        <w:t xml:space="preserve">between, </w:t>
      </w:r>
      <w:r w:rsidRPr="002D1A91">
        <w:rPr>
          <w:rFonts w:ascii="Arial" w:hAnsi="Arial" w:cs="Arial"/>
          <w:i/>
        </w:rPr>
        <w:t>inter alios</w:t>
      </w:r>
      <w:r w:rsidRPr="002D1A91">
        <w:rPr>
          <w:rFonts w:ascii="Arial" w:hAnsi="Arial" w:cs="Arial"/>
        </w:rPr>
        <w:t>, the</w:t>
      </w:r>
      <w:r w:rsidR="00331002" w:rsidRPr="002D1A91">
        <w:rPr>
          <w:rFonts w:ascii="Arial" w:hAnsi="Arial" w:cs="Arial"/>
        </w:rPr>
        <w:t xml:space="preserve"> Agency</w:t>
      </w:r>
      <w:r w:rsidRPr="002D1A91">
        <w:rPr>
          <w:rFonts w:ascii="Arial" w:hAnsi="Arial" w:cs="Arial"/>
        </w:rPr>
        <w:t>, the Escrow Agent and the Concessionaire</w:t>
      </w:r>
      <w:r w:rsidR="006227E2" w:rsidRPr="002D1A91">
        <w:rPr>
          <w:rFonts w:ascii="Arial" w:hAnsi="Arial" w:cs="Arial"/>
        </w:rPr>
        <w:t>, prior to the Scheduled Commencement Date, in relation to</w:t>
      </w:r>
      <w:r w:rsidR="0014770D" w:rsidRPr="002D1A91">
        <w:rPr>
          <w:rFonts w:ascii="Arial" w:hAnsi="Arial" w:cs="Arial"/>
        </w:rPr>
        <w:t xml:space="preserve">, </w:t>
      </w:r>
      <w:r w:rsidR="0014770D" w:rsidRPr="002D1A91">
        <w:rPr>
          <w:rFonts w:ascii="Arial" w:hAnsi="Arial" w:cs="Arial"/>
          <w:i/>
        </w:rPr>
        <w:t>inter alia</w:t>
      </w:r>
      <w:r w:rsidR="0014770D" w:rsidRPr="002D1A91">
        <w:rPr>
          <w:rFonts w:ascii="Arial" w:hAnsi="Arial" w:cs="Arial"/>
        </w:rPr>
        <w:t>,</w:t>
      </w:r>
      <w:r w:rsidR="006227E2" w:rsidRPr="002D1A91">
        <w:rPr>
          <w:rFonts w:ascii="Arial" w:hAnsi="Arial" w:cs="Arial"/>
        </w:rPr>
        <w:t xml:space="preserve"> the obligations of the Conces</w:t>
      </w:r>
      <w:r w:rsidR="00B54A36" w:rsidRPr="002D1A91">
        <w:rPr>
          <w:rFonts w:ascii="Arial" w:hAnsi="Arial" w:cs="Arial"/>
        </w:rPr>
        <w:t>s</w:t>
      </w:r>
      <w:r w:rsidR="006227E2" w:rsidRPr="002D1A91">
        <w:rPr>
          <w:rFonts w:ascii="Arial" w:hAnsi="Arial" w:cs="Arial"/>
        </w:rPr>
        <w:t xml:space="preserve">ionaire </w:t>
      </w:r>
      <w:r w:rsidRPr="002D1A91">
        <w:rPr>
          <w:rFonts w:ascii="Arial" w:hAnsi="Arial" w:cs="Arial"/>
        </w:rPr>
        <w:t>to deposit in and utiliz</w:t>
      </w:r>
      <w:r w:rsidR="00EE2009" w:rsidRPr="002D1A91">
        <w:rPr>
          <w:rFonts w:ascii="Arial" w:hAnsi="Arial" w:cs="Arial"/>
        </w:rPr>
        <w:t>e</w:t>
      </w:r>
      <w:r w:rsidRPr="002D1A91">
        <w:rPr>
          <w:rFonts w:ascii="Arial" w:hAnsi="Arial" w:cs="Arial"/>
        </w:rPr>
        <w:t xml:space="preserve"> from the Escrow Account</w:t>
      </w:r>
      <w:r w:rsidR="0014770D" w:rsidRPr="002D1A91">
        <w:rPr>
          <w:rFonts w:ascii="Arial" w:hAnsi="Arial" w:cs="Arial"/>
        </w:rPr>
        <w:t>, all Revenues</w:t>
      </w:r>
      <w:r w:rsidRPr="002D1A91">
        <w:rPr>
          <w:rFonts w:ascii="Arial" w:hAnsi="Arial" w:cs="Arial"/>
        </w:rPr>
        <w:t>;</w:t>
      </w:r>
    </w:p>
    <w:p w14:paraId="40889FAF" w14:textId="77777777" w:rsidR="00D96016" w:rsidRPr="002D1A91" w:rsidRDefault="00D96016" w:rsidP="000A425C">
      <w:pPr>
        <w:tabs>
          <w:tab w:val="left" w:pos="7170"/>
        </w:tabs>
        <w:spacing w:line="240" w:lineRule="auto"/>
        <w:jc w:val="both"/>
        <w:rPr>
          <w:rFonts w:ascii="Arial" w:hAnsi="Arial" w:cs="Arial"/>
          <w:b/>
        </w:rPr>
      </w:pPr>
      <w:r w:rsidRPr="002D1A91">
        <w:rPr>
          <w:rFonts w:ascii="Arial" w:hAnsi="Arial" w:cs="Arial"/>
          <w:b/>
        </w:rPr>
        <w:tab/>
      </w:r>
    </w:p>
    <w:p w14:paraId="21327502" w14:textId="3BADF114" w:rsidR="001E73FB" w:rsidRPr="002D1A91" w:rsidRDefault="001E73FB" w:rsidP="001E73FB">
      <w:pPr>
        <w:spacing w:line="240" w:lineRule="auto"/>
        <w:ind w:left="720"/>
        <w:jc w:val="both"/>
        <w:rPr>
          <w:rFonts w:ascii="Arial" w:hAnsi="Arial" w:cs="Arial"/>
        </w:rPr>
      </w:pPr>
      <w:r w:rsidRPr="002D1A91">
        <w:rPr>
          <w:rFonts w:ascii="Arial" w:hAnsi="Arial" w:cs="Arial"/>
          <w:b/>
          <w:bCs/>
        </w:rPr>
        <w:t xml:space="preserve">Excluded Change In Law </w:t>
      </w:r>
      <w:r w:rsidRPr="002D1A91">
        <w:rPr>
          <w:rFonts w:ascii="Arial" w:hAnsi="Arial" w:cs="Arial"/>
        </w:rPr>
        <w:t xml:space="preserve">shall have the meaning ascribed thereto in </w:t>
      </w:r>
      <w:r w:rsidRPr="002D1A91">
        <w:rPr>
          <w:rFonts w:ascii="Arial" w:hAnsi="Arial" w:cs="Arial"/>
          <w:b/>
          <w:smallCaps/>
        </w:rPr>
        <w:t xml:space="preserve">Schedule </w:t>
      </w:r>
      <w:r w:rsidR="000C0573">
        <w:rPr>
          <w:rFonts w:ascii="Arial" w:hAnsi="Arial" w:cs="Arial"/>
          <w:b/>
          <w:smallCaps/>
        </w:rPr>
        <w:t>B</w:t>
      </w:r>
      <w:r w:rsidRPr="002D1A91">
        <w:rPr>
          <w:rFonts w:ascii="Arial" w:hAnsi="Arial" w:cs="Arial"/>
          <w:b/>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rPr>
        <w:t>;</w:t>
      </w:r>
    </w:p>
    <w:p w14:paraId="5490667B" w14:textId="77777777" w:rsidR="00D96016" w:rsidRPr="002D1A91" w:rsidRDefault="00D96016" w:rsidP="00030FBA">
      <w:pPr>
        <w:spacing w:line="240" w:lineRule="auto"/>
        <w:jc w:val="both"/>
        <w:rPr>
          <w:rFonts w:ascii="Arial" w:hAnsi="Arial" w:cs="Arial"/>
        </w:rPr>
      </w:pPr>
    </w:p>
    <w:p w14:paraId="410D8723"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Exit Implementation Period</w:t>
      </w:r>
      <w:r w:rsidRPr="002D1A91">
        <w:rPr>
          <w:rFonts w:ascii="Arial" w:hAnsi="Arial" w:cs="Arial"/>
        </w:rPr>
        <w:t xml:space="preserve"> means:</w:t>
      </w:r>
    </w:p>
    <w:p w14:paraId="3F062BA6" w14:textId="77777777" w:rsidR="00D96016" w:rsidRPr="002D1A91" w:rsidRDefault="00D96016" w:rsidP="000A425C">
      <w:pPr>
        <w:spacing w:line="240" w:lineRule="auto"/>
        <w:ind w:left="720"/>
        <w:jc w:val="both"/>
        <w:rPr>
          <w:rFonts w:ascii="Arial" w:hAnsi="Arial" w:cs="Arial"/>
        </w:rPr>
      </w:pPr>
    </w:p>
    <w:p w14:paraId="6AC5424A" w14:textId="77777777" w:rsidR="00D96016" w:rsidRPr="002D1A91" w:rsidRDefault="00D96016" w:rsidP="000A425C">
      <w:pPr>
        <w:spacing w:line="240" w:lineRule="auto"/>
        <w:ind w:left="1440" w:hanging="720"/>
        <w:jc w:val="both"/>
        <w:rPr>
          <w:rFonts w:ascii="Arial" w:hAnsi="Arial" w:cs="Arial"/>
        </w:rPr>
      </w:pPr>
      <w:r w:rsidRPr="002D1A91">
        <w:rPr>
          <w:rFonts w:ascii="Arial" w:hAnsi="Arial" w:cs="Arial"/>
        </w:rPr>
        <w:t>(a)</w:t>
      </w:r>
      <w:r w:rsidRPr="002D1A91">
        <w:rPr>
          <w:rFonts w:ascii="Arial" w:hAnsi="Arial" w:cs="Arial"/>
        </w:rPr>
        <w:tab/>
        <w:t>in case of Termination of this Agreement, the period commencing on the Termination Date and expiring on the Transfer Date;</w:t>
      </w:r>
    </w:p>
    <w:p w14:paraId="2C8CF98F" w14:textId="77777777" w:rsidR="00D96016" w:rsidRPr="002D1A91" w:rsidRDefault="00D96016" w:rsidP="000A425C">
      <w:pPr>
        <w:spacing w:line="240" w:lineRule="auto"/>
        <w:ind w:left="1440" w:hanging="720"/>
        <w:jc w:val="both"/>
        <w:rPr>
          <w:rFonts w:ascii="Arial" w:hAnsi="Arial" w:cs="Arial"/>
        </w:rPr>
      </w:pPr>
    </w:p>
    <w:p w14:paraId="374EB359" w14:textId="77777777" w:rsidR="00D96016" w:rsidRPr="002D1A91" w:rsidRDefault="00D96016" w:rsidP="000A425C">
      <w:pPr>
        <w:spacing w:line="240" w:lineRule="auto"/>
        <w:ind w:left="1440" w:hanging="720"/>
        <w:jc w:val="both"/>
        <w:rPr>
          <w:rFonts w:ascii="Arial" w:hAnsi="Arial" w:cs="Arial"/>
        </w:rPr>
      </w:pPr>
      <w:r w:rsidRPr="002D1A91">
        <w:rPr>
          <w:rFonts w:ascii="Arial" w:hAnsi="Arial" w:cs="Arial"/>
        </w:rPr>
        <w:t>(b)</w:t>
      </w:r>
      <w:r w:rsidRPr="002D1A91">
        <w:rPr>
          <w:rFonts w:ascii="Arial" w:hAnsi="Arial" w:cs="Arial"/>
        </w:rPr>
        <w:tab/>
        <w:t>in case of expiry of this Agreement on the Final Expiry Date, the period commencing thirty (30) days prior to the Final Expiry Date and expiring on the Final Expiry Date;</w:t>
      </w:r>
    </w:p>
    <w:p w14:paraId="7CF0E3A9" w14:textId="76C173D7" w:rsidR="00D96016" w:rsidRPr="002D1A91" w:rsidRDefault="00D96016" w:rsidP="00030FBA">
      <w:pPr>
        <w:spacing w:line="240" w:lineRule="auto"/>
        <w:jc w:val="both"/>
        <w:rPr>
          <w:rFonts w:ascii="Arial" w:hAnsi="Arial" w:cs="Arial"/>
        </w:rPr>
      </w:pPr>
    </w:p>
    <w:p w14:paraId="053612EE" w14:textId="797B6EC2" w:rsidR="00A00F5A" w:rsidRPr="002D1A91" w:rsidRDefault="00A00F5A" w:rsidP="000A425C">
      <w:pPr>
        <w:spacing w:line="240" w:lineRule="auto"/>
        <w:ind w:left="720"/>
        <w:jc w:val="both"/>
        <w:rPr>
          <w:rFonts w:ascii="Arial" w:hAnsi="Arial" w:cs="Arial"/>
          <w:b/>
        </w:rPr>
      </w:pPr>
      <w:r w:rsidRPr="002D1A91">
        <w:rPr>
          <w:rFonts w:ascii="Arial" w:hAnsi="Arial" w:cs="Arial"/>
          <w:b/>
          <w:bCs/>
        </w:rPr>
        <w:t>Extension Request Deadline</w:t>
      </w:r>
      <w:r w:rsidRPr="002D1A91">
        <w:rPr>
          <w:rFonts w:ascii="Arial" w:hAnsi="Arial" w:cs="Arial"/>
          <w:b/>
        </w:rPr>
        <w:t xml:space="preserve"> </w:t>
      </w:r>
      <w:r w:rsidRPr="002D1A91">
        <w:rPr>
          <w:rFonts w:ascii="Arial" w:hAnsi="Arial" w:cs="Arial"/>
          <w:bCs/>
        </w:rPr>
        <w:t xml:space="preserve">shall have the meaning ascribed thereto in </w:t>
      </w:r>
      <w:r w:rsidRPr="002D1A91">
        <w:rPr>
          <w:rFonts w:ascii="Arial" w:hAnsi="Arial" w:cs="Arial"/>
          <w:b/>
          <w:smallCaps/>
        </w:rPr>
        <w:t xml:space="preserve">Schedule </w:t>
      </w:r>
      <w:r w:rsidR="000C0573">
        <w:rPr>
          <w:rFonts w:ascii="Arial" w:hAnsi="Arial" w:cs="Arial"/>
          <w:b/>
          <w:smallCaps/>
        </w:rPr>
        <w:t>B</w:t>
      </w:r>
      <w:r w:rsidR="00F0109B" w:rsidRPr="002D1A91">
        <w:rPr>
          <w:rFonts w:ascii="Arial" w:hAnsi="Arial" w:cs="Arial"/>
          <w:b/>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bCs/>
        </w:rPr>
        <w:t>;</w:t>
      </w:r>
    </w:p>
    <w:p w14:paraId="4479AA12" w14:textId="77777777" w:rsidR="00A00F5A" w:rsidRPr="002D1A91" w:rsidRDefault="00A00F5A" w:rsidP="000A425C">
      <w:pPr>
        <w:spacing w:line="240" w:lineRule="auto"/>
        <w:ind w:left="720"/>
        <w:jc w:val="both"/>
        <w:rPr>
          <w:rFonts w:ascii="Arial" w:hAnsi="Arial" w:cs="Arial"/>
          <w:b/>
        </w:rPr>
      </w:pPr>
    </w:p>
    <w:p w14:paraId="2AEDBE31" w14:textId="259FE781" w:rsidR="00B56016" w:rsidRPr="002D1A91" w:rsidRDefault="00D96016" w:rsidP="00B56016">
      <w:pPr>
        <w:spacing w:line="240" w:lineRule="auto"/>
        <w:ind w:left="720"/>
        <w:jc w:val="both"/>
        <w:rPr>
          <w:rFonts w:ascii="Arial" w:hAnsi="Arial" w:cs="Arial"/>
          <w:b/>
        </w:rPr>
      </w:pPr>
      <w:r w:rsidRPr="002D1A91">
        <w:rPr>
          <w:rFonts w:ascii="Arial" w:hAnsi="Arial" w:cs="Arial"/>
          <w:b/>
        </w:rPr>
        <w:t>Final Expiry Date</w:t>
      </w:r>
      <w:r w:rsidRPr="002D1A91">
        <w:rPr>
          <w:rFonts w:ascii="Arial" w:hAnsi="Arial" w:cs="Arial"/>
        </w:rPr>
        <w:t xml:space="preserve"> </w:t>
      </w:r>
      <w:r w:rsidR="00B56016" w:rsidRPr="002D1A91">
        <w:rPr>
          <w:rFonts w:ascii="Arial" w:hAnsi="Arial" w:cs="Arial"/>
          <w:bCs/>
        </w:rPr>
        <w:t xml:space="preserve">shall have the meaning ascribed thereto in </w:t>
      </w:r>
      <w:r w:rsidR="00B56016" w:rsidRPr="002D1A91">
        <w:rPr>
          <w:rFonts w:ascii="Arial" w:hAnsi="Arial" w:cs="Arial"/>
          <w:b/>
          <w:smallCaps/>
        </w:rPr>
        <w:t xml:space="preserve">Schedule </w:t>
      </w:r>
      <w:r w:rsidR="000C0573">
        <w:rPr>
          <w:rFonts w:ascii="Arial" w:hAnsi="Arial" w:cs="Arial"/>
          <w:b/>
          <w:smallCaps/>
        </w:rPr>
        <w:t>B</w:t>
      </w:r>
      <w:r w:rsidR="00B56016" w:rsidRPr="002D1A91">
        <w:rPr>
          <w:rFonts w:ascii="Arial" w:hAnsi="Arial" w:cs="Arial"/>
          <w:b/>
          <w:smallCaps/>
        </w:rPr>
        <w:t xml:space="preserve"> </w:t>
      </w:r>
      <w:r w:rsidR="00B56016" w:rsidRPr="002D1A91">
        <w:rPr>
          <w:rFonts w:ascii="Arial" w:hAnsi="Arial" w:cs="Arial"/>
        </w:rPr>
        <w:t>(</w:t>
      </w:r>
      <w:r w:rsidR="00B56016" w:rsidRPr="002D1A91">
        <w:rPr>
          <w:rFonts w:ascii="Arial" w:hAnsi="Arial" w:cs="Arial"/>
          <w:i/>
          <w:iCs/>
        </w:rPr>
        <w:t>Specific Definitions</w:t>
      </w:r>
      <w:r w:rsidR="00B56016" w:rsidRPr="002D1A91">
        <w:rPr>
          <w:rFonts w:ascii="Arial" w:hAnsi="Arial" w:cs="Arial"/>
        </w:rPr>
        <w:t>)</w:t>
      </w:r>
      <w:r w:rsidR="00B56016" w:rsidRPr="002D1A91">
        <w:rPr>
          <w:rFonts w:ascii="Arial" w:hAnsi="Arial" w:cs="Arial"/>
          <w:bCs/>
        </w:rPr>
        <w:t>;</w:t>
      </w:r>
    </w:p>
    <w:p w14:paraId="77A7CF7B" w14:textId="77777777" w:rsidR="00D96016" w:rsidRPr="002D1A91" w:rsidRDefault="00D96016" w:rsidP="000A425C">
      <w:pPr>
        <w:spacing w:line="240" w:lineRule="auto"/>
        <w:ind w:left="720"/>
        <w:jc w:val="both"/>
        <w:rPr>
          <w:rFonts w:ascii="Arial" w:hAnsi="Arial" w:cs="Arial"/>
        </w:rPr>
      </w:pPr>
    </w:p>
    <w:p w14:paraId="5AA62637" w14:textId="1A260905" w:rsidR="00D96016" w:rsidRPr="002D1A91" w:rsidRDefault="00D96016" w:rsidP="000A425C">
      <w:pPr>
        <w:spacing w:line="240" w:lineRule="auto"/>
        <w:ind w:left="720"/>
        <w:jc w:val="both"/>
        <w:rPr>
          <w:rFonts w:ascii="Arial" w:hAnsi="Arial" w:cs="Arial"/>
        </w:rPr>
      </w:pPr>
      <w:r w:rsidRPr="002D1A91">
        <w:rPr>
          <w:rFonts w:ascii="Arial" w:hAnsi="Arial" w:cs="Arial"/>
          <w:b/>
        </w:rPr>
        <w:t>Financial Model</w:t>
      </w:r>
      <w:r w:rsidRPr="002D1A91">
        <w:rPr>
          <w:rFonts w:ascii="Arial" w:hAnsi="Arial" w:cs="Arial"/>
        </w:rPr>
        <w:t xml:space="preserve"> means the Base Case Financial Model, as revised by the Independent Auditor in accordance with the terms of this Agreement; </w:t>
      </w:r>
    </w:p>
    <w:p w14:paraId="3414F94D" w14:textId="77777777" w:rsidR="00D96016" w:rsidRPr="002D1A91" w:rsidRDefault="00D96016" w:rsidP="000A425C">
      <w:pPr>
        <w:spacing w:line="240" w:lineRule="auto"/>
        <w:contextualSpacing/>
        <w:jc w:val="both"/>
        <w:rPr>
          <w:rFonts w:ascii="Arial" w:hAnsi="Arial" w:cs="Arial"/>
          <w:b/>
        </w:rPr>
      </w:pPr>
    </w:p>
    <w:p w14:paraId="23ACD751" w14:textId="723E1FBA" w:rsidR="00D96016" w:rsidRPr="002D1A91" w:rsidRDefault="00D96016" w:rsidP="000A425C">
      <w:pPr>
        <w:spacing w:line="240" w:lineRule="auto"/>
        <w:ind w:left="720"/>
        <w:jc w:val="both"/>
        <w:rPr>
          <w:rFonts w:ascii="Arial" w:hAnsi="Arial" w:cs="Arial"/>
        </w:rPr>
      </w:pPr>
      <w:r w:rsidRPr="002D1A91">
        <w:rPr>
          <w:rFonts w:ascii="Arial" w:hAnsi="Arial" w:cs="Arial"/>
          <w:b/>
        </w:rPr>
        <w:t>First IA List</w:t>
      </w:r>
      <w:r w:rsidRPr="002D1A91">
        <w:rPr>
          <w:rFonts w:ascii="Arial" w:hAnsi="Arial" w:cs="Arial"/>
        </w:rPr>
        <w:t xml:space="preserve"> shall have the meaning ascribed thereto in Section </w:t>
      </w:r>
      <w:r w:rsidR="00767AC5" w:rsidRPr="002D1A91">
        <w:rPr>
          <w:rFonts w:ascii="Arial" w:hAnsi="Arial" w:cs="Arial"/>
        </w:rPr>
        <w:t>6.1.1</w:t>
      </w:r>
      <w:r w:rsidRPr="002D1A91">
        <w:rPr>
          <w:rFonts w:ascii="Arial" w:hAnsi="Arial" w:cs="Arial"/>
        </w:rPr>
        <w:t>;</w:t>
      </w:r>
    </w:p>
    <w:p w14:paraId="38CCF7D2" w14:textId="77777777" w:rsidR="00D96016" w:rsidRPr="002D1A91" w:rsidRDefault="00D96016" w:rsidP="000A425C">
      <w:pPr>
        <w:spacing w:line="240" w:lineRule="auto"/>
        <w:ind w:left="720"/>
        <w:jc w:val="both"/>
        <w:rPr>
          <w:rFonts w:ascii="Arial" w:hAnsi="Arial" w:cs="Arial"/>
        </w:rPr>
      </w:pPr>
    </w:p>
    <w:p w14:paraId="65A7E83C" w14:textId="6F01D761" w:rsidR="00D96016" w:rsidRPr="002D1A91" w:rsidRDefault="00D96016" w:rsidP="00030FBA">
      <w:pPr>
        <w:spacing w:line="240" w:lineRule="auto"/>
        <w:ind w:left="720"/>
        <w:jc w:val="both"/>
        <w:rPr>
          <w:rFonts w:ascii="Arial" w:hAnsi="Arial" w:cs="Arial"/>
        </w:rPr>
      </w:pPr>
      <w:r w:rsidRPr="002D1A91">
        <w:rPr>
          <w:rFonts w:ascii="Arial" w:hAnsi="Arial" w:cs="Arial"/>
          <w:b/>
        </w:rPr>
        <w:t>First IE List</w:t>
      </w:r>
      <w:r w:rsidRPr="002D1A91">
        <w:rPr>
          <w:rFonts w:ascii="Arial" w:hAnsi="Arial" w:cs="Arial"/>
        </w:rPr>
        <w:t xml:space="preserve"> shall have the meaning ascribed thereto in Section </w:t>
      </w:r>
      <w:r w:rsidR="00767AC5" w:rsidRPr="002D1A91">
        <w:rPr>
          <w:rFonts w:ascii="Arial" w:hAnsi="Arial" w:cs="Arial"/>
        </w:rPr>
        <w:t>5.1.1</w:t>
      </w:r>
      <w:r w:rsidRPr="002D1A91">
        <w:rPr>
          <w:rFonts w:ascii="Arial" w:hAnsi="Arial" w:cs="Arial"/>
        </w:rPr>
        <w:t>;</w:t>
      </w:r>
    </w:p>
    <w:p w14:paraId="10439492" w14:textId="77777777" w:rsidR="00D96016" w:rsidRPr="002D1A91" w:rsidRDefault="00D96016" w:rsidP="000A425C">
      <w:pPr>
        <w:spacing w:line="240" w:lineRule="auto"/>
        <w:ind w:left="720"/>
        <w:jc w:val="both"/>
        <w:rPr>
          <w:rFonts w:ascii="Arial" w:hAnsi="Arial" w:cs="Arial"/>
        </w:rPr>
      </w:pPr>
    </w:p>
    <w:p w14:paraId="0BA755AC" w14:textId="3F97DBFF" w:rsidR="00D96016" w:rsidRPr="002D1A91" w:rsidRDefault="00D96016" w:rsidP="000A425C">
      <w:pPr>
        <w:spacing w:line="240" w:lineRule="auto"/>
        <w:ind w:left="720"/>
        <w:jc w:val="both"/>
        <w:rPr>
          <w:rFonts w:ascii="Arial" w:hAnsi="Arial" w:cs="Arial"/>
        </w:rPr>
      </w:pPr>
      <w:r w:rsidRPr="002D1A91">
        <w:rPr>
          <w:rFonts w:ascii="Arial" w:hAnsi="Arial" w:cs="Arial"/>
          <w:b/>
        </w:rPr>
        <w:t>Force Majeure Costs</w:t>
      </w:r>
      <w:r w:rsidRPr="002D1A91">
        <w:rPr>
          <w:rFonts w:ascii="Arial" w:hAnsi="Arial" w:cs="Arial"/>
        </w:rPr>
        <w:t xml:space="preserve"> </w:t>
      </w:r>
      <w:r w:rsidR="001577E2">
        <w:rPr>
          <w:rFonts w:ascii="Arial" w:hAnsi="Arial" w:cs="Arial"/>
        </w:rPr>
        <w:t xml:space="preserve">shall have the meaning ascribed thereto in </w:t>
      </w:r>
      <w:r w:rsidR="001577E2" w:rsidRPr="00DC0F8C">
        <w:rPr>
          <w:rFonts w:ascii="Arial" w:hAnsi="Arial" w:cs="Arial"/>
          <w:b/>
          <w:bCs/>
          <w:smallCaps/>
        </w:rPr>
        <w:t>Schedule B</w:t>
      </w:r>
      <w:r w:rsidR="001577E2">
        <w:rPr>
          <w:rFonts w:ascii="Arial" w:hAnsi="Arial" w:cs="Arial"/>
        </w:rPr>
        <w:t xml:space="preserve"> (</w:t>
      </w:r>
      <w:r w:rsidR="001577E2" w:rsidRPr="00DC0F8C">
        <w:rPr>
          <w:rFonts w:ascii="Arial" w:hAnsi="Arial" w:cs="Arial"/>
          <w:i/>
          <w:iCs/>
        </w:rPr>
        <w:t>Specific Definitons</w:t>
      </w:r>
      <w:r w:rsidR="001577E2">
        <w:rPr>
          <w:rFonts w:ascii="Arial" w:hAnsi="Arial" w:cs="Arial"/>
        </w:rPr>
        <w:t>)</w:t>
      </w:r>
      <w:r w:rsidRPr="002D1A91">
        <w:rPr>
          <w:rFonts w:ascii="Arial" w:hAnsi="Arial" w:cs="Arial"/>
        </w:rPr>
        <w:t xml:space="preserve"> </w:t>
      </w:r>
    </w:p>
    <w:p w14:paraId="2D8E568A" w14:textId="77777777" w:rsidR="00D96016" w:rsidRPr="002D1A91" w:rsidRDefault="00D96016" w:rsidP="000A425C">
      <w:pPr>
        <w:spacing w:line="240" w:lineRule="auto"/>
        <w:ind w:left="720"/>
        <w:jc w:val="both"/>
        <w:rPr>
          <w:rFonts w:ascii="Arial" w:hAnsi="Arial" w:cs="Arial"/>
        </w:rPr>
      </w:pPr>
    </w:p>
    <w:p w14:paraId="489AC8AB" w14:textId="222DACDF" w:rsidR="00D96016" w:rsidRPr="002D1A91" w:rsidRDefault="00D96016" w:rsidP="000A425C">
      <w:pPr>
        <w:spacing w:line="240" w:lineRule="auto"/>
        <w:ind w:left="720"/>
        <w:jc w:val="both"/>
        <w:rPr>
          <w:rFonts w:ascii="Arial" w:hAnsi="Arial" w:cs="Arial"/>
        </w:rPr>
      </w:pPr>
      <w:r w:rsidRPr="002D1A91">
        <w:rPr>
          <w:rFonts w:ascii="Arial" w:hAnsi="Arial" w:cs="Arial"/>
          <w:b/>
        </w:rPr>
        <w:t>Force Majeure Event</w:t>
      </w:r>
      <w:r w:rsidRPr="002D1A91">
        <w:rPr>
          <w:rFonts w:ascii="Arial" w:hAnsi="Arial" w:cs="Arial"/>
        </w:rPr>
        <w:t xml:space="preserve"> means the occurrence of any or all of the </w:t>
      </w:r>
      <w:r w:rsidR="00BF5F6C" w:rsidRPr="002D1A91">
        <w:rPr>
          <w:rFonts w:ascii="Arial" w:hAnsi="Arial" w:cs="Arial"/>
        </w:rPr>
        <w:t>Non-Political</w:t>
      </w:r>
      <w:r w:rsidRPr="002D1A91">
        <w:rPr>
          <w:rFonts w:ascii="Arial" w:hAnsi="Arial" w:cs="Arial"/>
        </w:rPr>
        <w:t xml:space="preserve"> Events and/or the Political Events;</w:t>
      </w:r>
    </w:p>
    <w:p w14:paraId="75112E78" w14:textId="77777777" w:rsidR="00D96016" w:rsidRPr="002D1A91" w:rsidRDefault="00D96016" w:rsidP="000A425C">
      <w:pPr>
        <w:spacing w:line="240" w:lineRule="auto"/>
        <w:ind w:left="720"/>
        <w:jc w:val="both"/>
        <w:rPr>
          <w:rFonts w:ascii="Arial" w:hAnsi="Arial" w:cs="Arial"/>
        </w:rPr>
      </w:pPr>
    </w:p>
    <w:p w14:paraId="2F30B671" w14:textId="74D1D832" w:rsidR="00D96016" w:rsidRPr="002D1A91" w:rsidRDefault="00D96016" w:rsidP="000A425C">
      <w:pPr>
        <w:spacing w:line="240" w:lineRule="auto"/>
        <w:ind w:left="720"/>
        <w:jc w:val="both"/>
        <w:rPr>
          <w:rFonts w:ascii="Arial" w:hAnsi="Arial" w:cs="Arial"/>
        </w:rPr>
      </w:pPr>
      <w:r w:rsidRPr="002D1A91">
        <w:rPr>
          <w:rFonts w:ascii="Arial" w:hAnsi="Arial" w:cs="Arial"/>
          <w:b/>
        </w:rPr>
        <w:lastRenderedPageBreak/>
        <w:t>Force Majeure Notice</w:t>
      </w:r>
      <w:r w:rsidRPr="002D1A91">
        <w:rPr>
          <w:rFonts w:ascii="Arial" w:hAnsi="Arial" w:cs="Arial"/>
        </w:rPr>
        <w:t xml:space="preserve"> shall have the meaning ascribed thereto in Section 21.2</w:t>
      </w:r>
      <w:r w:rsidR="00767AC5" w:rsidRPr="002D1A91">
        <w:rPr>
          <w:rFonts w:ascii="Arial" w:hAnsi="Arial" w:cs="Arial"/>
        </w:rPr>
        <w:t>.1</w:t>
      </w:r>
      <w:r w:rsidRPr="002D1A91">
        <w:rPr>
          <w:rFonts w:ascii="Arial" w:hAnsi="Arial" w:cs="Arial"/>
        </w:rPr>
        <w:t>;</w:t>
      </w:r>
    </w:p>
    <w:p w14:paraId="7AD3E8D6" w14:textId="77777777" w:rsidR="00D96016" w:rsidRPr="002D1A91" w:rsidRDefault="00D96016" w:rsidP="000A425C">
      <w:pPr>
        <w:spacing w:line="240" w:lineRule="auto"/>
        <w:ind w:left="720"/>
        <w:jc w:val="both"/>
        <w:rPr>
          <w:rFonts w:ascii="Arial" w:hAnsi="Arial" w:cs="Arial"/>
        </w:rPr>
      </w:pPr>
    </w:p>
    <w:p w14:paraId="2E984724" w14:textId="1CBD88EE" w:rsidR="00D96016" w:rsidRPr="002D1A91" w:rsidRDefault="00D96016" w:rsidP="000A425C">
      <w:pPr>
        <w:spacing w:line="240" w:lineRule="auto"/>
        <w:ind w:left="720"/>
        <w:jc w:val="both"/>
        <w:rPr>
          <w:rFonts w:ascii="Arial" w:hAnsi="Arial" w:cs="Arial"/>
        </w:rPr>
      </w:pPr>
      <w:r w:rsidRPr="002D1A91">
        <w:rPr>
          <w:rFonts w:ascii="Arial" w:hAnsi="Arial" w:cs="Arial"/>
          <w:b/>
        </w:rPr>
        <w:t>Force Majeure Period</w:t>
      </w:r>
      <w:r w:rsidRPr="002D1A91">
        <w:rPr>
          <w:rFonts w:ascii="Arial" w:hAnsi="Arial" w:cs="Arial"/>
        </w:rPr>
        <w:t xml:space="preserve"> means, as determined by the Independent Engineer, the period commencing from the date of occurrence of a Force Majeure Event and ending on</w:t>
      </w:r>
      <w:r w:rsidR="00AA7FE9">
        <w:rPr>
          <w:rFonts w:ascii="Arial" w:hAnsi="Arial" w:cs="Arial"/>
        </w:rPr>
        <w:t>:</w:t>
      </w:r>
      <w:r w:rsidRPr="002D1A91">
        <w:rPr>
          <w:rFonts w:ascii="Arial" w:hAnsi="Arial" w:cs="Arial"/>
        </w:rPr>
        <w:t xml:space="preserve"> (a) the date on which the Affected Party resumes or should have resumed (as determined by the Independent Engineer) such of its obligations the performance of which it was excused in terms of Section 21.8 (</w:t>
      </w:r>
      <w:r w:rsidRPr="002D1A91">
        <w:rPr>
          <w:rFonts w:ascii="Arial" w:hAnsi="Arial" w:cs="Arial"/>
          <w:i/>
        </w:rPr>
        <w:t>Excuse from Performance of Obligations</w:t>
      </w:r>
      <w:r w:rsidRPr="002D1A91">
        <w:rPr>
          <w:rFonts w:ascii="Arial" w:hAnsi="Arial" w:cs="Arial"/>
        </w:rPr>
        <w:t xml:space="preserve">); or (b) the Termination Date; as applicable; </w:t>
      </w:r>
    </w:p>
    <w:p w14:paraId="22EDEB0C" w14:textId="77777777" w:rsidR="00D96016" w:rsidRPr="002D1A91" w:rsidRDefault="00D96016" w:rsidP="000A425C">
      <w:pPr>
        <w:spacing w:line="240" w:lineRule="auto"/>
        <w:jc w:val="both"/>
        <w:rPr>
          <w:rFonts w:ascii="Arial" w:hAnsi="Arial" w:cs="Arial"/>
        </w:rPr>
      </w:pPr>
    </w:p>
    <w:p w14:paraId="1C5F0354" w14:textId="674608DA" w:rsidR="00D96016" w:rsidRPr="002D1A91" w:rsidRDefault="00D96016" w:rsidP="00541ED6">
      <w:pPr>
        <w:spacing w:line="240" w:lineRule="auto"/>
        <w:ind w:left="720"/>
        <w:jc w:val="both"/>
        <w:rPr>
          <w:rFonts w:ascii="Arial" w:hAnsi="Arial" w:cs="Arial"/>
        </w:rPr>
      </w:pPr>
      <w:r w:rsidRPr="002D1A91">
        <w:rPr>
          <w:rFonts w:ascii="Arial" w:hAnsi="Arial" w:cs="Arial"/>
          <w:b/>
        </w:rPr>
        <w:t>Good Industry Practice</w:t>
      </w:r>
      <w:r w:rsidRPr="002D1A91">
        <w:rPr>
          <w:rFonts w:ascii="Arial" w:hAnsi="Arial" w:cs="Arial"/>
        </w:rPr>
        <w:t xml:space="preserve"> means those practices, methods, techniques, standards, skills, diligence and prudence which are generally and reasonably expected from a reasonably skilled and experienced operator engaged in the same type of undertaking as envisaged in respect of the Concessionaire under this Agreement and acting generally in accordance with the provisions of the Applicable Laws, and would mean good </w:t>
      </w:r>
      <w:r w:rsidR="00E37CAC" w:rsidRPr="002D1A91">
        <w:rPr>
          <w:rFonts w:ascii="Arial" w:hAnsi="Arial" w:cs="Arial"/>
        </w:rPr>
        <w:t xml:space="preserve">development </w:t>
      </w:r>
      <w:r w:rsidRPr="002D1A91">
        <w:rPr>
          <w:rFonts w:ascii="Arial" w:hAnsi="Arial" w:cs="Arial"/>
        </w:rPr>
        <w:t xml:space="preserve">practices in the  </w:t>
      </w:r>
      <w:r w:rsidR="00E506B1" w:rsidRPr="002D1A91">
        <w:rPr>
          <w:rFonts w:ascii="Arial" w:hAnsi="Arial" w:cs="Arial"/>
        </w:rPr>
        <w:t xml:space="preserve">development </w:t>
      </w:r>
      <w:r w:rsidRPr="002D1A91">
        <w:rPr>
          <w:rFonts w:ascii="Arial" w:hAnsi="Arial" w:cs="Arial"/>
        </w:rPr>
        <w:t>and project management and which would be expected to result in the performance of its obligations by the Concessionaire and in the operation and maintenance of the Project in accordance with the Applicable Standards. “</w:t>
      </w:r>
      <w:r w:rsidRPr="00BB3D41">
        <w:rPr>
          <w:rFonts w:ascii="Arial" w:hAnsi="Arial" w:cs="Arial"/>
          <w:i/>
          <w:iCs/>
        </w:rPr>
        <w:t>Good Industry Practices</w:t>
      </w:r>
      <w:r w:rsidRPr="002D1A91">
        <w:rPr>
          <w:rFonts w:ascii="Arial" w:hAnsi="Arial" w:cs="Arial"/>
        </w:rPr>
        <w:t xml:space="preserve">” are not limited to optimum practices, methods, techniques, standards, skills, diligence, prudence or acts to the exclusion of all others, but rather are a spectrum of possible practices, methods, techniques, standards, skills, diligence, prudence or acts which could have been expected to accomplish the desired result at reasonable cost consistent with reliability and safety; </w:t>
      </w:r>
    </w:p>
    <w:p w14:paraId="040F6A70" w14:textId="77777777" w:rsidR="00D96016" w:rsidRPr="002D1A91" w:rsidRDefault="00D96016" w:rsidP="000A425C">
      <w:pPr>
        <w:spacing w:line="240" w:lineRule="auto"/>
        <w:ind w:left="720"/>
        <w:jc w:val="both"/>
        <w:rPr>
          <w:rFonts w:ascii="Arial" w:hAnsi="Arial" w:cs="Arial"/>
        </w:rPr>
      </w:pPr>
    </w:p>
    <w:p w14:paraId="0FF99AEA" w14:textId="7EF4A6FF" w:rsidR="00D96016" w:rsidRPr="002D1A91" w:rsidRDefault="00D96016" w:rsidP="000A425C">
      <w:pPr>
        <w:spacing w:line="240" w:lineRule="auto"/>
        <w:ind w:left="720"/>
        <w:jc w:val="both"/>
        <w:rPr>
          <w:rFonts w:ascii="Arial" w:hAnsi="Arial" w:cs="Arial"/>
        </w:rPr>
      </w:pPr>
      <w:r w:rsidRPr="002D1A91">
        <w:rPr>
          <w:rFonts w:ascii="Arial" w:hAnsi="Arial" w:cs="Arial"/>
          <w:b/>
        </w:rPr>
        <w:t>Government Authority(ies)</w:t>
      </w:r>
      <w:r w:rsidRPr="002D1A91">
        <w:rPr>
          <w:rFonts w:ascii="Arial" w:hAnsi="Arial" w:cs="Arial"/>
        </w:rPr>
        <w:t xml:space="preserve"> means the Government of Pakistan, the</w:t>
      </w:r>
      <w:r w:rsidR="006D2A8B" w:rsidRPr="006A4CA4">
        <w:rPr>
          <w:rFonts w:ascii="Arial" w:hAnsi="Arial" w:cs="Arial"/>
        </w:rPr>
        <w:t xml:space="preserve"> Agency</w:t>
      </w:r>
      <w:r w:rsidRPr="002D1A91">
        <w:rPr>
          <w:rFonts w:ascii="Arial" w:hAnsi="Arial" w:cs="Arial"/>
        </w:rPr>
        <w:t>, any governmental department, commission, board, body, bureau, agency, authority, instrumentality, court or other judicial or administrative body having jurisdiction over the Concessionaire, the Project, Project Site, the Concession Assets or any part thereof, or the performance of all or any of the services or obligations of the Concessionaire under or pursuant to this Agreement;</w:t>
      </w:r>
    </w:p>
    <w:p w14:paraId="75B8B6EE" w14:textId="77777777" w:rsidR="00D96016" w:rsidRPr="002D1A91" w:rsidRDefault="00D96016" w:rsidP="000A425C">
      <w:pPr>
        <w:spacing w:line="240" w:lineRule="auto"/>
        <w:ind w:left="720"/>
        <w:jc w:val="both"/>
        <w:rPr>
          <w:rFonts w:ascii="Arial" w:hAnsi="Arial" w:cs="Arial"/>
        </w:rPr>
      </w:pPr>
    </w:p>
    <w:p w14:paraId="4A4EC3F1" w14:textId="5BA3A996" w:rsidR="00D96016" w:rsidRPr="002D1A91" w:rsidRDefault="00D96016" w:rsidP="000A425C">
      <w:pPr>
        <w:spacing w:line="240" w:lineRule="auto"/>
        <w:ind w:left="720"/>
        <w:jc w:val="both"/>
        <w:rPr>
          <w:rFonts w:ascii="Arial" w:hAnsi="Arial" w:cs="Arial"/>
        </w:rPr>
      </w:pPr>
      <w:r w:rsidRPr="002D1A91">
        <w:rPr>
          <w:rFonts w:ascii="Arial" w:hAnsi="Arial" w:cs="Arial"/>
          <w:b/>
        </w:rPr>
        <w:t>Handover List</w:t>
      </w:r>
      <w:r w:rsidRPr="002D1A91">
        <w:rPr>
          <w:rFonts w:ascii="Arial" w:hAnsi="Arial" w:cs="Arial"/>
        </w:rPr>
        <w:t xml:space="preserve"> shall have the meaning ascribed thereto in Section 25.1</w:t>
      </w:r>
      <w:r w:rsidR="00D219B0" w:rsidRPr="002D1A91">
        <w:rPr>
          <w:rFonts w:ascii="Arial" w:hAnsi="Arial" w:cs="Arial"/>
        </w:rPr>
        <w:t>.1</w:t>
      </w:r>
      <w:r w:rsidRPr="002D1A91">
        <w:rPr>
          <w:rFonts w:ascii="Arial" w:hAnsi="Arial" w:cs="Arial"/>
        </w:rPr>
        <w:t>;</w:t>
      </w:r>
    </w:p>
    <w:p w14:paraId="30ADD787" w14:textId="18322F6F" w:rsidR="00F52658" w:rsidRPr="002D1A91" w:rsidRDefault="00F52658" w:rsidP="000A425C">
      <w:pPr>
        <w:spacing w:line="240" w:lineRule="auto"/>
        <w:ind w:left="720"/>
        <w:jc w:val="both"/>
        <w:rPr>
          <w:rFonts w:ascii="Arial" w:hAnsi="Arial" w:cs="Arial"/>
        </w:rPr>
      </w:pPr>
    </w:p>
    <w:p w14:paraId="3D578D3D" w14:textId="1F259285" w:rsidR="00D96016" w:rsidRPr="002D1A91" w:rsidRDefault="00D96016" w:rsidP="000A425C">
      <w:pPr>
        <w:spacing w:line="240" w:lineRule="auto"/>
        <w:ind w:left="720"/>
        <w:jc w:val="both"/>
        <w:rPr>
          <w:rFonts w:ascii="Arial" w:hAnsi="Arial" w:cs="Arial"/>
        </w:rPr>
      </w:pPr>
      <w:r w:rsidRPr="002D1A91">
        <w:rPr>
          <w:rFonts w:ascii="Arial" w:hAnsi="Arial" w:cs="Arial"/>
          <w:b/>
        </w:rPr>
        <w:t>Indemnified Party</w:t>
      </w:r>
      <w:r w:rsidRPr="002D1A91">
        <w:rPr>
          <w:rFonts w:ascii="Arial" w:hAnsi="Arial" w:cs="Arial"/>
        </w:rPr>
        <w:t xml:space="preserve"> shall have the meaning ascribed thereto in Section 9.3</w:t>
      </w:r>
      <w:r w:rsidR="00D219B0" w:rsidRPr="002D1A91">
        <w:rPr>
          <w:rFonts w:ascii="Arial" w:hAnsi="Arial" w:cs="Arial"/>
        </w:rPr>
        <w:t>.1</w:t>
      </w:r>
      <w:r w:rsidRPr="002D1A91">
        <w:rPr>
          <w:rFonts w:ascii="Arial" w:hAnsi="Arial" w:cs="Arial"/>
        </w:rPr>
        <w:t>;</w:t>
      </w:r>
    </w:p>
    <w:p w14:paraId="62D23A25" w14:textId="77777777" w:rsidR="00D96016" w:rsidRPr="002D1A91" w:rsidRDefault="00D96016" w:rsidP="000A425C">
      <w:pPr>
        <w:spacing w:line="240" w:lineRule="auto"/>
        <w:ind w:left="720"/>
        <w:jc w:val="both"/>
        <w:rPr>
          <w:rFonts w:ascii="Arial" w:hAnsi="Arial" w:cs="Arial"/>
        </w:rPr>
      </w:pPr>
    </w:p>
    <w:p w14:paraId="360D873E" w14:textId="178DECAA" w:rsidR="00D96016" w:rsidRPr="002D1A91" w:rsidRDefault="00D96016" w:rsidP="000A425C">
      <w:pPr>
        <w:spacing w:line="240" w:lineRule="auto"/>
        <w:ind w:left="720"/>
        <w:jc w:val="both"/>
        <w:rPr>
          <w:rFonts w:ascii="Arial" w:hAnsi="Arial" w:cs="Arial"/>
        </w:rPr>
      </w:pPr>
      <w:r w:rsidRPr="002D1A91">
        <w:rPr>
          <w:rFonts w:ascii="Arial" w:hAnsi="Arial" w:cs="Arial"/>
          <w:b/>
        </w:rPr>
        <w:t>Indemnifying Party</w:t>
      </w:r>
      <w:r w:rsidRPr="002D1A91">
        <w:rPr>
          <w:rFonts w:ascii="Arial" w:hAnsi="Arial" w:cs="Arial"/>
        </w:rPr>
        <w:t xml:space="preserve"> shall have the meaning ascribed thereto in Section 9.3</w:t>
      </w:r>
      <w:r w:rsidR="00D219B0" w:rsidRPr="002D1A91">
        <w:rPr>
          <w:rFonts w:ascii="Arial" w:hAnsi="Arial" w:cs="Arial"/>
        </w:rPr>
        <w:t>.1</w:t>
      </w:r>
      <w:r w:rsidRPr="002D1A91">
        <w:rPr>
          <w:rFonts w:ascii="Arial" w:hAnsi="Arial" w:cs="Arial"/>
        </w:rPr>
        <w:t xml:space="preserve">; </w:t>
      </w:r>
    </w:p>
    <w:p w14:paraId="400A1B48" w14:textId="77777777" w:rsidR="00D96016" w:rsidRPr="002D1A91" w:rsidRDefault="00D96016" w:rsidP="000A425C">
      <w:pPr>
        <w:spacing w:line="240" w:lineRule="auto"/>
        <w:ind w:left="720"/>
        <w:jc w:val="both"/>
        <w:rPr>
          <w:rFonts w:ascii="Arial" w:hAnsi="Arial" w:cs="Arial"/>
        </w:rPr>
      </w:pPr>
    </w:p>
    <w:p w14:paraId="07BD5ECB" w14:textId="379CF1F3" w:rsidR="009A7644" w:rsidRPr="002D1A91" w:rsidRDefault="009A7644" w:rsidP="000A425C">
      <w:pPr>
        <w:spacing w:line="240" w:lineRule="auto"/>
        <w:ind w:left="720"/>
        <w:jc w:val="both"/>
        <w:rPr>
          <w:rFonts w:ascii="Arial" w:hAnsi="Arial" w:cs="Arial"/>
          <w:b/>
          <w:bCs/>
        </w:rPr>
      </w:pPr>
      <w:r w:rsidRPr="002D1A91">
        <w:rPr>
          <w:rFonts w:ascii="Arial" w:hAnsi="Arial" w:cs="Arial"/>
          <w:b/>
          <w:bCs/>
        </w:rPr>
        <w:t xml:space="preserve">Indemnity Survival Period </w:t>
      </w:r>
      <w:r w:rsidRPr="002D1A91">
        <w:rPr>
          <w:rFonts w:ascii="Arial" w:hAnsi="Arial" w:cs="Arial"/>
        </w:rPr>
        <w:t xml:space="preserve">shall have the meaning ascribed thereto in </w:t>
      </w:r>
      <w:r w:rsidRPr="002D1A91">
        <w:rPr>
          <w:rFonts w:ascii="Arial" w:hAnsi="Arial" w:cs="Arial"/>
          <w:b/>
          <w:bCs/>
          <w:smallCaps/>
        </w:rPr>
        <w:t xml:space="preserve">Schedule </w:t>
      </w:r>
      <w:r w:rsidR="000C0573">
        <w:rPr>
          <w:rFonts w:ascii="Arial" w:hAnsi="Arial" w:cs="Arial"/>
          <w:b/>
          <w:bCs/>
          <w:smallCaps/>
        </w:rPr>
        <w:t>B</w:t>
      </w:r>
      <w:r w:rsidRPr="002D1A91">
        <w:rPr>
          <w:rFonts w:ascii="Arial" w:hAnsi="Arial" w:cs="Arial"/>
          <w:b/>
          <w:bCs/>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smallCaps/>
        </w:rPr>
        <w:t>;</w:t>
      </w:r>
    </w:p>
    <w:p w14:paraId="679E8AFE" w14:textId="77777777" w:rsidR="009A7644" w:rsidRPr="002D1A91" w:rsidRDefault="009A7644" w:rsidP="000A425C">
      <w:pPr>
        <w:spacing w:line="240" w:lineRule="auto"/>
        <w:ind w:left="720"/>
        <w:jc w:val="both"/>
        <w:rPr>
          <w:rFonts w:ascii="Arial" w:hAnsi="Arial" w:cs="Arial"/>
          <w:b/>
        </w:rPr>
      </w:pPr>
    </w:p>
    <w:p w14:paraId="5EC5771D" w14:textId="1EDB8C35" w:rsidR="00D96016" w:rsidRPr="002D1A91" w:rsidRDefault="00D96016" w:rsidP="000A425C">
      <w:pPr>
        <w:spacing w:line="240" w:lineRule="auto"/>
        <w:ind w:left="720"/>
        <w:jc w:val="both"/>
        <w:rPr>
          <w:rFonts w:ascii="Arial" w:hAnsi="Arial" w:cs="Arial"/>
        </w:rPr>
      </w:pPr>
      <w:r w:rsidRPr="002D1A91">
        <w:rPr>
          <w:rFonts w:ascii="Arial" w:hAnsi="Arial" w:cs="Arial"/>
          <w:b/>
        </w:rPr>
        <w:t>Independent Auditor</w:t>
      </w:r>
      <w:r w:rsidRPr="002D1A91">
        <w:rPr>
          <w:rFonts w:ascii="Arial" w:hAnsi="Arial" w:cs="Arial"/>
        </w:rPr>
        <w:t xml:space="preserve"> means the auditor appointed in respect of the Project in accordance with Article 6 (</w:t>
      </w:r>
      <w:r w:rsidRPr="002D1A91">
        <w:rPr>
          <w:rFonts w:ascii="Arial" w:hAnsi="Arial" w:cs="Arial"/>
          <w:i/>
        </w:rPr>
        <w:t>Independent Auditor</w:t>
      </w:r>
      <w:r w:rsidRPr="002D1A91">
        <w:rPr>
          <w:rFonts w:ascii="Arial" w:hAnsi="Arial" w:cs="Arial"/>
        </w:rPr>
        <w:t>) and in terms of the Independent Auditor Contract;</w:t>
      </w:r>
    </w:p>
    <w:p w14:paraId="58778B32" w14:textId="77777777" w:rsidR="00D96016" w:rsidRPr="002D1A91" w:rsidRDefault="00D96016" w:rsidP="000A425C">
      <w:pPr>
        <w:spacing w:line="240" w:lineRule="auto"/>
        <w:ind w:left="720"/>
        <w:jc w:val="both"/>
        <w:rPr>
          <w:rFonts w:ascii="Arial" w:hAnsi="Arial" w:cs="Arial"/>
        </w:rPr>
      </w:pPr>
    </w:p>
    <w:p w14:paraId="7D23DA12" w14:textId="5AEB4CBC" w:rsidR="00D96016" w:rsidRPr="002D1A91" w:rsidRDefault="00D96016" w:rsidP="000A425C">
      <w:pPr>
        <w:spacing w:line="240" w:lineRule="auto"/>
        <w:ind w:left="720"/>
        <w:jc w:val="both"/>
        <w:rPr>
          <w:rFonts w:ascii="Arial" w:hAnsi="Arial" w:cs="Arial"/>
        </w:rPr>
      </w:pPr>
      <w:r w:rsidRPr="002D1A91">
        <w:rPr>
          <w:rFonts w:ascii="Arial" w:hAnsi="Arial" w:cs="Arial"/>
          <w:b/>
        </w:rPr>
        <w:t>Independent Auditor Appointment Term</w:t>
      </w:r>
      <w:r w:rsidRPr="002D1A91">
        <w:rPr>
          <w:rFonts w:ascii="Arial" w:hAnsi="Arial" w:cs="Arial"/>
        </w:rPr>
        <w:t xml:space="preserve"> shall have the meaning ascribed thereto in Section 6.2</w:t>
      </w:r>
      <w:r w:rsidR="00D219B0" w:rsidRPr="002D1A91">
        <w:rPr>
          <w:rFonts w:ascii="Arial" w:hAnsi="Arial" w:cs="Arial"/>
        </w:rPr>
        <w:t>.1</w:t>
      </w:r>
      <w:r w:rsidRPr="002D1A91">
        <w:rPr>
          <w:rFonts w:ascii="Arial" w:hAnsi="Arial" w:cs="Arial"/>
        </w:rPr>
        <w:t>;</w:t>
      </w:r>
    </w:p>
    <w:p w14:paraId="6371EDBB" w14:textId="77777777" w:rsidR="00D96016" w:rsidRPr="002D1A91" w:rsidRDefault="00D96016" w:rsidP="000A425C">
      <w:pPr>
        <w:spacing w:line="240" w:lineRule="auto"/>
        <w:ind w:left="720"/>
        <w:jc w:val="both"/>
        <w:rPr>
          <w:rFonts w:ascii="Arial" w:hAnsi="Arial" w:cs="Arial"/>
        </w:rPr>
      </w:pPr>
    </w:p>
    <w:p w14:paraId="24BA0F41" w14:textId="0D077D26" w:rsidR="00D96016" w:rsidRPr="002D1A91" w:rsidRDefault="00D96016" w:rsidP="000A425C">
      <w:pPr>
        <w:spacing w:line="240" w:lineRule="auto"/>
        <w:ind w:left="720"/>
        <w:jc w:val="both"/>
        <w:rPr>
          <w:rFonts w:ascii="Arial" w:hAnsi="Arial" w:cs="Arial"/>
        </w:rPr>
      </w:pPr>
      <w:r w:rsidRPr="002D1A91">
        <w:rPr>
          <w:rFonts w:ascii="Arial" w:hAnsi="Arial" w:cs="Arial"/>
          <w:b/>
        </w:rPr>
        <w:t>Independent Auditor Contract</w:t>
      </w:r>
      <w:r w:rsidRPr="002D1A91">
        <w:rPr>
          <w:rFonts w:ascii="Arial" w:hAnsi="Arial" w:cs="Arial"/>
        </w:rPr>
        <w:t xml:space="preserve"> means the contract to be entered into between the</w:t>
      </w:r>
      <w:r w:rsidR="006D2A8B" w:rsidRPr="002D1A91">
        <w:rPr>
          <w:rFonts w:ascii="Arial" w:hAnsi="Arial" w:cs="Arial"/>
        </w:rPr>
        <w:t xml:space="preserve"> Agency</w:t>
      </w:r>
      <w:r w:rsidRPr="002D1A91">
        <w:rPr>
          <w:rFonts w:ascii="Arial" w:hAnsi="Arial" w:cs="Arial"/>
        </w:rPr>
        <w:t>, the Concessionaire, the Independent Auditor and any other Person agreed by the Parties in accordance with Article 6 (</w:t>
      </w:r>
      <w:r w:rsidRPr="002D1A91">
        <w:rPr>
          <w:rFonts w:ascii="Arial" w:hAnsi="Arial" w:cs="Arial"/>
          <w:i/>
          <w:iCs/>
        </w:rPr>
        <w:t>Independent Auditor</w:t>
      </w:r>
      <w:r w:rsidRPr="002D1A91">
        <w:rPr>
          <w:rFonts w:ascii="Arial" w:hAnsi="Arial" w:cs="Arial"/>
        </w:rPr>
        <w:t>);</w:t>
      </w:r>
    </w:p>
    <w:p w14:paraId="10E7EECF" w14:textId="77777777" w:rsidR="00D96016" w:rsidRPr="002D1A91" w:rsidRDefault="00D96016" w:rsidP="000A425C">
      <w:pPr>
        <w:spacing w:line="240" w:lineRule="auto"/>
        <w:ind w:left="720"/>
        <w:jc w:val="both"/>
        <w:rPr>
          <w:rFonts w:ascii="Arial" w:hAnsi="Arial" w:cs="Arial"/>
        </w:rPr>
      </w:pPr>
    </w:p>
    <w:p w14:paraId="2CC12589" w14:textId="5753A0F6" w:rsidR="00D96016" w:rsidRPr="002D1A91" w:rsidRDefault="00D96016" w:rsidP="000A425C">
      <w:pPr>
        <w:spacing w:line="240" w:lineRule="auto"/>
        <w:ind w:left="720"/>
        <w:jc w:val="both"/>
        <w:rPr>
          <w:rFonts w:ascii="Arial" w:hAnsi="Arial" w:cs="Arial"/>
        </w:rPr>
      </w:pPr>
      <w:r w:rsidRPr="002D1A91">
        <w:rPr>
          <w:rFonts w:ascii="Arial" w:hAnsi="Arial" w:cs="Arial"/>
          <w:b/>
        </w:rPr>
        <w:t>Independent Auditor Payments</w:t>
      </w:r>
      <w:r w:rsidRPr="002D1A91">
        <w:rPr>
          <w:rFonts w:ascii="Arial" w:hAnsi="Arial" w:cs="Arial"/>
        </w:rPr>
        <w:t xml:space="preserve"> shall have the meaning ascribed thereto in Section 6.5</w:t>
      </w:r>
      <w:r w:rsidR="00D219B0" w:rsidRPr="002D1A91">
        <w:rPr>
          <w:rFonts w:ascii="Arial" w:hAnsi="Arial" w:cs="Arial"/>
        </w:rPr>
        <w:t>.1</w:t>
      </w:r>
      <w:r w:rsidRPr="002D1A91">
        <w:rPr>
          <w:rFonts w:ascii="Arial" w:hAnsi="Arial" w:cs="Arial"/>
        </w:rPr>
        <w:t>;</w:t>
      </w:r>
    </w:p>
    <w:p w14:paraId="08C9C44D" w14:textId="77777777" w:rsidR="001A497B" w:rsidRPr="002D1A91" w:rsidRDefault="001A497B" w:rsidP="000A425C">
      <w:pPr>
        <w:spacing w:line="240" w:lineRule="auto"/>
        <w:ind w:left="720"/>
        <w:jc w:val="both"/>
        <w:rPr>
          <w:rFonts w:ascii="Arial" w:hAnsi="Arial" w:cs="Arial"/>
        </w:rPr>
      </w:pPr>
    </w:p>
    <w:p w14:paraId="3F7C750C" w14:textId="7358E415" w:rsidR="001A497B" w:rsidRPr="002D1A91" w:rsidRDefault="001A497B" w:rsidP="000A425C">
      <w:pPr>
        <w:spacing w:line="240" w:lineRule="auto"/>
        <w:ind w:left="720"/>
        <w:jc w:val="both"/>
        <w:rPr>
          <w:rFonts w:ascii="Arial" w:hAnsi="Arial" w:cs="Arial"/>
          <w:spacing w:val="1"/>
        </w:rPr>
      </w:pPr>
      <w:r w:rsidRPr="002D1A91">
        <w:rPr>
          <w:rFonts w:ascii="Arial" w:hAnsi="Arial" w:cs="Arial"/>
          <w:b/>
          <w:spacing w:val="1"/>
        </w:rPr>
        <w:t>Independent Auditor Payment Account</w:t>
      </w:r>
      <w:r w:rsidRPr="002D1A91">
        <w:rPr>
          <w:rFonts w:ascii="Arial" w:hAnsi="Arial" w:cs="Arial"/>
          <w:spacing w:val="1"/>
        </w:rPr>
        <w:t xml:space="preserve"> means the account to be established by the Concessionaire and Notified to the</w:t>
      </w:r>
      <w:r w:rsidR="006D2A8B" w:rsidRPr="006A4CA4">
        <w:rPr>
          <w:rFonts w:ascii="Arial" w:hAnsi="Arial" w:cs="Arial"/>
        </w:rPr>
        <w:t xml:space="preserve"> Agency</w:t>
      </w:r>
      <w:r w:rsidRPr="002D1A91">
        <w:rPr>
          <w:rFonts w:ascii="Arial" w:hAnsi="Arial" w:cs="Arial"/>
          <w:spacing w:val="1"/>
        </w:rPr>
        <w:t>, in accordance with the terms of this Agreement and the Independent Auditor Contract;</w:t>
      </w:r>
    </w:p>
    <w:p w14:paraId="24A3143E" w14:textId="77777777" w:rsidR="001A497B" w:rsidRPr="002D1A91" w:rsidRDefault="001A497B" w:rsidP="000A425C">
      <w:pPr>
        <w:spacing w:line="240" w:lineRule="auto"/>
        <w:ind w:left="720"/>
        <w:jc w:val="both"/>
        <w:rPr>
          <w:rFonts w:ascii="Arial" w:hAnsi="Arial" w:cs="Arial"/>
        </w:rPr>
      </w:pPr>
    </w:p>
    <w:p w14:paraId="1F4C61EC" w14:textId="3432EC32" w:rsidR="001A497B" w:rsidRPr="002D1A91" w:rsidRDefault="001A497B" w:rsidP="000A425C">
      <w:pPr>
        <w:spacing w:line="240" w:lineRule="auto"/>
        <w:ind w:left="720"/>
        <w:jc w:val="both"/>
        <w:rPr>
          <w:rFonts w:ascii="Arial" w:hAnsi="Arial" w:cs="Arial"/>
        </w:rPr>
      </w:pPr>
      <w:r w:rsidRPr="002D1A91">
        <w:rPr>
          <w:rFonts w:ascii="Arial" w:hAnsi="Arial" w:cs="Arial"/>
          <w:b/>
        </w:rPr>
        <w:t xml:space="preserve">Independent Auditor Payment Account Bank </w:t>
      </w:r>
      <w:r w:rsidRPr="002D1A91">
        <w:rPr>
          <w:rFonts w:ascii="Arial" w:hAnsi="Arial" w:cs="Arial"/>
        </w:rPr>
        <w:t xml:space="preserve">means a banking company mutually agreed between the Parties for the purposes of establishing and maintaining the account pursuant to the terms of the Independent Auditor Contract, the </w:t>
      </w:r>
      <w:r w:rsidR="006D2A8B" w:rsidRPr="006A4CA4">
        <w:rPr>
          <w:rFonts w:ascii="Arial" w:hAnsi="Arial" w:cs="Arial"/>
        </w:rPr>
        <w:t xml:space="preserve">Agency </w:t>
      </w:r>
      <w:r w:rsidRPr="002D1A91">
        <w:rPr>
          <w:rFonts w:ascii="Arial" w:hAnsi="Arial" w:cs="Arial"/>
        </w:rPr>
        <w:t>Agreement</w:t>
      </w:r>
      <w:r w:rsidR="00DD55C6">
        <w:rPr>
          <w:rFonts w:ascii="Arial" w:hAnsi="Arial" w:cs="Arial"/>
        </w:rPr>
        <w:t>s</w:t>
      </w:r>
      <w:r w:rsidRPr="002D1A91">
        <w:rPr>
          <w:rFonts w:ascii="Arial" w:hAnsi="Arial" w:cs="Arial"/>
        </w:rPr>
        <w:t xml:space="preserve"> and the Project Agreements;</w:t>
      </w:r>
    </w:p>
    <w:p w14:paraId="50555494" w14:textId="77777777" w:rsidR="001A497B" w:rsidRPr="002D1A91" w:rsidRDefault="001A497B" w:rsidP="000A425C">
      <w:pPr>
        <w:spacing w:line="240" w:lineRule="auto"/>
        <w:ind w:left="720"/>
        <w:jc w:val="both"/>
        <w:rPr>
          <w:rFonts w:ascii="Arial" w:hAnsi="Arial" w:cs="Arial"/>
        </w:rPr>
      </w:pPr>
    </w:p>
    <w:p w14:paraId="749A944B" w14:textId="0E8ADF6D" w:rsidR="001A497B" w:rsidRPr="002D1A91" w:rsidRDefault="001A497B" w:rsidP="000A425C">
      <w:pPr>
        <w:spacing w:line="240" w:lineRule="auto"/>
        <w:ind w:left="720"/>
        <w:jc w:val="both"/>
        <w:rPr>
          <w:rFonts w:ascii="Arial" w:hAnsi="Arial" w:cs="Arial"/>
        </w:rPr>
      </w:pPr>
      <w:r w:rsidRPr="002D1A91">
        <w:rPr>
          <w:rFonts w:ascii="Arial" w:hAnsi="Arial" w:cs="Arial"/>
          <w:b/>
        </w:rPr>
        <w:t>Independent Auditor Payment Account Standing Instructions</w:t>
      </w:r>
      <w:r w:rsidRPr="002D1A91">
        <w:rPr>
          <w:rFonts w:ascii="Arial" w:hAnsi="Arial" w:cs="Arial"/>
        </w:rPr>
        <w:t xml:space="preserve"> shall bear the meaning ascribed thereto in Section 6.6.2;</w:t>
      </w:r>
    </w:p>
    <w:p w14:paraId="6937FBFA" w14:textId="77777777" w:rsidR="00D96016" w:rsidRPr="002D1A91" w:rsidRDefault="00D96016" w:rsidP="000A425C">
      <w:pPr>
        <w:spacing w:line="240" w:lineRule="auto"/>
        <w:ind w:left="720"/>
        <w:jc w:val="both"/>
        <w:rPr>
          <w:rFonts w:ascii="Arial" w:hAnsi="Arial" w:cs="Arial"/>
        </w:rPr>
      </w:pPr>
    </w:p>
    <w:p w14:paraId="23CA940B"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Independent Engineer</w:t>
      </w:r>
      <w:r w:rsidRPr="002D1A91">
        <w:rPr>
          <w:rFonts w:ascii="Arial" w:hAnsi="Arial" w:cs="Arial"/>
        </w:rPr>
        <w:t xml:space="preserve"> means the engineer appointed in respect of the Project in accordance Article 5 (</w:t>
      </w:r>
      <w:r w:rsidRPr="002D1A91">
        <w:rPr>
          <w:rFonts w:ascii="Arial" w:hAnsi="Arial" w:cs="Arial"/>
          <w:i/>
        </w:rPr>
        <w:t>Independent Engineer</w:t>
      </w:r>
      <w:r w:rsidRPr="002D1A91">
        <w:rPr>
          <w:rFonts w:ascii="Arial" w:hAnsi="Arial" w:cs="Arial"/>
        </w:rPr>
        <w:t>) and in terms of the Independent Engineer Contract;</w:t>
      </w:r>
    </w:p>
    <w:p w14:paraId="2D9E24E4" w14:textId="77777777" w:rsidR="00D96016" w:rsidRPr="002D1A91" w:rsidRDefault="00D96016" w:rsidP="000A425C">
      <w:pPr>
        <w:spacing w:line="240" w:lineRule="auto"/>
        <w:ind w:left="720"/>
        <w:jc w:val="both"/>
        <w:rPr>
          <w:rFonts w:ascii="Arial" w:hAnsi="Arial" w:cs="Arial"/>
        </w:rPr>
      </w:pPr>
    </w:p>
    <w:p w14:paraId="26FA0FD4" w14:textId="0088B65C" w:rsidR="00D96016" w:rsidRPr="002D1A91" w:rsidRDefault="00D96016" w:rsidP="000A425C">
      <w:pPr>
        <w:spacing w:line="240" w:lineRule="auto"/>
        <w:ind w:left="720"/>
        <w:jc w:val="both"/>
        <w:rPr>
          <w:rFonts w:ascii="Arial" w:hAnsi="Arial" w:cs="Arial"/>
        </w:rPr>
      </w:pPr>
      <w:r w:rsidRPr="002D1A91">
        <w:rPr>
          <w:rFonts w:ascii="Arial" w:hAnsi="Arial" w:cs="Arial"/>
          <w:b/>
        </w:rPr>
        <w:t>Independent Engineer Appointment Term</w:t>
      </w:r>
      <w:r w:rsidRPr="002D1A91">
        <w:rPr>
          <w:rFonts w:ascii="Arial" w:hAnsi="Arial" w:cs="Arial"/>
        </w:rPr>
        <w:t xml:space="preserve"> shall have the meaning ascribed thereto in Section 5.2</w:t>
      </w:r>
      <w:r w:rsidR="00BE3163" w:rsidRPr="002D1A91">
        <w:rPr>
          <w:rFonts w:ascii="Arial" w:hAnsi="Arial" w:cs="Arial"/>
        </w:rPr>
        <w:t>.1</w:t>
      </w:r>
      <w:r w:rsidRPr="002D1A91">
        <w:rPr>
          <w:rFonts w:ascii="Arial" w:hAnsi="Arial" w:cs="Arial"/>
        </w:rPr>
        <w:t>;</w:t>
      </w:r>
    </w:p>
    <w:p w14:paraId="623DF90D" w14:textId="77777777" w:rsidR="00D96016" w:rsidRPr="002D1A91" w:rsidRDefault="00D96016" w:rsidP="000A425C">
      <w:pPr>
        <w:spacing w:line="240" w:lineRule="auto"/>
        <w:ind w:left="720"/>
        <w:jc w:val="both"/>
        <w:rPr>
          <w:rFonts w:ascii="Arial" w:hAnsi="Arial" w:cs="Arial"/>
        </w:rPr>
      </w:pPr>
    </w:p>
    <w:p w14:paraId="7E885B09" w14:textId="209C09AA" w:rsidR="00D96016" w:rsidRPr="002D1A91" w:rsidRDefault="00D96016" w:rsidP="000A425C">
      <w:pPr>
        <w:spacing w:line="240" w:lineRule="auto"/>
        <w:ind w:left="720"/>
        <w:jc w:val="both"/>
        <w:rPr>
          <w:rFonts w:ascii="Arial" w:hAnsi="Arial" w:cs="Arial"/>
        </w:rPr>
      </w:pPr>
      <w:r w:rsidRPr="002D1A91">
        <w:rPr>
          <w:rFonts w:ascii="Arial" w:hAnsi="Arial" w:cs="Arial"/>
          <w:b/>
        </w:rPr>
        <w:t>Independent Engineer Contract</w:t>
      </w:r>
      <w:r w:rsidRPr="002D1A91">
        <w:rPr>
          <w:rFonts w:ascii="Arial" w:hAnsi="Arial" w:cs="Arial"/>
        </w:rPr>
        <w:t xml:space="preserve"> means the contract to be entered into between the </w:t>
      </w:r>
      <w:r w:rsidR="00115F5E" w:rsidRPr="002D1A91">
        <w:rPr>
          <w:rFonts w:ascii="Arial" w:hAnsi="Arial" w:cs="Arial"/>
        </w:rPr>
        <w:t xml:space="preserve"> Agency</w:t>
      </w:r>
      <w:r w:rsidRPr="002D1A91">
        <w:rPr>
          <w:rFonts w:ascii="Arial" w:hAnsi="Arial" w:cs="Arial"/>
        </w:rPr>
        <w:t>, the Concessionaire, the Independent Engineer and any other Person agreed by the Parties, in accordance with Article 5 (</w:t>
      </w:r>
      <w:r w:rsidRPr="002D1A91">
        <w:rPr>
          <w:rFonts w:ascii="Arial" w:hAnsi="Arial" w:cs="Arial"/>
          <w:i/>
        </w:rPr>
        <w:t>Independent Engineer</w:t>
      </w:r>
      <w:r w:rsidRPr="002D1A91">
        <w:rPr>
          <w:rFonts w:ascii="Arial" w:hAnsi="Arial" w:cs="Arial"/>
        </w:rPr>
        <w:t>);</w:t>
      </w:r>
    </w:p>
    <w:p w14:paraId="50195703" w14:textId="77777777" w:rsidR="00D96016" w:rsidRPr="002D1A91" w:rsidRDefault="00D96016" w:rsidP="000A425C">
      <w:pPr>
        <w:spacing w:line="240" w:lineRule="auto"/>
        <w:ind w:left="720"/>
        <w:jc w:val="both"/>
        <w:rPr>
          <w:rFonts w:ascii="Arial" w:hAnsi="Arial" w:cs="Arial"/>
        </w:rPr>
      </w:pPr>
    </w:p>
    <w:p w14:paraId="772BF9E9" w14:textId="2462ABF1" w:rsidR="00D96016" w:rsidRPr="002D1A91" w:rsidRDefault="00D96016" w:rsidP="000A425C">
      <w:pPr>
        <w:spacing w:line="240" w:lineRule="auto"/>
        <w:ind w:left="720"/>
        <w:jc w:val="both"/>
        <w:rPr>
          <w:rFonts w:ascii="Arial" w:hAnsi="Arial" w:cs="Arial"/>
        </w:rPr>
      </w:pPr>
      <w:r w:rsidRPr="002D1A91">
        <w:rPr>
          <w:rFonts w:ascii="Arial" w:hAnsi="Arial" w:cs="Arial"/>
          <w:b/>
        </w:rPr>
        <w:t>Independent Engineer Payments</w:t>
      </w:r>
      <w:r w:rsidRPr="002D1A91">
        <w:rPr>
          <w:rFonts w:ascii="Arial" w:hAnsi="Arial" w:cs="Arial"/>
        </w:rPr>
        <w:t xml:space="preserve"> shall bear the meaning ascribed thereto in Section 5.5</w:t>
      </w:r>
      <w:r w:rsidR="00BE3163" w:rsidRPr="002D1A91">
        <w:rPr>
          <w:rFonts w:ascii="Arial" w:hAnsi="Arial" w:cs="Arial"/>
        </w:rPr>
        <w:t>.1</w:t>
      </w:r>
      <w:r w:rsidRPr="002D1A91">
        <w:rPr>
          <w:rFonts w:ascii="Arial" w:hAnsi="Arial" w:cs="Arial"/>
        </w:rPr>
        <w:t>;</w:t>
      </w:r>
    </w:p>
    <w:p w14:paraId="6D1F4818" w14:textId="77777777" w:rsidR="00652079" w:rsidRPr="002D1A91" w:rsidRDefault="00652079" w:rsidP="000A425C">
      <w:pPr>
        <w:spacing w:line="240" w:lineRule="auto"/>
        <w:ind w:left="720"/>
        <w:jc w:val="both"/>
        <w:rPr>
          <w:rFonts w:ascii="Arial" w:hAnsi="Arial" w:cs="Arial"/>
        </w:rPr>
      </w:pPr>
    </w:p>
    <w:p w14:paraId="641DA2A6" w14:textId="1D2B8DE2" w:rsidR="00652079" w:rsidRPr="002D1A91" w:rsidRDefault="00652079" w:rsidP="000A425C">
      <w:pPr>
        <w:spacing w:line="240" w:lineRule="auto"/>
        <w:ind w:left="720"/>
        <w:jc w:val="both"/>
        <w:rPr>
          <w:rFonts w:ascii="Arial" w:hAnsi="Arial" w:cs="Arial"/>
          <w:spacing w:val="1"/>
        </w:rPr>
      </w:pPr>
      <w:r w:rsidRPr="002D1A91">
        <w:rPr>
          <w:rFonts w:ascii="Arial" w:hAnsi="Arial" w:cs="Arial"/>
          <w:b/>
          <w:spacing w:val="1"/>
        </w:rPr>
        <w:t>Independent Engineer Payment Account</w:t>
      </w:r>
      <w:r w:rsidRPr="002D1A91">
        <w:rPr>
          <w:rFonts w:ascii="Arial" w:hAnsi="Arial" w:cs="Arial"/>
          <w:spacing w:val="1"/>
        </w:rPr>
        <w:t xml:space="preserve"> means the account to be established by the Concessionaire and Notified to the</w:t>
      </w:r>
      <w:r w:rsidR="006D2A8B" w:rsidRPr="006A4CA4">
        <w:rPr>
          <w:rFonts w:ascii="Arial" w:hAnsi="Arial" w:cs="Arial"/>
        </w:rPr>
        <w:t xml:space="preserve"> Agency</w:t>
      </w:r>
      <w:r w:rsidRPr="002D1A91">
        <w:rPr>
          <w:rFonts w:ascii="Arial" w:hAnsi="Arial" w:cs="Arial"/>
          <w:spacing w:val="1"/>
        </w:rPr>
        <w:t>, in accordance with the terms of this Agreement and the Independent Engineer Contract;</w:t>
      </w:r>
    </w:p>
    <w:p w14:paraId="5FF5A3BA" w14:textId="77777777" w:rsidR="00652079" w:rsidRPr="002D1A91" w:rsidRDefault="00652079" w:rsidP="000A425C">
      <w:pPr>
        <w:spacing w:line="240" w:lineRule="auto"/>
        <w:ind w:left="720"/>
        <w:jc w:val="both"/>
        <w:rPr>
          <w:rFonts w:ascii="Arial" w:hAnsi="Arial" w:cs="Arial"/>
        </w:rPr>
      </w:pPr>
    </w:p>
    <w:p w14:paraId="6D970636" w14:textId="2AEEE9C0" w:rsidR="00652079" w:rsidRPr="002D1A91" w:rsidRDefault="00652079" w:rsidP="000A425C">
      <w:pPr>
        <w:spacing w:line="240" w:lineRule="auto"/>
        <w:ind w:left="720"/>
        <w:jc w:val="both"/>
        <w:rPr>
          <w:rFonts w:ascii="Arial" w:hAnsi="Arial" w:cs="Arial"/>
        </w:rPr>
      </w:pPr>
      <w:r w:rsidRPr="002D1A91">
        <w:rPr>
          <w:rFonts w:ascii="Arial" w:hAnsi="Arial" w:cs="Arial"/>
          <w:b/>
        </w:rPr>
        <w:t xml:space="preserve">Independent Engineer Payment Account Bank </w:t>
      </w:r>
      <w:r w:rsidRPr="002D1A91">
        <w:rPr>
          <w:rFonts w:ascii="Arial" w:hAnsi="Arial" w:cs="Arial"/>
        </w:rPr>
        <w:t xml:space="preserve">means a banking company mutually agreed between the Parties for the purposes of establishing and </w:t>
      </w:r>
      <w:r w:rsidRPr="002D1A91">
        <w:rPr>
          <w:rFonts w:ascii="Arial" w:hAnsi="Arial" w:cs="Arial"/>
        </w:rPr>
        <w:lastRenderedPageBreak/>
        <w:t xml:space="preserve">maintaining the account pursuant to the terms of the Independent Engineer Contract, the </w:t>
      </w:r>
      <w:r w:rsidR="006D2A8B" w:rsidRPr="006A4CA4">
        <w:rPr>
          <w:rFonts w:ascii="Arial" w:hAnsi="Arial" w:cs="Arial"/>
        </w:rPr>
        <w:t xml:space="preserve">Agency </w:t>
      </w:r>
      <w:r w:rsidRPr="002D1A91">
        <w:rPr>
          <w:rFonts w:ascii="Arial" w:hAnsi="Arial" w:cs="Arial"/>
        </w:rPr>
        <w:t>Agreement</w:t>
      </w:r>
      <w:r w:rsidR="00F613BD">
        <w:rPr>
          <w:rFonts w:ascii="Arial" w:hAnsi="Arial" w:cs="Arial"/>
        </w:rPr>
        <w:t>s</w:t>
      </w:r>
      <w:r w:rsidRPr="002D1A91">
        <w:rPr>
          <w:rFonts w:ascii="Arial" w:hAnsi="Arial" w:cs="Arial"/>
        </w:rPr>
        <w:t xml:space="preserve"> and the Project Agreements;</w:t>
      </w:r>
    </w:p>
    <w:p w14:paraId="55D6382E" w14:textId="77777777" w:rsidR="00652079" w:rsidRPr="002D1A91" w:rsidRDefault="00652079" w:rsidP="000A425C">
      <w:pPr>
        <w:spacing w:line="240" w:lineRule="auto"/>
        <w:ind w:left="720"/>
        <w:jc w:val="both"/>
        <w:rPr>
          <w:rFonts w:ascii="Arial" w:hAnsi="Arial" w:cs="Arial"/>
          <w:b/>
        </w:rPr>
      </w:pPr>
    </w:p>
    <w:p w14:paraId="16363293" w14:textId="57CE30E7" w:rsidR="00652079" w:rsidRPr="002D1A91" w:rsidRDefault="00652079" w:rsidP="000A425C">
      <w:pPr>
        <w:spacing w:line="240" w:lineRule="auto"/>
        <w:ind w:left="720"/>
        <w:jc w:val="both"/>
        <w:rPr>
          <w:rFonts w:ascii="Arial" w:hAnsi="Arial" w:cs="Arial"/>
        </w:rPr>
      </w:pPr>
      <w:r w:rsidRPr="002D1A91">
        <w:rPr>
          <w:rFonts w:ascii="Arial" w:hAnsi="Arial" w:cs="Arial"/>
          <w:b/>
        </w:rPr>
        <w:t>Independent Engineer Payment Account Standing Instructions</w:t>
      </w:r>
      <w:r w:rsidRPr="002D1A91">
        <w:rPr>
          <w:rFonts w:ascii="Arial" w:hAnsi="Arial" w:cs="Arial"/>
        </w:rPr>
        <w:t xml:space="preserve"> shall bear the meaning ascribed thereto in Section 5.6.2;</w:t>
      </w:r>
    </w:p>
    <w:p w14:paraId="383F0087" w14:textId="77777777" w:rsidR="00D96016" w:rsidRPr="002D1A91" w:rsidRDefault="00D96016" w:rsidP="000A425C">
      <w:pPr>
        <w:spacing w:line="240" w:lineRule="auto"/>
        <w:ind w:left="720"/>
        <w:jc w:val="both"/>
        <w:rPr>
          <w:rFonts w:ascii="Arial" w:hAnsi="Arial" w:cs="Arial"/>
        </w:rPr>
      </w:pPr>
    </w:p>
    <w:p w14:paraId="64040DB0" w14:textId="3CCFA65B" w:rsidR="00D96016" w:rsidRPr="002D1A91" w:rsidRDefault="00D96016" w:rsidP="000A425C">
      <w:pPr>
        <w:spacing w:line="240" w:lineRule="auto"/>
        <w:ind w:left="720"/>
        <w:jc w:val="both"/>
        <w:rPr>
          <w:rFonts w:ascii="Arial" w:hAnsi="Arial" w:cs="Arial"/>
        </w:rPr>
      </w:pPr>
      <w:r w:rsidRPr="002D1A91">
        <w:rPr>
          <w:rFonts w:ascii="Arial" w:hAnsi="Arial" w:cs="Arial"/>
          <w:b/>
        </w:rPr>
        <w:t>Indicative Independent Auditor Terms of Reference</w:t>
      </w:r>
      <w:r w:rsidRPr="002D1A91">
        <w:rPr>
          <w:rFonts w:ascii="Arial" w:hAnsi="Arial" w:cs="Arial"/>
        </w:rPr>
        <w:t xml:space="preserve"> means the duties, functions and the scope of work to be performed by the Independent Auditor, as indicatively attached herewith as </w:t>
      </w:r>
      <w:r w:rsidRPr="002D1A91">
        <w:rPr>
          <w:rFonts w:ascii="Arial" w:hAnsi="Arial" w:cs="Arial"/>
          <w:b/>
          <w:smallCaps/>
        </w:rPr>
        <w:t xml:space="preserve">Schedule N </w:t>
      </w:r>
      <w:r w:rsidR="00FA7194">
        <w:rPr>
          <w:rFonts w:ascii="Arial" w:hAnsi="Arial" w:cs="Arial"/>
          <w:b/>
          <w:smallCaps/>
        </w:rPr>
        <w:t>–</w:t>
      </w:r>
      <w:r w:rsidRPr="002D1A91">
        <w:rPr>
          <w:rFonts w:ascii="Arial" w:hAnsi="Arial" w:cs="Arial"/>
          <w:b/>
          <w:smallCaps/>
        </w:rPr>
        <w:t xml:space="preserve"> Part</w:t>
      </w:r>
      <w:r w:rsidR="00FA7194">
        <w:rPr>
          <w:rFonts w:ascii="Arial" w:hAnsi="Arial" w:cs="Arial"/>
          <w:b/>
          <w:smallCaps/>
        </w:rPr>
        <w:t xml:space="preserve"> </w:t>
      </w:r>
      <w:r w:rsidRPr="002D1A91">
        <w:rPr>
          <w:rFonts w:ascii="Arial" w:hAnsi="Arial" w:cs="Arial"/>
          <w:b/>
          <w:smallCaps/>
        </w:rPr>
        <w:t>I</w:t>
      </w:r>
      <w:r w:rsidRPr="002D1A91">
        <w:rPr>
          <w:rFonts w:ascii="Arial" w:hAnsi="Arial" w:cs="Arial"/>
        </w:rPr>
        <w:t xml:space="preserve"> (</w:t>
      </w:r>
      <w:r w:rsidRPr="002D1A91">
        <w:rPr>
          <w:rFonts w:ascii="Arial" w:hAnsi="Arial" w:cs="Arial"/>
          <w:b/>
          <w:i/>
        </w:rPr>
        <w:t>Indicative Independent Auditor Terms of Reference</w:t>
      </w:r>
      <w:r w:rsidRPr="002D1A91">
        <w:rPr>
          <w:rFonts w:ascii="Arial" w:hAnsi="Arial" w:cs="Arial"/>
        </w:rPr>
        <w:t xml:space="preserve">); provided, however, upon execution of the Independent Auditor Contract, the scope of work of the Independent Auditor set out therein shall be deemed to replace </w:t>
      </w:r>
      <w:r w:rsidRPr="002D1A91">
        <w:rPr>
          <w:rFonts w:ascii="Arial" w:hAnsi="Arial" w:cs="Arial"/>
          <w:b/>
          <w:smallCaps/>
        </w:rPr>
        <w:t xml:space="preserve">Schedule N </w:t>
      </w:r>
      <w:r w:rsidR="00FA7194">
        <w:rPr>
          <w:rFonts w:ascii="Arial" w:hAnsi="Arial" w:cs="Arial"/>
          <w:b/>
          <w:smallCaps/>
        </w:rPr>
        <w:t>–</w:t>
      </w:r>
      <w:r w:rsidRPr="002D1A91">
        <w:rPr>
          <w:rFonts w:ascii="Arial" w:hAnsi="Arial" w:cs="Arial"/>
          <w:b/>
          <w:smallCaps/>
        </w:rPr>
        <w:t xml:space="preserve"> Part</w:t>
      </w:r>
      <w:r w:rsidR="00FA7194">
        <w:rPr>
          <w:rFonts w:ascii="Arial" w:hAnsi="Arial" w:cs="Arial"/>
          <w:b/>
          <w:smallCaps/>
        </w:rPr>
        <w:t xml:space="preserve"> </w:t>
      </w:r>
      <w:r w:rsidRPr="002D1A91">
        <w:rPr>
          <w:rFonts w:ascii="Arial" w:hAnsi="Arial" w:cs="Arial"/>
          <w:b/>
          <w:smallCaps/>
        </w:rPr>
        <w:t>I</w:t>
      </w:r>
      <w:r w:rsidRPr="002D1A91">
        <w:rPr>
          <w:rFonts w:ascii="Arial" w:hAnsi="Arial" w:cs="Arial"/>
        </w:rPr>
        <w:t xml:space="preserve"> (</w:t>
      </w:r>
      <w:r w:rsidRPr="002D1A91">
        <w:rPr>
          <w:rFonts w:ascii="Arial" w:hAnsi="Arial" w:cs="Arial"/>
          <w:b/>
          <w:i/>
        </w:rPr>
        <w:t>Indicative Independent Auditor Terms of Reference</w:t>
      </w:r>
      <w:r w:rsidRPr="002D1A91">
        <w:rPr>
          <w:rFonts w:ascii="Arial" w:hAnsi="Arial" w:cs="Arial"/>
        </w:rPr>
        <w:t>);</w:t>
      </w:r>
    </w:p>
    <w:p w14:paraId="0A8E0031" w14:textId="77777777" w:rsidR="00D96016" w:rsidRPr="002D1A91" w:rsidRDefault="00D96016" w:rsidP="000A425C">
      <w:pPr>
        <w:spacing w:line="240" w:lineRule="auto"/>
        <w:ind w:left="720"/>
        <w:jc w:val="both"/>
        <w:rPr>
          <w:rFonts w:ascii="Arial" w:hAnsi="Arial" w:cs="Arial"/>
        </w:rPr>
      </w:pPr>
    </w:p>
    <w:p w14:paraId="04AA16D2" w14:textId="16D15D94" w:rsidR="00D96016" w:rsidRPr="002D1A91" w:rsidRDefault="00D96016" w:rsidP="000A425C">
      <w:pPr>
        <w:spacing w:line="240" w:lineRule="auto"/>
        <w:ind w:left="720"/>
        <w:jc w:val="both"/>
        <w:rPr>
          <w:rFonts w:ascii="Arial" w:hAnsi="Arial" w:cs="Arial"/>
        </w:rPr>
      </w:pPr>
      <w:r w:rsidRPr="002D1A91">
        <w:rPr>
          <w:rFonts w:ascii="Arial" w:hAnsi="Arial" w:cs="Arial"/>
          <w:b/>
        </w:rPr>
        <w:t>Indicative Independent Engineer Terms of Reference</w:t>
      </w:r>
      <w:r w:rsidRPr="002D1A91">
        <w:rPr>
          <w:rFonts w:ascii="Arial" w:hAnsi="Arial" w:cs="Arial"/>
        </w:rPr>
        <w:t xml:space="preserve"> means the duties, functions and the scope of work to be performed by the Independent Engineer, as indicatively attached herewith as </w:t>
      </w:r>
      <w:r w:rsidRPr="002D1A91">
        <w:rPr>
          <w:rFonts w:ascii="Arial" w:hAnsi="Arial" w:cs="Arial"/>
          <w:b/>
          <w:smallCaps/>
        </w:rPr>
        <w:t>Schedule N</w:t>
      </w:r>
      <w:r w:rsidR="00FA7194">
        <w:rPr>
          <w:rFonts w:ascii="Arial" w:hAnsi="Arial" w:cs="Arial"/>
          <w:b/>
          <w:smallCaps/>
        </w:rPr>
        <w:t xml:space="preserve"> </w:t>
      </w:r>
      <w:r w:rsidR="00FA7194">
        <w:rPr>
          <w:rFonts w:ascii="Arial" w:hAnsi="Arial" w:cs="Arial"/>
        </w:rPr>
        <w:t xml:space="preserve">– </w:t>
      </w:r>
      <w:r w:rsidRPr="002D1A91">
        <w:rPr>
          <w:rFonts w:ascii="Arial" w:hAnsi="Arial" w:cs="Arial"/>
          <w:b/>
          <w:smallCaps/>
        </w:rPr>
        <w:t>Part II</w:t>
      </w:r>
      <w:r w:rsidRPr="002D1A91">
        <w:rPr>
          <w:rFonts w:ascii="Arial" w:hAnsi="Arial" w:cs="Arial"/>
        </w:rPr>
        <w:t xml:space="preserve"> (</w:t>
      </w:r>
      <w:r w:rsidRPr="002D1A91">
        <w:rPr>
          <w:rFonts w:ascii="Arial" w:hAnsi="Arial" w:cs="Arial"/>
          <w:b/>
          <w:i/>
        </w:rPr>
        <w:t>Indicative Independent Engineer Terms of Reference</w:t>
      </w:r>
      <w:r w:rsidRPr="002D1A91">
        <w:rPr>
          <w:rFonts w:ascii="Arial" w:hAnsi="Arial" w:cs="Arial"/>
        </w:rPr>
        <w:t xml:space="preserve">); provided, however, upon execution of the Independent Engineer Contract, the scope of work of the Independent Engineer set out therein shall be deemed to replace </w:t>
      </w:r>
      <w:r w:rsidRPr="002D1A91">
        <w:rPr>
          <w:rFonts w:ascii="Arial" w:hAnsi="Arial" w:cs="Arial"/>
          <w:b/>
          <w:smallCaps/>
        </w:rPr>
        <w:t xml:space="preserve">Schedule N </w:t>
      </w:r>
      <w:r w:rsidR="00FA7194">
        <w:rPr>
          <w:rFonts w:ascii="Arial" w:hAnsi="Arial" w:cs="Arial"/>
          <w:b/>
          <w:smallCaps/>
        </w:rPr>
        <w:t>–</w:t>
      </w:r>
      <w:r w:rsidRPr="002D1A91">
        <w:rPr>
          <w:rFonts w:ascii="Arial" w:hAnsi="Arial" w:cs="Arial"/>
          <w:b/>
          <w:smallCaps/>
        </w:rPr>
        <w:t xml:space="preserve"> Part</w:t>
      </w:r>
      <w:r w:rsidR="00FA7194">
        <w:rPr>
          <w:rFonts w:ascii="Arial" w:hAnsi="Arial" w:cs="Arial"/>
          <w:b/>
          <w:smallCaps/>
        </w:rPr>
        <w:t xml:space="preserve"> </w:t>
      </w:r>
      <w:r w:rsidRPr="002D1A91">
        <w:rPr>
          <w:rFonts w:ascii="Arial" w:hAnsi="Arial" w:cs="Arial"/>
          <w:b/>
          <w:smallCaps/>
        </w:rPr>
        <w:t>II</w:t>
      </w:r>
      <w:r w:rsidRPr="002D1A91">
        <w:rPr>
          <w:rFonts w:ascii="Arial" w:hAnsi="Arial" w:cs="Arial"/>
        </w:rPr>
        <w:t xml:space="preserve"> (</w:t>
      </w:r>
      <w:r w:rsidRPr="002D1A91">
        <w:rPr>
          <w:rFonts w:ascii="Arial" w:hAnsi="Arial" w:cs="Arial"/>
          <w:b/>
          <w:i/>
        </w:rPr>
        <w:t>Indicative Independent Engineer Terms of Reference</w:t>
      </w:r>
      <w:r w:rsidRPr="002D1A91">
        <w:rPr>
          <w:rFonts w:ascii="Arial" w:hAnsi="Arial" w:cs="Arial"/>
        </w:rPr>
        <w:t>);</w:t>
      </w:r>
    </w:p>
    <w:p w14:paraId="0C3A208D" w14:textId="77777777" w:rsidR="00D96016" w:rsidRPr="002D1A91" w:rsidRDefault="00D96016" w:rsidP="000A425C">
      <w:pPr>
        <w:spacing w:line="240" w:lineRule="auto"/>
        <w:ind w:left="720"/>
        <w:jc w:val="both"/>
        <w:rPr>
          <w:rFonts w:ascii="Arial" w:hAnsi="Arial" w:cs="Arial"/>
        </w:rPr>
      </w:pPr>
    </w:p>
    <w:p w14:paraId="4FDDCE48" w14:textId="11B8F199" w:rsidR="00C023CF" w:rsidRPr="002D1A91" w:rsidRDefault="00D96016" w:rsidP="000A425C">
      <w:pPr>
        <w:spacing w:line="240" w:lineRule="auto"/>
        <w:ind w:left="720"/>
        <w:jc w:val="both"/>
        <w:rPr>
          <w:rFonts w:ascii="Arial" w:hAnsi="Arial" w:cs="Arial"/>
        </w:rPr>
      </w:pPr>
      <w:r w:rsidRPr="002D1A91">
        <w:rPr>
          <w:rFonts w:ascii="Arial" w:hAnsi="Arial" w:cs="Arial"/>
          <w:b/>
        </w:rPr>
        <w:t>Insurances</w:t>
      </w:r>
      <w:r w:rsidRPr="002D1A91">
        <w:rPr>
          <w:rFonts w:ascii="Arial" w:hAnsi="Arial" w:cs="Arial"/>
        </w:rPr>
        <w:t xml:space="preserve"> means all insurances, reinsurance, agreements of insurance and reinsurance and/or arrangement for insurance and/or reinsurance in relation to the Project, the Concession Assets, the  </w:t>
      </w:r>
      <w:r w:rsidR="00267A16" w:rsidRPr="002D1A91">
        <w:rPr>
          <w:rFonts w:ascii="Arial" w:hAnsi="Arial" w:cs="Arial"/>
        </w:rPr>
        <w:t xml:space="preserve">Development </w:t>
      </w:r>
      <w:r w:rsidRPr="002D1A91">
        <w:rPr>
          <w:rFonts w:ascii="Arial" w:hAnsi="Arial" w:cs="Arial"/>
        </w:rPr>
        <w:t xml:space="preserve">Works and/or any part or portion thereof procured or to be procured by the Concessionaire, including but not restricted to the </w:t>
      </w:r>
      <w:r w:rsidR="00997E62" w:rsidRPr="002D1A91">
        <w:rPr>
          <w:rFonts w:ascii="Arial" w:hAnsi="Arial" w:cs="Arial"/>
        </w:rPr>
        <w:t xml:space="preserve">Development </w:t>
      </w:r>
      <w:r w:rsidRPr="002D1A91">
        <w:rPr>
          <w:rFonts w:ascii="Arial" w:hAnsi="Arial" w:cs="Arial"/>
        </w:rPr>
        <w:t>Period Insurance</w:t>
      </w:r>
      <w:r w:rsidR="002C7465">
        <w:rPr>
          <w:rFonts w:ascii="Arial" w:hAnsi="Arial" w:cs="Arial"/>
        </w:rPr>
        <w:t>s</w:t>
      </w:r>
      <w:r w:rsidRPr="002D1A91">
        <w:rPr>
          <w:rFonts w:ascii="Arial" w:hAnsi="Arial" w:cs="Arial"/>
        </w:rPr>
        <w:t xml:space="preserve"> and the Operations Period Insurances</w:t>
      </w:r>
      <w:r w:rsidR="002C7465">
        <w:rPr>
          <w:rFonts w:ascii="Arial" w:hAnsi="Arial" w:cs="Arial"/>
        </w:rPr>
        <w:t>;</w:t>
      </w:r>
    </w:p>
    <w:p w14:paraId="1C1B6A1D" w14:textId="77777777" w:rsidR="00C023CF" w:rsidRPr="002D1A91" w:rsidRDefault="00C023CF" w:rsidP="000A425C">
      <w:pPr>
        <w:spacing w:line="240" w:lineRule="auto"/>
        <w:ind w:left="720"/>
        <w:jc w:val="both"/>
        <w:rPr>
          <w:rFonts w:ascii="Arial" w:hAnsi="Arial" w:cs="Arial"/>
          <w:b/>
        </w:rPr>
      </w:pPr>
    </w:p>
    <w:p w14:paraId="6E07B012" w14:textId="4CFAF3DB" w:rsidR="00707DB9" w:rsidRPr="002D1A91" w:rsidRDefault="0069676A" w:rsidP="000A425C">
      <w:pPr>
        <w:spacing w:line="240" w:lineRule="auto"/>
        <w:ind w:left="720"/>
        <w:jc w:val="both"/>
        <w:rPr>
          <w:rFonts w:ascii="Arial" w:hAnsi="Arial" w:cs="Arial"/>
          <w:bCs/>
        </w:rPr>
      </w:pPr>
      <w:r w:rsidRPr="002D1A91">
        <w:rPr>
          <w:rFonts w:ascii="Arial" w:hAnsi="Arial" w:cs="Arial"/>
          <w:b/>
          <w:bCs/>
        </w:rPr>
        <w:t xml:space="preserve">Sponsor </w:t>
      </w:r>
      <w:r w:rsidR="00707DB9" w:rsidRPr="002D1A91">
        <w:rPr>
          <w:rFonts w:ascii="Arial" w:hAnsi="Arial" w:cs="Arial"/>
          <w:b/>
          <w:bCs/>
        </w:rPr>
        <w:t>Invested Equity</w:t>
      </w:r>
      <w:r w:rsidR="00707DB9" w:rsidRPr="002D1A91">
        <w:rPr>
          <w:rFonts w:ascii="Arial" w:hAnsi="Arial" w:cs="Arial"/>
          <w:b/>
        </w:rPr>
        <w:t xml:space="preserve"> </w:t>
      </w:r>
      <w:r w:rsidR="00707DB9" w:rsidRPr="002D1A91">
        <w:rPr>
          <w:rFonts w:ascii="Arial" w:hAnsi="Arial" w:cs="Arial"/>
          <w:bCs/>
        </w:rPr>
        <w:t xml:space="preserve">means the </w:t>
      </w:r>
      <w:r w:rsidR="00BF40DD" w:rsidRPr="002D1A91">
        <w:rPr>
          <w:rFonts w:ascii="Arial" w:hAnsi="Arial" w:cs="Arial"/>
          <w:bCs/>
        </w:rPr>
        <w:t xml:space="preserve">the aggregate of funds invested </w:t>
      </w:r>
      <w:r w:rsidR="00707DB9" w:rsidRPr="002D1A91">
        <w:rPr>
          <w:rFonts w:ascii="Arial" w:hAnsi="Arial" w:cs="Arial"/>
          <w:bCs/>
        </w:rPr>
        <w:t>by the shareholders of the Sponsor Shares into the Concessionaire</w:t>
      </w:r>
      <w:r w:rsidR="00BF40DD" w:rsidRPr="002D1A91">
        <w:rPr>
          <w:rFonts w:ascii="Arial" w:hAnsi="Arial" w:cs="Arial"/>
          <w:bCs/>
        </w:rPr>
        <w:t xml:space="preserve"> for funding the Project Cost</w:t>
      </w:r>
      <w:r w:rsidR="0090330F" w:rsidRPr="002D1A91">
        <w:rPr>
          <w:rFonts w:ascii="Arial" w:hAnsi="Arial" w:cs="Arial"/>
          <w:bCs/>
        </w:rPr>
        <w:t>;</w:t>
      </w:r>
    </w:p>
    <w:p w14:paraId="24237FA5" w14:textId="77777777" w:rsidR="00707DB9" w:rsidRPr="002D1A91" w:rsidRDefault="00707DB9" w:rsidP="002D1A91">
      <w:pPr>
        <w:spacing w:line="240" w:lineRule="auto"/>
        <w:jc w:val="both"/>
        <w:rPr>
          <w:rFonts w:ascii="Arial" w:hAnsi="Arial" w:cs="Arial"/>
          <w:b/>
        </w:rPr>
      </w:pPr>
    </w:p>
    <w:p w14:paraId="43F669F7" w14:textId="75B9A54F" w:rsidR="00D96016" w:rsidRPr="002D1A91" w:rsidRDefault="00D96016" w:rsidP="000A425C">
      <w:pPr>
        <w:spacing w:line="240" w:lineRule="auto"/>
        <w:ind w:left="720"/>
        <w:jc w:val="both"/>
        <w:rPr>
          <w:rFonts w:ascii="Arial" w:hAnsi="Arial" w:cs="Arial"/>
        </w:rPr>
      </w:pPr>
      <w:r w:rsidRPr="002D1A91">
        <w:rPr>
          <w:rFonts w:ascii="Arial" w:hAnsi="Arial" w:cs="Arial"/>
          <w:b/>
        </w:rPr>
        <w:t>Lapse of Consent</w:t>
      </w:r>
      <w:r w:rsidRPr="002D1A91">
        <w:rPr>
          <w:rFonts w:ascii="Arial" w:hAnsi="Arial" w:cs="Arial"/>
        </w:rPr>
        <w:t xml:space="preserve"> means any Concessionaire Permit:</w:t>
      </w:r>
    </w:p>
    <w:p w14:paraId="5F4C0963" w14:textId="77777777" w:rsidR="00D96016" w:rsidRPr="002D1A91" w:rsidRDefault="00D96016" w:rsidP="000A425C">
      <w:pPr>
        <w:spacing w:line="240" w:lineRule="auto"/>
        <w:ind w:left="720"/>
        <w:jc w:val="both"/>
        <w:rPr>
          <w:rFonts w:ascii="Arial" w:hAnsi="Arial" w:cs="Arial"/>
        </w:rPr>
      </w:pPr>
    </w:p>
    <w:p w14:paraId="031100F2" w14:textId="77777777" w:rsidR="00D96016" w:rsidRPr="002D1A91" w:rsidRDefault="00D96016" w:rsidP="000A425C">
      <w:pPr>
        <w:spacing w:line="240" w:lineRule="auto"/>
        <w:ind w:left="1440" w:hanging="720"/>
        <w:jc w:val="both"/>
        <w:rPr>
          <w:rFonts w:ascii="Arial" w:hAnsi="Arial" w:cs="Arial"/>
        </w:rPr>
      </w:pPr>
      <w:r w:rsidRPr="002D1A91">
        <w:rPr>
          <w:rFonts w:ascii="Arial" w:hAnsi="Arial" w:cs="Arial"/>
        </w:rPr>
        <w:t xml:space="preserve">(a) </w:t>
      </w:r>
      <w:r w:rsidRPr="002D1A91">
        <w:rPr>
          <w:rFonts w:ascii="Arial" w:hAnsi="Arial" w:cs="Arial"/>
        </w:rPr>
        <w:tab/>
        <w:t xml:space="preserve">ceasing to remain in full force and effect and not being renewed or replaced within the time period prescribed by the Applicable Laws for the renewal or replacement of such Concessionaire Permit or, where a time period is not prescribed by the Applicable Laws, within sixty (60) days of such Concessionaire Permit ceasing to be in full force and effect; or </w:t>
      </w:r>
    </w:p>
    <w:p w14:paraId="3E5DFF8F" w14:textId="77777777" w:rsidR="00D96016" w:rsidRPr="002D1A91" w:rsidRDefault="00D96016" w:rsidP="000A425C">
      <w:pPr>
        <w:spacing w:line="240" w:lineRule="auto"/>
        <w:ind w:left="1440" w:hanging="720"/>
        <w:jc w:val="both"/>
        <w:rPr>
          <w:rFonts w:ascii="Arial" w:hAnsi="Arial" w:cs="Arial"/>
        </w:rPr>
      </w:pPr>
    </w:p>
    <w:p w14:paraId="3721DAE8" w14:textId="266DB0C7" w:rsidR="00D96016" w:rsidRPr="002D1A91" w:rsidRDefault="00D96016" w:rsidP="000A425C">
      <w:pPr>
        <w:spacing w:line="240" w:lineRule="auto"/>
        <w:ind w:left="1440" w:hanging="720"/>
        <w:jc w:val="both"/>
        <w:rPr>
          <w:rFonts w:ascii="Arial" w:hAnsi="Arial" w:cs="Arial"/>
        </w:rPr>
      </w:pPr>
      <w:r w:rsidRPr="002D1A91">
        <w:rPr>
          <w:rFonts w:ascii="Arial" w:hAnsi="Arial" w:cs="Arial"/>
        </w:rPr>
        <w:t xml:space="preserve">(b) </w:t>
      </w:r>
      <w:r w:rsidRPr="002D1A91">
        <w:rPr>
          <w:rFonts w:ascii="Arial" w:hAnsi="Arial" w:cs="Arial"/>
        </w:rPr>
        <w:tab/>
        <w:t xml:space="preserve">not being issued upon application having been properly and timely made and diligently pursued within the time period prescribed by the Applicable Laws or where a time period is not prescribed by the Applicable Laws, </w:t>
      </w:r>
      <w:r w:rsidRPr="002D1A91">
        <w:rPr>
          <w:rFonts w:ascii="Arial" w:hAnsi="Arial" w:cs="Arial"/>
        </w:rPr>
        <w:lastRenderedPageBreak/>
        <w:t xml:space="preserve">within sixty (60) days of proper application being made for such Concessionaire Permit; or </w:t>
      </w:r>
    </w:p>
    <w:p w14:paraId="28D7CB7A" w14:textId="77777777" w:rsidR="00D96016" w:rsidRPr="002D1A91" w:rsidRDefault="00D96016" w:rsidP="000A425C">
      <w:pPr>
        <w:spacing w:line="240" w:lineRule="auto"/>
        <w:ind w:left="1440" w:hanging="720"/>
        <w:jc w:val="both"/>
        <w:rPr>
          <w:rFonts w:ascii="Arial" w:hAnsi="Arial" w:cs="Arial"/>
        </w:rPr>
      </w:pPr>
    </w:p>
    <w:p w14:paraId="79A5CEF3" w14:textId="02A73708" w:rsidR="00D96016" w:rsidRPr="002D1A91" w:rsidRDefault="00D96016" w:rsidP="000A425C">
      <w:pPr>
        <w:spacing w:line="240" w:lineRule="auto"/>
        <w:ind w:left="1440" w:hanging="720"/>
        <w:jc w:val="both"/>
        <w:rPr>
          <w:rFonts w:ascii="Arial" w:hAnsi="Arial" w:cs="Arial"/>
        </w:rPr>
      </w:pPr>
      <w:r w:rsidRPr="002D1A91">
        <w:rPr>
          <w:rFonts w:ascii="Arial" w:hAnsi="Arial" w:cs="Arial"/>
        </w:rPr>
        <w:t xml:space="preserve">(c) </w:t>
      </w:r>
      <w:r w:rsidRPr="002D1A91">
        <w:rPr>
          <w:rFonts w:ascii="Arial" w:hAnsi="Arial" w:cs="Arial"/>
        </w:rPr>
        <w:tab/>
        <w:t xml:space="preserve">being made subject, upon renewal, or otherwise, to any terms or conditions that materially and adversely affect the Concessionaire’s (or a Contractor’s) ability to perform its obligations under </w:t>
      </w:r>
      <w:r w:rsidR="006D2A8B" w:rsidRPr="002D1A91">
        <w:rPr>
          <w:rFonts w:ascii="Arial" w:hAnsi="Arial" w:cs="Arial"/>
        </w:rPr>
        <w:t xml:space="preserve">Agency </w:t>
      </w:r>
      <w:r w:rsidRPr="002D1A91">
        <w:rPr>
          <w:rFonts w:ascii="Arial" w:hAnsi="Arial" w:cs="Arial"/>
        </w:rPr>
        <w:t xml:space="preserve">Agreements and/or the Project Agreements, </w:t>
      </w:r>
    </w:p>
    <w:p w14:paraId="690132FE" w14:textId="77777777" w:rsidR="00D96016" w:rsidRPr="002D1A91" w:rsidRDefault="00D96016" w:rsidP="000A425C">
      <w:pPr>
        <w:spacing w:line="240" w:lineRule="auto"/>
        <w:ind w:left="1440" w:hanging="720"/>
        <w:jc w:val="both"/>
        <w:rPr>
          <w:rFonts w:ascii="Arial" w:hAnsi="Arial" w:cs="Arial"/>
        </w:rPr>
      </w:pPr>
    </w:p>
    <w:p w14:paraId="6E0E17B5" w14:textId="77777777" w:rsidR="00D96016" w:rsidRPr="002D1A91" w:rsidRDefault="00D96016" w:rsidP="000A425C">
      <w:pPr>
        <w:spacing w:line="240" w:lineRule="auto"/>
        <w:ind w:left="720"/>
        <w:jc w:val="both"/>
        <w:rPr>
          <w:rFonts w:ascii="Arial" w:hAnsi="Arial" w:cs="Arial"/>
        </w:rPr>
      </w:pPr>
      <w:r w:rsidRPr="002D1A91">
        <w:rPr>
          <w:rFonts w:ascii="Arial" w:hAnsi="Arial" w:cs="Arial"/>
        </w:rPr>
        <w:t>in each of the above instances despite such party’s compliance with the applicable procedural and substantive requirements as applied in a “</w:t>
      </w:r>
      <w:r w:rsidRPr="002D1A91">
        <w:rPr>
          <w:rFonts w:ascii="Arial" w:hAnsi="Arial" w:cs="Arial"/>
          <w:i/>
        </w:rPr>
        <w:t>non-discriminatory</w:t>
      </w:r>
      <w:r w:rsidRPr="002D1A91">
        <w:rPr>
          <w:rFonts w:ascii="Arial" w:hAnsi="Arial" w:cs="Arial"/>
        </w:rPr>
        <w:t>” (as explained in Section 8.3.2) manner;</w:t>
      </w:r>
    </w:p>
    <w:p w14:paraId="2DB06800" w14:textId="77777777" w:rsidR="00D96016" w:rsidRPr="002D1A91" w:rsidRDefault="00D96016" w:rsidP="000A425C">
      <w:pPr>
        <w:spacing w:line="240" w:lineRule="auto"/>
        <w:ind w:left="720"/>
        <w:jc w:val="both"/>
        <w:rPr>
          <w:rFonts w:ascii="Arial" w:hAnsi="Arial" w:cs="Arial"/>
        </w:rPr>
      </w:pPr>
    </w:p>
    <w:p w14:paraId="6DC7C90F" w14:textId="01E9DD68" w:rsidR="00955993" w:rsidRPr="002D1A91" w:rsidRDefault="00955993" w:rsidP="000A425C">
      <w:pPr>
        <w:spacing w:line="240" w:lineRule="auto"/>
        <w:ind w:left="720"/>
        <w:jc w:val="both"/>
        <w:rPr>
          <w:rFonts w:ascii="Arial" w:hAnsi="Arial" w:cs="Arial"/>
          <w:b/>
        </w:rPr>
      </w:pPr>
      <w:r w:rsidRPr="002D1A91">
        <w:rPr>
          <w:rFonts w:ascii="Arial" w:hAnsi="Arial" w:cs="Arial"/>
          <w:b/>
        </w:rPr>
        <w:t xml:space="preserve">Legal Requirement </w:t>
      </w:r>
      <w:r w:rsidRPr="002D1A91">
        <w:rPr>
          <w:rFonts w:ascii="Arial" w:hAnsi="Arial" w:cs="Arial"/>
          <w:bCs/>
        </w:rPr>
        <w:t>means</w:t>
      </w:r>
      <w:r w:rsidR="004A0E19" w:rsidRPr="002D1A91">
        <w:rPr>
          <w:rFonts w:ascii="Arial" w:hAnsi="Arial" w:cs="Arial"/>
          <w:bCs/>
        </w:rPr>
        <w:t xml:space="preserve"> all Applicable Laws, Consents and Environmental Standards;</w:t>
      </w:r>
    </w:p>
    <w:p w14:paraId="27A814DC" w14:textId="77777777" w:rsidR="00955993" w:rsidRPr="002D1A91" w:rsidRDefault="00955993" w:rsidP="000A425C">
      <w:pPr>
        <w:spacing w:line="240" w:lineRule="auto"/>
        <w:ind w:left="720"/>
        <w:jc w:val="both"/>
        <w:rPr>
          <w:rFonts w:ascii="Arial" w:hAnsi="Arial" w:cs="Arial"/>
          <w:b/>
        </w:rPr>
      </w:pPr>
    </w:p>
    <w:p w14:paraId="0A6611A5" w14:textId="0A6247C5" w:rsidR="00D96016" w:rsidRPr="00EE00B3" w:rsidRDefault="00EE00B3" w:rsidP="000A425C">
      <w:pPr>
        <w:spacing w:line="240" w:lineRule="auto"/>
        <w:ind w:left="720"/>
        <w:jc w:val="both"/>
        <w:rPr>
          <w:rFonts w:ascii="Arial" w:hAnsi="Arial" w:cs="Arial"/>
          <w:b/>
        </w:rPr>
      </w:pPr>
      <w:r w:rsidRPr="00EE00B3">
        <w:rPr>
          <w:rFonts w:ascii="Arial" w:hAnsi="Arial" w:cs="Arial"/>
          <w:b/>
        </w:rPr>
        <w:t>LOA Date</w:t>
      </w:r>
      <w:r w:rsidRPr="00EE00B3" w:rsidDel="00D5345C">
        <w:rPr>
          <w:rFonts w:ascii="Arial" w:hAnsi="Arial" w:cs="Arial"/>
          <w:b/>
        </w:rPr>
        <w:t xml:space="preserve"> </w:t>
      </w:r>
      <w:r w:rsidRPr="002D1A91">
        <w:rPr>
          <w:rFonts w:ascii="Arial" w:hAnsi="Arial" w:cs="Arial"/>
        </w:rPr>
        <w:t xml:space="preserve">shall have the meaning ascribed thereto in </w:t>
      </w:r>
      <w:r w:rsidRPr="002D1A91">
        <w:rPr>
          <w:rFonts w:ascii="Arial" w:hAnsi="Arial" w:cs="Arial"/>
          <w:b/>
          <w:bCs/>
          <w:smallCaps/>
        </w:rPr>
        <w:t xml:space="preserve">Schedule </w:t>
      </w:r>
      <w:r>
        <w:rPr>
          <w:rFonts w:ascii="Arial" w:hAnsi="Arial" w:cs="Arial"/>
          <w:b/>
          <w:bCs/>
          <w:smallCaps/>
        </w:rPr>
        <w:t>B</w:t>
      </w:r>
      <w:r w:rsidRPr="002D1A91">
        <w:rPr>
          <w:rFonts w:ascii="Arial" w:hAnsi="Arial" w:cs="Arial"/>
          <w:b/>
          <w:bCs/>
          <w:smallCaps/>
        </w:rPr>
        <w:t xml:space="preserve"> </w:t>
      </w:r>
      <w:r w:rsidRPr="002D1A91">
        <w:rPr>
          <w:rFonts w:ascii="Arial" w:hAnsi="Arial" w:cs="Arial"/>
        </w:rPr>
        <w:t>(</w:t>
      </w:r>
      <w:r w:rsidRPr="002D1A91">
        <w:rPr>
          <w:rFonts w:ascii="Arial" w:hAnsi="Arial" w:cs="Arial"/>
          <w:i/>
          <w:iCs/>
        </w:rPr>
        <w:t>Specific Definitions</w:t>
      </w:r>
      <w:r w:rsidRPr="002D1A91">
        <w:rPr>
          <w:rFonts w:ascii="Arial" w:hAnsi="Arial" w:cs="Arial"/>
        </w:rPr>
        <w:t>)</w:t>
      </w:r>
      <w:r w:rsidRPr="002D1A91">
        <w:rPr>
          <w:rFonts w:ascii="Arial" w:hAnsi="Arial" w:cs="Arial"/>
          <w:b/>
          <w:bCs/>
          <w:smallCaps/>
        </w:rPr>
        <w:t>;</w:t>
      </w:r>
    </w:p>
    <w:p w14:paraId="6ECBA925" w14:textId="77777777" w:rsidR="00EE00B3" w:rsidRDefault="00EE00B3" w:rsidP="000A425C">
      <w:pPr>
        <w:spacing w:line="240" w:lineRule="auto"/>
        <w:ind w:left="720"/>
        <w:jc w:val="both"/>
        <w:rPr>
          <w:rFonts w:ascii="Arial" w:hAnsi="Arial" w:cs="Arial"/>
          <w:b/>
        </w:rPr>
      </w:pPr>
    </w:p>
    <w:p w14:paraId="08BF9ADF" w14:textId="38557B8B" w:rsidR="00D96016" w:rsidRPr="002D1A91" w:rsidRDefault="00D96016" w:rsidP="000A425C">
      <w:pPr>
        <w:spacing w:line="240" w:lineRule="auto"/>
        <w:ind w:left="720"/>
        <w:jc w:val="both"/>
        <w:rPr>
          <w:rFonts w:ascii="Arial" w:hAnsi="Arial" w:cs="Arial"/>
        </w:rPr>
      </w:pPr>
      <w:r w:rsidRPr="002D1A91">
        <w:rPr>
          <w:rFonts w:ascii="Arial" w:hAnsi="Arial" w:cs="Arial"/>
          <w:b/>
        </w:rPr>
        <w:t>Losses</w:t>
      </w:r>
      <w:r w:rsidRPr="002D1A91">
        <w:rPr>
          <w:rFonts w:ascii="Arial" w:hAnsi="Arial" w:cs="Arial"/>
        </w:rPr>
        <w:t xml:space="preserve"> means any loss, damage, liability, payment and obligation (excluding any indirect or consequential loss, damage, liability, payment or obligation), and all expenses (including, without limitation, reasonable legal fees)</w:t>
      </w:r>
      <w:r w:rsidR="000C6804">
        <w:rPr>
          <w:rStyle w:val="FootnoteReference"/>
          <w:rFonts w:ascii="Arial" w:hAnsi="Arial" w:cs="Arial"/>
        </w:rPr>
        <w:footnoteReference w:id="4"/>
      </w:r>
      <w:r w:rsidRPr="002D1A91">
        <w:rPr>
          <w:rFonts w:ascii="Arial" w:hAnsi="Arial" w:cs="Arial"/>
        </w:rPr>
        <w:t>;</w:t>
      </w:r>
    </w:p>
    <w:p w14:paraId="39A50BC5" w14:textId="77777777" w:rsidR="00D96016" w:rsidRPr="00EE00B3" w:rsidRDefault="00D96016" w:rsidP="000A425C">
      <w:pPr>
        <w:spacing w:line="240" w:lineRule="auto"/>
        <w:jc w:val="both"/>
        <w:rPr>
          <w:rFonts w:ascii="Arial" w:hAnsi="Arial" w:cs="Arial"/>
        </w:rPr>
      </w:pPr>
    </w:p>
    <w:p w14:paraId="39F73C86" w14:textId="430FF045" w:rsidR="00D96016" w:rsidRPr="002D1A91" w:rsidRDefault="00D96016" w:rsidP="009B6D7A">
      <w:pPr>
        <w:pStyle w:val="CommentText"/>
        <w:tabs>
          <w:tab w:val="left" w:pos="0"/>
        </w:tabs>
        <w:spacing w:line="240" w:lineRule="auto"/>
        <w:ind w:left="720"/>
        <w:contextualSpacing/>
        <w:jc w:val="both"/>
        <w:rPr>
          <w:rFonts w:ascii="Arial" w:hAnsi="Arial" w:cs="Arial"/>
          <w:sz w:val="22"/>
          <w:szCs w:val="22"/>
        </w:rPr>
      </w:pPr>
      <w:r w:rsidRPr="008A2407">
        <w:rPr>
          <w:rFonts w:ascii="Arial" w:hAnsi="Arial" w:cs="Arial"/>
          <w:b/>
        </w:rPr>
        <w:t>Main Body</w:t>
      </w:r>
      <w:r w:rsidRPr="008A2407">
        <w:rPr>
          <w:rFonts w:ascii="Arial" w:hAnsi="Arial" w:cs="Arial"/>
        </w:rPr>
        <w:t xml:space="preserve"> means this Agreement </w:t>
      </w:r>
      <w:r w:rsidRPr="008A2407">
        <w:rPr>
          <w:rFonts w:ascii="Arial" w:hAnsi="Arial" w:cs="Arial"/>
          <w:i/>
        </w:rPr>
        <w:t>excluding</w:t>
      </w:r>
      <w:r w:rsidRPr="008A2407">
        <w:rPr>
          <w:rFonts w:ascii="Arial" w:hAnsi="Arial" w:cs="Arial"/>
        </w:rPr>
        <w:t xml:space="preserve"> the Schedules; </w:t>
      </w:r>
    </w:p>
    <w:p w14:paraId="47DD27A2" w14:textId="77777777" w:rsidR="00D96016" w:rsidRPr="002D1A91" w:rsidRDefault="00D96016" w:rsidP="000A425C">
      <w:pPr>
        <w:spacing w:line="240" w:lineRule="auto"/>
        <w:ind w:left="720"/>
        <w:jc w:val="both"/>
        <w:rPr>
          <w:rFonts w:ascii="Arial" w:hAnsi="Arial" w:cs="Arial"/>
        </w:rPr>
      </w:pPr>
    </w:p>
    <w:p w14:paraId="0A465283"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Material Adverse Effect</w:t>
      </w:r>
      <w:r w:rsidRPr="002D1A91">
        <w:rPr>
          <w:rFonts w:ascii="Arial" w:hAnsi="Arial" w:cs="Arial"/>
        </w:rPr>
        <w:t xml:space="preserve"> means, in the opinion of the Independent Engineer (in respect of technical matters) and/or in the opinion of the Independent Auditor (in respect of financial matters), there has occurred or could reasonably be expected to occur an effect, event, matter or circumstance or a change in the circumstances which materially and adversely impairs:</w:t>
      </w:r>
    </w:p>
    <w:p w14:paraId="46D82B34" w14:textId="77777777" w:rsidR="00D96016" w:rsidRPr="002D1A91" w:rsidRDefault="00D96016" w:rsidP="000A425C">
      <w:pPr>
        <w:spacing w:line="240" w:lineRule="auto"/>
        <w:jc w:val="both"/>
        <w:rPr>
          <w:rFonts w:ascii="Arial" w:hAnsi="Arial" w:cs="Arial"/>
        </w:rPr>
      </w:pPr>
    </w:p>
    <w:p w14:paraId="6DFE4BE5" w14:textId="3F5A10AB" w:rsidR="00D96016" w:rsidRPr="002D1A91" w:rsidRDefault="00D96016" w:rsidP="00D86CA8">
      <w:pPr>
        <w:pStyle w:val="ListParagraph"/>
        <w:numPr>
          <w:ilvl w:val="0"/>
          <w:numId w:val="81"/>
        </w:numPr>
        <w:spacing w:line="240" w:lineRule="auto"/>
        <w:ind w:left="1440" w:hanging="720"/>
        <w:contextualSpacing/>
        <w:jc w:val="both"/>
        <w:rPr>
          <w:rFonts w:ascii="Arial" w:hAnsi="Arial" w:cs="Arial"/>
        </w:rPr>
      </w:pPr>
      <w:r w:rsidRPr="002D1A91">
        <w:rPr>
          <w:rFonts w:ascii="Arial" w:hAnsi="Arial" w:cs="Arial"/>
        </w:rPr>
        <w:t xml:space="preserve">the business, operations, property, assets, present or future condition (financial or otherwise) or prospects </w:t>
      </w:r>
      <w:r w:rsidR="00993EB3" w:rsidRPr="002D1A91">
        <w:rPr>
          <w:rFonts w:ascii="Arial" w:hAnsi="Arial" w:cs="Arial"/>
        </w:rPr>
        <w:t xml:space="preserve">of the Concessionaire, Sponsor or </w:t>
      </w:r>
      <w:r w:rsidR="00B71180" w:rsidRPr="002D1A91">
        <w:rPr>
          <w:rFonts w:ascii="Arial" w:hAnsi="Arial" w:cs="Arial"/>
        </w:rPr>
        <w:t>Contractor</w:t>
      </w:r>
      <w:r w:rsidR="00993EB3" w:rsidRPr="002D1A91">
        <w:rPr>
          <w:rFonts w:ascii="Arial" w:hAnsi="Arial" w:cs="Arial"/>
        </w:rPr>
        <w:t xml:space="preserve"> </w:t>
      </w:r>
      <w:r w:rsidRPr="002D1A91">
        <w:rPr>
          <w:rFonts w:ascii="Arial" w:hAnsi="Arial" w:cs="Arial"/>
        </w:rPr>
        <w:t>in respect of the Project;</w:t>
      </w:r>
    </w:p>
    <w:p w14:paraId="4FB28082" w14:textId="77777777" w:rsidR="00D96016" w:rsidRPr="002D1A91" w:rsidRDefault="00D96016" w:rsidP="000A425C">
      <w:pPr>
        <w:spacing w:line="240" w:lineRule="auto"/>
        <w:ind w:left="1440"/>
        <w:jc w:val="both"/>
        <w:rPr>
          <w:rFonts w:ascii="Arial" w:hAnsi="Arial" w:cs="Arial"/>
        </w:rPr>
      </w:pPr>
    </w:p>
    <w:p w14:paraId="0DF8DFDC" w14:textId="2CB9BA21" w:rsidR="00D96016" w:rsidRPr="002D1A91" w:rsidRDefault="00D96016" w:rsidP="00D86CA8">
      <w:pPr>
        <w:pStyle w:val="ListParagraph"/>
        <w:numPr>
          <w:ilvl w:val="0"/>
          <w:numId w:val="81"/>
        </w:numPr>
        <w:spacing w:line="240" w:lineRule="auto"/>
        <w:ind w:left="1440" w:hanging="720"/>
        <w:contextualSpacing/>
        <w:jc w:val="both"/>
        <w:rPr>
          <w:rFonts w:ascii="Arial" w:hAnsi="Arial" w:cs="Arial"/>
        </w:rPr>
      </w:pPr>
      <w:r w:rsidRPr="002D1A91">
        <w:rPr>
          <w:rFonts w:ascii="Arial" w:hAnsi="Arial" w:cs="Arial"/>
        </w:rPr>
        <w:t xml:space="preserve">the ability or probability (financial or otherwise) </w:t>
      </w:r>
      <w:r w:rsidR="00B71180" w:rsidRPr="002D1A91">
        <w:rPr>
          <w:rFonts w:ascii="Arial" w:hAnsi="Arial" w:cs="Arial"/>
        </w:rPr>
        <w:t xml:space="preserve">of the </w:t>
      </w:r>
      <w:r w:rsidR="00AF253E" w:rsidRPr="002D1A91">
        <w:rPr>
          <w:rFonts w:ascii="Arial" w:hAnsi="Arial" w:cs="Arial"/>
        </w:rPr>
        <w:t>Concessionaire, Sponsor</w:t>
      </w:r>
      <w:r w:rsidR="00B71180" w:rsidRPr="002D1A91">
        <w:rPr>
          <w:rFonts w:ascii="Arial" w:hAnsi="Arial" w:cs="Arial"/>
        </w:rPr>
        <w:t xml:space="preserve"> or Contractor</w:t>
      </w:r>
      <w:r w:rsidR="00A3594E" w:rsidRPr="002D1A91">
        <w:rPr>
          <w:rFonts w:ascii="Arial" w:hAnsi="Arial" w:cs="Arial"/>
        </w:rPr>
        <w:t xml:space="preserve"> </w:t>
      </w:r>
      <w:r w:rsidRPr="002D1A91">
        <w:rPr>
          <w:rFonts w:ascii="Arial" w:hAnsi="Arial" w:cs="Arial"/>
        </w:rPr>
        <w:t>to perform and observe its respective obligations under the Project Agreements;</w:t>
      </w:r>
    </w:p>
    <w:p w14:paraId="1FB0AC3A" w14:textId="77777777" w:rsidR="00D96016" w:rsidRPr="002D1A91" w:rsidRDefault="00D96016" w:rsidP="000A425C">
      <w:pPr>
        <w:spacing w:line="240" w:lineRule="auto"/>
        <w:ind w:left="1440"/>
        <w:jc w:val="both"/>
        <w:rPr>
          <w:rFonts w:ascii="Arial" w:hAnsi="Arial" w:cs="Arial"/>
        </w:rPr>
      </w:pPr>
    </w:p>
    <w:p w14:paraId="57CBF47A" w14:textId="71FB074A" w:rsidR="00D96016" w:rsidRPr="002D1A91" w:rsidRDefault="00D96016" w:rsidP="00D86CA8">
      <w:pPr>
        <w:pStyle w:val="ListParagraph"/>
        <w:numPr>
          <w:ilvl w:val="0"/>
          <w:numId w:val="81"/>
        </w:numPr>
        <w:spacing w:line="240" w:lineRule="auto"/>
        <w:ind w:left="1440" w:hanging="720"/>
        <w:contextualSpacing/>
        <w:jc w:val="both"/>
        <w:rPr>
          <w:rFonts w:ascii="Arial" w:hAnsi="Arial" w:cs="Arial"/>
        </w:rPr>
      </w:pPr>
      <w:r w:rsidRPr="002D1A91">
        <w:rPr>
          <w:rFonts w:ascii="Arial" w:hAnsi="Arial" w:cs="Arial"/>
        </w:rPr>
        <w:t xml:space="preserve">the legality, validity or enforceability of, or the rights, obligations or remedies of, the </w:t>
      </w:r>
      <w:r w:rsidR="00557E6E" w:rsidRPr="002D1A91">
        <w:rPr>
          <w:rFonts w:ascii="Arial" w:hAnsi="Arial" w:cs="Arial"/>
        </w:rPr>
        <w:t xml:space="preserve">Agency </w:t>
      </w:r>
      <w:r w:rsidRPr="002D1A91">
        <w:rPr>
          <w:rFonts w:ascii="Arial" w:hAnsi="Arial" w:cs="Arial"/>
        </w:rPr>
        <w:t>under this Agreement; and/or</w:t>
      </w:r>
    </w:p>
    <w:p w14:paraId="466ECA21" w14:textId="77777777" w:rsidR="00D96016" w:rsidRPr="002D1A91" w:rsidRDefault="00D96016" w:rsidP="000A425C">
      <w:pPr>
        <w:spacing w:line="240" w:lineRule="auto"/>
        <w:ind w:left="1440"/>
        <w:jc w:val="both"/>
        <w:rPr>
          <w:rFonts w:ascii="Arial" w:hAnsi="Arial" w:cs="Arial"/>
        </w:rPr>
      </w:pPr>
    </w:p>
    <w:p w14:paraId="234D3DB7" w14:textId="46539127" w:rsidR="00D96016" w:rsidRPr="002D1A91" w:rsidRDefault="00D96016" w:rsidP="00D86CA8">
      <w:pPr>
        <w:pStyle w:val="ListParagraph"/>
        <w:numPr>
          <w:ilvl w:val="0"/>
          <w:numId w:val="81"/>
        </w:numPr>
        <w:spacing w:line="240" w:lineRule="auto"/>
        <w:ind w:left="1440" w:hanging="720"/>
        <w:contextualSpacing/>
        <w:jc w:val="both"/>
        <w:rPr>
          <w:rFonts w:ascii="Arial" w:hAnsi="Arial" w:cs="Arial"/>
        </w:rPr>
      </w:pPr>
      <w:r w:rsidRPr="002D1A91">
        <w:rPr>
          <w:rFonts w:ascii="Arial" w:hAnsi="Arial" w:cs="Arial"/>
        </w:rPr>
        <w:lastRenderedPageBreak/>
        <w:t>the Concessionaire’s ability to implement, finance, construct, operate and maintain the Project in accordance with the terms of the Project Agreements;</w:t>
      </w:r>
    </w:p>
    <w:p w14:paraId="65455445" w14:textId="77777777" w:rsidR="00D96016" w:rsidRPr="002D1A91" w:rsidRDefault="00D96016" w:rsidP="000A425C">
      <w:pPr>
        <w:spacing w:line="240" w:lineRule="auto"/>
        <w:jc w:val="both"/>
        <w:rPr>
          <w:rFonts w:ascii="Arial" w:hAnsi="Arial" w:cs="Arial"/>
        </w:rPr>
      </w:pPr>
    </w:p>
    <w:p w14:paraId="2FBEBD26" w14:textId="35E795D0"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Material Adverse Impediment </w:t>
      </w:r>
      <w:r w:rsidRPr="002D1A91">
        <w:rPr>
          <w:rFonts w:ascii="Arial" w:hAnsi="Arial" w:cs="Arial"/>
        </w:rPr>
        <w:t>shall have the meaning ascribed to it in Section 4.1</w:t>
      </w:r>
      <w:r w:rsidR="00B85BC6">
        <w:rPr>
          <w:rFonts w:ascii="Arial" w:hAnsi="Arial" w:cs="Arial"/>
        </w:rPr>
        <w:t>3</w:t>
      </w:r>
      <w:r w:rsidRPr="002D1A91">
        <w:rPr>
          <w:rFonts w:ascii="Arial" w:hAnsi="Arial" w:cs="Arial"/>
        </w:rPr>
        <w:t>.1;</w:t>
      </w:r>
    </w:p>
    <w:p w14:paraId="436B2BBA" w14:textId="77777777" w:rsidR="00D96016" w:rsidRPr="002D1A91" w:rsidRDefault="00D96016" w:rsidP="000A425C">
      <w:pPr>
        <w:spacing w:line="240" w:lineRule="auto"/>
        <w:ind w:left="720"/>
        <w:jc w:val="both"/>
        <w:rPr>
          <w:rFonts w:ascii="Arial" w:hAnsi="Arial" w:cs="Arial"/>
          <w:b/>
        </w:rPr>
      </w:pPr>
    </w:p>
    <w:p w14:paraId="01795F02" w14:textId="0EF454F8" w:rsidR="00333DD5" w:rsidRPr="002D1A91" w:rsidRDefault="00333DD5" w:rsidP="000A425C">
      <w:pPr>
        <w:spacing w:line="240" w:lineRule="auto"/>
        <w:ind w:left="720"/>
        <w:jc w:val="both"/>
        <w:rPr>
          <w:rFonts w:ascii="Arial" w:hAnsi="Arial" w:cs="Arial"/>
        </w:rPr>
      </w:pPr>
      <w:r w:rsidRPr="002D1A91">
        <w:rPr>
          <w:rFonts w:ascii="Arial" w:hAnsi="Arial" w:cs="Arial"/>
          <w:b/>
        </w:rPr>
        <w:t>Material Breach</w:t>
      </w:r>
      <w:r w:rsidRPr="002D1A91">
        <w:rPr>
          <w:rFonts w:ascii="Arial" w:hAnsi="Arial" w:cs="Arial"/>
        </w:rPr>
        <w:t xml:space="preserve"> means breach by either Party or Sponsor of any of its /their obligations under the </w:t>
      </w:r>
      <w:r w:rsidR="006D2A8B" w:rsidRPr="006A4CA4">
        <w:rPr>
          <w:rFonts w:ascii="Arial" w:hAnsi="Arial" w:cs="Arial"/>
        </w:rPr>
        <w:t xml:space="preserve">Agency </w:t>
      </w:r>
      <w:r w:rsidRPr="002D1A91">
        <w:rPr>
          <w:rFonts w:ascii="Arial" w:hAnsi="Arial" w:cs="Arial"/>
        </w:rPr>
        <w:t xml:space="preserve">Agreements which has/is likely to have a Material Adverse Effect on the Project and which such breaching Party shall have failed to cure </w:t>
      </w:r>
      <w:r w:rsidR="007F4617" w:rsidRPr="002D1A91">
        <w:rPr>
          <w:rFonts w:ascii="Arial" w:eastAsia="MS Mincho" w:hAnsi="Arial" w:cs="Arial"/>
        </w:rPr>
        <w:t xml:space="preserve">(within the applicable Cure Period) and if such Cure Period is not applicable then </w:t>
      </w:r>
      <w:r w:rsidRPr="002D1A91">
        <w:rPr>
          <w:rFonts w:ascii="Arial" w:hAnsi="Arial" w:cs="Arial"/>
        </w:rPr>
        <w:t>the date falling forty-five (45) days following the date of receipt of a notice issued by the non-breaching Party to the breaching Party to cure such breach;</w:t>
      </w:r>
    </w:p>
    <w:p w14:paraId="283E7A70" w14:textId="77777777" w:rsidR="00D96016" w:rsidRPr="002D1A91" w:rsidRDefault="00D96016" w:rsidP="000A425C">
      <w:pPr>
        <w:spacing w:line="240" w:lineRule="auto"/>
        <w:ind w:left="720"/>
        <w:jc w:val="both"/>
        <w:rPr>
          <w:rFonts w:ascii="Arial" w:hAnsi="Arial" w:cs="Arial"/>
        </w:rPr>
      </w:pPr>
    </w:p>
    <w:p w14:paraId="7FEBE2B1" w14:textId="4FF8DCCE" w:rsidR="00D96016" w:rsidRPr="002D1A91" w:rsidRDefault="00D96016" w:rsidP="000A425C">
      <w:pPr>
        <w:spacing w:line="240" w:lineRule="auto"/>
        <w:ind w:left="720"/>
        <w:jc w:val="both"/>
        <w:rPr>
          <w:rFonts w:ascii="Arial" w:hAnsi="Arial" w:cs="Arial"/>
        </w:rPr>
      </w:pPr>
      <w:r w:rsidRPr="002D1A91">
        <w:rPr>
          <w:rFonts w:ascii="Arial" w:hAnsi="Arial" w:cs="Arial"/>
          <w:b/>
        </w:rPr>
        <w:t>Material Breach of O&amp;M Requirements</w:t>
      </w:r>
      <w:r w:rsidRPr="002D1A91">
        <w:rPr>
          <w:rFonts w:ascii="Arial" w:hAnsi="Arial" w:cs="Arial"/>
        </w:rPr>
        <w:t xml:space="preserve"> shall have the meaning ascribed to it in Section 19.</w:t>
      </w:r>
      <w:r w:rsidR="000F5858">
        <w:rPr>
          <w:rFonts w:ascii="Arial" w:hAnsi="Arial" w:cs="Arial"/>
        </w:rPr>
        <w:t>3</w:t>
      </w:r>
      <w:r w:rsidRPr="002D1A91">
        <w:rPr>
          <w:rFonts w:ascii="Arial" w:hAnsi="Arial" w:cs="Arial"/>
        </w:rPr>
        <w:t>.1;</w:t>
      </w:r>
    </w:p>
    <w:p w14:paraId="17649B00" w14:textId="77777777" w:rsidR="00D96016" w:rsidRPr="002D1A91" w:rsidRDefault="00D96016" w:rsidP="000A425C">
      <w:pPr>
        <w:spacing w:line="240" w:lineRule="auto"/>
        <w:ind w:left="720"/>
        <w:jc w:val="both"/>
        <w:rPr>
          <w:rFonts w:ascii="Arial" w:hAnsi="Arial" w:cs="Arial"/>
        </w:rPr>
      </w:pPr>
    </w:p>
    <w:p w14:paraId="099B0015" w14:textId="78991B81"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Material Impediment Removal Period </w:t>
      </w:r>
      <w:r w:rsidRPr="002D1A91">
        <w:rPr>
          <w:rFonts w:ascii="Arial" w:hAnsi="Arial" w:cs="Arial"/>
        </w:rPr>
        <w:t>shall have the meaning ascribed to it in Section 4.1</w:t>
      </w:r>
      <w:r w:rsidR="00B85BC6">
        <w:rPr>
          <w:rFonts w:ascii="Arial" w:hAnsi="Arial" w:cs="Arial"/>
        </w:rPr>
        <w:t>3</w:t>
      </w:r>
      <w:r w:rsidRPr="002D1A91">
        <w:rPr>
          <w:rFonts w:ascii="Arial" w:hAnsi="Arial" w:cs="Arial"/>
        </w:rPr>
        <w:t>.2;</w:t>
      </w:r>
    </w:p>
    <w:p w14:paraId="1A5ED822" w14:textId="77777777" w:rsidR="00D96016" w:rsidRPr="002D1A91" w:rsidRDefault="00D96016" w:rsidP="000A425C">
      <w:pPr>
        <w:spacing w:line="240" w:lineRule="auto"/>
        <w:ind w:left="720"/>
        <w:jc w:val="both"/>
        <w:rPr>
          <w:rFonts w:ascii="Arial" w:hAnsi="Arial" w:cs="Arial"/>
        </w:rPr>
      </w:pPr>
    </w:p>
    <w:p w14:paraId="4477D1CC" w14:textId="3D61B4C6" w:rsidR="00B86049" w:rsidRPr="002D1A91" w:rsidRDefault="00B86049" w:rsidP="000A425C">
      <w:pPr>
        <w:spacing w:line="240" w:lineRule="auto"/>
        <w:ind w:left="720"/>
        <w:jc w:val="both"/>
        <w:rPr>
          <w:rFonts w:ascii="Arial" w:hAnsi="Arial" w:cs="Arial"/>
          <w:b/>
          <w:bCs/>
          <w:smallCaps/>
        </w:rPr>
      </w:pPr>
      <w:r w:rsidRPr="002D1A91">
        <w:rPr>
          <w:rFonts w:ascii="Arial" w:hAnsi="Arial" w:cs="Arial"/>
          <w:b/>
          <w:bCs/>
        </w:rPr>
        <w:t>Maximum Extension Period</w:t>
      </w:r>
      <w:r w:rsidRPr="002D1A91">
        <w:rPr>
          <w:rFonts w:ascii="Arial" w:hAnsi="Arial" w:cs="Arial"/>
        </w:rPr>
        <w:t xml:space="preserve"> shall have the meaning ascribed thereto in </w:t>
      </w:r>
      <w:r w:rsidRPr="002D1A91">
        <w:rPr>
          <w:rFonts w:ascii="Arial" w:hAnsi="Arial" w:cs="Arial"/>
          <w:b/>
          <w:bCs/>
          <w:smallCaps/>
        </w:rPr>
        <w:t xml:space="preserve">Schedule </w:t>
      </w:r>
      <w:r w:rsidR="000C0573">
        <w:rPr>
          <w:rFonts w:ascii="Arial" w:hAnsi="Arial" w:cs="Arial"/>
          <w:b/>
          <w:bCs/>
          <w:smallCaps/>
        </w:rPr>
        <w:t>B</w:t>
      </w:r>
      <w:r w:rsidRPr="002D1A91">
        <w:rPr>
          <w:rFonts w:ascii="Arial" w:hAnsi="Arial" w:cs="Arial"/>
          <w:b/>
          <w:bCs/>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b/>
          <w:bCs/>
          <w:smallCaps/>
        </w:rPr>
        <w:t>;</w:t>
      </w:r>
    </w:p>
    <w:p w14:paraId="660A3E99" w14:textId="77777777" w:rsidR="00B86049" w:rsidRPr="002D1A91" w:rsidRDefault="00B86049" w:rsidP="000A425C">
      <w:pPr>
        <w:spacing w:line="240" w:lineRule="auto"/>
        <w:ind w:left="720"/>
        <w:jc w:val="both"/>
        <w:rPr>
          <w:rFonts w:ascii="Arial" w:hAnsi="Arial" w:cs="Arial"/>
        </w:rPr>
      </w:pPr>
    </w:p>
    <w:p w14:paraId="4AFE43B7" w14:textId="546CF0BD" w:rsidR="00561DFC" w:rsidRPr="002D1A91" w:rsidRDefault="00D96016" w:rsidP="0075243C">
      <w:pPr>
        <w:spacing w:line="240" w:lineRule="auto"/>
        <w:ind w:left="720"/>
        <w:jc w:val="both"/>
        <w:rPr>
          <w:rFonts w:ascii="Arial" w:hAnsi="Arial" w:cs="Arial"/>
        </w:rPr>
      </w:pPr>
      <w:r w:rsidRPr="002D1A91">
        <w:rPr>
          <w:rFonts w:ascii="Arial" w:hAnsi="Arial" w:cs="Arial"/>
          <w:b/>
        </w:rPr>
        <w:t>Minimum Indemnification Amount</w:t>
      </w:r>
      <w:r w:rsidRPr="002D1A91">
        <w:rPr>
          <w:rFonts w:ascii="Arial" w:hAnsi="Arial" w:cs="Arial"/>
        </w:rPr>
        <w:t xml:space="preserve"> </w:t>
      </w:r>
      <w:r w:rsidR="00C90D56" w:rsidRPr="002D1A91">
        <w:rPr>
          <w:rFonts w:ascii="Arial" w:hAnsi="Arial" w:cs="Arial"/>
        </w:rPr>
        <w:t xml:space="preserve">shall have the meaning ascribed thereto in </w:t>
      </w:r>
      <w:r w:rsidR="00C90D56" w:rsidRPr="002D1A91">
        <w:rPr>
          <w:rFonts w:ascii="Arial" w:hAnsi="Arial" w:cs="Arial"/>
          <w:b/>
          <w:bCs/>
          <w:smallCaps/>
        </w:rPr>
        <w:t xml:space="preserve">Schedule </w:t>
      </w:r>
      <w:r w:rsidR="000C0573">
        <w:rPr>
          <w:rFonts w:ascii="Arial" w:hAnsi="Arial" w:cs="Arial"/>
          <w:b/>
          <w:bCs/>
          <w:smallCaps/>
        </w:rPr>
        <w:t>B</w:t>
      </w:r>
      <w:r w:rsidR="00C90D56" w:rsidRPr="002D1A91">
        <w:rPr>
          <w:rFonts w:ascii="Arial" w:hAnsi="Arial" w:cs="Arial"/>
          <w:b/>
          <w:bCs/>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00C90D56" w:rsidRPr="002D1A91">
        <w:rPr>
          <w:rFonts w:ascii="Arial" w:hAnsi="Arial" w:cs="Arial"/>
        </w:rPr>
        <w:t>;</w:t>
      </w:r>
    </w:p>
    <w:p w14:paraId="1778929C" w14:textId="77777777" w:rsidR="00D96016" w:rsidRPr="002D1A91" w:rsidRDefault="00D96016" w:rsidP="000A425C">
      <w:pPr>
        <w:spacing w:line="240" w:lineRule="auto"/>
        <w:ind w:left="720"/>
        <w:jc w:val="both"/>
        <w:rPr>
          <w:rFonts w:ascii="Arial" w:hAnsi="Arial" w:cs="Arial"/>
        </w:rPr>
      </w:pPr>
    </w:p>
    <w:p w14:paraId="079D16F5"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New IA List</w:t>
      </w:r>
      <w:r w:rsidRPr="002D1A91">
        <w:rPr>
          <w:rFonts w:ascii="Arial" w:hAnsi="Arial" w:cs="Arial"/>
        </w:rPr>
        <w:t xml:space="preserve"> shall have the meaning ascribed thereto in Section 6.2.3;</w:t>
      </w:r>
    </w:p>
    <w:p w14:paraId="308675E5" w14:textId="77777777" w:rsidR="00D96016" w:rsidRPr="002D1A91" w:rsidRDefault="00D96016" w:rsidP="000A425C">
      <w:pPr>
        <w:spacing w:line="240" w:lineRule="auto"/>
        <w:ind w:left="720"/>
        <w:jc w:val="both"/>
        <w:rPr>
          <w:rFonts w:ascii="Arial" w:hAnsi="Arial" w:cs="Arial"/>
        </w:rPr>
      </w:pPr>
    </w:p>
    <w:p w14:paraId="31659135"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New IE List</w:t>
      </w:r>
      <w:r w:rsidRPr="002D1A91">
        <w:rPr>
          <w:rFonts w:ascii="Arial" w:hAnsi="Arial" w:cs="Arial"/>
        </w:rPr>
        <w:t xml:space="preserve"> shall have the meaning ascribed thereto in Section 5.2.3;</w:t>
      </w:r>
    </w:p>
    <w:p w14:paraId="20806EE1" w14:textId="77777777" w:rsidR="00D96016" w:rsidRPr="002D1A91" w:rsidRDefault="00D96016" w:rsidP="000A425C">
      <w:pPr>
        <w:spacing w:line="240" w:lineRule="auto"/>
        <w:ind w:left="820" w:right="260"/>
        <w:jc w:val="both"/>
        <w:rPr>
          <w:rFonts w:ascii="Arial" w:hAnsi="Arial" w:cs="Arial"/>
          <w:b/>
          <w:spacing w:val="-1"/>
        </w:rPr>
      </w:pPr>
    </w:p>
    <w:p w14:paraId="0A45E872" w14:textId="68D00DCE" w:rsidR="00D96016" w:rsidRPr="002D1A91" w:rsidRDefault="00D96016" w:rsidP="00030FBA">
      <w:pPr>
        <w:spacing w:line="240" w:lineRule="auto"/>
        <w:ind w:left="720" w:right="260"/>
        <w:jc w:val="both"/>
        <w:rPr>
          <w:rFonts w:ascii="Arial" w:hAnsi="Arial" w:cs="Arial"/>
        </w:rPr>
      </w:pPr>
      <w:r w:rsidRPr="002D1A91">
        <w:rPr>
          <w:rFonts w:ascii="Arial" w:hAnsi="Arial" w:cs="Arial"/>
          <w:b/>
          <w:spacing w:val="-1"/>
        </w:rPr>
        <w:t xml:space="preserve">New O&amp;M Performance Security </w:t>
      </w:r>
      <w:r w:rsidRPr="002D1A91">
        <w:rPr>
          <w:rFonts w:ascii="Arial" w:hAnsi="Arial" w:cs="Arial"/>
          <w:spacing w:val="-1"/>
        </w:rPr>
        <w:t>shall have the meaning ascribed to it in Section 11.</w:t>
      </w:r>
      <w:r w:rsidR="0069124D">
        <w:rPr>
          <w:rFonts w:ascii="Arial" w:hAnsi="Arial" w:cs="Arial"/>
          <w:spacing w:val="-1"/>
        </w:rPr>
        <w:t>2</w:t>
      </w:r>
      <w:r w:rsidRPr="002D1A91">
        <w:rPr>
          <w:rFonts w:ascii="Arial" w:hAnsi="Arial" w:cs="Arial"/>
          <w:spacing w:val="-1"/>
        </w:rPr>
        <w:t>.</w:t>
      </w:r>
      <w:r w:rsidR="00B6260E">
        <w:rPr>
          <w:rFonts w:ascii="Arial" w:hAnsi="Arial" w:cs="Arial"/>
          <w:spacing w:val="-1"/>
        </w:rPr>
        <w:t>7</w:t>
      </w:r>
      <w:r w:rsidRPr="002D1A91">
        <w:rPr>
          <w:rFonts w:ascii="Arial" w:hAnsi="Arial" w:cs="Arial"/>
          <w:spacing w:val="-1"/>
        </w:rPr>
        <w:t>;</w:t>
      </w:r>
    </w:p>
    <w:p w14:paraId="5214E30F" w14:textId="77777777" w:rsidR="000D69E9" w:rsidRPr="002D1A91" w:rsidRDefault="000D69E9" w:rsidP="000A425C">
      <w:pPr>
        <w:spacing w:line="240" w:lineRule="auto"/>
        <w:ind w:left="720"/>
        <w:jc w:val="both"/>
        <w:rPr>
          <w:rFonts w:ascii="Arial" w:hAnsi="Arial" w:cs="Arial"/>
          <w:b/>
        </w:rPr>
      </w:pPr>
    </w:p>
    <w:p w14:paraId="36F31217" w14:textId="71BF4708" w:rsidR="00D96016" w:rsidRPr="002D1A91" w:rsidRDefault="00BF5F6C" w:rsidP="000A425C">
      <w:pPr>
        <w:spacing w:line="240" w:lineRule="auto"/>
        <w:ind w:left="720"/>
        <w:jc w:val="both"/>
        <w:rPr>
          <w:rFonts w:ascii="Arial" w:hAnsi="Arial" w:cs="Arial"/>
        </w:rPr>
      </w:pPr>
      <w:r w:rsidRPr="002D1A91">
        <w:rPr>
          <w:rFonts w:ascii="Arial" w:hAnsi="Arial" w:cs="Arial"/>
          <w:b/>
        </w:rPr>
        <w:t>Non-Political</w:t>
      </w:r>
      <w:r w:rsidR="00D96016" w:rsidRPr="002D1A91">
        <w:rPr>
          <w:rFonts w:ascii="Arial" w:hAnsi="Arial" w:cs="Arial"/>
          <w:b/>
        </w:rPr>
        <w:t xml:space="preserve"> Event</w:t>
      </w:r>
      <w:r w:rsidR="00D96016" w:rsidRPr="002D1A91">
        <w:rPr>
          <w:rFonts w:ascii="Arial" w:hAnsi="Arial" w:cs="Arial"/>
        </w:rPr>
        <w:t xml:space="preserve"> shall bear the meaning ascribed thereto in Section 21.1.1(b);</w:t>
      </w:r>
    </w:p>
    <w:p w14:paraId="2609CA6F" w14:textId="77777777" w:rsidR="00D96016" w:rsidRPr="002D1A91" w:rsidRDefault="00D96016" w:rsidP="000A425C">
      <w:pPr>
        <w:spacing w:line="240" w:lineRule="auto"/>
        <w:ind w:left="720"/>
        <w:jc w:val="both"/>
        <w:rPr>
          <w:rFonts w:ascii="Arial" w:hAnsi="Arial" w:cs="Arial"/>
        </w:rPr>
      </w:pPr>
    </w:p>
    <w:p w14:paraId="60A7C223" w14:textId="40B4A8E4" w:rsidR="00D96016" w:rsidRPr="002D1A91" w:rsidRDefault="00BF5F6C" w:rsidP="000A425C">
      <w:pPr>
        <w:spacing w:line="240" w:lineRule="auto"/>
        <w:ind w:left="720"/>
        <w:jc w:val="both"/>
        <w:rPr>
          <w:rFonts w:ascii="Arial" w:hAnsi="Arial" w:cs="Arial"/>
        </w:rPr>
      </w:pPr>
      <w:r w:rsidRPr="002D1A91">
        <w:rPr>
          <w:rFonts w:ascii="Arial" w:hAnsi="Arial" w:cs="Arial"/>
          <w:b/>
        </w:rPr>
        <w:t>Non-Political</w:t>
      </w:r>
      <w:r w:rsidR="00D96016" w:rsidRPr="002D1A91">
        <w:rPr>
          <w:rFonts w:ascii="Arial" w:hAnsi="Arial" w:cs="Arial"/>
          <w:b/>
        </w:rPr>
        <w:t xml:space="preserve"> Event Termination Amount</w:t>
      </w:r>
      <w:r w:rsidR="00D96016" w:rsidRPr="002D1A91">
        <w:rPr>
          <w:rFonts w:ascii="Arial" w:hAnsi="Arial" w:cs="Arial"/>
        </w:rPr>
        <w:t xml:space="preserve"> shall have the meaning ascribed thereto in </w:t>
      </w:r>
      <w:r w:rsidR="00D96016" w:rsidRPr="002D1A91">
        <w:rPr>
          <w:rFonts w:ascii="Arial" w:hAnsi="Arial" w:cs="Arial"/>
          <w:b/>
          <w:smallCaps/>
        </w:rPr>
        <w:t xml:space="preserve">Schedule T </w:t>
      </w:r>
      <w:r w:rsidR="00D96016" w:rsidRPr="002D1A91">
        <w:rPr>
          <w:rFonts w:ascii="Arial" w:hAnsi="Arial" w:cs="Arial"/>
        </w:rPr>
        <w:t>(</w:t>
      </w:r>
      <w:r w:rsidR="00D96016" w:rsidRPr="002D1A91">
        <w:rPr>
          <w:rFonts w:ascii="Arial" w:hAnsi="Arial" w:cs="Arial"/>
          <w:b/>
          <w:i/>
        </w:rPr>
        <w:t>Termination Payments</w:t>
      </w:r>
      <w:r w:rsidR="00D96016" w:rsidRPr="002D1A91">
        <w:rPr>
          <w:rFonts w:ascii="Arial" w:hAnsi="Arial" w:cs="Arial"/>
          <w:b/>
        </w:rPr>
        <w:t>)</w:t>
      </w:r>
      <w:r w:rsidR="00D96016" w:rsidRPr="002D1A91">
        <w:rPr>
          <w:rFonts w:ascii="Arial" w:hAnsi="Arial" w:cs="Arial"/>
        </w:rPr>
        <w:t>;</w:t>
      </w:r>
    </w:p>
    <w:p w14:paraId="1ECFB34D" w14:textId="77777777" w:rsidR="00D96016" w:rsidRPr="002D1A91" w:rsidRDefault="00D96016" w:rsidP="000A425C">
      <w:pPr>
        <w:spacing w:line="240" w:lineRule="auto"/>
        <w:ind w:left="720"/>
        <w:jc w:val="both"/>
        <w:rPr>
          <w:rFonts w:ascii="Arial" w:hAnsi="Arial" w:cs="Arial"/>
        </w:rPr>
      </w:pPr>
    </w:p>
    <w:p w14:paraId="211E4ABF"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Notice, Notify, Notification and its grammatical variations </w:t>
      </w:r>
      <w:r w:rsidRPr="002D1A91">
        <w:rPr>
          <w:rFonts w:ascii="Arial" w:hAnsi="Arial" w:cs="Arial"/>
        </w:rPr>
        <w:t xml:space="preserve">means as notified in writing; </w:t>
      </w:r>
    </w:p>
    <w:p w14:paraId="22263697" w14:textId="77777777" w:rsidR="00D96016" w:rsidRPr="002D1A91" w:rsidRDefault="00D96016" w:rsidP="000A425C">
      <w:pPr>
        <w:spacing w:line="240" w:lineRule="auto"/>
        <w:ind w:left="720"/>
        <w:jc w:val="both"/>
        <w:rPr>
          <w:rFonts w:ascii="Arial" w:hAnsi="Arial" w:cs="Arial"/>
          <w:b/>
        </w:rPr>
      </w:pPr>
    </w:p>
    <w:p w14:paraId="2F08F0FC" w14:textId="4BCD5A91" w:rsidR="00D96016" w:rsidRPr="002D1A91" w:rsidRDefault="00D96016" w:rsidP="000A425C">
      <w:pPr>
        <w:spacing w:line="240" w:lineRule="auto"/>
        <w:ind w:left="720"/>
        <w:jc w:val="both"/>
        <w:rPr>
          <w:rFonts w:ascii="Arial" w:hAnsi="Arial" w:cs="Arial"/>
        </w:rPr>
      </w:pPr>
      <w:r w:rsidRPr="002D1A91">
        <w:rPr>
          <w:rFonts w:ascii="Arial" w:hAnsi="Arial" w:cs="Arial"/>
          <w:b/>
        </w:rPr>
        <w:t>Notice of Remedy</w:t>
      </w:r>
      <w:r w:rsidRPr="002D1A91">
        <w:rPr>
          <w:rFonts w:ascii="Arial" w:hAnsi="Arial" w:cs="Arial"/>
        </w:rPr>
        <w:t xml:space="preserve"> shall have the meaning ascribed thereto in Section 18.2.1</w:t>
      </w:r>
      <w:r w:rsidR="00EF6709" w:rsidRPr="002D1A91">
        <w:rPr>
          <w:rFonts w:ascii="Arial" w:hAnsi="Arial" w:cs="Arial"/>
        </w:rPr>
        <w:t>(c)</w:t>
      </w:r>
      <w:r w:rsidRPr="002D1A91">
        <w:rPr>
          <w:rFonts w:ascii="Arial" w:hAnsi="Arial" w:cs="Arial"/>
        </w:rPr>
        <w:t>;</w:t>
      </w:r>
    </w:p>
    <w:p w14:paraId="0511BAE2" w14:textId="77777777" w:rsidR="00D96016" w:rsidRPr="002D1A91" w:rsidRDefault="00D96016" w:rsidP="000A425C">
      <w:pPr>
        <w:spacing w:line="240" w:lineRule="auto"/>
        <w:jc w:val="both"/>
        <w:rPr>
          <w:rFonts w:ascii="Arial" w:hAnsi="Arial" w:cs="Arial"/>
        </w:rPr>
      </w:pPr>
    </w:p>
    <w:p w14:paraId="143B2095" w14:textId="093777D5" w:rsidR="00D96016" w:rsidRPr="002D1A91" w:rsidRDefault="00D96016" w:rsidP="000A425C">
      <w:pPr>
        <w:spacing w:line="240" w:lineRule="auto"/>
        <w:ind w:left="720"/>
        <w:jc w:val="both"/>
        <w:rPr>
          <w:rFonts w:ascii="Arial" w:hAnsi="Arial" w:cs="Arial"/>
        </w:rPr>
      </w:pPr>
      <w:r w:rsidRPr="002D1A91">
        <w:rPr>
          <w:rFonts w:ascii="Arial" w:hAnsi="Arial" w:cs="Arial"/>
          <w:b/>
        </w:rPr>
        <w:lastRenderedPageBreak/>
        <w:t xml:space="preserve">O&amp;M Costs </w:t>
      </w:r>
      <w:r w:rsidR="004543C0" w:rsidRPr="002D1A91">
        <w:rPr>
          <w:rFonts w:ascii="Arial" w:hAnsi="Arial" w:cs="Arial"/>
        </w:rPr>
        <w:t xml:space="preserve">shall have the meaning ascribed thereto in </w:t>
      </w:r>
      <w:r w:rsidR="004543C0" w:rsidRPr="002D1A91">
        <w:rPr>
          <w:rFonts w:ascii="Arial" w:hAnsi="Arial" w:cs="Arial"/>
          <w:b/>
          <w:bCs/>
          <w:smallCaps/>
        </w:rPr>
        <w:t xml:space="preserve">Schedule </w:t>
      </w:r>
      <w:r w:rsidR="000C0573">
        <w:rPr>
          <w:rFonts w:ascii="Arial" w:hAnsi="Arial" w:cs="Arial"/>
          <w:b/>
          <w:bCs/>
          <w:smallCaps/>
        </w:rPr>
        <w:t>B</w:t>
      </w:r>
      <w:r w:rsidR="004543C0" w:rsidRPr="002D1A91">
        <w:rPr>
          <w:rFonts w:ascii="Arial" w:hAnsi="Arial" w:cs="Arial"/>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rPr>
        <w:t>;</w:t>
      </w:r>
    </w:p>
    <w:p w14:paraId="3B5DBB9C" w14:textId="77777777" w:rsidR="00D96016" w:rsidRPr="002D1A91" w:rsidRDefault="00D96016" w:rsidP="000A425C">
      <w:pPr>
        <w:spacing w:line="240" w:lineRule="auto"/>
        <w:ind w:left="720"/>
        <w:jc w:val="both"/>
        <w:rPr>
          <w:rFonts w:ascii="Arial" w:hAnsi="Arial" w:cs="Arial"/>
        </w:rPr>
      </w:pPr>
    </w:p>
    <w:p w14:paraId="15F33474"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O&amp;M Contract</w:t>
      </w:r>
      <w:r w:rsidRPr="002D1A91">
        <w:rPr>
          <w:rFonts w:ascii="Arial" w:hAnsi="Arial" w:cs="Arial"/>
        </w:rPr>
        <w:t xml:space="preserve"> means the contract entered into or that may be entered into by the Concessionaire in accordance with this Agreement for the provision of the Operation and Maintenance in accordance with O&amp;M Requirements and the O&amp;M Manual;</w:t>
      </w:r>
    </w:p>
    <w:p w14:paraId="2E300562" w14:textId="77777777" w:rsidR="00D96016" w:rsidRPr="002D1A91" w:rsidRDefault="00D96016" w:rsidP="000A425C">
      <w:pPr>
        <w:spacing w:line="240" w:lineRule="auto"/>
        <w:ind w:left="720"/>
        <w:jc w:val="both"/>
        <w:rPr>
          <w:rFonts w:ascii="Arial" w:hAnsi="Arial" w:cs="Arial"/>
        </w:rPr>
      </w:pPr>
    </w:p>
    <w:p w14:paraId="034B3FC5"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O&amp;M Contractor</w:t>
      </w:r>
      <w:r w:rsidRPr="002D1A91">
        <w:rPr>
          <w:rFonts w:ascii="Arial" w:hAnsi="Arial" w:cs="Arial"/>
        </w:rPr>
        <w:t xml:space="preserve"> means the Person of good repute with whom the Concessionaire has entered into or may enter into the O&amp;M Contract;</w:t>
      </w:r>
    </w:p>
    <w:p w14:paraId="78DA20C2" w14:textId="77777777" w:rsidR="00D96016" w:rsidRPr="002D1A91" w:rsidRDefault="00D96016" w:rsidP="000A425C">
      <w:pPr>
        <w:spacing w:line="240" w:lineRule="auto"/>
        <w:ind w:left="720"/>
        <w:jc w:val="both"/>
        <w:rPr>
          <w:rFonts w:ascii="Arial" w:hAnsi="Arial" w:cs="Arial"/>
        </w:rPr>
      </w:pPr>
    </w:p>
    <w:p w14:paraId="6327BB85" w14:textId="04421B55" w:rsidR="00D96016" w:rsidRPr="002D1A91" w:rsidRDefault="00D96016" w:rsidP="000A425C">
      <w:pPr>
        <w:spacing w:line="240" w:lineRule="auto"/>
        <w:ind w:left="720"/>
        <w:jc w:val="both"/>
        <w:rPr>
          <w:rFonts w:ascii="Arial" w:hAnsi="Arial" w:cs="Arial"/>
        </w:rPr>
      </w:pPr>
      <w:r w:rsidRPr="002D1A91">
        <w:rPr>
          <w:rFonts w:ascii="Arial" w:hAnsi="Arial" w:cs="Arial"/>
          <w:b/>
        </w:rPr>
        <w:t>O&amp;M Documents</w:t>
      </w:r>
      <w:r w:rsidRPr="002D1A91">
        <w:rPr>
          <w:rFonts w:ascii="Arial" w:hAnsi="Arial" w:cs="Arial"/>
        </w:rPr>
        <w:t xml:space="preserve"> means all such reports, records, surveys, plans, analyses, calculations, manuals, operating procedures, guides and manuals, updated ‘</w:t>
      </w:r>
      <w:r w:rsidRPr="003E6529">
        <w:rPr>
          <w:rFonts w:ascii="Arial" w:hAnsi="Arial" w:cs="Arial"/>
          <w:i/>
          <w:iCs/>
        </w:rPr>
        <w:t>as built</w:t>
      </w:r>
      <w:r w:rsidRPr="002D1A91">
        <w:rPr>
          <w:rFonts w:ascii="Arial" w:hAnsi="Arial" w:cs="Arial"/>
        </w:rPr>
        <w:t>’ drawings and documentation of any nature prepared, updated and submitted by the Concessionaire in connection with the Operations and Maintenance to the</w:t>
      </w:r>
      <w:r w:rsidR="006D2A8B" w:rsidRPr="006A4CA4">
        <w:rPr>
          <w:rFonts w:ascii="Arial" w:hAnsi="Arial" w:cs="Arial"/>
        </w:rPr>
        <w:t xml:space="preserve"> Agency</w:t>
      </w:r>
      <w:r w:rsidRPr="002D1A91">
        <w:rPr>
          <w:rFonts w:ascii="Arial" w:hAnsi="Arial" w:cs="Arial"/>
        </w:rPr>
        <w:t>, the Independent Engineer and/or the Independent Auditor pursuant to the Applicable Standards and pursuant to any requests made in accordance with the Applicable Standards by the</w:t>
      </w:r>
      <w:r w:rsidR="006D2A8B" w:rsidRPr="006A4CA4">
        <w:rPr>
          <w:rFonts w:ascii="Arial" w:hAnsi="Arial" w:cs="Arial"/>
        </w:rPr>
        <w:t xml:space="preserve"> Agency</w:t>
      </w:r>
      <w:r w:rsidRPr="002D1A91">
        <w:rPr>
          <w:rFonts w:ascii="Arial" w:hAnsi="Arial" w:cs="Arial"/>
        </w:rPr>
        <w:t>, the Independent Engineer and</w:t>
      </w:r>
      <w:r w:rsidR="003E6529">
        <w:rPr>
          <w:rFonts w:ascii="Arial" w:hAnsi="Arial" w:cs="Arial"/>
        </w:rPr>
        <w:t>/</w:t>
      </w:r>
      <w:r w:rsidRPr="002D1A91">
        <w:rPr>
          <w:rFonts w:ascii="Arial" w:hAnsi="Arial" w:cs="Arial"/>
        </w:rPr>
        <w:t xml:space="preserve">or the Independent Auditor from time to time; </w:t>
      </w:r>
    </w:p>
    <w:p w14:paraId="0651D6A1" w14:textId="77777777" w:rsidR="00D96016" w:rsidRPr="002D1A91" w:rsidRDefault="00D96016" w:rsidP="000A425C">
      <w:pPr>
        <w:spacing w:line="240" w:lineRule="auto"/>
        <w:ind w:left="720"/>
        <w:jc w:val="both"/>
        <w:rPr>
          <w:rFonts w:ascii="Arial" w:hAnsi="Arial" w:cs="Arial"/>
        </w:rPr>
      </w:pPr>
    </w:p>
    <w:p w14:paraId="0CA394E4" w14:textId="04ECDBB1" w:rsidR="00D96016" w:rsidRPr="002D1A91" w:rsidRDefault="00D96016" w:rsidP="000A425C">
      <w:pPr>
        <w:spacing w:line="240" w:lineRule="auto"/>
        <w:ind w:left="720"/>
        <w:jc w:val="both"/>
        <w:rPr>
          <w:rFonts w:ascii="Arial" w:hAnsi="Arial" w:cs="Arial"/>
        </w:rPr>
      </w:pPr>
      <w:r w:rsidRPr="002D1A91">
        <w:rPr>
          <w:rFonts w:ascii="Arial" w:hAnsi="Arial" w:cs="Arial"/>
          <w:b/>
        </w:rPr>
        <w:t>O&amp;M Inspection Report</w:t>
      </w:r>
      <w:r w:rsidRPr="002D1A91">
        <w:rPr>
          <w:rFonts w:ascii="Arial" w:hAnsi="Arial" w:cs="Arial"/>
        </w:rPr>
        <w:t xml:space="preserve"> </w:t>
      </w:r>
      <w:r w:rsidR="0056717E" w:rsidRPr="002D1A91">
        <w:rPr>
          <w:rFonts w:ascii="Arial" w:hAnsi="Arial" w:cs="Arial"/>
        </w:rPr>
        <w:t xml:space="preserve">shall have the meaning ascribed thereto in </w:t>
      </w:r>
      <w:r w:rsidRPr="002D1A91">
        <w:rPr>
          <w:rFonts w:ascii="Arial" w:hAnsi="Arial" w:cs="Arial"/>
        </w:rPr>
        <w:t>Section 19.</w:t>
      </w:r>
      <w:r w:rsidR="00B01893">
        <w:rPr>
          <w:rFonts w:ascii="Arial" w:hAnsi="Arial" w:cs="Arial"/>
        </w:rPr>
        <w:t>11</w:t>
      </w:r>
      <w:r w:rsidRPr="002D1A91">
        <w:rPr>
          <w:rFonts w:ascii="Arial" w:hAnsi="Arial" w:cs="Arial"/>
        </w:rPr>
        <w:t>.2;</w:t>
      </w:r>
    </w:p>
    <w:p w14:paraId="7A939D5B" w14:textId="77777777" w:rsidR="00D96016" w:rsidRPr="002D1A91" w:rsidRDefault="00D96016" w:rsidP="000A425C">
      <w:pPr>
        <w:spacing w:line="240" w:lineRule="auto"/>
        <w:jc w:val="both"/>
        <w:rPr>
          <w:rFonts w:ascii="Arial" w:hAnsi="Arial" w:cs="Arial"/>
        </w:rPr>
      </w:pPr>
    </w:p>
    <w:p w14:paraId="0C08A48C" w14:textId="0935C29D" w:rsidR="00D96016" w:rsidRPr="002D1A91" w:rsidRDefault="00D96016" w:rsidP="000A425C">
      <w:pPr>
        <w:spacing w:line="240" w:lineRule="auto"/>
        <w:ind w:left="720"/>
        <w:jc w:val="both"/>
        <w:rPr>
          <w:rFonts w:ascii="Arial" w:hAnsi="Arial" w:cs="Arial"/>
        </w:rPr>
      </w:pPr>
      <w:r w:rsidRPr="002D1A91">
        <w:rPr>
          <w:rFonts w:ascii="Arial" w:hAnsi="Arial" w:cs="Arial"/>
          <w:b/>
        </w:rPr>
        <w:t>O&amp;M Manual</w:t>
      </w:r>
      <w:r w:rsidRPr="002D1A91">
        <w:rPr>
          <w:rFonts w:ascii="Arial" w:hAnsi="Arial" w:cs="Arial"/>
        </w:rPr>
        <w:t xml:space="preserve"> shall have the meaning ascribed thereto in Section 19.</w:t>
      </w:r>
      <w:r w:rsidR="005D0C2F">
        <w:rPr>
          <w:rFonts w:ascii="Arial" w:hAnsi="Arial" w:cs="Arial"/>
        </w:rPr>
        <w:t>5</w:t>
      </w:r>
      <w:r w:rsidR="00804761" w:rsidRPr="002D1A91">
        <w:rPr>
          <w:rFonts w:ascii="Arial" w:hAnsi="Arial" w:cs="Arial"/>
        </w:rPr>
        <w:t>.2</w:t>
      </w:r>
      <w:r w:rsidRPr="002D1A91">
        <w:rPr>
          <w:rFonts w:ascii="Arial" w:hAnsi="Arial" w:cs="Arial"/>
        </w:rPr>
        <w:t>;</w:t>
      </w:r>
    </w:p>
    <w:p w14:paraId="429D4555" w14:textId="77777777" w:rsidR="00D96016" w:rsidRPr="002D1A91" w:rsidRDefault="00D96016" w:rsidP="000A425C">
      <w:pPr>
        <w:spacing w:line="240" w:lineRule="auto"/>
        <w:ind w:left="720"/>
        <w:jc w:val="both"/>
        <w:rPr>
          <w:rFonts w:ascii="Arial" w:hAnsi="Arial" w:cs="Arial"/>
        </w:rPr>
      </w:pPr>
    </w:p>
    <w:p w14:paraId="2679A9BE" w14:textId="771F46FF" w:rsidR="00D96016" w:rsidRPr="002D1A91" w:rsidRDefault="00D96016" w:rsidP="000A425C">
      <w:pPr>
        <w:spacing w:line="240" w:lineRule="auto"/>
        <w:ind w:left="720"/>
        <w:jc w:val="both"/>
        <w:rPr>
          <w:rFonts w:ascii="Arial" w:hAnsi="Arial" w:cs="Arial"/>
        </w:rPr>
      </w:pPr>
      <w:r w:rsidRPr="002D1A91">
        <w:rPr>
          <w:rFonts w:ascii="Arial" w:hAnsi="Arial" w:cs="Arial"/>
          <w:b/>
        </w:rPr>
        <w:t>O&amp;M Status Report</w:t>
      </w:r>
      <w:r w:rsidRPr="002D1A91">
        <w:rPr>
          <w:rFonts w:ascii="Arial" w:hAnsi="Arial" w:cs="Arial"/>
        </w:rPr>
        <w:t xml:space="preserve"> shall have the meaning ascribed thereto in Section 19.1</w:t>
      </w:r>
      <w:r w:rsidR="00B01893">
        <w:rPr>
          <w:rFonts w:ascii="Arial" w:hAnsi="Arial" w:cs="Arial"/>
        </w:rPr>
        <w:t>0</w:t>
      </w:r>
      <w:r w:rsidRPr="002D1A91">
        <w:rPr>
          <w:rFonts w:ascii="Arial" w:hAnsi="Arial" w:cs="Arial"/>
        </w:rPr>
        <w:t>.1;</w:t>
      </w:r>
    </w:p>
    <w:p w14:paraId="2471AC07" w14:textId="77777777" w:rsidR="00D96016" w:rsidRPr="002D1A91" w:rsidRDefault="00D96016" w:rsidP="000A425C">
      <w:pPr>
        <w:spacing w:line="240" w:lineRule="auto"/>
        <w:ind w:left="720"/>
        <w:jc w:val="both"/>
        <w:rPr>
          <w:rFonts w:ascii="Arial" w:hAnsi="Arial" w:cs="Arial"/>
        </w:rPr>
      </w:pPr>
    </w:p>
    <w:p w14:paraId="37E13F64" w14:textId="4072E02F" w:rsidR="00D96016" w:rsidRPr="002D1A91" w:rsidRDefault="00D96016" w:rsidP="000A425C">
      <w:pPr>
        <w:spacing w:line="240" w:lineRule="auto"/>
        <w:ind w:left="720"/>
        <w:jc w:val="both"/>
        <w:rPr>
          <w:rFonts w:ascii="Arial" w:hAnsi="Arial" w:cs="Arial"/>
        </w:rPr>
      </w:pPr>
      <w:r w:rsidRPr="002D1A91">
        <w:rPr>
          <w:rFonts w:ascii="Arial" w:hAnsi="Arial" w:cs="Arial"/>
          <w:b/>
        </w:rPr>
        <w:t>O&amp;M Performance Security</w:t>
      </w:r>
      <w:r w:rsidRPr="002D1A91">
        <w:rPr>
          <w:rFonts w:ascii="Arial" w:hAnsi="Arial" w:cs="Arial"/>
        </w:rPr>
        <w:t xml:space="preserve"> </w:t>
      </w:r>
      <w:r w:rsidR="005416EC" w:rsidRPr="002D1A91">
        <w:rPr>
          <w:rFonts w:ascii="Arial" w:hAnsi="Arial" w:cs="Arial"/>
        </w:rPr>
        <w:t xml:space="preserve">shall have the meaning ascribed thereto in </w:t>
      </w:r>
      <w:r w:rsidR="005416EC" w:rsidRPr="002D1A91">
        <w:rPr>
          <w:rFonts w:ascii="Arial" w:hAnsi="Arial" w:cs="Arial"/>
          <w:b/>
          <w:bCs/>
          <w:smallCaps/>
        </w:rPr>
        <w:t xml:space="preserve">Schedule </w:t>
      </w:r>
      <w:r w:rsidR="000C0573">
        <w:rPr>
          <w:rFonts w:ascii="Arial" w:hAnsi="Arial" w:cs="Arial"/>
          <w:b/>
          <w:bCs/>
          <w:smallCaps/>
        </w:rPr>
        <w:t>B</w:t>
      </w:r>
      <w:r w:rsidR="005416EC" w:rsidRPr="002D1A91">
        <w:rPr>
          <w:rFonts w:ascii="Arial" w:hAnsi="Arial" w:cs="Arial"/>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005416EC" w:rsidRPr="002D1A91">
        <w:rPr>
          <w:rFonts w:ascii="Arial" w:hAnsi="Arial" w:cs="Arial"/>
        </w:rPr>
        <w:t>;</w:t>
      </w:r>
    </w:p>
    <w:p w14:paraId="5749B7AB" w14:textId="77777777" w:rsidR="00D96016" w:rsidRPr="002D1A91" w:rsidRDefault="00D96016" w:rsidP="000A425C">
      <w:pPr>
        <w:spacing w:line="240" w:lineRule="auto"/>
        <w:ind w:left="720"/>
        <w:jc w:val="both"/>
        <w:rPr>
          <w:rFonts w:ascii="Arial" w:hAnsi="Arial" w:cs="Arial"/>
        </w:rPr>
      </w:pPr>
    </w:p>
    <w:p w14:paraId="4217FAE1" w14:textId="283184FF" w:rsidR="00D96016" w:rsidRPr="002D1A91" w:rsidRDefault="00D96016" w:rsidP="000A425C">
      <w:pPr>
        <w:spacing w:line="240" w:lineRule="auto"/>
        <w:ind w:left="720"/>
        <w:jc w:val="both"/>
        <w:rPr>
          <w:rFonts w:ascii="Arial" w:hAnsi="Arial" w:cs="Arial"/>
        </w:rPr>
      </w:pPr>
      <w:r w:rsidRPr="002D1A91">
        <w:rPr>
          <w:rFonts w:ascii="Arial" w:hAnsi="Arial" w:cs="Arial"/>
          <w:b/>
        </w:rPr>
        <w:t>O&amp;M Programme</w:t>
      </w:r>
      <w:r w:rsidRPr="002D1A91">
        <w:rPr>
          <w:rFonts w:ascii="Arial" w:hAnsi="Arial" w:cs="Arial"/>
        </w:rPr>
        <w:t xml:space="preserve"> shall have the meaning ascribed thereto in Section 19.</w:t>
      </w:r>
      <w:r w:rsidR="005D0C2F">
        <w:rPr>
          <w:rFonts w:ascii="Arial" w:hAnsi="Arial" w:cs="Arial"/>
        </w:rPr>
        <w:t>6</w:t>
      </w:r>
      <w:r w:rsidRPr="002D1A91">
        <w:rPr>
          <w:rFonts w:ascii="Arial" w:hAnsi="Arial" w:cs="Arial"/>
        </w:rPr>
        <w:t>.</w:t>
      </w:r>
      <w:r w:rsidR="005D0C2F">
        <w:rPr>
          <w:rFonts w:ascii="Arial" w:hAnsi="Arial" w:cs="Arial"/>
        </w:rPr>
        <w:t>1</w:t>
      </w:r>
      <w:r w:rsidRPr="002D1A91">
        <w:rPr>
          <w:rFonts w:ascii="Arial" w:hAnsi="Arial" w:cs="Arial"/>
        </w:rPr>
        <w:t>;</w:t>
      </w:r>
    </w:p>
    <w:p w14:paraId="2D0068D3" w14:textId="77777777" w:rsidR="00D96016" w:rsidRPr="002D1A91" w:rsidRDefault="00D96016" w:rsidP="000A425C">
      <w:pPr>
        <w:spacing w:line="240" w:lineRule="auto"/>
        <w:ind w:left="720"/>
        <w:jc w:val="both"/>
        <w:rPr>
          <w:rFonts w:ascii="Arial" w:hAnsi="Arial" w:cs="Arial"/>
        </w:rPr>
      </w:pPr>
    </w:p>
    <w:p w14:paraId="03C22D63" w14:textId="126A4CE6" w:rsidR="00D96016" w:rsidRPr="002D1A91" w:rsidRDefault="00D96016" w:rsidP="000A425C">
      <w:pPr>
        <w:spacing w:line="240" w:lineRule="auto"/>
        <w:ind w:left="720"/>
        <w:jc w:val="both"/>
        <w:rPr>
          <w:rFonts w:ascii="Arial" w:hAnsi="Arial" w:cs="Arial"/>
        </w:rPr>
      </w:pPr>
      <w:r w:rsidRPr="002D1A91">
        <w:rPr>
          <w:rFonts w:ascii="Arial" w:hAnsi="Arial" w:cs="Arial"/>
          <w:b/>
        </w:rPr>
        <w:t>O&amp;M Requirements</w:t>
      </w:r>
      <w:r w:rsidRPr="002D1A91">
        <w:rPr>
          <w:rFonts w:ascii="Arial" w:hAnsi="Arial" w:cs="Arial"/>
        </w:rPr>
        <w:t xml:space="preserve"> means the relevant standards, requirements</w:t>
      </w:r>
      <w:r w:rsidR="0011537D" w:rsidRPr="002D1A91">
        <w:rPr>
          <w:rFonts w:ascii="Arial" w:hAnsi="Arial" w:cs="Arial"/>
        </w:rPr>
        <w:t xml:space="preserve"> and </w:t>
      </w:r>
      <w:r w:rsidRPr="002D1A91">
        <w:rPr>
          <w:rFonts w:ascii="Arial" w:hAnsi="Arial" w:cs="Arial"/>
        </w:rPr>
        <w:t>criterion that are set out in relation to and are applicable to the Operation and Maintenance, as set out in:</w:t>
      </w:r>
    </w:p>
    <w:p w14:paraId="4B53F46C" w14:textId="77777777" w:rsidR="00D96016" w:rsidRPr="002D1A91" w:rsidRDefault="00D96016" w:rsidP="000A425C">
      <w:pPr>
        <w:spacing w:line="240" w:lineRule="auto"/>
        <w:jc w:val="both"/>
        <w:rPr>
          <w:rFonts w:ascii="Arial" w:hAnsi="Arial" w:cs="Arial"/>
        </w:rPr>
      </w:pPr>
    </w:p>
    <w:p w14:paraId="6ED4BBAF" w14:textId="77777777" w:rsidR="00D96016" w:rsidRPr="002D1A91" w:rsidRDefault="00D96016" w:rsidP="00D86CA8">
      <w:pPr>
        <w:pStyle w:val="ListParagraph"/>
        <w:numPr>
          <w:ilvl w:val="0"/>
          <w:numId w:val="82"/>
        </w:numPr>
        <w:spacing w:line="240" w:lineRule="auto"/>
        <w:ind w:left="1440" w:hanging="720"/>
        <w:contextualSpacing/>
        <w:jc w:val="both"/>
        <w:rPr>
          <w:rFonts w:ascii="Arial" w:hAnsi="Arial" w:cs="Arial"/>
        </w:rPr>
      </w:pPr>
      <w:r w:rsidRPr="002D1A91">
        <w:rPr>
          <w:rFonts w:ascii="Arial" w:hAnsi="Arial" w:cs="Arial"/>
        </w:rPr>
        <w:t>the Main Body;</w:t>
      </w:r>
    </w:p>
    <w:p w14:paraId="72310A5A" w14:textId="77777777" w:rsidR="00D96016" w:rsidRPr="002D1A91" w:rsidRDefault="00D96016" w:rsidP="000A425C">
      <w:pPr>
        <w:spacing w:line="240" w:lineRule="auto"/>
        <w:ind w:left="1440"/>
        <w:jc w:val="both"/>
        <w:rPr>
          <w:rFonts w:ascii="Arial" w:hAnsi="Arial" w:cs="Arial"/>
        </w:rPr>
      </w:pPr>
    </w:p>
    <w:p w14:paraId="5E67208B" w14:textId="77777777" w:rsidR="00D96016" w:rsidRPr="002D1A91" w:rsidRDefault="00D96016" w:rsidP="00D86CA8">
      <w:pPr>
        <w:pStyle w:val="ListParagraph"/>
        <w:numPr>
          <w:ilvl w:val="0"/>
          <w:numId w:val="82"/>
        </w:numPr>
        <w:spacing w:line="240" w:lineRule="auto"/>
        <w:ind w:left="1440" w:hanging="720"/>
        <w:contextualSpacing/>
        <w:jc w:val="both"/>
        <w:rPr>
          <w:rFonts w:ascii="Arial" w:hAnsi="Arial" w:cs="Arial"/>
        </w:rPr>
      </w:pPr>
      <w:r w:rsidRPr="002D1A91">
        <w:rPr>
          <w:rFonts w:ascii="Arial" w:hAnsi="Arial" w:cs="Arial"/>
        </w:rPr>
        <w:t>the Scope of the Project;</w:t>
      </w:r>
    </w:p>
    <w:p w14:paraId="35586C75" w14:textId="77777777" w:rsidR="00D96016" w:rsidRPr="002D1A91" w:rsidRDefault="00D96016" w:rsidP="000A425C">
      <w:pPr>
        <w:spacing w:line="240" w:lineRule="auto"/>
        <w:ind w:left="1440"/>
        <w:jc w:val="both"/>
        <w:rPr>
          <w:rFonts w:ascii="Arial" w:hAnsi="Arial" w:cs="Arial"/>
        </w:rPr>
      </w:pPr>
    </w:p>
    <w:p w14:paraId="1C4596ED" w14:textId="5C8D3F27" w:rsidR="00D96016" w:rsidRPr="002D1A91" w:rsidRDefault="00D96016" w:rsidP="00D86CA8">
      <w:pPr>
        <w:pStyle w:val="ListParagraph"/>
        <w:numPr>
          <w:ilvl w:val="0"/>
          <w:numId w:val="82"/>
        </w:numPr>
        <w:spacing w:line="240" w:lineRule="auto"/>
        <w:ind w:left="1440" w:hanging="720"/>
        <w:contextualSpacing/>
        <w:jc w:val="both"/>
        <w:rPr>
          <w:rFonts w:ascii="Arial" w:hAnsi="Arial" w:cs="Arial"/>
        </w:rPr>
      </w:pPr>
      <w:r w:rsidRPr="002D1A91">
        <w:rPr>
          <w:rFonts w:ascii="Arial" w:hAnsi="Arial" w:cs="Arial"/>
        </w:rPr>
        <w:t xml:space="preserve">the </w:t>
      </w:r>
      <w:r w:rsidRPr="002D1A91">
        <w:rPr>
          <w:rFonts w:ascii="Arial" w:hAnsi="Arial" w:cs="Arial"/>
          <w:b/>
          <w:smallCaps/>
        </w:rPr>
        <w:t>Schedule H</w:t>
      </w:r>
      <w:r w:rsidRPr="002D1A91">
        <w:rPr>
          <w:rFonts w:ascii="Arial" w:hAnsi="Arial" w:cs="Arial"/>
        </w:rPr>
        <w:t xml:space="preserve"> (</w:t>
      </w:r>
      <w:r w:rsidRPr="002D1A91">
        <w:rPr>
          <w:rFonts w:ascii="Arial" w:hAnsi="Arial" w:cs="Arial"/>
          <w:b/>
          <w:i/>
        </w:rPr>
        <w:t>O&amp;M Requirements</w:t>
      </w:r>
      <w:r w:rsidRPr="002D1A91">
        <w:rPr>
          <w:rFonts w:ascii="Arial" w:hAnsi="Arial" w:cs="Arial"/>
        </w:rPr>
        <w:t xml:space="preserve">); </w:t>
      </w:r>
    </w:p>
    <w:p w14:paraId="34BBD472" w14:textId="77777777" w:rsidR="00D96016" w:rsidRPr="002D1A91" w:rsidRDefault="00D96016" w:rsidP="000A425C">
      <w:pPr>
        <w:spacing w:line="240" w:lineRule="auto"/>
        <w:ind w:left="1440"/>
        <w:jc w:val="both"/>
        <w:rPr>
          <w:rFonts w:ascii="Arial" w:hAnsi="Arial" w:cs="Arial"/>
        </w:rPr>
      </w:pPr>
    </w:p>
    <w:p w14:paraId="24D1E4CB" w14:textId="77777777" w:rsidR="00D96016" w:rsidRPr="002D1A91" w:rsidRDefault="00D96016" w:rsidP="00D86CA8">
      <w:pPr>
        <w:pStyle w:val="ListParagraph"/>
        <w:numPr>
          <w:ilvl w:val="0"/>
          <w:numId w:val="82"/>
        </w:numPr>
        <w:spacing w:line="240" w:lineRule="auto"/>
        <w:ind w:left="1440" w:hanging="720"/>
        <w:contextualSpacing/>
        <w:jc w:val="both"/>
        <w:rPr>
          <w:rFonts w:ascii="Arial" w:hAnsi="Arial" w:cs="Arial"/>
        </w:rPr>
      </w:pPr>
      <w:r w:rsidRPr="002D1A91">
        <w:rPr>
          <w:rFonts w:ascii="Arial" w:hAnsi="Arial" w:cs="Arial"/>
        </w:rPr>
        <w:t>the O&amp;M Manual;</w:t>
      </w:r>
    </w:p>
    <w:p w14:paraId="23430F3F" w14:textId="77777777" w:rsidR="00D96016" w:rsidRPr="002D1A91" w:rsidRDefault="00D96016" w:rsidP="000A425C">
      <w:pPr>
        <w:spacing w:line="240" w:lineRule="auto"/>
        <w:ind w:left="1440"/>
        <w:jc w:val="both"/>
        <w:rPr>
          <w:rFonts w:ascii="Arial" w:hAnsi="Arial" w:cs="Arial"/>
        </w:rPr>
      </w:pPr>
    </w:p>
    <w:p w14:paraId="5EACB302" w14:textId="77777777" w:rsidR="00D96016" w:rsidRPr="002D1A91" w:rsidRDefault="00D96016" w:rsidP="00D86CA8">
      <w:pPr>
        <w:pStyle w:val="ListParagraph"/>
        <w:numPr>
          <w:ilvl w:val="0"/>
          <w:numId w:val="82"/>
        </w:numPr>
        <w:spacing w:line="240" w:lineRule="auto"/>
        <w:ind w:left="1440" w:hanging="720"/>
        <w:contextualSpacing/>
        <w:jc w:val="both"/>
        <w:rPr>
          <w:rFonts w:ascii="Arial" w:hAnsi="Arial" w:cs="Arial"/>
        </w:rPr>
      </w:pPr>
      <w:r w:rsidRPr="002D1A91">
        <w:rPr>
          <w:rFonts w:ascii="Arial" w:hAnsi="Arial" w:cs="Arial"/>
        </w:rPr>
        <w:t xml:space="preserve">the Safety Requirements; </w:t>
      </w:r>
    </w:p>
    <w:p w14:paraId="225C4CBD" w14:textId="77777777" w:rsidR="00D96016" w:rsidRPr="002D1A91" w:rsidRDefault="00D96016" w:rsidP="000A425C">
      <w:pPr>
        <w:spacing w:line="240" w:lineRule="auto"/>
        <w:ind w:left="1440"/>
        <w:jc w:val="both"/>
        <w:rPr>
          <w:rFonts w:ascii="Arial" w:hAnsi="Arial" w:cs="Arial"/>
        </w:rPr>
      </w:pPr>
    </w:p>
    <w:p w14:paraId="49F8AF8C" w14:textId="77777777" w:rsidR="00D96016" w:rsidRPr="002D1A91" w:rsidRDefault="00D96016" w:rsidP="00D86CA8">
      <w:pPr>
        <w:pStyle w:val="ListParagraph"/>
        <w:numPr>
          <w:ilvl w:val="0"/>
          <w:numId w:val="82"/>
        </w:numPr>
        <w:spacing w:line="240" w:lineRule="auto"/>
        <w:ind w:left="1440" w:hanging="720"/>
        <w:contextualSpacing/>
        <w:jc w:val="both"/>
        <w:rPr>
          <w:rFonts w:ascii="Arial" w:hAnsi="Arial" w:cs="Arial"/>
        </w:rPr>
      </w:pPr>
      <w:r w:rsidRPr="002D1A91">
        <w:rPr>
          <w:rFonts w:ascii="Arial" w:hAnsi="Arial" w:cs="Arial"/>
        </w:rPr>
        <w:t>the Applicable Standards being the requirements applicable in respect of matters relating to the Concession Assets;</w:t>
      </w:r>
    </w:p>
    <w:p w14:paraId="6473733C" w14:textId="77777777" w:rsidR="00D96016" w:rsidRPr="002D1A91" w:rsidRDefault="00D96016" w:rsidP="000A425C">
      <w:pPr>
        <w:spacing w:line="240" w:lineRule="auto"/>
        <w:ind w:left="1440"/>
        <w:jc w:val="both"/>
        <w:rPr>
          <w:rFonts w:ascii="Arial" w:hAnsi="Arial" w:cs="Arial"/>
        </w:rPr>
      </w:pPr>
    </w:p>
    <w:p w14:paraId="4DE35952" w14:textId="27F3A9EE" w:rsidR="00D96016" w:rsidRPr="002D1A91" w:rsidRDefault="00D96016" w:rsidP="00D86CA8">
      <w:pPr>
        <w:pStyle w:val="ListParagraph"/>
        <w:numPr>
          <w:ilvl w:val="0"/>
          <w:numId w:val="82"/>
        </w:numPr>
        <w:spacing w:line="240" w:lineRule="auto"/>
        <w:ind w:left="1440" w:hanging="720"/>
        <w:contextualSpacing/>
        <w:jc w:val="both"/>
        <w:rPr>
          <w:rFonts w:ascii="Arial" w:hAnsi="Arial" w:cs="Arial"/>
        </w:rPr>
      </w:pPr>
      <w:r w:rsidRPr="002D1A91">
        <w:rPr>
          <w:rFonts w:ascii="Arial" w:hAnsi="Arial" w:cs="Arial"/>
        </w:rPr>
        <w:t xml:space="preserve">in respect of each </w:t>
      </w:r>
      <w:r w:rsidRPr="002D1A91">
        <w:rPr>
          <w:rFonts w:ascii="Arial" w:hAnsi="Arial" w:cs="Arial"/>
          <w:spacing w:val="-1"/>
        </w:rPr>
        <w:t>Operational Year</w:t>
      </w:r>
      <w:r w:rsidRPr="002D1A91">
        <w:rPr>
          <w:rFonts w:ascii="Arial" w:hAnsi="Arial" w:cs="Arial"/>
        </w:rPr>
        <w:t xml:space="preserve"> following Substantial Completion Date, the O&amp;M Programme prepared for </w:t>
      </w:r>
      <w:r w:rsidR="00BF5F6C" w:rsidRPr="002D1A91">
        <w:rPr>
          <w:rFonts w:ascii="Arial" w:hAnsi="Arial" w:cs="Arial"/>
        </w:rPr>
        <w:t>such Operational</w:t>
      </w:r>
      <w:r w:rsidRPr="002D1A91">
        <w:rPr>
          <w:rFonts w:ascii="Arial" w:hAnsi="Arial" w:cs="Arial"/>
        </w:rPr>
        <w:t xml:space="preserve"> Year in accordance with Section 19.</w:t>
      </w:r>
      <w:r w:rsidR="005D0C2F">
        <w:rPr>
          <w:rFonts w:ascii="Arial" w:hAnsi="Arial" w:cs="Arial"/>
        </w:rPr>
        <w:t>6</w:t>
      </w:r>
      <w:r w:rsidRPr="002D1A91">
        <w:rPr>
          <w:rFonts w:ascii="Arial" w:hAnsi="Arial" w:cs="Arial"/>
        </w:rPr>
        <w:t xml:space="preserve"> (</w:t>
      </w:r>
      <w:r w:rsidRPr="002D1A91">
        <w:rPr>
          <w:rFonts w:ascii="Arial" w:hAnsi="Arial" w:cs="Arial"/>
          <w:i/>
        </w:rPr>
        <w:t>O&amp;M Programme</w:t>
      </w:r>
      <w:r w:rsidRPr="002D1A91">
        <w:rPr>
          <w:rFonts w:ascii="Arial" w:hAnsi="Arial" w:cs="Arial"/>
        </w:rPr>
        <w:t>); and</w:t>
      </w:r>
    </w:p>
    <w:p w14:paraId="25E68BA9" w14:textId="77777777" w:rsidR="00D96016" w:rsidRPr="002D1A91" w:rsidRDefault="00D96016" w:rsidP="000A425C">
      <w:pPr>
        <w:pStyle w:val="ListParagraph"/>
        <w:spacing w:line="240" w:lineRule="auto"/>
        <w:ind w:left="1440"/>
        <w:contextualSpacing/>
        <w:jc w:val="both"/>
        <w:rPr>
          <w:rFonts w:ascii="Arial" w:hAnsi="Arial" w:cs="Arial"/>
        </w:rPr>
      </w:pPr>
    </w:p>
    <w:p w14:paraId="1888A950" w14:textId="5CD8A85F" w:rsidR="00D96016" w:rsidRPr="002D1A91" w:rsidRDefault="00D96016" w:rsidP="00D86CA8">
      <w:pPr>
        <w:pStyle w:val="ListParagraph"/>
        <w:numPr>
          <w:ilvl w:val="0"/>
          <w:numId w:val="82"/>
        </w:numPr>
        <w:spacing w:line="240" w:lineRule="auto"/>
        <w:ind w:left="1440" w:hanging="720"/>
        <w:contextualSpacing/>
        <w:jc w:val="both"/>
        <w:rPr>
          <w:rFonts w:ascii="Arial" w:hAnsi="Arial" w:cs="Arial"/>
        </w:rPr>
      </w:pPr>
      <w:r w:rsidRPr="002D1A91">
        <w:rPr>
          <w:rFonts w:ascii="Arial" w:hAnsi="Arial" w:cs="Arial"/>
        </w:rPr>
        <w:t>any other standards, requirements</w:t>
      </w:r>
      <w:r w:rsidR="0011537D" w:rsidRPr="002D1A91">
        <w:rPr>
          <w:rFonts w:ascii="Arial" w:hAnsi="Arial" w:cs="Arial"/>
        </w:rPr>
        <w:t xml:space="preserve"> and </w:t>
      </w:r>
      <w:r w:rsidRPr="002D1A91">
        <w:rPr>
          <w:rFonts w:ascii="Arial" w:hAnsi="Arial" w:cs="Arial"/>
        </w:rPr>
        <w:t>criterion, mutually agreed between the Parties from time to time,</w:t>
      </w:r>
    </w:p>
    <w:p w14:paraId="4DD43083" w14:textId="77777777" w:rsidR="00D96016" w:rsidRPr="002D1A91" w:rsidRDefault="00D96016" w:rsidP="000A425C">
      <w:pPr>
        <w:spacing w:line="240" w:lineRule="auto"/>
        <w:jc w:val="both"/>
        <w:rPr>
          <w:rFonts w:ascii="Arial" w:hAnsi="Arial" w:cs="Arial"/>
        </w:rPr>
      </w:pPr>
    </w:p>
    <w:p w14:paraId="6055F23F" w14:textId="6FD08B4C" w:rsidR="00D96016" w:rsidRPr="002D1A91" w:rsidRDefault="00D96016" w:rsidP="000A425C">
      <w:pPr>
        <w:spacing w:line="240" w:lineRule="auto"/>
        <w:ind w:left="720"/>
        <w:jc w:val="both"/>
        <w:rPr>
          <w:rFonts w:ascii="Arial" w:hAnsi="Arial" w:cs="Arial"/>
        </w:rPr>
      </w:pPr>
      <w:r w:rsidRPr="002D1A91">
        <w:rPr>
          <w:rFonts w:ascii="Arial" w:hAnsi="Arial" w:cs="Arial"/>
        </w:rPr>
        <w:t>provided, however, in the event of any discrepancy in the standards, requirements</w:t>
      </w:r>
      <w:r w:rsidR="0011537D" w:rsidRPr="002D1A91">
        <w:rPr>
          <w:rFonts w:ascii="Arial" w:hAnsi="Arial" w:cs="Arial"/>
        </w:rPr>
        <w:t xml:space="preserve"> and </w:t>
      </w:r>
      <w:r w:rsidRPr="002D1A91">
        <w:rPr>
          <w:rFonts w:ascii="Arial" w:hAnsi="Arial" w:cs="Arial"/>
        </w:rPr>
        <w:t>criterion set out in the abovementioned, the standards, requirements</w:t>
      </w:r>
      <w:r w:rsidR="0011537D" w:rsidRPr="002D1A91">
        <w:rPr>
          <w:rFonts w:ascii="Arial" w:hAnsi="Arial" w:cs="Arial"/>
        </w:rPr>
        <w:t xml:space="preserve"> and </w:t>
      </w:r>
      <w:r w:rsidRPr="002D1A91">
        <w:rPr>
          <w:rFonts w:ascii="Arial" w:hAnsi="Arial" w:cs="Arial"/>
        </w:rPr>
        <w:t>criterion in accordance with nationally and internationally accepted standards as per Good Industry Practice (as applicable), shall apply (unless otherwise agreed between the Parties);</w:t>
      </w:r>
    </w:p>
    <w:p w14:paraId="5C3B40DD" w14:textId="77777777" w:rsidR="00D96016" w:rsidRPr="002D1A91" w:rsidRDefault="00D96016" w:rsidP="000A425C">
      <w:pPr>
        <w:spacing w:line="240" w:lineRule="auto"/>
        <w:jc w:val="both"/>
        <w:rPr>
          <w:rFonts w:ascii="Arial" w:hAnsi="Arial" w:cs="Arial"/>
        </w:rPr>
      </w:pPr>
    </w:p>
    <w:p w14:paraId="35AE1E64" w14:textId="7BA455FF" w:rsidR="005A73EB" w:rsidRPr="002D1A91" w:rsidRDefault="005A73EB" w:rsidP="005A73EB">
      <w:pPr>
        <w:spacing w:line="240" w:lineRule="auto"/>
        <w:ind w:left="720"/>
        <w:jc w:val="both"/>
        <w:rPr>
          <w:rFonts w:ascii="Arial" w:hAnsi="Arial" w:cs="Arial"/>
          <w:b/>
        </w:rPr>
      </w:pPr>
      <w:r w:rsidRPr="002D1A91">
        <w:rPr>
          <w:rFonts w:ascii="Arial" w:hAnsi="Arial" w:cs="Arial"/>
          <w:b/>
        </w:rPr>
        <w:t xml:space="preserve">O&amp;M Status Reporting Timeline </w:t>
      </w:r>
      <w:r w:rsidRPr="002D1A91">
        <w:rPr>
          <w:rFonts w:ascii="Arial" w:hAnsi="Arial" w:cs="Arial"/>
        </w:rPr>
        <w:t xml:space="preserve">shall have the meaning ascribed thereto in </w:t>
      </w:r>
      <w:r w:rsidRPr="002D1A91">
        <w:rPr>
          <w:rFonts w:ascii="Arial" w:hAnsi="Arial" w:cs="Arial"/>
          <w:b/>
          <w:bCs/>
          <w:smallCaps/>
        </w:rPr>
        <w:t xml:space="preserve">Schedule </w:t>
      </w:r>
      <w:r w:rsidR="000C0573">
        <w:rPr>
          <w:rFonts w:ascii="Arial" w:hAnsi="Arial" w:cs="Arial"/>
          <w:b/>
          <w:bCs/>
          <w:smallCaps/>
        </w:rPr>
        <w:t>B</w:t>
      </w:r>
      <w:r w:rsidRPr="002D1A91">
        <w:rPr>
          <w:rFonts w:ascii="Arial" w:hAnsi="Arial" w:cs="Arial"/>
        </w:rPr>
        <w:t xml:space="preserve"> (</w:t>
      </w:r>
      <w:r w:rsidRPr="002D1A91">
        <w:rPr>
          <w:rFonts w:ascii="Arial" w:hAnsi="Arial" w:cs="Arial"/>
          <w:i/>
          <w:iCs/>
        </w:rPr>
        <w:t>Specific Definitions</w:t>
      </w:r>
      <w:r w:rsidRPr="002D1A91">
        <w:rPr>
          <w:rFonts w:ascii="Arial" w:hAnsi="Arial" w:cs="Arial"/>
        </w:rPr>
        <w:t>);</w:t>
      </w:r>
    </w:p>
    <w:p w14:paraId="47336BBB" w14:textId="77777777" w:rsidR="005A73EB" w:rsidRPr="002D1A91" w:rsidRDefault="005A73EB" w:rsidP="000A425C">
      <w:pPr>
        <w:spacing w:line="240" w:lineRule="auto"/>
        <w:ind w:left="720"/>
        <w:jc w:val="both"/>
        <w:rPr>
          <w:rFonts w:ascii="Arial" w:hAnsi="Arial" w:cs="Arial"/>
          <w:b/>
        </w:rPr>
      </w:pPr>
    </w:p>
    <w:p w14:paraId="6834404A" w14:textId="5E58FC2D" w:rsidR="00D96016" w:rsidRPr="002D1A91" w:rsidRDefault="00D96016" w:rsidP="000A425C">
      <w:pPr>
        <w:spacing w:line="240" w:lineRule="auto"/>
        <w:ind w:left="720"/>
        <w:jc w:val="both"/>
        <w:rPr>
          <w:rFonts w:ascii="Arial" w:hAnsi="Arial" w:cs="Arial"/>
        </w:rPr>
      </w:pPr>
      <w:r w:rsidRPr="002D1A91">
        <w:rPr>
          <w:rFonts w:ascii="Arial" w:hAnsi="Arial" w:cs="Arial"/>
          <w:b/>
        </w:rPr>
        <w:t>O&amp;M Tests</w:t>
      </w:r>
      <w:r w:rsidRPr="002D1A91">
        <w:rPr>
          <w:rFonts w:ascii="Arial" w:hAnsi="Arial" w:cs="Arial"/>
        </w:rPr>
        <w:t xml:space="preserve"> shall have the meaning ascribed thereto in Section 19.</w:t>
      </w:r>
      <w:r w:rsidR="00B01893">
        <w:rPr>
          <w:rFonts w:ascii="Arial" w:hAnsi="Arial" w:cs="Arial"/>
        </w:rPr>
        <w:t>1</w:t>
      </w:r>
      <w:r w:rsidRPr="002D1A91">
        <w:rPr>
          <w:rFonts w:ascii="Arial" w:hAnsi="Arial" w:cs="Arial"/>
        </w:rPr>
        <w:t>2</w:t>
      </w:r>
      <w:r w:rsidR="00804761" w:rsidRPr="002D1A91">
        <w:rPr>
          <w:rFonts w:ascii="Arial" w:hAnsi="Arial" w:cs="Arial"/>
        </w:rPr>
        <w:t>.1</w:t>
      </w:r>
      <w:r w:rsidRPr="002D1A91">
        <w:rPr>
          <w:rFonts w:ascii="Arial" w:hAnsi="Arial" w:cs="Arial"/>
        </w:rPr>
        <w:t>;</w:t>
      </w:r>
    </w:p>
    <w:p w14:paraId="37934733" w14:textId="77777777" w:rsidR="00D96016" w:rsidRPr="002D1A91" w:rsidRDefault="00D96016" w:rsidP="000A425C">
      <w:pPr>
        <w:spacing w:line="240" w:lineRule="auto"/>
        <w:ind w:left="720"/>
        <w:jc w:val="both"/>
        <w:rPr>
          <w:rFonts w:ascii="Arial" w:hAnsi="Arial" w:cs="Arial"/>
        </w:rPr>
      </w:pPr>
    </w:p>
    <w:p w14:paraId="281F5415"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O&amp;M Time For Completion</w:t>
      </w:r>
      <w:r w:rsidRPr="002D1A91">
        <w:rPr>
          <w:rFonts w:ascii="Arial" w:hAnsi="Arial" w:cs="Arial"/>
        </w:rPr>
        <w:t xml:space="preserve"> means the time permitted herein for performance and completion of Operations and Maintenance and all other obligations to be performed by the Concessionaire during the Operations Period, as set out in and contemplated by the Applicable Standards and each O&amp;M Programme, including, performance and completion of each Project O&amp;M Milestone on or prior to its Project O&amp;M Milestone Date; </w:t>
      </w:r>
    </w:p>
    <w:p w14:paraId="54E97A53" w14:textId="77777777" w:rsidR="00D96016" w:rsidRPr="002D1A91" w:rsidRDefault="00D96016" w:rsidP="000A425C">
      <w:pPr>
        <w:spacing w:line="240" w:lineRule="auto"/>
        <w:ind w:left="720"/>
        <w:jc w:val="both"/>
        <w:rPr>
          <w:rFonts w:ascii="Arial" w:hAnsi="Arial" w:cs="Arial"/>
        </w:rPr>
      </w:pPr>
    </w:p>
    <w:p w14:paraId="12B201D8" w14:textId="79721F9B" w:rsidR="00EA7AFF" w:rsidRPr="002D1A91" w:rsidRDefault="00EA7AFF" w:rsidP="00EA7AFF">
      <w:pPr>
        <w:spacing w:line="240" w:lineRule="auto"/>
        <w:ind w:left="720"/>
        <w:jc w:val="both"/>
        <w:rPr>
          <w:rFonts w:ascii="Arial" w:hAnsi="Arial" w:cs="Arial"/>
          <w:b/>
        </w:rPr>
      </w:pPr>
      <w:r w:rsidRPr="002D1A91">
        <w:rPr>
          <w:rFonts w:ascii="Arial" w:hAnsi="Arial" w:cs="Arial"/>
          <w:b/>
          <w:bCs/>
        </w:rPr>
        <w:t xml:space="preserve">Order of Priority </w:t>
      </w:r>
      <w:r w:rsidRPr="002D1A91">
        <w:rPr>
          <w:rFonts w:ascii="Arial" w:hAnsi="Arial" w:cs="Arial"/>
        </w:rPr>
        <w:t xml:space="preserve">shall have the meaning ascribed thereto in </w:t>
      </w:r>
      <w:r w:rsidRPr="002D1A91">
        <w:rPr>
          <w:rFonts w:ascii="Arial" w:hAnsi="Arial" w:cs="Arial"/>
          <w:b/>
          <w:bCs/>
          <w:smallCaps/>
        </w:rPr>
        <w:t xml:space="preserve">Schedule </w:t>
      </w:r>
      <w:r w:rsidR="000C0573">
        <w:rPr>
          <w:rFonts w:ascii="Arial" w:hAnsi="Arial" w:cs="Arial"/>
          <w:b/>
          <w:bCs/>
          <w:smallCaps/>
        </w:rPr>
        <w:t>B</w:t>
      </w:r>
      <w:r w:rsidRPr="002D1A91">
        <w:rPr>
          <w:rFonts w:ascii="Arial" w:hAnsi="Arial" w:cs="Arial"/>
        </w:rPr>
        <w:t xml:space="preserve"> (</w:t>
      </w:r>
      <w:r w:rsidRPr="002D1A91">
        <w:rPr>
          <w:rFonts w:ascii="Arial" w:hAnsi="Arial" w:cs="Arial"/>
          <w:i/>
          <w:iCs/>
        </w:rPr>
        <w:t>Specific Definitions</w:t>
      </w:r>
      <w:r w:rsidRPr="002D1A91">
        <w:rPr>
          <w:rFonts w:ascii="Arial" w:hAnsi="Arial" w:cs="Arial"/>
        </w:rPr>
        <w:t>);</w:t>
      </w:r>
    </w:p>
    <w:p w14:paraId="2405713C" w14:textId="51FD8785" w:rsidR="00EA7AFF" w:rsidRPr="002D1A91" w:rsidRDefault="00EA7AFF" w:rsidP="000A425C">
      <w:pPr>
        <w:spacing w:line="240" w:lineRule="auto"/>
        <w:ind w:left="720"/>
        <w:jc w:val="both"/>
        <w:rPr>
          <w:rFonts w:ascii="Arial" w:hAnsi="Arial" w:cs="Arial"/>
          <w:b/>
          <w:bCs/>
        </w:rPr>
      </w:pPr>
    </w:p>
    <w:p w14:paraId="1C06B40C" w14:textId="2E7CD0FB" w:rsidR="00D96016" w:rsidRPr="002D1A91" w:rsidRDefault="00D96016" w:rsidP="000A425C">
      <w:pPr>
        <w:spacing w:line="240" w:lineRule="auto"/>
        <w:ind w:left="720"/>
        <w:jc w:val="both"/>
        <w:rPr>
          <w:rFonts w:ascii="Arial" w:hAnsi="Arial" w:cs="Arial"/>
        </w:rPr>
      </w:pPr>
      <w:r w:rsidRPr="002D1A91">
        <w:rPr>
          <w:rFonts w:ascii="Arial" w:hAnsi="Arial" w:cs="Arial"/>
          <w:b/>
        </w:rPr>
        <w:t>Operation and Maintenance</w:t>
      </w:r>
      <w:r w:rsidRPr="002D1A91">
        <w:rPr>
          <w:rFonts w:ascii="Arial" w:hAnsi="Arial" w:cs="Arial"/>
        </w:rPr>
        <w:t xml:space="preserve"> or </w:t>
      </w:r>
      <w:r w:rsidRPr="002D1A91">
        <w:rPr>
          <w:rFonts w:ascii="Arial" w:hAnsi="Arial" w:cs="Arial"/>
          <w:b/>
        </w:rPr>
        <w:t>Operate and Maintain</w:t>
      </w:r>
      <w:r w:rsidRPr="002D1A91">
        <w:rPr>
          <w:rFonts w:ascii="Arial" w:hAnsi="Arial" w:cs="Arial"/>
        </w:rPr>
        <w:t xml:space="preserve"> means all obligations, works, services and duties undertaken and/or performed and/or to be undertaken and/or performed by the Concessionaire during the Operations Period pursuant to the Applicable Standards including</w:t>
      </w:r>
      <w:r w:rsidR="005C129C">
        <w:rPr>
          <w:rFonts w:ascii="Arial" w:hAnsi="Arial" w:cs="Arial"/>
        </w:rPr>
        <w:t>:</w:t>
      </w:r>
      <w:r w:rsidRPr="002D1A91">
        <w:rPr>
          <w:rFonts w:ascii="Arial" w:hAnsi="Arial" w:cs="Arial"/>
        </w:rPr>
        <w:t xml:space="preserve"> (a) the preparation, completion and delivery of all O&amp;M Documents; (b) the operation and maintenance of the Concession Assets during the Operations Period; (c) functions of operations, maintenance, safety measurements etc.</w:t>
      </w:r>
      <w:r w:rsidR="000E4E90" w:rsidRPr="002D1A91">
        <w:rPr>
          <w:rFonts w:ascii="Arial" w:hAnsi="Arial" w:cs="Arial"/>
        </w:rPr>
        <w:t>,</w:t>
      </w:r>
      <w:r w:rsidRPr="002D1A91">
        <w:rPr>
          <w:rFonts w:ascii="Arial" w:hAnsi="Arial" w:cs="Arial"/>
        </w:rPr>
        <w:t xml:space="preserve"> and performance of other services and obligations incidental thereto; and (d) achievement of Project O&amp;M Milestones; </w:t>
      </w:r>
    </w:p>
    <w:p w14:paraId="4835E76E" w14:textId="77777777" w:rsidR="00D96016" w:rsidRPr="002D1A91" w:rsidRDefault="00D96016" w:rsidP="000A425C">
      <w:pPr>
        <w:spacing w:line="240" w:lineRule="auto"/>
        <w:ind w:left="720"/>
        <w:jc w:val="both"/>
        <w:rPr>
          <w:rFonts w:ascii="Arial" w:hAnsi="Arial" w:cs="Arial"/>
        </w:rPr>
      </w:pPr>
    </w:p>
    <w:p w14:paraId="56FC5435"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Operational Year</w:t>
      </w:r>
      <w:r w:rsidRPr="002D1A91">
        <w:rPr>
          <w:rFonts w:ascii="Arial" w:hAnsi="Arial" w:cs="Arial"/>
        </w:rPr>
        <w:t xml:space="preserve"> means a period of one (1) year commencing on each consecutive anniversary of the Commercial Operations Date and ending as of the end of the day preceding the next anniversary of the Commercial Operations </w:t>
      </w:r>
      <w:r w:rsidRPr="002D1A91">
        <w:rPr>
          <w:rFonts w:ascii="Arial" w:hAnsi="Arial" w:cs="Arial"/>
        </w:rPr>
        <w:lastRenderedPageBreak/>
        <w:t>Date, except for the first (1</w:t>
      </w:r>
      <w:r w:rsidRPr="002D1A91">
        <w:rPr>
          <w:rFonts w:ascii="Arial" w:hAnsi="Arial" w:cs="Arial"/>
          <w:vertAlign w:val="superscript"/>
        </w:rPr>
        <w:t>st</w:t>
      </w:r>
      <w:r w:rsidRPr="002D1A91">
        <w:rPr>
          <w:rFonts w:ascii="Arial" w:hAnsi="Arial" w:cs="Arial"/>
        </w:rPr>
        <w:t>) Operational Year which shall start on the Commercial Operations Date;</w:t>
      </w:r>
    </w:p>
    <w:p w14:paraId="293748A7" w14:textId="77777777" w:rsidR="00D96016" w:rsidRPr="002D1A91" w:rsidRDefault="00D96016" w:rsidP="000A425C">
      <w:pPr>
        <w:spacing w:line="240" w:lineRule="auto"/>
        <w:ind w:left="720"/>
        <w:jc w:val="both"/>
        <w:rPr>
          <w:rFonts w:ascii="Arial" w:hAnsi="Arial" w:cs="Arial"/>
        </w:rPr>
      </w:pPr>
    </w:p>
    <w:p w14:paraId="48EAE883"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Operations Period</w:t>
      </w:r>
      <w:r w:rsidRPr="002D1A91">
        <w:rPr>
          <w:rFonts w:ascii="Arial" w:hAnsi="Arial" w:cs="Arial"/>
        </w:rPr>
        <w:t xml:space="preserve"> means the period commencing on the </w:t>
      </w:r>
      <w:r w:rsidRPr="002D1A91">
        <w:rPr>
          <w:rFonts w:ascii="Arial" w:hAnsi="Arial" w:cs="Arial"/>
          <w:spacing w:val="-3"/>
        </w:rPr>
        <w:t>Commercial Operations Date</w:t>
      </w:r>
      <w:r w:rsidRPr="002D1A91">
        <w:rPr>
          <w:rFonts w:ascii="Arial" w:hAnsi="Arial" w:cs="Arial"/>
        </w:rPr>
        <w:t xml:space="preserve"> and ending on the Trigger Date;</w:t>
      </w:r>
    </w:p>
    <w:p w14:paraId="76E6CC1E" w14:textId="77777777" w:rsidR="00D96016" w:rsidRPr="002D1A91" w:rsidRDefault="00D96016" w:rsidP="000A425C">
      <w:pPr>
        <w:spacing w:line="240" w:lineRule="auto"/>
        <w:ind w:left="720"/>
        <w:jc w:val="both"/>
        <w:rPr>
          <w:rFonts w:ascii="Arial" w:hAnsi="Arial" w:cs="Arial"/>
        </w:rPr>
      </w:pPr>
    </w:p>
    <w:p w14:paraId="0F3195A2"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Operations Period Insurances</w:t>
      </w:r>
      <w:r w:rsidRPr="002D1A91">
        <w:rPr>
          <w:rFonts w:ascii="Arial" w:hAnsi="Arial" w:cs="Arial"/>
        </w:rPr>
        <w:t xml:space="preserve"> means the Insurances procured and/or obtained by the Concessionaire pursuant to the provisions of and in accordance with Section 20.2 (</w:t>
      </w:r>
      <w:r w:rsidRPr="002D1A91">
        <w:rPr>
          <w:rFonts w:ascii="Arial" w:hAnsi="Arial" w:cs="Arial"/>
          <w:i/>
        </w:rPr>
        <w:t>Operations Period Insurances</w:t>
      </w:r>
      <w:r w:rsidRPr="002D1A91">
        <w:rPr>
          <w:rFonts w:ascii="Arial" w:hAnsi="Arial" w:cs="Arial"/>
        </w:rPr>
        <w:t xml:space="preserve">) and </w:t>
      </w:r>
      <w:r w:rsidRPr="002D1A91">
        <w:rPr>
          <w:rFonts w:ascii="Arial" w:hAnsi="Arial" w:cs="Arial"/>
          <w:b/>
          <w:smallCaps/>
        </w:rPr>
        <w:t>Part I</w:t>
      </w:r>
      <w:r w:rsidRPr="002D1A91">
        <w:rPr>
          <w:rFonts w:ascii="Arial" w:hAnsi="Arial" w:cs="Arial"/>
          <w:b/>
        </w:rPr>
        <w:t xml:space="preserve"> (</w:t>
      </w:r>
      <w:r w:rsidRPr="002D1A91">
        <w:rPr>
          <w:rFonts w:ascii="Arial" w:hAnsi="Arial" w:cs="Arial"/>
          <w:b/>
          <w:i/>
        </w:rPr>
        <w:t>Operations Period Insurances</w:t>
      </w:r>
      <w:r w:rsidRPr="002D1A91">
        <w:rPr>
          <w:rFonts w:ascii="Arial" w:hAnsi="Arial" w:cs="Arial"/>
          <w:b/>
        </w:rPr>
        <w:t xml:space="preserve">) </w:t>
      </w:r>
      <w:r w:rsidRPr="002D1A91">
        <w:rPr>
          <w:rFonts w:ascii="Arial" w:hAnsi="Arial" w:cs="Arial"/>
          <w:b/>
          <w:smallCaps/>
        </w:rPr>
        <w:t>of Schedule I</w:t>
      </w:r>
      <w:r w:rsidRPr="002D1A91">
        <w:rPr>
          <w:rFonts w:ascii="Arial" w:hAnsi="Arial" w:cs="Arial"/>
          <w:b/>
        </w:rPr>
        <w:t xml:space="preserve"> (</w:t>
      </w:r>
      <w:r w:rsidRPr="002D1A91">
        <w:rPr>
          <w:rFonts w:ascii="Arial" w:hAnsi="Arial" w:cs="Arial"/>
          <w:b/>
          <w:i/>
        </w:rPr>
        <w:t>Insurances</w:t>
      </w:r>
      <w:r w:rsidRPr="002D1A91">
        <w:rPr>
          <w:rFonts w:ascii="Arial" w:hAnsi="Arial" w:cs="Arial"/>
          <w:b/>
        </w:rPr>
        <w:t>)</w:t>
      </w:r>
      <w:r w:rsidRPr="002D1A91">
        <w:rPr>
          <w:rFonts w:ascii="Arial" w:hAnsi="Arial" w:cs="Arial"/>
        </w:rPr>
        <w:t>;</w:t>
      </w:r>
    </w:p>
    <w:p w14:paraId="7C462FB4" w14:textId="77777777" w:rsidR="00D96016" w:rsidRPr="002D1A91" w:rsidRDefault="00D96016" w:rsidP="000A425C">
      <w:pPr>
        <w:spacing w:line="240" w:lineRule="auto"/>
        <w:ind w:left="720"/>
        <w:jc w:val="both"/>
        <w:rPr>
          <w:rFonts w:ascii="Arial" w:hAnsi="Arial" w:cs="Arial"/>
          <w:b/>
        </w:rPr>
      </w:pPr>
    </w:p>
    <w:p w14:paraId="003C5B24" w14:textId="4E795334" w:rsidR="00D96016" w:rsidRPr="002D1A91" w:rsidRDefault="007A7F6B" w:rsidP="000A425C">
      <w:pPr>
        <w:spacing w:line="240" w:lineRule="auto"/>
        <w:ind w:left="720"/>
        <w:jc w:val="both"/>
        <w:rPr>
          <w:rFonts w:ascii="Arial" w:hAnsi="Arial" w:cs="Arial"/>
        </w:rPr>
      </w:pPr>
      <w:r>
        <w:rPr>
          <w:rFonts w:ascii="Arial" w:hAnsi="Arial" w:cs="Arial"/>
          <w:b/>
        </w:rPr>
        <w:t xml:space="preserve">Party </w:t>
      </w:r>
      <w:r w:rsidRPr="007A7F6B">
        <w:rPr>
          <w:rFonts w:ascii="Arial" w:hAnsi="Arial" w:cs="Arial"/>
          <w:bCs/>
        </w:rPr>
        <w:t>or</w:t>
      </w:r>
      <w:r>
        <w:rPr>
          <w:rFonts w:ascii="Arial" w:hAnsi="Arial" w:cs="Arial"/>
          <w:b/>
        </w:rPr>
        <w:t xml:space="preserve"> </w:t>
      </w:r>
      <w:r w:rsidR="00D96016" w:rsidRPr="002D1A91">
        <w:rPr>
          <w:rFonts w:ascii="Arial" w:hAnsi="Arial" w:cs="Arial"/>
          <w:b/>
        </w:rPr>
        <w:t xml:space="preserve">Parties </w:t>
      </w:r>
      <w:r w:rsidR="00D96016" w:rsidRPr="002D1A91">
        <w:rPr>
          <w:rFonts w:ascii="Arial" w:hAnsi="Arial" w:cs="Arial"/>
        </w:rPr>
        <w:t>shall have the meaning ascribed thereto in the Preamble;</w:t>
      </w:r>
    </w:p>
    <w:p w14:paraId="2681126D" w14:textId="77777777" w:rsidR="00804761" w:rsidRPr="002D1A91" w:rsidRDefault="00804761" w:rsidP="000A425C">
      <w:pPr>
        <w:spacing w:line="240" w:lineRule="auto"/>
        <w:ind w:left="720"/>
        <w:jc w:val="both"/>
        <w:rPr>
          <w:rFonts w:ascii="Arial" w:hAnsi="Arial" w:cs="Arial"/>
        </w:rPr>
      </w:pPr>
    </w:p>
    <w:p w14:paraId="71ED27EC" w14:textId="7D48B073" w:rsidR="00D96016" w:rsidRPr="002D1A91" w:rsidRDefault="00D96016" w:rsidP="000A425C">
      <w:pPr>
        <w:spacing w:line="240" w:lineRule="auto"/>
        <w:ind w:left="720"/>
        <w:jc w:val="both"/>
        <w:rPr>
          <w:rFonts w:ascii="Arial" w:hAnsi="Arial" w:cs="Arial"/>
        </w:rPr>
      </w:pPr>
      <w:r w:rsidRPr="002D1A91">
        <w:rPr>
          <w:rFonts w:ascii="Arial" w:hAnsi="Arial" w:cs="Arial"/>
          <w:b/>
        </w:rPr>
        <w:t>Permitted Events</w:t>
      </w:r>
      <w:r w:rsidRPr="002D1A91">
        <w:rPr>
          <w:rFonts w:ascii="Arial" w:hAnsi="Arial" w:cs="Arial"/>
        </w:rPr>
        <w:t xml:space="preserve"> means:</w:t>
      </w:r>
    </w:p>
    <w:p w14:paraId="32217DB0" w14:textId="77777777" w:rsidR="00D96016" w:rsidRPr="002D1A91" w:rsidRDefault="00D96016" w:rsidP="000A425C">
      <w:pPr>
        <w:spacing w:line="240" w:lineRule="auto"/>
        <w:jc w:val="both"/>
        <w:rPr>
          <w:rFonts w:ascii="Arial" w:hAnsi="Arial" w:cs="Arial"/>
        </w:rPr>
      </w:pPr>
    </w:p>
    <w:p w14:paraId="49DFA852" w14:textId="77777777" w:rsidR="00D96016" w:rsidRPr="002D1A91" w:rsidRDefault="00D96016" w:rsidP="00D86CA8">
      <w:pPr>
        <w:pStyle w:val="ListParagraph"/>
        <w:numPr>
          <w:ilvl w:val="0"/>
          <w:numId w:val="83"/>
        </w:numPr>
        <w:spacing w:line="240" w:lineRule="auto"/>
        <w:ind w:left="1440" w:hanging="720"/>
        <w:contextualSpacing/>
        <w:jc w:val="both"/>
        <w:rPr>
          <w:rFonts w:ascii="Arial" w:hAnsi="Arial" w:cs="Arial"/>
        </w:rPr>
      </w:pPr>
      <w:r w:rsidRPr="002D1A91">
        <w:rPr>
          <w:rFonts w:ascii="Arial" w:hAnsi="Arial" w:cs="Arial"/>
        </w:rPr>
        <w:t xml:space="preserve">Force Majeure Events; </w:t>
      </w:r>
    </w:p>
    <w:p w14:paraId="24493466" w14:textId="77777777" w:rsidR="00D96016" w:rsidRPr="002D1A91" w:rsidRDefault="00D96016" w:rsidP="000A425C">
      <w:pPr>
        <w:spacing w:line="240" w:lineRule="auto"/>
        <w:ind w:left="1440"/>
        <w:jc w:val="both"/>
        <w:rPr>
          <w:rFonts w:ascii="Arial" w:hAnsi="Arial" w:cs="Arial"/>
        </w:rPr>
      </w:pPr>
    </w:p>
    <w:p w14:paraId="276BE208" w14:textId="32B128FA" w:rsidR="00D96016" w:rsidRPr="002D1A91" w:rsidRDefault="006D2A8B" w:rsidP="00D86CA8">
      <w:pPr>
        <w:pStyle w:val="ListParagraph"/>
        <w:numPr>
          <w:ilvl w:val="0"/>
          <w:numId w:val="83"/>
        </w:numPr>
        <w:spacing w:line="240" w:lineRule="auto"/>
        <w:ind w:left="1440" w:hanging="720"/>
        <w:contextualSpacing/>
        <w:jc w:val="both"/>
        <w:rPr>
          <w:rFonts w:ascii="Arial" w:hAnsi="Arial" w:cs="Arial"/>
        </w:rPr>
      </w:pPr>
      <w:r w:rsidRPr="006A4CA4">
        <w:rPr>
          <w:rFonts w:ascii="Arial" w:hAnsi="Arial" w:cs="Arial"/>
        </w:rPr>
        <w:t xml:space="preserve">Agency </w:t>
      </w:r>
      <w:r w:rsidR="00D96016" w:rsidRPr="002D1A91">
        <w:rPr>
          <w:rFonts w:ascii="Arial" w:hAnsi="Arial" w:cs="Arial"/>
        </w:rPr>
        <w:t>Events of Default;</w:t>
      </w:r>
    </w:p>
    <w:p w14:paraId="70CB107D" w14:textId="77777777" w:rsidR="00D96016" w:rsidRPr="002D1A91" w:rsidRDefault="00D96016" w:rsidP="000A425C">
      <w:pPr>
        <w:pStyle w:val="ListParagraph"/>
        <w:spacing w:line="240" w:lineRule="auto"/>
        <w:rPr>
          <w:rFonts w:ascii="Arial" w:hAnsi="Arial" w:cs="Arial"/>
        </w:rPr>
      </w:pPr>
    </w:p>
    <w:p w14:paraId="39448578" w14:textId="77777777" w:rsidR="00D96016" w:rsidRPr="002D1A91" w:rsidRDefault="00D96016" w:rsidP="00D86CA8">
      <w:pPr>
        <w:pStyle w:val="ListParagraph"/>
        <w:numPr>
          <w:ilvl w:val="0"/>
          <w:numId w:val="83"/>
        </w:numPr>
        <w:spacing w:line="240" w:lineRule="auto"/>
        <w:ind w:left="1440" w:hanging="720"/>
        <w:contextualSpacing/>
        <w:jc w:val="both"/>
        <w:rPr>
          <w:rFonts w:ascii="Arial" w:hAnsi="Arial" w:cs="Arial"/>
        </w:rPr>
      </w:pPr>
      <w:r w:rsidRPr="002D1A91">
        <w:rPr>
          <w:rFonts w:ascii="Arial" w:hAnsi="Arial" w:cs="Arial"/>
        </w:rPr>
        <w:t>Emergency Decommissioning, to the extent the same does not result from reasons attributable to the Concessionaire;</w:t>
      </w:r>
    </w:p>
    <w:p w14:paraId="14C12264" w14:textId="77777777" w:rsidR="00D96016" w:rsidRPr="002D1A91" w:rsidRDefault="00D96016" w:rsidP="000A425C">
      <w:pPr>
        <w:pStyle w:val="ListParagraph"/>
        <w:spacing w:line="240" w:lineRule="auto"/>
        <w:rPr>
          <w:rFonts w:ascii="Arial" w:hAnsi="Arial" w:cs="Arial"/>
        </w:rPr>
      </w:pPr>
    </w:p>
    <w:p w14:paraId="505108FB" w14:textId="77777777" w:rsidR="00D96016" w:rsidRPr="002D1A91" w:rsidRDefault="00D96016" w:rsidP="00D86CA8">
      <w:pPr>
        <w:pStyle w:val="ListParagraph"/>
        <w:numPr>
          <w:ilvl w:val="0"/>
          <w:numId w:val="83"/>
        </w:numPr>
        <w:spacing w:line="240" w:lineRule="auto"/>
        <w:ind w:left="1440" w:hanging="720"/>
        <w:contextualSpacing/>
        <w:jc w:val="both"/>
        <w:rPr>
          <w:rFonts w:ascii="Arial" w:hAnsi="Arial" w:cs="Arial"/>
        </w:rPr>
      </w:pPr>
      <w:r w:rsidRPr="002D1A91">
        <w:rPr>
          <w:rFonts w:ascii="Arial" w:hAnsi="Arial" w:cs="Arial"/>
        </w:rPr>
        <w:t>Material Adverse Impediment, to the extent the same does not result from reasons attributable to the Concessionaire;</w:t>
      </w:r>
    </w:p>
    <w:p w14:paraId="4FD256EE" w14:textId="77777777" w:rsidR="00D96016" w:rsidRPr="002D1A91" w:rsidRDefault="00D96016" w:rsidP="000A425C">
      <w:pPr>
        <w:pStyle w:val="ListParagraph"/>
        <w:spacing w:line="240" w:lineRule="auto"/>
        <w:rPr>
          <w:rFonts w:ascii="Arial" w:hAnsi="Arial" w:cs="Arial"/>
        </w:rPr>
      </w:pPr>
    </w:p>
    <w:p w14:paraId="535DC8D1" w14:textId="77777777" w:rsidR="00D96016" w:rsidRPr="002D1A91" w:rsidRDefault="00D96016" w:rsidP="00D86CA8">
      <w:pPr>
        <w:pStyle w:val="ListParagraph"/>
        <w:numPr>
          <w:ilvl w:val="0"/>
          <w:numId w:val="83"/>
        </w:numPr>
        <w:spacing w:line="240" w:lineRule="auto"/>
        <w:ind w:left="1440" w:hanging="720"/>
        <w:contextualSpacing/>
        <w:jc w:val="both"/>
        <w:rPr>
          <w:rFonts w:ascii="Arial" w:hAnsi="Arial" w:cs="Arial"/>
        </w:rPr>
      </w:pPr>
      <w:r w:rsidRPr="002D1A91">
        <w:rPr>
          <w:rFonts w:ascii="Arial" w:hAnsi="Arial" w:cs="Arial"/>
        </w:rPr>
        <w:t>a Change in Law causing a delay in the performance of the Concessionaire’s obligations under this Agreement;</w:t>
      </w:r>
    </w:p>
    <w:p w14:paraId="4FEDEA64" w14:textId="77777777" w:rsidR="00D96016" w:rsidRPr="002D1A91" w:rsidRDefault="00D96016" w:rsidP="000A425C">
      <w:pPr>
        <w:pStyle w:val="ListParagraph"/>
        <w:spacing w:line="240" w:lineRule="auto"/>
        <w:rPr>
          <w:rFonts w:ascii="Arial" w:hAnsi="Arial" w:cs="Arial"/>
        </w:rPr>
      </w:pPr>
    </w:p>
    <w:p w14:paraId="7545F0D1" w14:textId="77777777" w:rsidR="00D96016" w:rsidRPr="002D1A91" w:rsidRDefault="00D96016" w:rsidP="00D86CA8">
      <w:pPr>
        <w:pStyle w:val="ListParagraph"/>
        <w:numPr>
          <w:ilvl w:val="0"/>
          <w:numId w:val="83"/>
        </w:numPr>
        <w:spacing w:line="240" w:lineRule="auto"/>
        <w:ind w:left="1440" w:hanging="720"/>
        <w:contextualSpacing/>
        <w:jc w:val="both"/>
        <w:rPr>
          <w:rFonts w:ascii="Arial" w:hAnsi="Arial" w:cs="Arial"/>
        </w:rPr>
      </w:pPr>
      <w:r w:rsidRPr="002D1A91">
        <w:rPr>
          <w:rFonts w:ascii="Arial" w:hAnsi="Arial" w:cs="Arial"/>
        </w:rPr>
        <w:t>the occurrence of the circumstances set out in Section 4.9 (</w:t>
      </w:r>
      <w:r w:rsidRPr="002D1A91">
        <w:rPr>
          <w:rFonts w:ascii="Arial" w:hAnsi="Arial" w:cs="Arial"/>
          <w:i/>
        </w:rPr>
        <w:t>Geological and Archeological Finds</w:t>
      </w:r>
      <w:r w:rsidRPr="002D1A91">
        <w:rPr>
          <w:rFonts w:ascii="Arial" w:hAnsi="Arial" w:cs="Arial"/>
        </w:rPr>
        <w:t>) causing a delay in the performance of the Concessionaire’s obligations under this Agreement; and</w:t>
      </w:r>
    </w:p>
    <w:p w14:paraId="173470BF" w14:textId="77777777" w:rsidR="00D96016" w:rsidRPr="002D1A91" w:rsidRDefault="00D96016" w:rsidP="000A425C">
      <w:pPr>
        <w:pStyle w:val="ListParagraph"/>
        <w:spacing w:line="240" w:lineRule="auto"/>
        <w:rPr>
          <w:rFonts w:ascii="Arial" w:hAnsi="Arial" w:cs="Arial"/>
        </w:rPr>
      </w:pPr>
    </w:p>
    <w:p w14:paraId="51D61BBD" w14:textId="6083C461" w:rsidR="00D96016" w:rsidRPr="002D1A91" w:rsidRDefault="00D96016" w:rsidP="00D86CA8">
      <w:pPr>
        <w:pStyle w:val="ListParagraph"/>
        <w:numPr>
          <w:ilvl w:val="0"/>
          <w:numId w:val="83"/>
        </w:numPr>
        <w:spacing w:line="240" w:lineRule="auto"/>
        <w:ind w:left="1440" w:hanging="720"/>
        <w:contextualSpacing/>
        <w:jc w:val="both"/>
        <w:rPr>
          <w:rFonts w:ascii="Arial" w:hAnsi="Arial" w:cs="Arial"/>
        </w:rPr>
      </w:pPr>
      <w:r w:rsidRPr="002D1A91">
        <w:rPr>
          <w:rFonts w:ascii="Arial" w:hAnsi="Arial" w:cs="Arial"/>
        </w:rPr>
        <w:t xml:space="preserve">the occurrence of the </w:t>
      </w:r>
      <w:r w:rsidR="006D2A8B" w:rsidRPr="006A4CA4">
        <w:rPr>
          <w:rFonts w:ascii="Arial" w:hAnsi="Arial" w:cs="Arial"/>
        </w:rPr>
        <w:t xml:space="preserve">Agency </w:t>
      </w:r>
      <w:r w:rsidRPr="002D1A91">
        <w:rPr>
          <w:rFonts w:ascii="Arial" w:hAnsi="Arial" w:cs="Arial"/>
        </w:rPr>
        <w:t>Overriding Power Event, to the extent the same does not result from reasons attributable to the Concessionaire;</w:t>
      </w:r>
    </w:p>
    <w:p w14:paraId="1DF2FF06" w14:textId="77777777" w:rsidR="00D96016" w:rsidRPr="002D1A91" w:rsidRDefault="00D96016" w:rsidP="000A425C">
      <w:pPr>
        <w:spacing w:line="240" w:lineRule="auto"/>
        <w:jc w:val="both"/>
        <w:rPr>
          <w:rFonts w:ascii="Arial" w:hAnsi="Arial" w:cs="Arial"/>
        </w:rPr>
      </w:pPr>
    </w:p>
    <w:p w14:paraId="0E2E4919" w14:textId="3219B910" w:rsidR="00804761" w:rsidRPr="002D1A91" w:rsidRDefault="00BC7364" w:rsidP="000A425C">
      <w:pPr>
        <w:spacing w:line="240" w:lineRule="auto"/>
        <w:ind w:firstLine="720"/>
        <w:jc w:val="both"/>
        <w:rPr>
          <w:rFonts w:ascii="Arial" w:hAnsi="Arial" w:cs="Arial"/>
        </w:rPr>
      </w:pPr>
      <w:r w:rsidRPr="00E14633">
        <w:rPr>
          <w:rFonts w:ascii="Arial" w:hAnsi="Arial" w:cs="Arial"/>
          <w:bCs/>
        </w:rPr>
        <w:t>[</w:t>
      </w:r>
      <w:r w:rsidR="00D96016" w:rsidRPr="002D1A91">
        <w:rPr>
          <w:rFonts w:ascii="Arial" w:hAnsi="Arial" w:cs="Arial"/>
          <w:b/>
        </w:rPr>
        <w:t xml:space="preserve">Persistent Breach of O&amp;M Requirements </w:t>
      </w:r>
      <w:r w:rsidR="00804761" w:rsidRPr="002D1A91">
        <w:rPr>
          <w:rFonts w:ascii="Arial" w:hAnsi="Arial" w:cs="Arial"/>
        </w:rPr>
        <w:t xml:space="preserve">means: </w:t>
      </w:r>
    </w:p>
    <w:p w14:paraId="20B6F53D" w14:textId="77777777" w:rsidR="00804761" w:rsidRPr="002D1A91" w:rsidRDefault="00804761" w:rsidP="000A425C">
      <w:pPr>
        <w:spacing w:line="240" w:lineRule="auto"/>
        <w:jc w:val="both"/>
        <w:rPr>
          <w:rFonts w:ascii="Arial" w:hAnsi="Arial" w:cs="Arial"/>
        </w:rPr>
      </w:pPr>
    </w:p>
    <w:p w14:paraId="25EADEA2" w14:textId="77777777" w:rsidR="00804761" w:rsidRPr="002D1A91" w:rsidRDefault="00804761" w:rsidP="000A425C">
      <w:pPr>
        <w:pStyle w:val="ColorfulList-Accent11"/>
        <w:numPr>
          <w:ilvl w:val="0"/>
          <w:numId w:val="35"/>
        </w:numPr>
        <w:spacing w:line="240" w:lineRule="auto"/>
        <w:ind w:left="1440"/>
        <w:jc w:val="both"/>
        <w:rPr>
          <w:rFonts w:ascii="Arial" w:hAnsi="Arial" w:cs="Arial"/>
        </w:rPr>
      </w:pPr>
      <w:r w:rsidRPr="002D1A91">
        <w:rPr>
          <w:rFonts w:ascii="Arial" w:hAnsi="Arial" w:cs="Arial"/>
        </w:rPr>
        <w:t>any reoccurring and persistent breach of the O&amp;M Requirements that remains un-remedied despite the issuance of Notice of Remedy by the Independent Engineer;</w:t>
      </w:r>
    </w:p>
    <w:p w14:paraId="3E6BAC8B" w14:textId="77777777" w:rsidR="00804761" w:rsidRPr="002D1A91" w:rsidRDefault="00804761" w:rsidP="000A425C">
      <w:pPr>
        <w:spacing w:line="240" w:lineRule="auto"/>
        <w:ind w:left="1440"/>
        <w:jc w:val="both"/>
        <w:rPr>
          <w:rFonts w:ascii="Arial" w:hAnsi="Arial" w:cs="Arial"/>
        </w:rPr>
      </w:pPr>
    </w:p>
    <w:p w14:paraId="43C7131C" w14:textId="77777777" w:rsidR="00804761" w:rsidRPr="002D1A91" w:rsidRDefault="00804761" w:rsidP="000A425C">
      <w:pPr>
        <w:pStyle w:val="ColorfulList-Accent11"/>
        <w:numPr>
          <w:ilvl w:val="0"/>
          <w:numId w:val="35"/>
        </w:numPr>
        <w:spacing w:line="240" w:lineRule="auto"/>
        <w:ind w:left="1440"/>
        <w:jc w:val="both"/>
        <w:rPr>
          <w:rFonts w:ascii="Arial" w:hAnsi="Arial" w:cs="Arial"/>
        </w:rPr>
      </w:pPr>
      <w:r w:rsidRPr="002D1A91">
        <w:rPr>
          <w:rFonts w:ascii="Arial" w:hAnsi="Arial" w:cs="Arial"/>
        </w:rPr>
        <w:t>repeated occurrences of a breach that has been remedied pursuant to a Notice of Remedy, notwithstanding that the earlier occurrences of breach may have been remedied pursuant to the Notice of Remedy or otherwise,</w:t>
      </w:r>
    </w:p>
    <w:p w14:paraId="4734DF01" w14:textId="77777777" w:rsidR="00804761" w:rsidRPr="002D1A91" w:rsidRDefault="00804761" w:rsidP="000A425C">
      <w:pPr>
        <w:spacing w:line="240" w:lineRule="auto"/>
        <w:jc w:val="both"/>
        <w:rPr>
          <w:rFonts w:ascii="Arial" w:hAnsi="Arial" w:cs="Arial"/>
        </w:rPr>
      </w:pPr>
    </w:p>
    <w:p w14:paraId="525C0E4A" w14:textId="450039F2" w:rsidR="00D96016" w:rsidRPr="002D1A91" w:rsidRDefault="001420E2" w:rsidP="000A425C">
      <w:pPr>
        <w:spacing w:line="240" w:lineRule="auto"/>
        <w:ind w:left="720"/>
        <w:jc w:val="both"/>
        <w:rPr>
          <w:rFonts w:ascii="Arial" w:hAnsi="Arial" w:cs="Arial"/>
        </w:rPr>
      </w:pPr>
      <w:r w:rsidRPr="002D1A91">
        <w:rPr>
          <w:rFonts w:ascii="Arial" w:hAnsi="Arial" w:cs="Arial"/>
        </w:rPr>
        <w:lastRenderedPageBreak/>
        <w:t xml:space="preserve">in each case, sub-clause </w:t>
      </w:r>
      <w:r w:rsidR="00804761" w:rsidRPr="002D1A91">
        <w:rPr>
          <w:rFonts w:ascii="Arial" w:hAnsi="Arial" w:cs="Arial"/>
        </w:rPr>
        <w:t>(</w:t>
      </w:r>
      <w:r w:rsidR="001A66A1" w:rsidRPr="002D1A91">
        <w:rPr>
          <w:rFonts w:ascii="Arial" w:hAnsi="Arial" w:cs="Arial"/>
        </w:rPr>
        <w:t>a</w:t>
      </w:r>
      <w:r w:rsidR="00804761" w:rsidRPr="002D1A91">
        <w:rPr>
          <w:rFonts w:ascii="Arial" w:hAnsi="Arial" w:cs="Arial"/>
        </w:rPr>
        <w:t>) and (</w:t>
      </w:r>
      <w:r w:rsidR="001A66A1" w:rsidRPr="002D1A91">
        <w:rPr>
          <w:rFonts w:ascii="Arial" w:hAnsi="Arial" w:cs="Arial"/>
        </w:rPr>
        <w:t>b</w:t>
      </w:r>
      <w:r w:rsidR="00804761" w:rsidRPr="002D1A91">
        <w:rPr>
          <w:rFonts w:ascii="Arial" w:hAnsi="Arial" w:cs="Arial"/>
        </w:rPr>
        <w:t>) above, that result</w:t>
      </w:r>
      <w:r w:rsidR="00896E85" w:rsidRPr="002D1A91">
        <w:rPr>
          <w:rFonts w:ascii="Arial" w:hAnsi="Arial" w:cs="Arial"/>
        </w:rPr>
        <w:t xml:space="preserve">s in a Material Adverse Effect; </w:t>
      </w:r>
      <w:r w:rsidR="00804761" w:rsidRPr="002D1A91">
        <w:rPr>
          <w:rFonts w:ascii="Arial" w:hAnsi="Arial" w:cs="Arial"/>
        </w:rPr>
        <w:t>provided, however, the Concessionaire shall not be deemed to be in Material Breach of the O&amp;M Requirements in the afore-stated circumstances in the event such breach is caused by the Permitted Events</w:t>
      </w:r>
      <w:r w:rsidR="00D96016" w:rsidRPr="002D1A91">
        <w:rPr>
          <w:rFonts w:ascii="Arial" w:hAnsi="Arial" w:cs="Arial"/>
        </w:rPr>
        <w:t>;</w:t>
      </w:r>
      <w:r w:rsidR="00BC7364">
        <w:rPr>
          <w:rFonts w:ascii="Arial" w:hAnsi="Arial" w:cs="Arial"/>
        </w:rPr>
        <w:t>]</w:t>
      </w:r>
      <w:r w:rsidR="00BC7364">
        <w:rPr>
          <w:rStyle w:val="FootnoteReference"/>
          <w:rFonts w:ascii="Arial" w:hAnsi="Arial" w:cs="Arial"/>
        </w:rPr>
        <w:footnoteReference w:id="5"/>
      </w:r>
    </w:p>
    <w:p w14:paraId="309D206C" w14:textId="77777777" w:rsidR="00D96016" w:rsidRPr="002D1A91" w:rsidRDefault="00D96016" w:rsidP="000A425C">
      <w:pPr>
        <w:spacing w:line="240" w:lineRule="auto"/>
        <w:ind w:left="720"/>
        <w:jc w:val="both"/>
        <w:rPr>
          <w:rFonts w:ascii="Arial" w:hAnsi="Arial" w:cs="Arial"/>
          <w:b/>
        </w:rPr>
      </w:pPr>
    </w:p>
    <w:p w14:paraId="16F1AC86"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Person</w:t>
      </w:r>
      <w:r w:rsidRPr="002D1A91">
        <w:rPr>
          <w:rFonts w:ascii="Arial" w:hAnsi="Arial" w:cs="Arial"/>
        </w:rPr>
        <w:t xml:space="preserve"> means any individual, firm, company, corporation, society, partnership (whether or not having a separate legal personality), joint venture, trust, unincorporated organization, government state, association or Government Authority or any other legal entity </w:t>
      </w:r>
      <w:r w:rsidRPr="002D1A91">
        <w:rPr>
          <w:rFonts w:ascii="Arial" w:hAnsi="Arial" w:cs="Arial"/>
          <w:spacing w:val="-2"/>
        </w:rPr>
        <w:t>and shall include successors and assigns</w:t>
      </w:r>
      <w:r w:rsidRPr="002D1A91">
        <w:rPr>
          <w:rFonts w:ascii="Arial" w:hAnsi="Arial" w:cs="Arial"/>
        </w:rPr>
        <w:t>;</w:t>
      </w:r>
    </w:p>
    <w:p w14:paraId="507449A0" w14:textId="77777777" w:rsidR="00D96016" w:rsidRPr="002D1A91" w:rsidRDefault="00D96016" w:rsidP="000A425C">
      <w:pPr>
        <w:spacing w:line="240" w:lineRule="auto"/>
        <w:ind w:left="720"/>
        <w:jc w:val="both"/>
        <w:rPr>
          <w:rFonts w:ascii="Arial" w:hAnsi="Arial" w:cs="Arial"/>
        </w:rPr>
      </w:pPr>
    </w:p>
    <w:p w14:paraId="18395AC4"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Political Event</w:t>
      </w:r>
      <w:r w:rsidRPr="002D1A91">
        <w:rPr>
          <w:rFonts w:ascii="Arial" w:hAnsi="Arial" w:cs="Arial"/>
        </w:rPr>
        <w:t xml:space="preserve"> shall have the meaning ascribed thereto in Section 21.1.1(a);</w:t>
      </w:r>
    </w:p>
    <w:p w14:paraId="6B5BCA4C" w14:textId="77777777" w:rsidR="00D96016" w:rsidRPr="002D1A91" w:rsidRDefault="00D96016" w:rsidP="000A425C">
      <w:pPr>
        <w:spacing w:line="240" w:lineRule="auto"/>
        <w:ind w:left="720"/>
        <w:jc w:val="both"/>
        <w:rPr>
          <w:rFonts w:ascii="Arial" w:hAnsi="Arial" w:cs="Arial"/>
        </w:rPr>
      </w:pPr>
    </w:p>
    <w:p w14:paraId="3B6CAF2F" w14:textId="75F25757" w:rsidR="00D96016" w:rsidRPr="002D1A91" w:rsidRDefault="00D96016" w:rsidP="000A425C">
      <w:pPr>
        <w:spacing w:line="240" w:lineRule="auto"/>
        <w:ind w:left="720"/>
        <w:jc w:val="both"/>
        <w:rPr>
          <w:rFonts w:ascii="Arial" w:hAnsi="Arial" w:cs="Arial"/>
        </w:rPr>
      </w:pPr>
      <w:r w:rsidRPr="002D1A91">
        <w:rPr>
          <w:rFonts w:ascii="Arial" w:hAnsi="Arial" w:cs="Arial"/>
          <w:b/>
        </w:rPr>
        <w:t>Political Event Termination Amount</w:t>
      </w:r>
      <w:r w:rsidRPr="002D1A91">
        <w:rPr>
          <w:rFonts w:ascii="Arial" w:hAnsi="Arial" w:cs="Arial"/>
        </w:rPr>
        <w:t xml:space="preserve"> shall have the meaning ascribed thereto in </w:t>
      </w:r>
      <w:r w:rsidRPr="002D1A91">
        <w:rPr>
          <w:rFonts w:ascii="Arial" w:hAnsi="Arial" w:cs="Arial"/>
          <w:b/>
          <w:smallCaps/>
        </w:rPr>
        <w:t xml:space="preserve">Schedule T </w:t>
      </w:r>
      <w:r w:rsidRPr="002D1A91">
        <w:rPr>
          <w:rFonts w:ascii="Arial" w:hAnsi="Arial" w:cs="Arial"/>
        </w:rPr>
        <w:t>(</w:t>
      </w:r>
      <w:r w:rsidRPr="002D1A91">
        <w:rPr>
          <w:rFonts w:ascii="Arial" w:hAnsi="Arial" w:cs="Arial"/>
          <w:b/>
          <w:i/>
        </w:rPr>
        <w:t>Termination Payments</w:t>
      </w:r>
      <w:r w:rsidRPr="002D1A91">
        <w:rPr>
          <w:rFonts w:ascii="Arial" w:hAnsi="Arial" w:cs="Arial"/>
          <w:b/>
        </w:rPr>
        <w:t>)</w:t>
      </w:r>
      <w:r w:rsidRPr="002D1A91">
        <w:rPr>
          <w:rFonts w:ascii="Arial" w:hAnsi="Arial" w:cs="Arial"/>
        </w:rPr>
        <w:t>;</w:t>
      </w:r>
    </w:p>
    <w:p w14:paraId="5389755D" w14:textId="77777777" w:rsidR="00D96016" w:rsidRPr="002D1A91" w:rsidRDefault="00D96016" w:rsidP="000A425C">
      <w:pPr>
        <w:spacing w:line="240" w:lineRule="auto"/>
        <w:ind w:left="720"/>
        <w:jc w:val="both"/>
        <w:rPr>
          <w:rFonts w:ascii="Arial" w:hAnsi="Arial" w:cs="Arial"/>
        </w:rPr>
      </w:pPr>
    </w:p>
    <w:p w14:paraId="5B686213" w14:textId="6C6831E7" w:rsidR="00D96016" w:rsidRPr="002D1A91" w:rsidRDefault="00BF5F6C" w:rsidP="000A425C">
      <w:pPr>
        <w:spacing w:line="240" w:lineRule="auto"/>
        <w:ind w:left="720"/>
        <w:jc w:val="both"/>
        <w:rPr>
          <w:rFonts w:ascii="Arial" w:hAnsi="Arial" w:cs="Arial"/>
        </w:rPr>
      </w:pPr>
      <w:r w:rsidRPr="002D1A91">
        <w:rPr>
          <w:rFonts w:ascii="Arial" w:hAnsi="Arial" w:cs="Arial"/>
          <w:b/>
        </w:rPr>
        <w:t>Pre-Estimated</w:t>
      </w:r>
      <w:r w:rsidR="00D96016" w:rsidRPr="002D1A91">
        <w:rPr>
          <w:rFonts w:ascii="Arial" w:hAnsi="Arial" w:cs="Arial"/>
          <w:b/>
        </w:rPr>
        <w:t xml:space="preserve"> Project Cost</w:t>
      </w:r>
      <w:r w:rsidR="00D96016" w:rsidRPr="002D1A91">
        <w:rPr>
          <w:rFonts w:ascii="Arial" w:hAnsi="Arial" w:cs="Arial"/>
        </w:rPr>
        <w:t xml:space="preserve"> means the estimated cost of the Project, as specified in the Base Case Financial Model; </w:t>
      </w:r>
    </w:p>
    <w:p w14:paraId="4E876551" w14:textId="77777777" w:rsidR="00D96016" w:rsidRPr="002D1A91" w:rsidRDefault="00D96016" w:rsidP="000A425C">
      <w:pPr>
        <w:spacing w:line="240" w:lineRule="auto"/>
        <w:jc w:val="both"/>
        <w:rPr>
          <w:rFonts w:ascii="Arial" w:hAnsi="Arial" w:cs="Arial"/>
        </w:rPr>
      </w:pPr>
    </w:p>
    <w:p w14:paraId="0EF1E23C" w14:textId="24B5C7B5" w:rsidR="00FB30C9" w:rsidRPr="006A4CA4" w:rsidRDefault="00FB30C9" w:rsidP="000A425C">
      <w:pPr>
        <w:spacing w:line="240" w:lineRule="auto"/>
        <w:ind w:left="720"/>
        <w:jc w:val="both"/>
        <w:rPr>
          <w:rFonts w:ascii="Arial" w:hAnsi="Arial" w:cs="Arial"/>
          <w:b/>
        </w:rPr>
      </w:pPr>
      <w:r w:rsidRPr="002D1A91">
        <w:rPr>
          <w:rFonts w:ascii="Arial" w:hAnsi="Arial" w:cs="Arial"/>
          <w:b/>
          <w:bCs/>
        </w:rPr>
        <w:t>Pre-Commencement Activ</w:t>
      </w:r>
      <w:r w:rsidR="00AB4D26" w:rsidRPr="002D1A91">
        <w:rPr>
          <w:rFonts w:ascii="Arial" w:hAnsi="Arial" w:cs="Arial"/>
          <w:b/>
          <w:bCs/>
        </w:rPr>
        <w:t>i</w:t>
      </w:r>
      <w:r w:rsidRPr="002D1A91">
        <w:rPr>
          <w:rFonts w:ascii="Arial" w:hAnsi="Arial" w:cs="Arial"/>
          <w:b/>
          <w:bCs/>
        </w:rPr>
        <w:t>ties</w:t>
      </w:r>
      <w:r w:rsidRPr="002D1A91">
        <w:rPr>
          <w:rFonts w:ascii="Arial" w:hAnsi="Arial" w:cs="Arial"/>
        </w:rPr>
        <w:t xml:space="preserve"> </w:t>
      </w:r>
      <w:r w:rsidRPr="002D1A91">
        <w:rPr>
          <w:rFonts w:ascii="Arial" w:hAnsi="Arial" w:cs="Arial"/>
          <w:bCs/>
        </w:rPr>
        <w:t xml:space="preserve">shall have the meaning ascribed thereto in </w:t>
      </w:r>
      <w:r w:rsidRPr="002D1A91">
        <w:rPr>
          <w:rFonts w:ascii="Arial" w:hAnsi="Arial" w:cs="Arial"/>
          <w:b/>
          <w:smallCaps/>
        </w:rPr>
        <w:t xml:space="preserve">Schedule </w:t>
      </w:r>
      <w:r w:rsidR="000C0573">
        <w:rPr>
          <w:rFonts w:ascii="Arial" w:hAnsi="Arial" w:cs="Arial"/>
          <w:b/>
          <w:smallCaps/>
        </w:rPr>
        <w:t>B</w:t>
      </w:r>
      <w:r w:rsidRPr="002D1A91">
        <w:rPr>
          <w:rFonts w:ascii="Arial" w:hAnsi="Arial" w:cs="Arial"/>
          <w:bC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bCs/>
        </w:rPr>
        <w:t>;</w:t>
      </w:r>
    </w:p>
    <w:p w14:paraId="4462C3F7" w14:textId="77777777" w:rsidR="00FB30C9" w:rsidRPr="006A4CA4" w:rsidRDefault="00FB30C9" w:rsidP="000A425C">
      <w:pPr>
        <w:spacing w:line="240" w:lineRule="auto"/>
        <w:ind w:left="720"/>
        <w:jc w:val="both"/>
        <w:rPr>
          <w:rFonts w:ascii="Arial" w:hAnsi="Arial" w:cs="Arial"/>
          <w:b/>
        </w:rPr>
      </w:pPr>
    </w:p>
    <w:p w14:paraId="3B46BC47" w14:textId="0411A50C" w:rsidR="00D96016" w:rsidRPr="002D1A91" w:rsidRDefault="00D96016" w:rsidP="000A425C">
      <w:pPr>
        <w:spacing w:line="240" w:lineRule="auto"/>
        <w:ind w:left="720"/>
        <w:jc w:val="both"/>
        <w:rPr>
          <w:rFonts w:ascii="Arial" w:hAnsi="Arial" w:cs="Arial"/>
        </w:rPr>
      </w:pPr>
      <w:r w:rsidRPr="002D1A91">
        <w:rPr>
          <w:rFonts w:ascii="Arial" w:hAnsi="Arial" w:cs="Arial"/>
          <w:b/>
        </w:rPr>
        <w:t>Preliminary Works</w:t>
      </w:r>
      <w:r w:rsidRPr="002D1A91">
        <w:rPr>
          <w:rFonts w:ascii="Arial" w:hAnsi="Arial" w:cs="Arial"/>
        </w:rPr>
        <w:t xml:space="preserve"> means such works as are mutually agreed between the Parties to be performed by the Concessionaire prior to the Commencement Date; </w:t>
      </w:r>
    </w:p>
    <w:p w14:paraId="23B1C031" w14:textId="77777777" w:rsidR="00D96016" w:rsidRPr="002D1A91" w:rsidRDefault="00D96016" w:rsidP="000A425C">
      <w:pPr>
        <w:spacing w:line="240" w:lineRule="auto"/>
        <w:ind w:left="720"/>
        <w:jc w:val="both"/>
        <w:rPr>
          <w:rFonts w:ascii="Arial" w:hAnsi="Arial" w:cs="Arial"/>
        </w:rPr>
      </w:pPr>
    </w:p>
    <w:p w14:paraId="7526EDD1"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Preservation Costs</w:t>
      </w:r>
      <w:r w:rsidRPr="002D1A91">
        <w:rPr>
          <w:rFonts w:ascii="Arial" w:hAnsi="Arial" w:cs="Arial"/>
        </w:rPr>
        <w:t xml:space="preserve"> shall have the meaning ascribed thereto in Section 18.3.4;</w:t>
      </w:r>
    </w:p>
    <w:p w14:paraId="717E58D8" w14:textId="77777777" w:rsidR="00D96016" w:rsidRPr="002D1A91" w:rsidRDefault="00D96016" w:rsidP="000A425C">
      <w:pPr>
        <w:spacing w:line="240" w:lineRule="auto"/>
        <w:ind w:left="720"/>
        <w:jc w:val="both"/>
        <w:rPr>
          <w:rFonts w:ascii="Arial" w:hAnsi="Arial" w:cs="Arial"/>
        </w:rPr>
      </w:pPr>
    </w:p>
    <w:p w14:paraId="1723424B" w14:textId="7F3308CB" w:rsidR="00D96016" w:rsidRPr="002D1A91" w:rsidRDefault="00D96016" w:rsidP="000A425C">
      <w:pPr>
        <w:spacing w:line="240" w:lineRule="auto"/>
        <w:ind w:left="720"/>
        <w:jc w:val="both"/>
        <w:rPr>
          <w:rFonts w:ascii="Arial" w:hAnsi="Arial" w:cs="Arial"/>
        </w:rPr>
      </w:pPr>
      <w:r w:rsidRPr="002D1A91">
        <w:rPr>
          <w:rFonts w:ascii="Arial" w:hAnsi="Arial" w:cs="Arial"/>
          <w:b/>
        </w:rPr>
        <w:t>Project</w:t>
      </w:r>
      <w:r w:rsidRPr="002D1A91">
        <w:rPr>
          <w:rFonts w:ascii="Arial" w:hAnsi="Arial" w:cs="Arial"/>
        </w:rPr>
        <w:t xml:space="preserve"> means each of the following activities, as performed (in each case) in accordance with this Agreement: </w:t>
      </w:r>
    </w:p>
    <w:p w14:paraId="3EB2F968" w14:textId="77777777" w:rsidR="00D96016" w:rsidRPr="002D1A91" w:rsidRDefault="00D96016" w:rsidP="000A425C">
      <w:pPr>
        <w:spacing w:line="240" w:lineRule="auto"/>
        <w:jc w:val="both"/>
        <w:rPr>
          <w:rFonts w:ascii="Arial" w:hAnsi="Arial" w:cs="Arial"/>
        </w:rPr>
      </w:pPr>
    </w:p>
    <w:p w14:paraId="7316F387" w14:textId="77777777" w:rsidR="00D96016" w:rsidRPr="002D1A91" w:rsidRDefault="00D96016" w:rsidP="00D86CA8">
      <w:pPr>
        <w:pStyle w:val="ListParagraph"/>
        <w:numPr>
          <w:ilvl w:val="0"/>
          <w:numId w:val="84"/>
        </w:numPr>
        <w:spacing w:line="240" w:lineRule="auto"/>
        <w:ind w:left="1440" w:hanging="720"/>
        <w:contextualSpacing/>
        <w:jc w:val="both"/>
        <w:rPr>
          <w:rFonts w:ascii="Arial" w:hAnsi="Arial" w:cs="Arial"/>
        </w:rPr>
      </w:pPr>
      <w:r w:rsidRPr="002D1A91">
        <w:rPr>
          <w:rFonts w:ascii="Arial" w:hAnsi="Arial" w:cs="Arial"/>
        </w:rPr>
        <w:t>the ownership and possession of the Concession Assets;</w:t>
      </w:r>
    </w:p>
    <w:p w14:paraId="52897FB2" w14:textId="77777777" w:rsidR="00D96016" w:rsidRPr="002D1A91" w:rsidRDefault="00D96016" w:rsidP="000A425C">
      <w:pPr>
        <w:spacing w:line="240" w:lineRule="auto"/>
        <w:ind w:left="1440"/>
        <w:jc w:val="both"/>
        <w:rPr>
          <w:rFonts w:ascii="Arial" w:hAnsi="Arial" w:cs="Arial"/>
        </w:rPr>
      </w:pPr>
    </w:p>
    <w:p w14:paraId="7FF4C107" w14:textId="7D45C238" w:rsidR="00D96016" w:rsidRPr="002D1A91" w:rsidRDefault="00D96016" w:rsidP="00D86CA8">
      <w:pPr>
        <w:pStyle w:val="ListParagraph"/>
        <w:numPr>
          <w:ilvl w:val="0"/>
          <w:numId w:val="84"/>
        </w:numPr>
        <w:spacing w:line="240" w:lineRule="auto"/>
        <w:ind w:left="1440" w:hanging="720"/>
        <w:contextualSpacing/>
        <w:jc w:val="both"/>
        <w:rPr>
          <w:rFonts w:ascii="Arial" w:hAnsi="Arial" w:cs="Arial"/>
        </w:rPr>
      </w:pPr>
      <w:r w:rsidRPr="002D1A91">
        <w:rPr>
          <w:rFonts w:ascii="Arial" w:hAnsi="Arial" w:cs="Arial"/>
        </w:rPr>
        <w:t xml:space="preserve">the </w:t>
      </w:r>
      <w:r w:rsidR="00915944" w:rsidRPr="002D1A91">
        <w:rPr>
          <w:rFonts w:ascii="Arial" w:hAnsi="Arial" w:cs="Arial"/>
        </w:rPr>
        <w:t>development,</w:t>
      </w:r>
      <w:r w:rsidRPr="002D1A91">
        <w:rPr>
          <w:rFonts w:ascii="Arial" w:hAnsi="Arial" w:cs="Arial"/>
        </w:rPr>
        <w:t xml:space="preserve">  procurement, permitting, testing and commissioning of, in each case, the Concession Assets;</w:t>
      </w:r>
    </w:p>
    <w:p w14:paraId="6B9E22ED" w14:textId="77777777" w:rsidR="00D96016" w:rsidRPr="002D1A91" w:rsidRDefault="00D96016" w:rsidP="000A425C">
      <w:pPr>
        <w:spacing w:line="240" w:lineRule="auto"/>
        <w:ind w:left="1440"/>
        <w:jc w:val="both"/>
        <w:rPr>
          <w:rFonts w:ascii="Arial" w:hAnsi="Arial" w:cs="Arial"/>
        </w:rPr>
      </w:pPr>
    </w:p>
    <w:p w14:paraId="2CAEC1D4" w14:textId="77777777" w:rsidR="00D96016" w:rsidRPr="002D1A91" w:rsidRDefault="00D96016" w:rsidP="00D86CA8">
      <w:pPr>
        <w:pStyle w:val="ListParagraph"/>
        <w:numPr>
          <w:ilvl w:val="0"/>
          <w:numId w:val="84"/>
        </w:numPr>
        <w:spacing w:line="240" w:lineRule="auto"/>
        <w:ind w:left="1440" w:hanging="720"/>
        <w:contextualSpacing/>
        <w:jc w:val="both"/>
        <w:rPr>
          <w:rFonts w:ascii="Arial" w:hAnsi="Arial" w:cs="Arial"/>
        </w:rPr>
      </w:pPr>
      <w:r w:rsidRPr="002D1A91">
        <w:rPr>
          <w:rFonts w:ascii="Arial" w:hAnsi="Arial" w:cs="Arial"/>
        </w:rPr>
        <w:t>the procurement and contracting for goods, equipment and services for the Concession Assets;</w:t>
      </w:r>
    </w:p>
    <w:p w14:paraId="474EB2DD" w14:textId="77777777" w:rsidR="00D96016" w:rsidRPr="002D1A91" w:rsidRDefault="00D96016" w:rsidP="000A425C">
      <w:pPr>
        <w:spacing w:line="240" w:lineRule="auto"/>
        <w:ind w:left="1440"/>
        <w:jc w:val="both"/>
        <w:rPr>
          <w:rFonts w:ascii="Arial" w:hAnsi="Arial" w:cs="Arial"/>
        </w:rPr>
      </w:pPr>
    </w:p>
    <w:p w14:paraId="3130A1C0" w14:textId="77777777" w:rsidR="00D96016" w:rsidRPr="002D1A91" w:rsidRDefault="00D96016" w:rsidP="00D86CA8">
      <w:pPr>
        <w:pStyle w:val="ListParagraph"/>
        <w:numPr>
          <w:ilvl w:val="0"/>
          <w:numId w:val="84"/>
        </w:numPr>
        <w:spacing w:line="240" w:lineRule="auto"/>
        <w:ind w:left="1440" w:hanging="720"/>
        <w:contextualSpacing/>
        <w:jc w:val="both"/>
        <w:rPr>
          <w:rFonts w:ascii="Arial" w:hAnsi="Arial" w:cs="Arial"/>
        </w:rPr>
      </w:pPr>
      <w:r w:rsidRPr="002D1A91">
        <w:rPr>
          <w:rFonts w:ascii="Arial" w:hAnsi="Arial" w:cs="Arial"/>
        </w:rPr>
        <w:t xml:space="preserve">the insuring and Operation and Maintenance of the Concession Assets; </w:t>
      </w:r>
    </w:p>
    <w:p w14:paraId="5AABD536" w14:textId="77777777" w:rsidR="00D96016" w:rsidRPr="002D1A91" w:rsidRDefault="00D96016" w:rsidP="000A425C">
      <w:pPr>
        <w:spacing w:line="240" w:lineRule="auto"/>
        <w:ind w:left="1440"/>
        <w:jc w:val="both"/>
        <w:rPr>
          <w:rFonts w:ascii="Arial" w:hAnsi="Arial" w:cs="Arial"/>
        </w:rPr>
      </w:pPr>
    </w:p>
    <w:p w14:paraId="0D1F55FB" w14:textId="77777777" w:rsidR="00D96016" w:rsidRPr="002D1A91" w:rsidRDefault="00D96016" w:rsidP="00D86CA8">
      <w:pPr>
        <w:pStyle w:val="ListParagraph"/>
        <w:numPr>
          <w:ilvl w:val="0"/>
          <w:numId w:val="84"/>
        </w:numPr>
        <w:spacing w:line="240" w:lineRule="auto"/>
        <w:ind w:left="1440" w:hanging="720"/>
        <w:contextualSpacing/>
        <w:jc w:val="both"/>
        <w:rPr>
          <w:rFonts w:ascii="Arial" w:hAnsi="Arial" w:cs="Arial"/>
        </w:rPr>
      </w:pPr>
      <w:r w:rsidRPr="002D1A91">
        <w:rPr>
          <w:rFonts w:ascii="Arial" w:hAnsi="Arial" w:cs="Arial"/>
        </w:rPr>
        <w:t xml:space="preserve">payments by the Parties of amounts due and payable under this Agreement; </w:t>
      </w:r>
    </w:p>
    <w:p w14:paraId="06323E1A" w14:textId="77777777" w:rsidR="00D96016" w:rsidRPr="002D1A91" w:rsidRDefault="00D96016" w:rsidP="000A425C">
      <w:pPr>
        <w:spacing w:line="240" w:lineRule="auto"/>
        <w:ind w:left="1440"/>
        <w:jc w:val="both"/>
        <w:rPr>
          <w:rFonts w:ascii="Arial" w:hAnsi="Arial" w:cs="Arial"/>
        </w:rPr>
      </w:pPr>
    </w:p>
    <w:p w14:paraId="50851C99" w14:textId="77777777" w:rsidR="00D96016" w:rsidRPr="002D1A91" w:rsidRDefault="00D96016" w:rsidP="00D86CA8">
      <w:pPr>
        <w:pStyle w:val="ListParagraph"/>
        <w:numPr>
          <w:ilvl w:val="0"/>
          <w:numId w:val="84"/>
        </w:numPr>
        <w:spacing w:line="240" w:lineRule="auto"/>
        <w:ind w:left="1440" w:hanging="720"/>
        <w:contextualSpacing/>
        <w:jc w:val="both"/>
        <w:rPr>
          <w:rFonts w:ascii="Arial" w:hAnsi="Arial" w:cs="Arial"/>
        </w:rPr>
      </w:pPr>
      <w:r w:rsidRPr="002D1A91">
        <w:rPr>
          <w:rFonts w:ascii="Arial" w:hAnsi="Arial" w:cs="Arial"/>
        </w:rPr>
        <w:lastRenderedPageBreak/>
        <w:t xml:space="preserve">the recruitment, employment and training of staff for the Concession Assets; </w:t>
      </w:r>
    </w:p>
    <w:p w14:paraId="1DA6F96B" w14:textId="77777777" w:rsidR="00D96016" w:rsidRPr="002D1A91" w:rsidRDefault="00D96016" w:rsidP="000A425C">
      <w:pPr>
        <w:spacing w:line="240" w:lineRule="auto"/>
        <w:ind w:left="1440"/>
        <w:jc w:val="both"/>
        <w:rPr>
          <w:rFonts w:ascii="Arial" w:hAnsi="Arial" w:cs="Arial"/>
        </w:rPr>
      </w:pPr>
    </w:p>
    <w:p w14:paraId="29BB3D90" w14:textId="19555AEC" w:rsidR="00D96016" w:rsidRPr="002D1A91" w:rsidRDefault="00D96016" w:rsidP="00D86CA8">
      <w:pPr>
        <w:pStyle w:val="ListParagraph"/>
        <w:numPr>
          <w:ilvl w:val="0"/>
          <w:numId w:val="84"/>
        </w:numPr>
        <w:spacing w:line="240" w:lineRule="auto"/>
        <w:ind w:left="1440" w:hanging="720"/>
        <w:contextualSpacing/>
        <w:jc w:val="both"/>
        <w:rPr>
          <w:rFonts w:ascii="Arial" w:hAnsi="Arial" w:cs="Arial"/>
        </w:rPr>
      </w:pPr>
      <w:r w:rsidRPr="002D1A91">
        <w:rPr>
          <w:rFonts w:ascii="Arial" w:hAnsi="Arial" w:cs="Arial"/>
        </w:rPr>
        <w:t xml:space="preserve">the transfer of the Concession Assets to the </w:t>
      </w:r>
      <w:r w:rsidR="006D2A8B" w:rsidRPr="006A4CA4">
        <w:rPr>
          <w:rFonts w:ascii="Arial" w:hAnsi="Arial" w:cs="Arial"/>
        </w:rPr>
        <w:t xml:space="preserve">Agency </w:t>
      </w:r>
      <w:r w:rsidRPr="002D1A91">
        <w:rPr>
          <w:rFonts w:ascii="Arial" w:hAnsi="Arial" w:cs="Arial"/>
        </w:rPr>
        <w:t>on the Transfer Date;</w:t>
      </w:r>
      <w:r w:rsidR="00272E61">
        <w:rPr>
          <w:rFonts w:ascii="Arial" w:hAnsi="Arial" w:cs="Arial"/>
        </w:rPr>
        <w:t xml:space="preserve"> and</w:t>
      </w:r>
    </w:p>
    <w:p w14:paraId="0F357FED" w14:textId="77777777" w:rsidR="00D96016" w:rsidRPr="002D1A91" w:rsidRDefault="00D96016" w:rsidP="000A425C">
      <w:pPr>
        <w:spacing w:line="240" w:lineRule="auto"/>
        <w:ind w:left="1440"/>
        <w:jc w:val="both"/>
        <w:rPr>
          <w:rFonts w:ascii="Arial" w:hAnsi="Arial" w:cs="Arial"/>
        </w:rPr>
      </w:pPr>
    </w:p>
    <w:p w14:paraId="12796CEF" w14:textId="77777777" w:rsidR="00D96016" w:rsidRPr="002D1A91" w:rsidRDefault="00D96016" w:rsidP="00D86CA8">
      <w:pPr>
        <w:pStyle w:val="ListParagraph"/>
        <w:numPr>
          <w:ilvl w:val="0"/>
          <w:numId w:val="84"/>
        </w:numPr>
        <w:spacing w:line="240" w:lineRule="auto"/>
        <w:ind w:left="1440" w:hanging="720"/>
        <w:contextualSpacing/>
        <w:jc w:val="both"/>
        <w:rPr>
          <w:rFonts w:ascii="Arial" w:hAnsi="Arial" w:cs="Arial"/>
        </w:rPr>
      </w:pPr>
      <w:r w:rsidRPr="002D1A91">
        <w:rPr>
          <w:rFonts w:ascii="Arial" w:hAnsi="Arial" w:cs="Arial"/>
        </w:rPr>
        <w:t xml:space="preserve">all activities incidental or related to any of the above; </w:t>
      </w:r>
    </w:p>
    <w:p w14:paraId="5754CB63" w14:textId="77777777" w:rsidR="00D96016" w:rsidRPr="002D1A91" w:rsidRDefault="00D96016" w:rsidP="000A425C">
      <w:pPr>
        <w:spacing w:line="240" w:lineRule="auto"/>
        <w:ind w:left="720"/>
        <w:jc w:val="both"/>
        <w:rPr>
          <w:rFonts w:ascii="Arial" w:hAnsi="Arial" w:cs="Arial"/>
        </w:rPr>
      </w:pPr>
    </w:p>
    <w:p w14:paraId="6B0B8881" w14:textId="77777777" w:rsidR="00D96016" w:rsidRPr="006A4CA4" w:rsidRDefault="00D96016" w:rsidP="000A425C">
      <w:pPr>
        <w:spacing w:line="240" w:lineRule="auto"/>
        <w:ind w:left="720"/>
        <w:jc w:val="both"/>
        <w:rPr>
          <w:rFonts w:ascii="Arial" w:hAnsi="Arial" w:cs="Arial"/>
        </w:rPr>
      </w:pPr>
      <w:r w:rsidRPr="006A4CA4">
        <w:rPr>
          <w:rFonts w:ascii="Arial" w:hAnsi="Arial" w:cs="Arial"/>
          <w:b/>
        </w:rPr>
        <w:t>Project Agreements</w:t>
      </w:r>
      <w:r w:rsidRPr="006A4CA4">
        <w:rPr>
          <w:rFonts w:ascii="Arial" w:hAnsi="Arial" w:cs="Arial"/>
        </w:rPr>
        <w:t xml:space="preserve"> means: </w:t>
      </w:r>
    </w:p>
    <w:p w14:paraId="34809A26" w14:textId="77777777" w:rsidR="00D96016" w:rsidRPr="006A4CA4" w:rsidRDefault="00D96016" w:rsidP="000A425C">
      <w:pPr>
        <w:spacing w:line="240" w:lineRule="auto"/>
        <w:jc w:val="both"/>
        <w:rPr>
          <w:rFonts w:ascii="Arial" w:hAnsi="Arial" w:cs="Arial"/>
        </w:rPr>
      </w:pPr>
    </w:p>
    <w:p w14:paraId="44A68330" w14:textId="77777777" w:rsidR="00D96016" w:rsidRPr="006A4CA4" w:rsidRDefault="00D96016" w:rsidP="00D86CA8">
      <w:pPr>
        <w:pStyle w:val="ListParagraph"/>
        <w:numPr>
          <w:ilvl w:val="0"/>
          <w:numId w:val="85"/>
        </w:numPr>
        <w:spacing w:line="240" w:lineRule="auto"/>
        <w:ind w:left="1440" w:hanging="720"/>
        <w:contextualSpacing/>
        <w:jc w:val="both"/>
        <w:rPr>
          <w:rFonts w:ascii="Arial" w:hAnsi="Arial" w:cs="Arial"/>
        </w:rPr>
      </w:pPr>
      <w:r w:rsidRPr="006A4CA4">
        <w:rPr>
          <w:rFonts w:ascii="Arial" w:hAnsi="Arial" w:cs="Arial"/>
        </w:rPr>
        <w:t xml:space="preserve">this Agreement; </w:t>
      </w:r>
    </w:p>
    <w:p w14:paraId="4303AB0B" w14:textId="77777777" w:rsidR="00D96016" w:rsidRPr="006A4CA4" w:rsidRDefault="00D96016" w:rsidP="000A425C">
      <w:pPr>
        <w:spacing w:line="240" w:lineRule="auto"/>
        <w:ind w:left="1440"/>
        <w:jc w:val="both"/>
        <w:rPr>
          <w:rFonts w:ascii="Arial" w:hAnsi="Arial" w:cs="Arial"/>
        </w:rPr>
      </w:pPr>
    </w:p>
    <w:p w14:paraId="126C86DD" w14:textId="77777777" w:rsidR="00D96016" w:rsidRPr="006A4CA4" w:rsidRDefault="00D96016" w:rsidP="00D86CA8">
      <w:pPr>
        <w:pStyle w:val="ListParagraph"/>
        <w:numPr>
          <w:ilvl w:val="0"/>
          <w:numId w:val="85"/>
        </w:numPr>
        <w:spacing w:line="240" w:lineRule="auto"/>
        <w:ind w:left="1440" w:hanging="720"/>
        <w:contextualSpacing/>
        <w:jc w:val="both"/>
        <w:rPr>
          <w:rFonts w:ascii="Arial" w:hAnsi="Arial" w:cs="Arial"/>
        </w:rPr>
      </w:pPr>
      <w:r w:rsidRPr="006A4CA4">
        <w:rPr>
          <w:rFonts w:ascii="Arial" w:hAnsi="Arial" w:cs="Arial"/>
        </w:rPr>
        <w:t xml:space="preserve">the O&amp;M Contract; </w:t>
      </w:r>
    </w:p>
    <w:p w14:paraId="687E89A6" w14:textId="77777777" w:rsidR="00D96016" w:rsidRPr="006A4CA4" w:rsidRDefault="00D96016" w:rsidP="000A425C">
      <w:pPr>
        <w:spacing w:line="240" w:lineRule="auto"/>
        <w:ind w:left="1440"/>
        <w:jc w:val="both"/>
        <w:rPr>
          <w:rFonts w:ascii="Arial" w:hAnsi="Arial" w:cs="Arial"/>
        </w:rPr>
      </w:pPr>
    </w:p>
    <w:p w14:paraId="59739C70" w14:textId="7A8DC621" w:rsidR="00D96016" w:rsidRPr="006A4CA4" w:rsidRDefault="00D96016" w:rsidP="00D86CA8">
      <w:pPr>
        <w:pStyle w:val="ListParagraph"/>
        <w:numPr>
          <w:ilvl w:val="0"/>
          <w:numId w:val="85"/>
        </w:numPr>
        <w:spacing w:line="240" w:lineRule="auto"/>
        <w:ind w:left="1440" w:hanging="720"/>
        <w:contextualSpacing/>
        <w:jc w:val="both"/>
        <w:rPr>
          <w:rFonts w:ascii="Arial" w:hAnsi="Arial" w:cs="Arial"/>
        </w:rPr>
      </w:pPr>
      <w:r w:rsidRPr="006A4CA4">
        <w:rPr>
          <w:rFonts w:ascii="Arial" w:hAnsi="Arial" w:cs="Arial"/>
        </w:rPr>
        <w:t xml:space="preserve">the </w:t>
      </w:r>
      <w:r w:rsidR="00A16B29" w:rsidRPr="006A4CA4">
        <w:rPr>
          <w:rFonts w:ascii="Arial" w:hAnsi="Arial" w:cs="Arial"/>
        </w:rPr>
        <w:t xml:space="preserve">Development </w:t>
      </w:r>
      <w:r w:rsidRPr="006A4CA4">
        <w:rPr>
          <w:rFonts w:ascii="Arial" w:hAnsi="Arial" w:cs="Arial"/>
        </w:rPr>
        <w:t>Contract;</w:t>
      </w:r>
      <w:r w:rsidR="00647D4B">
        <w:rPr>
          <w:rFonts w:ascii="Arial" w:hAnsi="Arial" w:cs="Arial"/>
        </w:rPr>
        <w:t xml:space="preserve"> and</w:t>
      </w:r>
    </w:p>
    <w:p w14:paraId="43456D8C" w14:textId="77777777" w:rsidR="00D96016" w:rsidRPr="006A4CA4" w:rsidRDefault="00D96016" w:rsidP="000A425C">
      <w:pPr>
        <w:spacing w:line="240" w:lineRule="auto"/>
        <w:ind w:left="1440"/>
        <w:jc w:val="both"/>
        <w:rPr>
          <w:rFonts w:ascii="Arial" w:hAnsi="Arial" w:cs="Arial"/>
        </w:rPr>
      </w:pPr>
    </w:p>
    <w:p w14:paraId="59886D2C" w14:textId="3845D215" w:rsidR="00D96016" w:rsidRPr="006A4CA4" w:rsidRDefault="00D96016" w:rsidP="00D86CA8">
      <w:pPr>
        <w:pStyle w:val="ListParagraph"/>
        <w:numPr>
          <w:ilvl w:val="0"/>
          <w:numId w:val="85"/>
        </w:numPr>
        <w:spacing w:line="240" w:lineRule="auto"/>
        <w:ind w:left="1440" w:hanging="720"/>
        <w:contextualSpacing/>
        <w:jc w:val="both"/>
        <w:rPr>
          <w:rFonts w:ascii="Arial" w:hAnsi="Arial" w:cs="Arial"/>
        </w:rPr>
      </w:pPr>
      <w:r w:rsidRPr="006A4CA4">
        <w:rPr>
          <w:rFonts w:ascii="Arial" w:hAnsi="Arial" w:cs="Arial"/>
        </w:rPr>
        <w:t>any other material contract entered into or to be entered into by the Concessionaire at any time after the Effective Date in connection with the Project and designated as a “</w:t>
      </w:r>
      <w:r w:rsidRPr="00E02220">
        <w:rPr>
          <w:rFonts w:ascii="Arial" w:hAnsi="Arial" w:cs="Arial"/>
          <w:i/>
          <w:iCs/>
        </w:rPr>
        <w:t>Project Agreement</w:t>
      </w:r>
      <w:r w:rsidRPr="006A4CA4">
        <w:rPr>
          <w:rFonts w:ascii="Arial" w:hAnsi="Arial" w:cs="Arial"/>
        </w:rPr>
        <w:t>” with the consent of the</w:t>
      </w:r>
      <w:r w:rsidR="006D2A8B" w:rsidRPr="006A4CA4">
        <w:rPr>
          <w:rFonts w:ascii="Arial" w:hAnsi="Arial" w:cs="Arial"/>
        </w:rPr>
        <w:t xml:space="preserve"> Agency</w:t>
      </w:r>
      <w:r w:rsidRPr="006A4CA4">
        <w:rPr>
          <w:rFonts w:ascii="Arial" w:hAnsi="Arial" w:cs="Arial"/>
        </w:rPr>
        <w:t>;</w:t>
      </w:r>
    </w:p>
    <w:p w14:paraId="61D11E9A" w14:textId="77777777" w:rsidR="00D96016" w:rsidRPr="002D1A91" w:rsidRDefault="00D96016" w:rsidP="000A425C">
      <w:pPr>
        <w:spacing w:line="240" w:lineRule="auto"/>
        <w:jc w:val="both"/>
        <w:rPr>
          <w:rFonts w:ascii="Arial" w:hAnsi="Arial" w:cs="Arial"/>
        </w:rPr>
      </w:pPr>
    </w:p>
    <w:p w14:paraId="2E8FF02F" w14:textId="6999536E"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Project </w:t>
      </w:r>
      <w:r w:rsidR="006B2561" w:rsidRPr="002D1A91">
        <w:rPr>
          <w:rFonts w:ascii="Arial" w:hAnsi="Arial" w:cs="Arial"/>
          <w:b/>
        </w:rPr>
        <w:t xml:space="preserve">Development </w:t>
      </w:r>
      <w:r w:rsidRPr="002D1A91">
        <w:rPr>
          <w:rFonts w:ascii="Arial" w:hAnsi="Arial" w:cs="Arial"/>
          <w:b/>
        </w:rPr>
        <w:t>Completion</w:t>
      </w:r>
      <w:r w:rsidRPr="002D1A91">
        <w:rPr>
          <w:rFonts w:ascii="Arial" w:hAnsi="Arial" w:cs="Arial"/>
        </w:rPr>
        <w:t xml:space="preserve"> shall have the meaning ascribed thereto in Section 14.</w:t>
      </w:r>
      <w:r w:rsidR="00826D90">
        <w:rPr>
          <w:rFonts w:ascii="Arial" w:hAnsi="Arial" w:cs="Arial"/>
        </w:rPr>
        <w:t>6</w:t>
      </w:r>
      <w:r w:rsidRPr="002D1A91">
        <w:rPr>
          <w:rFonts w:ascii="Arial" w:hAnsi="Arial" w:cs="Arial"/>
        </w:rPr>
        <w:t>.1;</w:t>
      </w:r>
    </w:p>
    <w:p w14:paraId="20596989" w14:textId="77777777" w:rsidR="00D96016" w:rsidRPr="002D1A91" w:rsidRDefault="00D96016" w:rsidP="000A425C">
      <w:pPr>
        <w:spacing w:line="240" w:lineRule="auto"/>
        <w:ind w:left="720"/>
        <w:jc w:val="both"/>
        <w:rPr>
          <w:rFonts w:ascii="Arial" w:hAnsi="Arial" w:cs="Arial"/>
        </w:rPr>
      </w:pPr>
    </w:p>
    <w:p w14:paraId="5C627E4B" w14:textId="0C1F15EA" w:rsidR="00F17D6E" w:rsidRPr="002D1A91" w:rsidRDefault="00F17D6E" w:rsidP="00F17D6E">
      <w:pPr>
        <w:spacing w:line="240" w:lineRule="auto"/>
        <w:ind w:left="720"/>
        <w:jc w:val="both"/>
        <w:rPr>
          <w:rFonts w:ascii="Arial" w:hAnsi="Arial" w:cs="Arial"/>
        </w:rPr>
      </w:pPr>
      <w:r w:rsidRPr="002D1A91">
        <w:rPr>
          <w:rFonts w:ascii="Arial" w:hAnsi="Arial" w:cs="Arial"/>
          <w:b/>
        </w:rPr>
        <w:t>Project Development Completion Certificate</w:t>
      </w:r>
      <w:r w:rsidRPr="002D1A91">
        <w:rPr>
          <w:rFonts w:ascii="Arial" w:hAnsi="Arial" w:cs="Arial"/>
        </w:rPr>
        <w:t xml:space="preserve"> shall have the meaning ascribed thereto in Section 14.</w:t>
      </w:r>
      <w:r w:rsidR="003B1A1F">
        <w:rPr>
          <w:rFonts w:ascii="Arial" w:hAnsi="Arial" w:cs="Arial"/>
        </w:rPr>
        <w:t>5</w:t>
      </w:r>
      <w:r w:rsidR="00C70AEA">
        <w:rPr>
          <w:rFonts w:ascii="Arial" w:hAnsi="Arial" w:cs="Arial"/>
        </w:rPr>
        <w:t>.4.1</w:t>
      </w:r>
      <w:r w:rsidRPr="002D1A91">
        <w:rPr>
          <w:rFonts w:ascii="Arial" w:hAnsi="Arial" w:cs="Arial"/>
        </w:rPr>
        <w:t>;</w:t>
      </w:r>
    </w:p>
    <w:p w14:paraId="0988B3B3" w14:textId="77777777" w:rsidR="00F17D6E" w:rsidRDefault="00F17D6E" w:rsidP="000A425C">
      <w:pPr>
        <w:spacing w:line="240" w:lineRule="auto"/>
        <w:ind w:left="720"/>
        <w:jc w:val="both"/>
        <w:rPr>
          <w:rFonts w:ascii="Arial" w:hAnsi="Arial" w:cs="Arial"/>
          <w:b/>
        </w:rPr>
      </w:pPr>
    </w:p>
    <w:p w14:paraId="213263B2" w14:textId="1F9875BF"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Project </w:t>
      </w:r>
      <w:r w:rsidR="006B2561" w:rsidRPr="002D1A91">
        <w:rPr>
          <w:rFonts w:ascii="Arial" w:hAnsi="Arial" w:cs="Arial"/>
          <w:b/>
        </w:rPr>
        <w:t xml:space="preserve">Development </w:t>
      </w:r>
      <w:r w:rsidRPr="002D1A91">
        <w:rPr>
          <w:rFonts w:ascii="Arial" w:hAnsi="Arial" w:cs="Arial"/>
          <w:b/>
        </w:rPr>
        <w:t>Completion Date</w:t>
      </w:r>
      <w:r w:rsidRPr="002D1A91">
        <w:rPr>
          <w:rFonts w:ascii="Arial" w:hAnsi="Arial" w:cs="Arial"/>
        </w:rPr>
        <w:t xml:space="preserve"> shall have the meaning ascribed thereto in Section 14.</w:t>
      </w:r>
      <w:r w:rsidR="00826D90">
        <w:rPr>
          <w:rFonts w:ascii="Arial" w:hAnsi="Arial" w:cs="Arial"/>
        </w:rPr>
        <w:t>6</w:t>
      </w:r>
      <w:r w:rsidRPr="002D1A91">
        <w:rPr>
          <w:rFonts w:ascii="Arial" w:hAnsi="Arial" w:cs="Arial"/>
        </w:rPr>
        <w:t>.1;</w:t>
      </w:r>
    </w:p>
    <w:p w14:paraId="25275C9D" w14:textId="77777777" w:rsidR="00D96016" w:rsidRPr="002D1A91" w:rsidRDefault="00D96016" w:rsidP="000A425C">
      <w:pPr>
        <w:spacing w:line="240" w:lineRule="auto"/>
        <w:ind w:left="720"/>
        <w:jc w:val="both"/>
        <w:rPr>
          <w:rFonts w:ascii="Arial" w:hAnsi="Arial" w:cs="Arial"/>
        </w:rPr>
      </w:pPr>
    </w:p>
    <w:p w14:paraId="7218A84E" w14:textId="449C8982"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Project </w:t>
      </w:r>
      <w:r w:rsidR="006B2561" w:rsidRPr="002D1A91">
        <w:rPr>
          <w:rFonts w:ascii="Arial" w:hAnsi="Arial" w:cs="Arial"/>
          <w:b/>
        </w:rPr>
        <w:t xml:space="preserve">Development </w:t>
      </w:r>
      <w:r w:rsidRPr="002D1A91">
        <w:rPr>
          <w:rFonts w:ascii="Arial" w:hAnsi="Arial" w:cs="Arial"/>
          <w:b/>
        </w:rPr>
        <w:t>Completion Schedule</w:t>
      </w:r>
      <w:r w:rsidRPr="002D1A91">
        <w:rPr>
          <w:rFonts w:ascii="Arial" w:hAnsi="Arial" w:cs="Arial"/>
        </w:rPr>
        <w:t xml:space="preserve"> means the schedule attached herewith as </w:t>
      </w:r>
      <w:r w:rsidRPr="002D1A91">
        <w:rPr>
          <w:rFonts w:ascii="Arial" w:hAnsi="Arial" w:cs="Arial"/>
          <w:b/>
          <w:smallCaps/>
        </w:rPr>
        <w:t>Schedule E</w:t>
      </w:r>
      <w:r w:rsidRPr="002D1A91">
        <w:rPr>
          <w:rFonts w:ascii="Arial" w:hAnsi="Arial" w:cs="Arial"/>
        </w:rPr>
        <w:t xml:space="preserve"> (</w:t>
      </w:r>
      <w:r w:rsidRPr="002D1A91">
        <w:rPr>
          <w:rFonts w:ascii="Arial" w:hAnsi="Arial" w:cs="Arial"/>
          <w:b/>
          <w:i/>
        </w:rPr>
        <w:t xml:space="preserve">Project </w:t>
      </w:r>
      <w:r w:rsidR="006B2561" w:rsidRPr="002D1A91">
        <w:rPr>
          <w:rFonts w:ascii="Arial" w:hAnsi="Arial" w:cs="Arial"/>
          <w:b/>
          <w:i/>
        </w:rPr>
        <w:t xml:space="preserve">Development </w:t>
      </w:r>
      <w:r w:rsidRPr="002D1A91">
        <w:rPr>
          <w:rFonts w:ascii="Arial" w:hAnsi="Arial" w:cs="Arial"/>
          <w:b/>
          <w:i/>
        </w:rPr>
        <w:t>Completion Schedule</w:t>
      </w:r>
      <w:r w:rsidRPr="002D1A91">
        <w:rPr>
          <w:rFonts w:ascii="Arial" w:hAnsi="Arial" w:cs="Arial"/>
        </w:rPr>
        <w:t xml:space="preserve">) setting out: </w:t>
      </w:r>
    </w:p>
    <w:p w14:paraId="36FDBE29" w14:textId="77777777" w:rsidR="00D96016" w:rsidRPr="002D1A91" w:rsidRDefault="00D96016" w:rsidP="000A425C">
      <w:pPr>
        <w:spacing w:line="240" w:lineRule="auto"/>
        <w:jc w:val="both"/>
        <w:rPr>
          <w:rFonts w:ascii="Arial" w:hAnsi="Arial" w:cs="Arial"/>
        </w:rPr>
      </w:pPr>
    </w:p>
    <w:p w14:paraId="3F74EE41" w14:textId="44541306" w:rsidR="00D96016" w:rsidRPr="002D1A91" w:rsidRDefault="00D96016" w:rsidP="00D86CA8">
      <w:pPr>
        <w:pStyle w:val="ListParagraph"/>
        <w:numPr>
          <w:ilvl w:val="0"/>
          <w:numId w:val="86"/>
        </w:numPr>
        <w:spacing w:line="240" w:lineRule="auto"/>
        <w:ind w:left="1440" w:hanging="720"/>
        <w:contextualSpacing/>
        <w:jc w:val="both"/>
        <w:rPr>
          <w:rFonts w:ascii="Arial" w:hAnsi="Arial" w:cs="Arial"/>
        </w:rPr>
      </w:pPr>
      <w:r w:rsidRPr="002D1A91">
        <w:rPr>
          <w:rFonts w:ascii="Arial" w:hAnsi="Arial" w:cs="Arial"/>
        </w:rPr>
        <w:t xml:space="preserve">the Scheduled Project </w:t>
      </w:r>
      <w:r w:rsidR="006B2561" w:rsidRPr="002D1A91">
        <w:rPr>
          <w:rFonts w:ascii="Arial" w:hAnsi="Arial" w:cs="Arial"/>
        </w:rPr>
        <w:t xml:space="preserve">Development </w:t>
      </w:r>
      <w:r w:rsidRPr="002D1A91">
        <w:rPr>
          <w:rFonts w:ascii="Arial" w:hAnsi="Arial" w:cs="Arial"/>
        </w:rPr>
        <w:t>Completion Date;</w:t>
      </w:r>
    </w:p>
    <w:p w14:paraId="03E518C5" w14:textId="77777777" w:rsidR="00D96016" w:rsidRPr="002D1A91" w:rsidRDefault="00D96016" w:rsidP="000A425C">
      <w:pPr>
        <w:spacing w:line="240" w:lineRule="auto"/>
        <w:ind w:left="1440"/>
        <w:jc w:val="both"/>
        <w:rPr>
          <w:rFonts w:ascii="Arial" w:hAnsi="Arial" w:cs="Arial"/>
        </w:rPr>
      </w:pPr>
    </w:p>
    <w:p w14:paraId="06F3F94A" w14:textId="00CCA467" w:rsidR="00D96016" w:rsidRPr="002D1A91" w:rsidRDefault="00D96016" w:rsidP="00D86CA8">
      <w:pPr>
        <w:pStyle w:val="ListParagraph"/>
        <w:numPr>
          <w:ilvl w:val="0"/>
          <w:numId w:val="86"/>
        </w:numPr>
        <w:spacing w:line="240" w:lineRule="auto"/>
        <w:ind w:left="1440" w:hanging="720"/>
        <w:contextualSpacing/>
        <w:jc w:val="both"/>
        <w:rPr>
          <w:rFonts w:ascii="Arial" w:hAnsi="Arial" w:cs="Arial"/>
        </w:rPr>
      </w:pPr>
      <w:r w:rsidRPr="002D1A91">
        <w:rPr>
          <w:rFonts w:ascii="Arial" w:hAnsi="Arial" w:cs="Arial"/>
        </w:rPr>
        <w:t xml:space="preserve">the Scheduled Substantial Completion Date; </w:t>
      </w:r>
      <w:r w:rsidR="007B16F4">
        <w:rPr>
          <w:rFonts w:ascii="Arial" w:hAnsi="Arial" w:cs="Arial"/>
        </w:rPr>
        <w:t>and</w:t>
      </w:r>
    </w:p>
    <w:p w14:paraId="58AF3671" w14:textId="77777777" w:rsidR="00D96016" w:rsidRPr="002D1A91" w:rsidRDefault="00D96016" w:rsidP="000A425C">
      <w:pPr>
        <w:spacing w:line="240" w:lineRule="auto"/>
        <w:ind w:left="1440"/>
        <w:jc w:val="both"/>
        <w:rPr>
          <w:rFonts w:ascii="Arial" w:hAnsi="Arial" w:cs="Arial"/>
        </w:rPr>
      </w:pPr>
    </w:p>
    <w:p w14:paraId="54C86D7C" w14:textId="555E019D" w:rsidR="00D96016" w:rsidRPr="002D1A91" w:rsidRDefault="00D96016" w:rsidP="00D86CA8">
      <w:pPr>
        <w:pStyle w:val="ListParagraph"/>
        <w:numPr>
          <w:ilvl w:val="0"/>
          <w:numId w:val="86"/>
        </w:numPr>
        <w:spacing w:line="240" w:lineRule="auto"/>
        <w:ind w:left="1440" w:hanging="720"/>
        <w:contextualSpacing/>
        <w:jc w:val="both"/>
        <w:rPr>
          <w:rFonts w:ascii="Arial" w:hAnsi="Arial" w:cs="Arial"/>
        </w:rPr>
      </w:pPr>
      <w:r w:rsidRPr="002D1A91">
        <w:rPr>
          <w:rFonts w:ascii="Arial" w:hAnsi="Arial" w:cs="Arial"/>
        </w:rPr>
        <w:t xml:space="preserve">the Project </w:t>
      </w:r>
      <w:r w:rsidR="006B2561" w:rsidRPr="002D1A91">
        <w:rPr>
          <w:rFonts w:ascii="Arial" w:hAnsi="Arial" w:cs="Arial"/>
        </w:rPr>
        <w:t>Development</w:t>
      </w:r>
      <w:r w:rsidRPr="002D1A91">
        <w:rPr>
          <w:rFonts w:ascii="Arial" w:hAnsi="Arial" w:cs="Arial"/>
        </w:rPr>
        <w:t xml:space="preserve"> Milestones; </w:t>
      </w:r>
    </w:p>
    <w:p w14:paraId="281CFF1F" w14:textId="77777777" w:rsidR="00D96016" w:rsidRPr="002D1A91" w:rsidRDefault="00D96016" w:rsidP="000A425C">
      <w:pPr>
        <w:spacing w:line="240" w:lineRule="auto"/>
        <w:ind w:left="720"/>
        <w:jc w:val="both"/>
        <w:rPr>
          <w:rFonts w:ascii="Arial" w:hAnsi="Arial" w:cs="Arial"/>
        </w:rPr>
      </w:pPr>
    </w:p>
    <w:p w14:paraId="7B741044" w14:textId="0D067053"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Project </w:t>
      </w:r>
      <w:r w:rsidR="006B2561" w:rsidRPr="002D1A91">
        <w:rPr>
          <w:rFonts w:ascii="Arial" w:hAnsi="Arial" w:cs="Arial"/>
          <w:b/>
        </w:rPr>
        <w:t>Development</w:t>
      </w:r>
      <w:r w:rsidR="006B2561" w:rsidRPr="002D1A91" w:rsidDel="006B2561">
        <w:rPr>
          <w:rFonts w:ascii="Arial" w:hAnsi="Arial" w:cs="Arial"/>
          <w:b/>
        </w:rPr>
        <w:t xml:space="preserve"> </w:t>
      </w:r>
      <w:r w:rsidRPr="002D1A91">
        <w:rPr>
          <w:rFonts w:ascii="Arial" w:hAnsi="Arial" w:cs="Arial"/>
          <w:b/>
        </w:rPr>
        <w:t>Milestones</w:t>
      </w:r>
      <w:r w:rsidRPr="002D1A91">
        <w:rPr>
          <w:rFonts w:ascii="Arial" w:hAnsi="Arial" w:cs="Arial"/>
        </w:rPr>
        <w:t xml:space="preserve"> means the progressive milestones relating to the performance of </w:t>
      </w:r>
      <w:r w:rsidR="00267A16" w:rsidRPr="002D1A91">
        <w:rPr>
          <w:rFonts w:ascii="Arial" w:hAnsi="Arial" w:cs="Arial"/>
        </w:rPr>
        <w:t>Development</w:t>
      </w:r>
      <w:r w:rsidR="0009623A">
        <w:rPr>
          <w:rFonts w:ascii="Arial" w:hAnsi="Arial" w:cs="Arial"/>
        </w:rPr>
        <w:t xml:space="preserve"> </w:t>
      </w:r>
      <w:r w:rsidRPr="002D1A91">
        <w:rPr>
          <w:rFonts w:ascii="Arial" w:hAnsi="Arial" w:cs="Arial"/>
        </w:rPr>
        <w:t xml:space="preserve">Works and other obligations to be performed by the Concessionaire until the Project </w:t>
      </w:r>
      <w:r w:rsidR="006B2561" w:rsidRPr="002D1A91">
        <w:rPr>
          <w:rFonts w:ascii="Arial" w:hAnsi="Arial" w:cs="Arial"/>
        </w:rPr>
        <w:t>Development</w:t>
      </w:r>
      <w:r w:rsidRPr="002D1A91">
        <w:rPr>
          <w:rFonts w:ascii="Arial" w:hAnsi="Arial" w:cs="Arial"/>
        </w:rPr>
        <w:t xml:space="preserve"> Completion Date and the dates for achievement of each such milestone, as set out in:</w:t>
      </w:r>
    </w:p>
    <w:p w14:paraId="2EA0EFE6" w14:textId="77777777" w:rsidR="00D96016" w:rsidRPr="002D1A91" w:rsidRDefault="00D96016" w:rsidP="000A425C">
      <w:pPr>
        <w:spacing w:line="240" w:lineRule="auto"/>
        <w:jc w:val="both"/>
        <w:rPr>
          <w:rFonts w:ascii="Arial" w:hAnsi="Arial" w:cs="Arial"/>
        </w:rPr>
      </w:pPr>
    </w:p>
    <w:p w14:paraId="6F20134F" w14:textId="77777777" w:rsidR="00D96016" w:rsidRPr="002D1A91" w:rsidRDefault="00D96016" w:rsidP="00D86CA8">
      <w:pPr>
        <w:pStyle w:val="ListParagraph"/>
        <w:numPr>
          <w:ilvl w:val="0"/>
          <w:numId w:val="87"/>
        </w:numPr>
        <w:spacing w:line="240" w:lineRule="auto"/>
        <w:ind w:left="1440" w:hanging="720"/>
        <w:contextualSpacing/>
        <w:jc w:val="both"/>
        <w:rPr>
          <w:rFonts w:ascii="Arial" w:hAnsi="Arial" w:cs="Arial"/>
        </w:rPr>
      </w:pPr>
      <w:r w:rsidRPr="002D1A91">
        <w:rPr>
          <w:rFonts w:ascii="Arial" w:hAnsi="Arial" w:cs="Arial"/>
        </w:rPr>
        <w:lastRenderedPageBreak/>
        <w:t xml:space="preserve">this Agreement; and </w:t>
      </w:r>
    </w:p>
    <w:p w14:paraId="3C91A5DA" w14:textId="77777777" w:rsidR="00D96016" w:rsidRPr="002D1A91" w:rsidRDefault="00D96016" w:rsidP="000A425C">
      <w:pPr>
        <w:spacing w:line="240" w:lineRule="auto"/>
        <w:ind w:left="1440"/>
        <w:jc w:val="both"/>
        <w:rPr>
          <w:rFonts w:ascii="Arial" w:hAnsi="Arial" w:cs="Arial"/>
        </w:rPr>
      </w:pPr>
    </w:p>
    <w:p w14:paraId="3A946241" w14:textId="4B0FE9A8" w:rsidR="00D96016" w:rsidRPr="002D1A91" w:rsidRDefault="00D96016" w:rsidP="00D86CA8">
      <w:pPr>
        <w:pStyle w:val="ListParagraph"/>
        <w:numPr>
          <w:ilvl w:val="0"/>
          <w:numId w:val="87"/>
        </w:numPr>
        <w:spacing w:line="240" w:lineRule="auto"/>
        <w:ind w:left="1440" w:hanging="720"/>
        <w:contextualSpacing/>
        <w:jc w:val="both"/>
        <w:rPr>
          <w:rFonts w:ascii="Arial" w:hAnsi="Arial" w:cs="Arial"/>
        </w:rPr>
      </w:pPr>
      <w:r w:rsidRPr="002D1A91">
        <w:rPr>
          <w:rFonts w:ascii="Arial" w:hAnsi="Arial" w:cs="Arial"/>
        </w:rPr>
        <w:t xml:space="preserve">the </w:t>
      </w:r>
      <w:r w:rsidR="00FD77F9" w:rsidRPr="002D1A91">
        <w:rPr>
          <w:rFonts w:ascii="Arial" w:hAnsi="Arial" w:cs="Arial"/>
        </w:rPr>
        <w:t xml:space="preserve">Development </w:t>
      </w:r>
      <w:r w:rsidRPr="002D1A91">
        <w:rPr>
          <w:rFonts w:ascii="Arial" w:hAnsi="Arial" w:cs="Arial"/>
        </w:rPr>
        <w:t>Programme;</w:t>
      </w:r>
    </w:p>
    <w:p w14:paraId="698A2B15" w14:textId="77777777" w:rsidR="00D96016" w:rsidRPr="002D1A91" w:rsidRDefault="00D96016" w:rsidP="000A425C">
      <w:pPr>
        <w:spacing w:line="240" w:lineRule="auto"/>
        <w:jc w:val="both"/>
        <w:rPr>
          <w:rFonts w:ascii="Arial" w:hAnsi="Arial" w:cs="Arial"/>
        </w:rPr>
      </w:pPr>
    </w:p>
    <w:p w14:paraId="74A3ABCD" w14:textId="6E29415B"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Project </w:t>
      </w:r>
      <w:r w:rsidR="006B2561" w:rsidRPr="002D1A91">
        <w:rPr>
          <w:rFonts w:ascii="Arial" w:hAnsi="Arial" w:cs="Arial"/>
          <w:b/>
        </w:rPr>
        <w:t>Development</w:t>
      </w:r>
      <w:r w:rsidRPr="002D1A91">
        <w:rPr>
          <w:rFonts w:ascii="Arial" w:hAnsi="Arial" w:cs="Arial"/>
          <w:b/>
        </w:rPr>
        <w:t xml:space="preserve"> Milestone Date</w:t>
      </w:r>
      <w:r w:rsidRPr="002D1A91">
        <w:rPr>
          <w:rFonts w:ascii="Arial" w:hAnsi="Arial" w:cs="Arial"/>
        </w:rPr>
        <w:t xml:space="preserve"> means the date permitted herein for achievement of each Project </w:t>
      </w:r>
      <w:r w:rsidR="006B2561" w:rsidRPr="002D1A91">
        <w:rPr>
          <w:rFonts w:ascii="Arial" w:hAnsi="Arial" w:cs="Arial"/>
        </w:rPr>
        <w:t>Development</w:t>
      </w:r>
      <w:r w:rsidRPr="002D1A91">
        <w:rPr>
          <w:rFonts w:ascii="Arial" w:hAnsi="Arial" w:cs="Arial"/>
        </w:rPr>
        <w:t xml:space="preserve"> Milestone, as set out and contemplated (in respect of each Project </w:t>
      </w:r>
      <w:r w:rsidR="006B2561" w:rsidRPr="002D1A91">
        <w:rPr>
          <w:rFonts w:ascii="Arial" w:hAnsi="Arial" w:cs="Arial"/>
        </w:rPr>
        <w:t>Development</w:t>
      </w:r>
      <w:r w:rsidRPr="002D1A91">
        <w:rPr>
          <w:rFonts w:ascii="Arial" w:hAnsi="Arial" w:cs="Arial"/>
        </w:rPr>
        <w:t xml:space="preserve"> Milestone) in:</w:t>
      </w:r>
    </w:p>
    <w:p w14:paraId="76C831A1" w14:textId="77777777" w:rsidR="00003B9F" w:rsidRPr="002D1A91" w:rsidRDefault="00003B9F" w:rsidP="000A425C">
      <w:pPr>
        <w:spacing w:line="240" w:lineRule="auto"/>
        <w:ind w:left="720"/>
        <w:jc w:val="both"/>
        <w:rPr>
          <w:rFonts w:ascii="Arial" w:hAnsi="Arial" w:cs="Arial"/>
        </w:rPr>
      </w:pPr>
    </w:p>
    <w:p w14:paraId="7924D808" w14:textId="77777777" w:rsidR="00D96016" w:rsidRPr="002D1A91" w:rsidRDefault="00D96016" w:rsidP="000A425C">
      <w:pPr>
        <w:spacing w:line="240" w:lineRule="auto"/>
        <w:ind w:left="720"/>
        <w:jc w:val="both"/>
        <w:rPr>
          <w:rFonts w:ascii="Arial" w:hAnsi="Arial" w:cs="Arial"/>
        </w:rPr>
      </w:pPr>
      <w:r w:rsidRPr="002D1A91">
        <w:rPr>
          <w:rFonts w:ascii="Arial" w:hAnsi="Arial" w:cs="Arial"/>
        </w:rPr>
        <w:t>(a)</w:t>
      </w:r>
      <w:r w:rsidRPr="002D1A91">
        <w:rPr>
          <w:rFonts w:ascii="Arial" w:hAnsi="Arial" w:cs="Arial"/>
        </w:rPr>
        <w:tab/>
        <w:t>the Applicable Standards;</w:t>
      </w:r>
    </w:p>
    <w:p w14:paraId="1580B680" w14:textId="77777777" w:rsidR="00D96016" w:rsidRPr="002D1A91" w:rsidRDefault="00D96016" w:rsidP="000A425C">
      <w:pPr>
        <w:spacing w:line="240" w:lineRule="auto"/>
        <w:ind w:left="720"/>
        <w:jc w:val="both"/>
        <w:rPr>
          <w:rFonts w:ascii="Arial" w:hAnsi="Arial" w:cs="Arial"/>
        </w:rPr>
      </w:pPr>
    </w:p>
    <w:p w14:paraId="05E60F44" w14:textId="3FBD32A0" w:rsidR="00D96016" w:rsidRPr="002D1A91" w:rsidRDefault="00D96016" w:rsidP="000A425C">
      <w:pPr>
        <w:spacing w:line="240" w:lineRule="auto"/>
        <w:ind w:left="720"/>
        <w:jc w:val="both"/>
        <w:rPr>
          <w:rFonts w:ascii="Arial" w:hAnsi="Arial" w:cs="Arial"/>
        </w:rPr>
      </w:pPr>
      <w:r w:rsidRPr="002D1A91">
        <w:rPr>
          <w:rFonts w:ascii="Arial" w:hAnsi="Arial" w:cs="Arial"/>
        </w:rPr>
        <w:t>(b)</w:t>
      </w:r>
      <w:r w:rsidRPr="002D1A91">
        <w:rPr>
          <w:rFonts w:ascii="Arial" w:hAnsi="Arial" w:cs="Arial"/>
        </w:rPr>
        <w:tab/>
        <w:t xml:space="preserve">the </w:t>
      </w:r>
      <w:r w:rsidR="00FD77F9" w:rsidRPr="002D1A91">
        <w:rPr>
          <w:rFonts w:ascii="Arial" w:hAnsi="Arial" w:cs="Arial"/>
        </w:rPr>
        <w:t xml:space="preserve">Development </w:t>
      </w:r>
      <w:r w:rsidRPr="002D1A91">
        <w:rPr>
          <w:rFonts w:ascii="Arial" w:hAnsi="Arial" w:cs="Arial"/>
        </w:rPr>
        <w:t xml:space="preserve">Programme; </w:t>
      </w:r>
    </w:p>
    <w:p w14:paraId="65E4511C" w14:textId="77777777" w:rsidR="00D96016" w:rsidRPr="002D1A91" w:rsidRDefault="00D96016" w:rsidP="000A425C">
      <w:pPr>
        <w:spacing w:line="240" w:lineRule="auto"/>
        <w:ind w:left="720"/>
        <w:jc w:val="both"/>
        <w:rPr>
          <w:rFonts w:ascii="Arial" w:hAnsi="Arial" w:cs="Arial"/>
        </w:rPr>
      </w:pPr>
    </w:p>
    <w:p w14:paraId="62AEEF5D" w14:textId="73C9CBF3" w:rsidR="00FF56FB" w:rsidRPr="002D1A91" w:rsidRDefault="00D96016" w:rsidP="00C41496">
      <w:pPr>
        <w:spacing w:line="240" w:lineRule="auto"/>
        <w:ind w:left="720"/>
        <w:jc w:val="both"/>
        <w:rPr>
          <w:rFonts w:ascii="Arial" w:hAnsi="Arial" w:cs="Arial"/>
          <w:lang w:val="en-GB"/>
        </w:rPr>
      </w:pPr>
      <w:r w:rsidRPr="002D1A91">
        <w:rPr>
          <w:rFonts w:ascii="Arial" w:hAnsi="Arial" w:cs="Arial"/>
          <w:b/>
        </w:rPr>
        <w:t>Project Facilities</w:t>
      </w:r>
      <w:r w:rsidRPr="002D1A91">
        <w:rPr>
          <w:rFonts w:ascii="Arial" w:hAnsi="Arial" w:cs="Arial"/>
        </w:rPr>
        <w:t xml:space="preserve"> means the facilities to be constructed, built, installed, erected and/or provided by the Concessionaire on the Project Site, as detailed in </w:t>
      </w:r>
      <w:r w:rsidRPr="002D1A91">
        <w:rPr>
          <w:rFonts w:ascii="Arial" w:hAnsi="Arial" w:cs="Arial"/>
          <w:b/>
          <w:smallCaps/>
        </w:rPr>
        <w:t>Schedule D</w:t>
      </w:r>
      <w:r w:rsidRPr="002D1A91">
        <w:rPr>
          <w:rFonts w:ascii="Arial" w:hAnsi="Arial" w:cs="Arial"/>
        </w:rPr>
        <w:t xml:space="preserve"> (</w:t>
      </w:r>
      <w:r w:rsidRPr="002D1A91">
        <w:rPr>
          <w:rFonts w:ascii="Arial" w:hAnsi="Arial" w:cs="Arial"/>
          <w:b/>
          <w:i/>
        </w:rPr>
        <w:t>Project Facilities</w:t>
      </w:r>
      <w:r w:rsidRPr="002D1A91">
        <w:rPr>
          <w:rFonts w:ascii="Arial" w:hAnsi="Arial" w:cs="Arial"/>
        </w:rPr>
        <w:t>);</w:t>
      </w:r>
    </w:p>
    <w:p w14:paraId="65BB1BA9" w14:textId="77777777" w:rsidR="00D96016" w:rsidRPr="002D1A91" w:rsidRDefault="00D96016" w:rsidP="000A425C">
      <w:pPr>
        <w:spacing w:line="240" w:lineRule="auto"/>
        <w:ind w:left="720"/>
        <w:jc w:val="both"/>
        <w:rPr>
          <w:rFonts w:ascii="Arial" w:hAnsi="Arial" w:cs="Arial"/>
        </w:rPr>
      </w:pPr>
    </w:p>
    <w:p w14:paraId="1728408C" w14:textId="1795B437" w:rsidR="006513BB" w:rsidRPr="002D1A91" w:rsidRDefault="006513BB" w:rsidP="000A425C">
      <w:pPr>
        <w:spacing w:line="240" w:lineRule="auto"/>
        <w:ind w:left="720"/>
        <w:jc w:val="both"/>
        <w:rPr>
          <w:rFonts w:ascii="Arial" w:hAnsi="Arial" w:cs="Arial"/>
        </w:rPr>
      </w:pPr>
      <w:r w:rsidRPr="002D1A91">
        <w:rPr>
          <w:rFonts w:ascii="Arial" w:hAnsi="Arial" w:cs="Arial"/>
          <w:b/>
          <w:bCs/>
        </w:rPr>
        <w:t xml:space="preserve">Project Jurisdiction </w:t>
      </w:r>
      <w:r w:rsidRPr="002D1A91">
        <w:rPr>
          <w:rFonts w:ascii="Arial" w:hAnsi="Arial" w:cs="Arial"/>
        </w:rPr>
        <w:t xml:space="preserve">means where the Project is located and whose laws apply to the local aspects of the Project as defined in </w:t>
      </w:r>
      <w:r w:rsidRPr="002D1A91">
        <w:rPr>
          <w:rFonts w:ascii="Arial" w:hAnsi="Arial" w:cs="Arial"/>
          <w:b/>
          <w:bCs/>
          <w:smallCaps/>
        </w:rPr>
        <w:t xml:space="preserve">Schedule </w:t>
      </w:r>
      <w:r w:rsidR="000C0573">
        <w:rPr>
          <w:rFonts w:ascii="Arial" w:hAnsi="Arial" w:cs="Arial"/>
          <w:b/>
          <w:bCs/>
          <w:smallCaps/>
        </w:rPr>
        <w:t>B</w:t>
      </w:r>
      <w:r w:rsidRPr="002D1A91">
        <w:rPr>
          <w:rFonts w:ascii="Arial" w:hAnsi="Arial" w:cs="Arial"/>
          <w:b/>
          <w:bC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rPr>
        <w:t>;</w:t>
      </w:r>
    </w:p>
    <w:p w14:paraId="1F62841E" w14:textId="77777777" w:rsidR="006513BB" w:rsidRPr="002D1A91" w:rsidRDefault="006513BB" w:rsidP="000A425C">
      <w:pPr>
        <w:spacing w:line="240" w:lineRule="auto"/>
        <w:ind w:left="720"/>
        <w:jc w:val="both"/>
        <w:rPr>
          <w:rFonts w:ascii="Arial" w:hAnsi="Arial" w:cs="Arial"/>
        </w:rPr>
      </w:pPr>
    </w:p>
    <w:p w14:paraId="5620FDBB" w14:textId="68A4F6D0" w:rsidR="00A43C4E" w:rsidRPr="002D1A91" w:rsidRDefault="00A43C4E" w:rsidP="000A425C">
      <w:pPr>
        <w:spacing w:line="240" w:lineRule="auto"/>
        <w:ind w:left="720"/>
        <w:jc w:val="both"/>
        <w:rPr>
          <w:rFonts w:ascii="Arial" w:hAnsi="Arial" w:cs="Arial"/>
        </w:rPr>
      </w:pPr>
      <w:r w:rsidRPr="002D1A91">
        <w:rPr>
          <w:rFonts w:ascii="Arial" w:hAnsi="Arial" w:cs="Arial"/>
          <w:b/>
        </w:rPr>
        <w:t>Project Manager</w:t>
      </w:r>
      <w:r w:rsidR="00896E85" w:rsidRPr="002D1A91">
        <w:rPr>
          <w:rFonts w:ascii="Arial" w:hAnsi="Arial" w:cs="Arial"/>
          <w:b/>
        </w:rPr>
        <w:t xml:space="preserve"> </w:t>
      </w:r>
      <w:r w:rsidRPr="002D1A91">
        <w:rPr>
          <w:rFonts w:ascii="Arial" w:hAnsi="Arial" w:cs="Arial"/>
          <w:b/>
        </w:rPr>
        <w:t>/</w:t>
      </w:r>
      <w:r w:rsidR="00896E85" w:rsidRPr="002D1A91">
        <w:rPr>
          <w:rFonts w:ascii="Arial" w:hAnsi="Arial" w:cs="Arial"/>
          <w:b/>
        </w:rPr>
        <w:t xml:space="preserve"> </w:t>
      </w:r>
      <w:r w:rsidRPr="002D1A91">
        <w:rPr>
          <w:rFonts w:ascii="Arial" w:hAnsi="Arial" w:cs="Arial"/>
          <w:b/>
        </w:rPr>
        <w:t>Project Director</w:t>
      </w:r>
      <w:r w:rsidRPr="002D1A91">
        <w:rPr>
          <w:rFonts w:ascii="Arial" w:hAnsi="Arial" w:cs="Arial"/>
        </w:rPr>
        <w:t xml:space="preserve"> </w:t>
      </w:r>
      <w:r w:rsidR="00896E85" w:rsidRPr="002D1A91">
        <w:rPr>
          <w:rFonts w:ascii="Arial" w:hAnsi="Arial" w:cs="Arial"/>
        </w:rPr>
        <w:t xml:space="preserve">shall have the meaning ascribed thereto in Section </w:t>
      </w:r>
      <w:r w:rsidR="0022755E" w:rsidRPr="002D1A91">
        <w:rPr>
          <w:rFonts w:ascii="Arial" w:hAnsi="Arial" w:cs="Arial"/>
        </w:rPr>
        <w:t>8.13.1</w:t>
      </w:r>
      <w:r w:rsidRPr="002D1A91">
        <w:rPr>
          <w:rFonts w:ascii="Arial" w:hAnsi="Arial" w:cs="Arial"/>
        </w:rPr>
        <w:t xml:space="preserve">; </w:t>
      </w:r>
    </w:p>
    <w:p w14:paraId="4AB2D8E2" w14:textId="77777777" w:rsidR="00A43C4E" w:rsidRPr="002D1A91" w:rsidRDefault="00A43C4E" w:rsidP="000A425C">
      <w:pPr>
        <w:spacing w:line="240" w:lineRule="auto"/>
        <w:jc w:val="both"/>
        <w:rPr>
          <w:rFonts w:ascii="Arial" w:hAnsi="Arial" w:cs="Arial"/>
        </w:rPr>
      </w:pPr>
    </w:p>
    <w:p w14:paraId="4A3729CC" w14:textId="5A9A157D" w:rsidR="00A43C4E" w:rsidRPr="002D1A91" w:rsidRDefault="00A43C4E" w:rsidP="000A425C">
      <w:pPr>
        <w:spacing w:line="240" w:lineRule="auto"/>
        <w:ind w:left="720"/>
        <w:jc w:val="both"/>
        <w:rPr>
          <w:rFonts w:ascii="Arial" w:hAnsi="Arial" w:cs="Arial"/>
        </w:rPr>
      </w:pPr>
      <w:r w:rsidRPr="002D1A91">
        <w:rPr>
          <w:rFonts w:ascii="Arial" w:hAnsi="Arial" w:cs="Arial"/>
          <w:b/>
        </w:rPr>
        <w:t>Project Management</w:t>
      </w:r>
      <w:r w:rsidR="0022755E" w:rsidRPr="002D1A91">
        <w:rPr>
          <w:rFonts w:ascii="Arial" w:hAnsi="Arial" w:cs="Arial"/>
          <w:b/>
        </w:rPr>
        <w:t xml:space="preserve"> </w:t>
      </w:r>
      <w:r w:rsidRPr="002D1A91">
        <w:rPr>
          <w:rFonts w:ascii="Arial" w:hAnsi="Arial" w:cs="Arial"/>
          <w:b/>
        </w:rPr>
        <w:t>/ Implementation Unit</w:t>
      </w:r>
      <w:r w:rsidRPr="002D1A91">
        <w:rPr>
          <w:rFonts w:ascii="Arial" w:hAnsi="Arial" w:cs="Arial"/>
        </w:rPr>
        <w:t xml:space="preserve"> means the project management</w:t>
      </w:r>
      <w:r w:rsidR="0022755E" w:rsidRPr="002D1A91">
        <w:rPr>
          <w:rFonts w:ascii="Arial" w:hAnsi="Arial" w:cs="Arial"/>
        </w:rPr>
        <w:t xml:space="preserve"> </w:t>
      </w:r>
      <w:r w:rsidRPr="002D1A91">
        <w:rPr>
          <w:rFonts w:ascii="Arial" w:hAnsi="Arial" w:cs="Arial"/>
        </w:rPr>
        <w:t xml:space="preserve">/ implementation unit established by the  </w:t>
      </w:r>
      <w:r w:rsidR="00115F5E" w:rsidRPr="002D1A91">
        <w:rPr>
          <w:rFonts w:ascii="Arial" w:hAnsi="Arial" w:cs="Arial"/>
        </w:rPr>
        <w:t xml:space="preserve">Agency </w:t>
      </w:r>
      <w:r w:rsidRPr="002D1A91">
        <w:rPr>
          <w:rFonts w:ascii="Arial" w:hAnsi="Arial" w:cs="Arial"/>
        </w:rPr>
        <w:t xml:space="preserve">in accordance with the Applicable Laws for the purpose of overseeing the day to day implementation of the Project in accordance with the terms of this Agreement and Applicable Laws, particularly during the </w:t>
      </w:r>
      <w:r w:rsidR="003C24FC" w:rsidRPr="002D1A91">
        <w:rPr>
          <w:rFonts w:ascii="Arial" w:hAnsi="Arial" w:cs="Arial"/>
        </w:rPr>
        <w:t xml:space="preserve">Development </w:t>
      </w:r>
      <w:r w:rsidRPr="002D1A91">
        <w:rPr>
          <w:rFonts w:ascii="Arial" w:hAnsi="Arial" w:cs="Arial"/>
        </w:rPr>
        <w:t xml:space="preserve">Period, and shall be headed by the Project Manager; </w:t>
      </w:r>
    </w:p>
    <w:p w14:paraId="414B4CD4" w14:textId="77777777" w:rsidR="00A43C4E" w:rsidRPr="002D1A91" w:rsidRDefault="00A43C4E" w:rsidP="000A425C">
      <w:pPr>
        <w:spacing w:line="240" w:lineRule="auto"/>
        <w:ind w:left="720"/>
        <w:jc w:val="both"/>
        <w:rPr>
          <w:rFonts w:ascii="Arial" w:hAnsi="Arial" w:cs="Arial"/>
        </w:rPr>
      </w:pPr>
    </w:p>
    <w:p w14:paraId="00CF3311"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Project Milestone</w:t>
      </w:r>
      <w:r w:rsidRPr="002D1A91">
        <w:rPr>
          <w:rFonts w:ascii="Arial" w:hAnsi="Arial" w:cs="Arial"/>
        </w:rPr>
        <w:t xml:space="preserve"> means:</w:t>
      </w:r>
    </w:p>
    <w:p w14:paraId="27E6C2AF" w14:textId="77777777" w:rsidR="00D96016" w:rsidRPr="002D1A91" w:rsidRDefault="00D96016" w:rsidP="000A425C">
      <w:pPr>
        <w:spacing w:line="240" w:lineRule="auto"/>
        <w:ind w:left="720"/>
        <w:jc w:val="both"/>
        <w:rPr>
          <w:rFonts w:ascii="Arial" w:hAnsi="Arial" w:cs="Arial"/>
        </w:rPr>
      </w:pPr>
    </w:p>
    <w:p w14:paraId="5AC76D32" w14:textId="35FDBD5A" w:rsidR="00D96016" w:rsidRPr="002D1A91" w:rsidRDefault="00D96016" w:rsidP="00BA2195">
      <w:pPr>
        <w:spacing w:line="240" w:lineRule="auto"/>
        <w:ind w:left="1440" w:hanging="720"/>
        <w:jc w:val="both"/>
        <w:rPr>
          <w:rFonts w:ascii="Arial" w:hAnsi="Arial" w:cs="Arial"/>
        </w:rPr>
      </w:pPr>
      <w:r w:rsidRPr="002D1A91">
        <w:rPr>
          <w:rFonts w:ascii="Arial" w:hAnsi="Arial" w:cs="Arial"/>
        </w:rPr>
        <w:t>(a)</w:t>
      </w:r>
      <w:r w:rsidRPr="002D1A91">
        <w:rPr>
          <w:rFonts w:ascii="Arial" w:hAnsi="Arial" w:cs="Arial"/>
        </w:rPr>
        <w:tab/>
        <w:t xml:space="preserve">in respect of </w:t>
      </w:r>
      <w:r w:rsidR="00267A16" w:rsidRPr="002D1A91">
        <w:rPr>
          <w:rFonts w:ascii="Arial" w:hAnsi="Arial" w:cs="Arial"/>
        </w:rPr>
        <w:t xml:space="preserve">Development </w:t>
      </w:r>
      <w:r w:rsidRPr="002D1A91">
        <w:rPr>
          <w:rFonts w:ascii="Arial" w:hAnsi="Arial" w:cs="Arial"/>
        </w:rPr>
        <w:t xml:space="preserve">Works, the Project </w:t>
      </w:r>
      <w:r w:rsidR="006B2561" w:rsidRPr="002D1A91">
        <w:rPr>
          <w:rFonts w:ascii="Arial" w:hAnsi="Arial" w:cs="Arial"/>
        </w:rPr>
        <w:t>Development</w:t>
      </w:r>
      <w:r w:rsidR="006B2561" w:rsidRPr="002D1A91" w:rsidDel="006B2561">
        <w:rPr>
          <w:rFonts w:ascii="Arial" w:hAnsi="Arial" w:cs="Arial"/>
        </w:rPr>
        <w:t xml:space="preserve"> </w:t>
      </w:r>
      <w:r w:rsidRPr="002D1A91">
        <w:rPr>
          <w:rFonts w:ascii="Arial" w:hAnsi="Arial" w:cs="Arial"/>
        </w:rPr>
        <w:t xml:space="preserve"> Milestones; </w:t>
      </w:r>
      <w:r w:rsidR="00BA2195">
        <w:rPr>
          <w:rFonts w:ascii="Arial" w:hAnsi="Arial" w:cs="Arial"/>
        </w:rPr>
        <w:t>and</w:t>
      </w:r>
    </w:p>
    <w:p w14:paraId="2FB4F04B" w14:textId="77777777" w:rsidR="00D96016" w:rsidRPr="002D1A91" w:rsidRDefault="00D96016" w:rsidP="000A425C">
      <w:pPr>
        <w:spacing w:line="240" w:lineRule="auto"/>
        <w:ind w:left="720"/>
        <w:jc w:val="both"/>
        <w:rPr>
          <w:rFonts w:ascii="Arial" w:hAnsi="Arial" w:cs="Arial"/>
        </w:rPr>
      </w:pPr>
    </w:p>
    <w:p w14:paraId="4B73363A" w14:textId="77777777" w:rsidR="00D96016" w:rsidRPr="002D1A91" w:rsidRDefault="00D96016" w:rsidP="00BA2195">
      <w:pPr>
        <w:spacing w:line="240" w:lineRule="auto"/>
        <w:ind w:left="1440" w:hanging="720"/>
        <w:jc w:val="both"/>
        <w:rPr>
          <w:rFonts w:ascii="Arial" w:hAnsi="Arial" w:cs="Arial"/>
        </w:rPr>
      </w:pPr>
      <w:r w:rsidRPr="002D1A91">
        <w:rPr>
          <w:rFonts w:ascii="Arial" w:hAnsi="Arial" w:cs="Arial"/>
        </w:rPr>
        <w:t>(b)</w:t>
      </w:r>
      <w:r w:rsidRPr="002D1A91">
        <w:rPr>
          <w:rFonts w:ascii="Arial" w:hAnsi="Arial" w:cs="Arial"/>
        </w:rPr>
        <w:tab/>
        <w:t>in respect of the Operations and Maintenance, the Project O&amp;M Milestones;</w:t>
      </w:r>
    </w:p>
    <w:p w14:paraId="1DF425C4" w14:textId="77777777" w:rsidR="00D96016" w:rsidRPr="002D1A91" w:rsidRDefault="00D96016" w:rsidP="000A425C">
      <w:pPr>
        <w:spacing w:line="240" w:lineRule="auto"/>
        <w:ind w:left="720"/>
        <w:jc w:val="both"/>
        <w:rPr>
          <w:rFonts w:ascii="Arial" w:hAnsi="Arial" w:cs="Arial"/>
        </w:rPr>
      </w:pPr>
    </w:p>
    <w:p w14:paraId="3A5989C0"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Project Milestone Date </w:t>
      </w:r>
      <w:r w:rsidRPr="002D1A91">
        <w:rPr>
          <w:rFonts w:ascii="Arial" w:hAnsi="Arial" w:cs="Arial"/>
        </w:rPr>
        <w:t>means:</w:t>
      </w:r>
    </w:p>
    <w:p w14:paraId="18065169" w14:textId="77777777" w:rsidR="00D96016" w:rsidRPr="002D1A91" w:rsidRDefault="00D96016" w:rsidP="000A425C">
      <w:pPr>
        <w:spacing w:line="240" w:lineRule="auto"/>
        <w:ind w:left="720"/>
        <w:jc w:val="both"/>
        <w:rPr>
          <w:rFonts w:ascii="Arial" w:hAnsi="Arial" w:cs="Arial"/>
        </w:rPr>
      </w:pPr>
    </w:p>
    <w:p w14:paraId="456DE7A2" w14:textId="3D5F8555" w:rsidR="00D96016" w:rsidRPr="002D1A91" w:rsidRDefault="00D96016" w:rsidP="000A425C">
      <w:pPr>
        <w:spacing w:line="240" w:lineRule="auto"/>
        <w:ind w:left="1440" w:hanging="720"/>
        <w:jc w:val="both"/>
        <w:rPr>
          <w:rFonts w:ascii="Arial" w:hAnsi="Arial" w:cs="Arial"/>
        </w:rPr>
      </w:pPr>
      <w:r w:rsidRPr="002D1A91">
        <w:rPr>
          <w:rFonts w:ascii="Arial" w:hAnsi="Arial" w:cs="Arial"/>
        </w:rPr>
        <w:t>(a)</w:t>
      </w:r>
      <w:r w:rsidRPr="002D1A91">
        <w:rPr>
          <w:rFonts w:ascii="Arial" w:hAnsi="Arial" w:cs="Arial"/>
        </w:rPr>
        <w:tab/>
        <w:t xml:space="preserve">in respect of a Project </w:t>
      </w:r>
      <w:r w:rsidR="006B2561" w:rsidRPr="002D1A91">
        <w:rPr>
          <w:rFonts w:ascii="Arial" w:hAnsi="Arial" w:cs="Arial"/>
        </w:rPr>
        <w:t>Development</w:t>
      </w:r>
      <w:r w:rsidR="006B2561" w:rsidRPr="002D1A91" w:rsidDel="006B2561">
        <w:rPr>
          <w:rFonts w:ascii="Arial" w:hAnsi="Arial" w:cs="Arial"/>
        </w:rPr>
        <w:t xml:space="preserve"> </w:t>
      </w:r>
      <w:r w:rsidRPr="002D1A91">
        <w:rPr>
          <w:rFonts w:ascii="Arial" w:hAnsi="Arial" w:cs="Arial"/>
        </w:rPr>
        <w:t>Milestone, the respective Project</w:t>
      </w:r>
      <w:r w:rsidR="006B2561" w:rsidRPr="002D1A91">
        <w:rPr>
          <w:rFonts w:ascii="Arial" w:hAnsi="Arial" w:cs="Arial"/>
        </w:rPr>
        <w:t xml:space="preserve"> Development</w:t>
      </w:r>
      <w:r w:rsidR="006B2561" w:rsidRPr="002D1A91" w:rsidDel="006B2561">
        <w:rPr>
          <w:rFonts w:ascii="Arial" w:hAnsi="Arial" w:cs="Arial"/>
        </w:rPr>
        <w:t xml:space="preserve"> </w:t>
      </w:r>
      <w:r w:rsidRPr="002D1A91">
        <w:rPr>
          <w:rFonts w:ascii="Arial" w:hAnsi="Arial" w:cs="Arial"/>
        </w:rPr>
        <w:t xml:space="preserve">Milestone Date for such Project </w:t>
      </w:r>
      <w:r w:rsidR="006B2561" w:rsidRPr="002D1A91">
        <w:rPr>
          <w:rFonts w:ascii="Arial" w:hAnsi="Arial" w:cs="Arial"/>
        </w:rPr>
        <w:t>Development</w:t>
      </w:r>
      <w:r w:rsidRPr="002D1A91">
        <w:rPr>
          <w:rFonts w:ascii="Arial" w:hAnsi="Arial" w:cs="Arial"/>
        </w:rPr>
        <w:t xml:space="preserve"> Milestone; </w:t>
      </w:r>
    </w:p>
    <w:p w14:paraId="245C1E6D" w14:textId="77777777" w:rsidR="00D96016" w:rsidRPr="002D1A91" w:rsidRDefault="00D96016" w:rsidP="000A425C">
      <w:pPr>
        <w:spacing w:line="240" w:lineRule="auto"/>
        <w:ind w:left="720"/>
        <w:jc w:val="both"/>
        <w:rPr>
          <w:rFonts w:ascii="Arial" w:hAnsi="Arial" w:cs="Arial"/>
        </w:rPr>
      </w:pPr>
    </w:p>
    <w:p w14:paraId="7D07F6A3" w14:textId="77777777" w:rsidR="00D96016" w:rsidRPr="002D1A91" w:rsidRDefault="00D96016" w:rsidP="000A425C">
      <w:pPr>
        <w:spacing w:line="240" w:lineRule="auto"/>
        <w:ind w:left="1440" w:hanging="720"/>
        <w:jc w:val="both"/>
        <w:rPr>
          <w:rFonts w:ascii="Arial" w:hAnsi="Arial" w:cs="Arial"/>
        </w:rPr>
      </w:pPr>
      <w:r w:rsidRPr="002D1A91">
        <w:rPr>
          <w:rFonts w:ascii="Arial" w:hAnsi="Arial" w:cs="Arial"/>
        </w:rPr>
        <w:t>(b)</w:t>
      </w:r>
      <w:r w:rsidRPr="002D1A91">
        <w:rPr>
          <w:rFonts w:ascii="Arial" w:hAnsi="Arial" w:cs="Arial"/>
        </w:rPr>
        <w:tab/>
        <w:t xml:space="preserve">in respect of a Project O&amp;M Milestone, the respective Project O&amp;M Milestone Date for such Project O&amp;M Milestone; </w:t>
      </w:r>
    </w:p>
    <w:p w14:paraId="358DD083" w14:textId="77777777" w:rsidR="00D96016" w:rsidRPr="002D1A91" w:rsidRDefault="00D96016" w:rsidP="000A425C">
      <w:pPr>
        <w:spacing w:line="240" w:lineRule="auto"/>
        <w:ind w:left="720"/>
        <w:jc w:val="both"/>
        <w:rPr>
          <w:rFonts w:ascii="Arial" w:hAnsi="Arial" w:cs="Arial"/>
        </w:rPr>
      </w:pPr>
    </w:p>
    <w:p w14:paraId="1C8510D4"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Project O&amp;M Milestones</w:t>
      </w:r>
      <w:r w:rsidRPr="002D1A91">
        <w:rPr>
          <w:rFonts w:ascii="Arial" w:hAnsi="Arial" w:cs="Arial"/>
        </w:rPr>
        <w:t xml:space="preserve"> means the progressive milestones relating to the performance and completion of Operation and Maintenance that are to be achieved by the Concessionaire pursuant to the Applicable Standards during an </w:t>
      </w:r>
      <w:r w:rsidRPr="002D1A91">
        <w:rPr>
          <w:rFonts w:ascii="Arial" w:hAnsi="Arial" w:cs="Arial"/>
          <w:spacing w:val="-1"/>
        </w:rPr>
        <w:t>Operational Year</w:t>
      </w:r>
      <w:r w:rsidRPr="002D1A91">
        <w:rPr>
          <w:rFonts w:ascii="Arial" w:hAnsi="Arial" w:cs="Arial"/>
        </w:rPr>
        <w:t xml:space="preserve"> of the Operation Period, as set out in:</w:t>
      </w:r>
    </w:p>
    <w:p w14:paraId="37E34352" w14:textId="77777777" w:rsidR="00D96016" w:rsidRPr="002D1A91" w:rsidRDefault="00D96016" w:rsidP="000A425C">
      <w:pPr>
        <w:spacing w:line="240" w:lineRule="auto"/>
        <w:ind w:left="720"/>
        <w:jc w:val="both"/>
        <w:rPr>
          <w:rFonts w:ascii="Arial" w:hAnsi="Arial" w:cs="Arial"/>
        </w:rPr>
      </w:pPr>
    </w:p>
    <w:p w14:paraId="249A845F" w14:textId="01A5F55D" w:rsidR="00D96016" w:rsidRPr="002D1A91" w:rsidRDefault="00D96016" w:rsidP="000A425C">
      <w:pPr>
        <w:spacing w:line="240" w:lineRule="auto"/>
        <w:ind w:left="720"/>
        <w:jc w:val="both"/>
        <w:rPr>
          <w:rFonts w:ascii="Arial" w:hAnsi="Arial" w:cs="Arial"/>
        </w:rPr>
      </w:pPr>
      <w:r w:rsidRPr="002D1A91">
        <w:rPr>
          <w:rFonts w:ascii="Arial" w:hAnsi="Arial" w:cs="Arial"/>
        </w:rPr>
        <w:t>(a)</w:t>
      </w:r>
      <w:r w:rsidRPr="002D1A91">
        <w:rPr>
          <w:rFonts w:ascii="Arial" w:hAnsi="Arial" w:cs="Arial"/>
        </w:rPr>
        <w:tab/>
        <w:t xml:space="preserve">the Applicable Standards; </w:t>
      </w:r>
      <w:r w:rsidR="000549B0">
        <w:rPr>
          <w:rFonts w:ascii="Arial" w:hAnsi="Arial" w:cs="Arial"/>
        </w:rPr>
        <w:t>and</w:t>
      </w:r>
    </w:p>
    <w:p w14:paraId="56D4F359" w14:textId="77777777" w:rsidR="00D96016" w:rsidRPr="002D1A91" w:rsidRDefault="00D96016" w:rsidP="000A425C">
      <w:pPr>
        <w:tabs>
          <w:tab w:val="left" w:pos="7784"/>
        </w:tabs>
        <w:spacing w:line="240" w:lineRule="auto"/>
        <w:ind w:left="720"/>
        <w:jc w:val="both"/>
        <w:rPr>
          <w:rFonts w:ascii="Arial" w:hAnsi="Arial" w:cs="Arial"/>
        </w:rPr>
      </w:pPr>
      <w:r w:rsidRPr="002D1A91">
        <w:rPr>
          <w:rFonts w:ascii="Arial" w:hAnsi="Arial" w:cs="Arial"/>
        </w:rPr>
        <w:tab/>
      </w:r>
    </w:p>
    <w:p w14:paraId="42887812" w14:textId="77777777" w:rsidR="00D96016" w:rsidRPr="002D1A91" w:rsidRDefault="00D96016" w:rsidP="000A425C">
      <w:pPr>
        <w:spacing w:line="240" w:lineRule="auto"/>
        <w:ind w:left="720"/>
        <w:jc w:val="both"/>
        <w:rPr>
          <w:rFonts w:ascii="Arial" w:hAnsi="Arial" w:cs="Arial"/>
        </w:rPr>
      </w:pPr>
      <w:r w:rsidRPr="002D1A91">
        <w:rPr>
          <w:rFonts w:ascii="Arial" w:hAnsi="Arial" w:cs="Arial"/>
        </w:rPr>
        <w:t>(b)</w:t>
      </w:r>
      <w:r w:rsidRPr="002D1A91">
        <w:rPr>
          <w:rFonts w:ascii="Arial" w:hAnsi="Arial" w:cs="Arial"/>
        </w:rPr>
        <w:tab/>
        <w:t xml:space="preserve">the O&amp;M Programme for such </w:t>
      </w:r>
      <w:r w:rsidRPr="002D1A91">
        <w:rPr>
          <w:rFonts w:ascii="Arial" w:hAnsi="Arial" w:cs="Arial"/>
          <w:spacing w:val="-1"/>
        </w:rPr>
        <w:t>Operational Year</w:t>
      </w:r>
      <w:r w:rsidRPr="002D1A91">
        <w:rPr>
          <w:rFonts w:ascii="Arial" w:hAnsi="Arial" w:cs="Arial"/>
        </w:rPr>
        <w:t xml:space="preserve">; </w:t>
      </w:r>
    </w:p>
    <w:p w14:paraId="0873231C" w14:textId="77777777" w:rsidR="00D96016" w:rsidRPr="002D1A91" w:rsidRDefault="00D96016" w:rsidP="000A425C">
      <w:pPr>
        <w:spacing w:line="240" w:lineRule="auto"/>
        <w:ind w:left="720"/>
        <w:jc w:val="both"/>
        <w:rPr>
          <w:rFonts w:ascii="Arial" w:hAnsi="Arial" w:cs="Arial"/>
        </w:rPr>
      </w:pPr>
    </w:p>
    <w:p w14:paraId="4416911C"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Project O&amp;M Milestone Date</w:t>
      </w:r>
      <w:r w:rsidRPr="002D1A91">
        <w:rPr>
          <w:rFonts w:ascii="Arial" w:hAnsi="Arial" w:cs="Arial"/>
        </w:rPr>
        <w:t xml:space="preserve"> means the date permitted herein for achievement of each Project O&amp;M Milestone, as set out and contemplated (in respect of each Project O&amp;M Milestone) in:</w:t>
      </w:r>
    </w:p>
    <w:p w14:paraId="30C9B1E5" w14:textId="77777777" w:rsidR="00D96016" w:rsidRPr="002D1A91" w:rsidRDefault="00D96016" w:rsidP="000A425C">
      <w:pPr>
        <w:spacing w:line="240" w:lineRule="auto"/>
        <w:ind w:left="720"/>
        <w:jc w:val="both"/>
        <w:rPr>
          <w:rFonts w:ascii="Arial" w:hAnsi="Arial" w:cs="Arial"/>
        </w:rPr>
      </w:pPr>
    </w:p>
    <w:p w14:paraId="44BA660C" w14:textId="77777777" w:rsidR="00D96016" w:rsidRPr="002D1A91" w:rsidRDefault="00D96016" w:rsidP="000A425C">
      <w:pPr>
        <w:spacing w:line="240" w:lineRule="auto"/>
        <w:ind w:left="720"/>
        <w:jc w:val="both"/>
        <w:rPr>
          <w:rFonts w:ascii="Arial" w:hAnsi="Arial" w:cs="Arial"/>
        </w:rPr>
      </w:pPr>
      <w:r w:rsidRPr="002D1A91">
        <w:rPr>
          <w:rFonts w:ascii="Arial" w:hAnsi="Arial" w:cs="Arial"/>
        </w:rPr>
        <w:t>(a)</w:t>
      </w:r>
      <w:r w:rsidRPr="002D1A91">
        <w:rPr>
          <w:rFonts w:ascii="Arial" w:hAnsi="Arial" w:cs="Arial"/>
        </w:rPr>
        <w:tab/>
        <w:t>the Applicable Standards; and</w:t>
      </w:r>
    </w:p>
    <w:p w14:paraId="3DE9BB9E" w14:textId="77777777" w:rsidR="00D96016" w:rsidRPr="002D1A91" w:rsidRDefault="00D96016" w:rsidP="000A425C">
      <w:pPr>
        <w:spacing w:line="240" w:lineRule="auto"/>
        <w:ind w:left="720"/>
        <w:jc w:val="both"/>
        <w:rPr>
          <w:rFonts w:ascii="Arial" w:hAnsi="Arial" w:cs="Arial"/>
        </w:rPr>
      </w:pPr>
    </w:p>
    <w:p w14:paraId="4ACF6D65" w14:textId="77777777" w:rsidR="00D96016" w:rsidRPr="002D1A91" w:rsidRDefault="00D96016" w:rsidP="000A425C">
      <w:pPr>
        <w:spacing w:line="240" w:lineRule="auto"/>
        <w:ind w:left="720"/>
        <w:jc w:val="both"/>
        <w:rPr>
          <w:rFonts w:ascii="Arial" w:hAnsi="Arial" w:cs="Arial"/>
        </w:rPr>
      </w:pPr>
      <w:r w:rsidRPr="002D1A91">
        <w:rPr>
          <w:rFonts w:ascii="Arial" w:hAnsi="Arial" w:cs="Arial"/>
        </w:rPr>
        <w:t>(b)</w:t>
      </w:r>
      <w:r w:rsidRPr="002D1A91">
        <w:rPr>
          <w:rFonts w:ascii="Arial" w:hAnsi="Arial" w:cs="Arial"/>
        </w:rPr>
        <w:tab/>
        <w:t>the O&amp;M Programme</w:t>
      </w:r>
    </w:p>
    <w:p w14:paraId="12A4A318" w14:textId="77777777" w:rsidR="00D96016" w:rsidRPr="002D1A91" w:rsidRDefault="00D96016" w:rsidP="000A425C">
      <w:pPr>
        <w:spacing w:line="240" w:lineRule="auto"/>
        <w:ind w:left="720"/>
        <w:jc w:val="both"/>
        <w:rPr>
          <w:rFonts w:ascii="Arial" w:hAnsi="Arial" w:cs="Arial"/>
        </w:rPr>
      </w:pPr>
    </w:p>
    <w:p w14:paraId="3C431BF5" w14:textId="2A9F058B" w:rsidR="00D96016" w:rsidRPr="002D1A91" w:rsidRDefault="00D96016" w:rsidP="000A425C">
      <w:pPr>
        <w:spacing w:line="240" w:lineRule="auto"/>
        <w:ind w:left="720"/>
        <w:jc w:val="both"/>
        <w:rPr>
          <w:rFonts w:ascii="Arial" w:hAnsi="Arial" w:cs="Arial"/>
        </w:rPr>
      </w:pPr>
      <w:r w:rsidRPr="002D1A91">
        <w:rPr>
          <w:rFonts w:ascii="Arial" w:hAnsi="Arial" w:cs="Arial"/>
          <w:b/>
        </w:rPr>
        <w:t>Project Requirements</w:t>
      </w:r>
      <w:r w:rsidRPr="002D1A91">
        <w:rPr>
          <w:rFonts w:ascii="Arial" w:hAnsi="Arial" w:cs="Arial"/>
        </w:rPr>
        <w:t xml:space="preserve"> </w:t>
      </w:r>
      <w:r w:rsidR="00037CF3" w:rsidRPr="002D1A91">
        <w:rPr>
          <w:rFonts w:ascii="Arial" w:hAnsi="Arial" w:cs="Arial"/>
        </w:rPr>
        <w:t xml:space="preserve">shall have the meaning ascribed thereto in </w:t>
      </w:r>
      <w:r w:rsidR="00037CF3" w:rsidRPr="002D1A91">
        <w:rPr>
          <w:rFonts w:ascii="Arial" w:hAnsi="Arial" w:cs="Arial"/>
          <w:b/>
          <w:bCs/>
          <w:smallCaps/>
        </w:rPr>
        <w:t xml:space="preserve">Schedule </w:t>
      </w:r>
      <w:r w:rsidR="000C0573">
        <w:rPr>
          <w:rFonts w:ascii="Arial" w:hAnsi="Arial" w:cs="Arial"/>
          <w:b/>
          <w:bCs/>
          <w:smallCaps/>
        </w:rPr>
        <w:t>B</w:t>
      </w:r>
      <w:r w:rsidR="00037CF3" w:rsidRPr="002D1A91">
        <w:rPr>
          <w:rFonts w:ascii="Arial" w:hAnsi="Arial" w:cs="Arial"/>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rPr>
        <w:t>;</w:t>
      </w:r>
    </w:p>
    <w:p w14:paraId="75946084" w14:textId="77777777" w:rsidR="00D96016" w:rsidRPr="002D1A91" w:rsidRDefault="00D96016" w:rsidP="000A425C">
      <w:pPr>
        <w:spacing w:line="240" w:lineRule="auto"/>
        <w:ind w:left="720"/>
        <w:jc w:val="both"/>
        <w:rPr>
          <w:rFonts w:ascii="Arial" w:hAnsi="Arial" w:cs="Arial"/>
        </w:rPr>
      </w:pPr>
    </w:p>
    <w:p w14:paraId="584791FA" w14:textId="31A46C14" w:rsidR="00D96016" w:rsidRPr="002D1A91" w:rsidRDefault="00D96016" w:rsidP="000A425C">
      <w:pPr>
        <w:spacing w:line="240" w:lineRule="auto"/>
        <w:ind w:left="720"/>
        <w:jc w:val="both"/>
        <w:rPr>
          <w:rFonts w:ascii="Arial" w:hAnsi="Arial" w:cs="Arial"/>
        </w:rPr>
      </w:pPr>
      <w:r w:rsidRPr="002D1A91">
        <w:rPr>
          <w:rFonts w:ascii="Arial" w:hAnsi="Arial" w:cs="Arial"/>
          <w:b/>
        </w:rPr>
        <w:t>Project Site</w:t>
      </w:r>
      <w:r w:rsidR="003F451C" w:rsidRPr="002D1A91">
        <w:rPr>
          <w:rFonts w:ascii="Arial" w:hAnsi="Arial" w:cs="Arial"/>
        </w:rPr>
        <w:t xml:space="preserve"> </w:t>
      </w:r>
      <w:r w:rsidRPr="002D1A91">
        <w:rPr>
          <w:rFonts w:ascii="Arial" w:hAnsi="Arial" w:cs="Arial"/>
        </w:rPr>
        <w:t xml:space="preserve">means the site on which the Project is to be implemented comprising of the immovable property </w:t>
      </w:r>
      <w:r w:rsidR="00ED7224" w:rsidRPr="002D1A91">
        <w:rPr>
          <w:rFonts w:ascii="Arial" w:hAnsi="Arial" w:cs="Arial"/>
        </w:rPr>
        <w:t>on which the Project Facilities (</w:t>
      </w:r>
      <w:r w:rsidRPr="002D1A91">
        <w:rPr>
          <w:rFonts w:ascii="Arial" w:hAnsi="Arial" w:cs="Arial"/>
        </w:rPr>
        <w:t xml:space="preserve">including </w:t>
      </w:r>
      <w:r w:rsidR="006234FB" w:rsidRPr="002D1A91">
        <w:rPr>
          <w:rFonts w:ascii="Arial" w:hAnsi="Arial" w:cs="Arial"/>
        </w:rPr>
        <w:t>the</w:t>
      </w:r>
      <w:r w:rsidR="006234FB" w:rsidRPr="002D1A91">
        <w:rPr>
          <w:rFonts w:ascii="Arial" w:hAnsi="Arial" w:cs="Arial"/>
          <w:lang w:val="en-SG"/>
        </w:rPr>
        <w:t xml:space="preserve"> </w:t>
      </w:r>
      <w:r w:rsidR="006234FB" w:rsidRPr="002D1A91">
        <w:rPr>
          <w:rFonts w:ascii="Arial" w:hAnsi="Arial" w:cs="Arial"/>
          <w:iCs/>
          <w:lang w:val="en-SG"/>
        </w:rPr>
        <w:t>Concession Assets</w:t>
      </w:r>
      <w:r w:rsidR="00ED7224" w:rsidRPr="002D1A91">
        <w:rPr>
          <w:rFonts w:ascii="Arial" w:hAnsi="Arial" w:cs="Arial"/>
          <w:iCs/>
          <w:lang w:val="en-SG"/>
        </w:rPr>
        <w:t>)</w:t>
      </w:r>
      <w:r w:rsidR="006234FB" w:rsidRPr="002D1A91">
        <w:rPr>
          <w:rFonts w:ascii="Arial" w:hAnsi="Arial" w:cs="Arial"/>
          <w:iCs/>
          <w:lang w:val="en-SG"/>
        </w:rPr>
        <w:t xml:space="preserve"> </w:t>
      </w:r>
      <w:r w:rsidR="00ED7224" w:rsidRPr="002D1A91">
        <w:rPr>
          <w:rFonts w:ascii="Arial" w:hAnsi="Arial" w:cs="Arial"/>
          <w:lang w:val="en-SG"/>
        </w:rPr>
        <w:t xml:space="preserve">are to be </w:t>
      </w:r>
      <w:r w:rsidR="00ED7224" w:rsidRPr="002D1A91">
        <w:rPr>
          <w:rFonts w:ascii="Arial" w:hAnsi="Arial" w:cs="Arial"/>
          <w:iCs/>
          <w:lang w:val="en-SG"/>
        </w:rPr>
        <w:t>located</w:t>
      </w:r>
      <w:r w:rsidR="00ED7224" w:rsidRPr="002D1A91">
        <w:rPr>
          <w:rFonts w:ascii="Arial" w:hAnsi="Arial" w:cs="Arial"/>
          <w:lang w:val="en-SG"/>
        </w:rPr>
        <w:t xml:space="preserve"> in terms of this Agreement</w:t>
      </w:r>
      <w:r w:rsidR="00ED7224" w:rsidRPr="002D1A91">
        <w:rPr>
          <w:rFonts w:ascii="Arial" w:hAnsi="Arial" w:cs="Arial"/>
          <w:iCs/>
          <w:lang w:val="en-SG"/>
        </w:rPr>
        <w:t xml:space="preserve"> </w:t>
      </w:r>
      <w:r w:rsidR="006234FB" w:rsidRPr="002D1A91">
        <w:rPr>
          <w:rFonts w:ascii="Arial" w:hAnsi="Arial" w:cs="Arial"/>
        </w:rPr>
        <w:t xml:space="preserve">and </w:t>
      </w:r>
      <w:r w:rsidRPr="002D1A91">
        <w:rPr>
          <w:rFonts w:ascii="Arial" w:hAnsi="Arial" w:cs="Arial"/>
        </w:rPr>
        <w:t xml:space="preserve">as demarcated in the map attached hereto in </w:t>
      </w:r>
      <w:r w:rsidRPr="002D1A91">
        <w:rPr>
          <w:rFonts w:ascii="Arial" w:hAnsi="Arial" w:cs="Arial"/>
          <w:b/>
          <w:smallCaps/>
        </w:rPr>
        <w:t>Schedule F</w:t>
      </w:r>
      <w:r w:rsidRPr="002D1A91">
        <w:rPr>
          <w:rFonts w:ascii="Arial" w:hAnsi="Arial" w:cs="Arial"/>
        </w:rPr>
        <w:t xml:space="preserve"> (</w:t>
      </w:r>
      <w:r w:rsidRPr="002D1A91">
        <w:rPr>
          <w:rFonts w:ascii="Arial" w:hAnsi="Arial" w:cs="Arial"/>
          <w:b/>
          <w:i/>
        </w:rPr>
        <w:t>Project Site</w:t>
      </w:r>
      <w:r w:rsidRPr="002D1A91">
        <w:rPr>
          <w:rFonts w:ascii="Arial" w:hAnsi="Arial" w:cs="Arial"/>
        </w:rPr>
        <w:t>);</w:t>
      </w:r>
      <w:r w:rsidR="00ED7224" w:rsidRPr="002D1A91">
        <w:rPr>
          <w:rFonts w:ascii="Arial" w:hAnsi="Arial" w:cs="Arial"/>
        </w:rPr>
        <w:t xml:space="preserve"> </w:t>
      </w:r>
    </w:p>
    <w:p w14:paraId="4CB7FE8F" w14:textId="77777777" w:rsidR="00D96016" w:rsidRPr="002D1A91" w:rsidRDefault="00D96016" w:rsidP="000A425C">
      <w:pPr>
        <w:spacing w:line="240" w:lineRule="auto"/>
        <w:ind w:left="720"/>
        <w:jc w:val="both"/>
        <w:rPr>
          <w:rFonts w:ascii="Arial" w:hAnsi="Arial" w:cs="Arial"/>
        </w:rPr>
      </w:pPr>
    </w:p>
    <w:p w14:paraId="49AD8C84" w14:textId="77777777" w:rsidR="00D96016" w:rsidRPr="002D1A91" w:rsidRDefault="00D96016" w:rsidP="000A425C">
      <w:pPr>
        <w:spacing w:line="240" w:lineRule="auto"/>
        <w:ind w:left="720"/>
        <w:jc w:val="both"/>
        <w:rPr>
          <w:rFonts w:ascii="Arial" w:hAnsi="Arial" w:cs="Arial"/>
          <w:b/>
        </w:rPr>
      </w:pPr>
      <w:r w:rsidRPr="002D1A91">
        <w:rPr>
          <w:rFonts w:ascii="Arial" w:hAnsi="Arial" w:cs="Arial"/>
          <w:b/>
        </w:rPr>
        <w:t xml:space="preserve">Project Site Conditions </w:t>
      </w:r>
      <w:r w:rsidRPr="002D1A91">
        <w:rPr>
          <w:rFonts w:ascii="Arial" w:hAnsi="Arial" w:cs="Arial"/>
        </w:rPr>
        <w:t>shall have the meaning ascribed to it in Section 4.4.1;</w:t>
      </w:r>
    </w:p>
    <w:p w14:paraId="21F47241" w14:textId="77777777" w:rsidR="00D96016" w:rsidRPr="002D1A91" w:rsidRDefault="00D96016" w:rsidP="000A425C">
      <w:pPr>
        <w:spacing w:line="240" w:lineRule="auto"/>
        <w:ind w:left="720"/>
        <w:jc w:val="both"/>
        <w:rPr>
          <w:rFonts w:ascii="Arial" w:hAnsi="Arial" w:cs="Arial"/>
          <w:b/>
        </w:rPr>
      </w:pPr>
    </w:p>
    <w:p w14:paraId="39CFFA56" w14:textId="6C39E78F" w:rsidR="00D96016" w:rsidRPr="002D1A91" w:rsidRDefault="00A71EC4" w:rsidP="000A425C">
      <w:pPr>
        <w:spacing w:line="240" w:lineRule="auto"/>
        <w:ind w:left="720"/>
        <w:jc w:val="both"/>
        <w:rPr>
          <w:rFonts w:ascii="Arial" w:hAnsi="Arial" w:cs="Arial"/>
        </w:rPr>
      </w:pPr>
      <w:r w:rsidRPr="002D1A91">
        <w:rPr>
          <w:rFonts w:ascii="Arial" w:hAnsi="Arial" w:cs="Arial"/>
          <w:b/>
        </w:rPr>
        <w:t xml:space="preserve">Project Site </w:t>
      </w:r>
      <w:r w:rsidR="003F451C" w:rsidRPr="002D1A91">
        <w:rPr>
          <w:rFonts w:ascii="Arial" w:hAnsi="Arial" w:cs="Arial"/>
          <w:b/>
        </w:rPr>
        <w:t>Land Inst</w:t>
      </w:r>
      <w:r w:rsidR="00E25E58" w:rsidRPr="002D1A91">
        <w:rPr>
          <w:rFonts w:ascii="Arial" w:hAnsi="Arial" w:cs="Arial"/>
          <w:b/>
        </w:rPr>
        <w:t>r</w:t>
      </w:r>
      <w:r w:rsidR="003F451C" w:rsidRPr="002D1A91">
        <w:rPr>
          <w:rFonts w:ascii="Arial" w:hAnsi="Arial" w:cs="Arial"/>
          <w:b/>
        </w:rPr>
        <w:t xml:space="preserve">ument </w:t>
      </w:r>
      <w:r w:rsidR="0056717E" w:rsidRPr="002D1A91">
        <w:rPr>
          <w:rFonts w:ascii="Arial" w:hAnsi="Arial" w:cs="Arial"/>
        </w:rPr>
        <w:t>shall have the meaning ascribed thereto in</w:t>
      </w:r>
      <w:r w:rsidR="003F451C" w:rsidRPr="002D1A91">
        <w:rPr>
          <w:rFonts w:ascii="Arial" w:hAnsi="Arial" w:cs="Arial"/>
        </w:rPr>
        <w:t xml:space="preserve"> </w:t>
      </w:r>
      <w:r w:rsidR="00E25E58" w:rsidRPr="002D1A91">
        <w:rPr>
          <w:rFonts w:ascii="Arial" w:hAnsi="Arial" w:cs="Arial"/>
          <w:b/>
          <w:bCs/>
          <w:smallCaps/>
        </w:rPr>
        <w:t>S</w:t>
      </w:r>
      <w:r w:rsidR="003F451C" w:rsidRPr="002D1A91">
        <w:rPr>
          <w:rFonts w:ascii="Arial" w:hAnsi="Arial" w:cs="Arial"/>
          <w:b/>
          <w:bCs/>
          <w:smallCaps/>
        </w:rPr>
        <w:t>chedule</w:t>
      </w:r>
      <w:r w:rsidR="003F451C" w:rsidRPr="002D1A91">
        <w:rPr>
          <w:rFonts w:ascii="Arial" w:hAnsi="Arial" w:cs="Arial"/>
          <w:b/>
          <w:bCs/>
        </w:rPr>
        <w:t xml:space="preserve"> </w:t>
      </w:r>
      <w:r w:rsidRPr="002D1A91">
        <w:rPr>
          <w:rFonts w:ascii="Arial" w:hAnsi="Arial" w:cs="Arial"/>
          <w:b/>
          <w:bCs/>
        </w:rPr>
        <w:t>DD</w:t>
      </w:r>
      <w:r w:rsidR="00E25E58" w:rsidRPr="002D1A91">
        <w:rPr>
          <w:rFonts w:ascii="Arial" w:hAnsi="Arial" w:cs="Arial"/>
        </w:rPr>
        <w:t xml:space="preserve">; </w:t>
      </w:r>
    </w:p>
    <w:p w14:paraId="2C6C1F79" w14:textId="77777777" w:rsidR="00F52658" w:rsidRPr="002D1A91" w:rsidRDefault="00F52658" w:rsidP="000A425C">
      <w:pPr>
        <w:spacing w:line="240" w:lineRule="auto"/>
        <w:ind w:left="720"/>
        <w:jc w:val="both"/>
        <w:rPr>
          <w:rFonts w:ascii="Arial" w:hAnsi="Arial" w:cs="Arial"/>
        </w:rPr>
      </w:pPr>
    </w:p>
    <w:p w14:paraId="3C1B4C39" w14:textId="047548E5" w:rsidR="00F52658" w:rsidRPr="002D1A91" w:rsidRDefault="00F52658" w:rsidP="00F52658">
      <w:pPr>
        <w:spacing w:line="240" w:lineRule="auto"/>
        <w:ind w:left="720"/>
        <w:jc w:val="both"/>
        <w:rPr>
          <w:rFonts w:ascii="Arial" w:hAnsi="Arial" w:cs="Arial"/>
        </w:rPr>
      </w:pPr>
      <w:r w:rsidRPr="002D1A91">
        <w:rPr>
          <w:rFonts w:ascii="Arial" w:hAnsi="Arial" w:cs="Arial"/>
          <w:b/>
        </w:rPr>
        <w:t xml:space="preserve">Project Site Land Instrument Right </w:t>
      </w:r>
      <w:r w:rsidR="0056717E" w:rsidRPr="002D1A91">
        <w:rPr>
          <w:rFonts w:ascii="Arial" w:hAnsi="Arial" w:cs="Arial"/>
        </w:rPr>
        <w:t>shall have the meaning ascribed thereto in</w:t>
      </w:r>
      <w:r w:rsidRPr="002D1A91">
        <w:rPr>
          <w:rFonts w:ascii="Arial" w:hAnsi="Arial" w:cs="Arial"/>
        </w:rPr>
        <w:t xml:space="preserve"> </w:t>
      </w:r>
      <w:r w:rsidRPr="002D1A91">
        <w:rPr>
          <w:rFonts w:ascii="Arial" w:hAnsi="Arial" w:cs="Arial"/>
          <w:b/>
          <w:bCs/>
          <w:smallCaps/>
        </w:rPr>
        <w:t>Schedule</w:t>
      </w:r>
      <w:r w:rsidRPr="002D1A91">
        <w:rPr>
          <w:rFonts w:ascii="Arial" w:hAnsi="Arial" w:cs="Arial"/>
          <w:b/>
          <w:bCs/>
        </w:rPr>
        <w:t xml:space="preserve"> </w:t>
      </w:r>
      <w:r w:rsidR="000C0573">
        <w:rPr>
          <w:rFonts w:ascii="Arial" w:hAnsi="Arial" w:cs="Arial"/>
          <w:b/>
          <w:bCs/>
        </w:rPr>
        <w:t>B</w:t>
      </w:r>
      <w:r w:rsidR="00F0109B" w:rsidRPr="002D1A91">
        <w:rPr>
          <w:rFonts w:ascii="Arial" w:hAnsi="Arial" w:cs="Arial"/>
          <w:b/>
          <w:bC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rPr>
        <w:t xml:space="preserve">; </w:t>
      </w:r>
    </w:p>
    <w:p w14:paraId="5E8522AF" w14:textId="77777777" w:rsidR="00F52658" w:rsidRPr="002D1A91" w:rsidRDefault="00F52658" w:rsidP="00F52658">
      <w:pPr>
        <w:spacing w:line="240" w:lineRule="auto"/>
        <w:ind w:left="720"/>
        <w:jc w:val="both"/>
        <w:rPr>
          <w:rFonts w:ascii="Arial" w:hAnsi="Arial" w:cs="Arial"/>
        </w:rPr>
      </w:pPr>
    </w:p>
    <w:p w14:paraId="421BB5D4" w14:textId="227A3B0E" w:rsidR="00F52658" w:rsidRPr="002D1A91" w:rsidRDefault="00F52658">
      <w:pPr>
        <w:spacing w:line="240" w:lineRule="auto"/>
        <w:ind w:left="720"/>
        <w:jc w:val="both"/>
        <w:rPr>
          <w:rFonts w:ascii="Arial" w:hAnsi="Arial" w:cs="Arial"/>
          <w:bCs/>
        </w:rPr>
      </w:pPr>
      <w:r w:rsidRPr="002D1A91">
        <w:rPr>
          <w:rFonts w:ascii="Arial" w:hAnsi="Arial" w:cs="Arial"/>
          <w:b/>
          <w:bCs/>
        </w:rPr>
        <w:t>Project Site Land Instrument Right Expiry Date</w:t>
      </w:r>
      <w:r w:rsidRPr="002D1A91">
        <w:rPr>
          <w:rFonts w:ascii="Arial" w:hAnsi="Arial" w:cs="Arial"/>
          <w:b/>
        </w:rPr>
        <w:t xml:space="preserve"> </w:t>
      </w:r>
      <w:r w:rsidRPr="002D1A91">
        <w:rPr>
          <w:rFonts w:ascii="Arial" w:hAnsi="Arial" w:cs="Arial"/>
          <w:bCs/>
        </w:rPr>
        <w:t xml:space="preserve">shall have the meaning ascribed thereto in </w:t>
      </w:r>
      <w:r w:rsidRPr="002D1A91">
        <w:rPr>
          <w:rFonts w:ascii="Arial" w:hAnsi="Arial" w:cs="Arial"/>
          <w:b/>
          <w:smallCaps/>
        </w:rPr>
        <w:t xml:space="preserve">Schedule </w:t>
      </w:r>
      <w:r w:rsidR="000C0573">
        <w:rPr>
          <w:rFonts w:ascii="Arial" w:hAnsi="Arial" w:cs="Arial"/>
          <w:b/>
          <w:smallCaps/>
        </w:rPr>
        <w:t>B</w:t>
      </w:r>
      <w:r w:rsidRPr="002D1A91">
        <w:rPr>
          <w:rFonts w:ascii="Arial" w:hAnsi="Arial" w:cs="Arial"/>
          <w:bC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bCs/>
        </w:rPr>
        <w:t>;</w:t>
      </w:r>
    </w:p>
    <w:p w14:paraId="7AC37D18" w14:textId="77777777" w:rsidR="00D96016" w:rsidRPr="002D1A91" w:rsidRDefault="00D96016" w:rsidP="000A425C">
      <w:pPr>
        <w:spacing w:line="240" w:lineRule="auto"/>
        <w:ind w:left="720"/>
        <w:jc w:val="both"/>
        <w:rPr>
          <w:rFonts w:ascii="Arial" w:hAnsi="Arial" w:cs="Arial"/>
        </w:rPr>
      </w:pPr>
    </w:p>
    <w:p w14:paraId="38A30957" w14:textId="77777777" w:rsidR="00D96016" w:rsidRPr="006A4CA4" w:rsidRDefault="00D96016" w:rsidP="000A425C">
      <w:pPr>
        <w:spacing w:line="240" w:lineRule="auto"/>
        <w:ind w:left="720"/>
        <w:jc w:val="both"/>
        <w:rPr>
          <w:rFonts w:ascii="Arial" w:hAnsi="Arial" w:cs="Arial"/>
        </w:rPr>
      </w:pPr>
      <w:r w:rsidRPr="002D1A91">
        <w:rPr>
          <w:rFonts w:ascii="Arial" w:hAnsi="Arial" w:cs="Arial"/>
          <w:b/>
        </w:rPr>
        <w:t>Project Works</w:t>
      </w:r>
      <w:r w:rsidRPr="002D1A91">
        <w:rPr>
          <w:rFonts w:ascii="Arial" w:hAnsi="Arial" w:cs="Arial"/>
        </w:rPr>
        <w:t xml:space="preserve"> means all obligations, works, services and duties undertaken and/or performed and/or to be undertaken and/or performed by the Concessionaire pursuant to the Applicable Standards and shall include:</w:t>
      </w:r>
    </w:p>
    <w:p w14:paraId="61AA1FC0" w14:textId="77777777" w:rsidR="00D96016" w:rsidRPr="006A4CA4" w:rsidRDefault="00D96016" w:rsidP="000A425C">
      <w:pPr>
        <w:spacing w:line="240" w:lineRule="auto"/>
        <w:jc w:val="both"/>
        <w:rPr>
          <w:rFonts w:ascii="Arial" w:hAnsi="Arial" w:cs="Arial"/>
        </w:rPr>
      </w:pPr>
    </w:p>
    <w:p w14:paraId="5690FE16" w14:textId="7A204924" w:rsidR="00D96016" w:rsidRPr="002D1A91" w:rsidRDefault="00D96016" w:rsidP="00D86CA8">
      <w:pPr>
        <w:pStyle w:val="ListParagraph"/>
        <w:numPr>
          <w:ilvl w:val="0"/>
          <w:numId w:val="88"/>
        </w:numPr>
        <w:spacing w:line="240" w:lineRule="auto"/>
        <w:ind w:left="1440" w:hanging="720"/>
        <w:contextualSpacing/>
        <w:jc w:val="both"/>
        <w:rPr>
          <w:rFonts w:ascii="Arial" w:hAnsi="Arial" w:cs="Arial"/>
        </w:rPr>
      </w:pPr>
      <w:r w:rsidRPr="002D1A91">
        <w:rPr>
          <w:rFonts w:ascii="Arial" w:hAnsi="Arial" w:cs="Arial"/>
        </w:rPr>
        <w:t xml:space="preserve">the </w:t>
      </w:r>
      <w:r w:rsidR="00267A16" w:rsidRPr="002D1A91">
        <w:rPr>
          <w:rFonts w:ascii="Arial" w:hAnsi="Arial" w:cs="Arial"/>
        </w:rPr>
        <w:t xml:space="preserve">Development </w:t>
      </w:r>
      <w:r w:rsidRPr="002D1A91">
        <w:rPr>
          <w:rFonts w:ascii="Arial" w:hAnsi="Arial" w:cs="Arial"/>
        </w:rPr>
        <w:t xml:space="preserve">Works and all obligations, works, services and duties undertaken and/or performed and/or to be undertaken and/or performed by the Concessionaire until the Project </w:t>
      </w:r>
      <w:r w:rsidR="006B2561" w:rsidRPr="002D1A91">
        <w:rPr>
          <w:rFonts w:ascii="Arial" w:hAnsi="Arial" w:cs="Arial"/>
        </w:rPr>
        <w:t>Development</w:t>
      </w:r>
      <w:r w:rsidRPr="002D1A91">
        <w:rPr>
          <w:rFonts w:ascii="Arial" w:hAnsi="Arial" w:cs="Arial"/>
        </w:rPr>
        <w:t xml:space="preserve"> Completion Date;</w:t>
      </w:r>
    </w:p>
    <w:p w14:paraId="13707D11" w14:textId="77777777" w:rsidR="00D96016" w:rsidRPr="002D1A91" w:rsidRDefault="00D96016" w:rsidP="000A425C">
      <w:pPr>
        <w:spacing w:line="240" w:lineRule="auto"/>
        <w:ind w:left="1440"/>
        <w:jc w:val="both"/>
        <w:rPr>
          <w:rFonts w:ascii="Arial" w:hAnsi="Arial" w:cs="Arial"/>
        </w:rPr>
      </w:pPr>
    </w:p>
    <w:p w14:paraId="5D7ABE4E" w14:textId="77777777" w:rsidR="00D96016" w:rsidRPr="002D1A91" w:rsidRDefault="00D96016" w:rsidP="00D86CA8">
      <w:pPr>
        <w:pStyle w:val="ListParagraph"/>
        <w:numPr>
          <w:ilvl w:val="0"/>
          <w:numId w:val="88"/>
        </w:numPr>
        <w:spacing w:line="240" w:lineRule="auto"/>
        <w:ind w:left="1440" w:hanging="720"/>
        <w:contextualSpacing/>
        <w:jc w:val="both"/>
        <w:rPr>
          <w:rFonts w:ascii="Arial" w:hAnsi="Arial" w:cs="Arial"/>
        </w:rPr>
      </w:pPr>
      <w:r w:rsidRPr="002D1A91">
        <w:rPr>
          <w:rFonts w:ascii="Arial" w:hAnsi="Arial" w:cs="Arial"/>
        </w:rPr>
        <w:lastRenderedPageBreak/>
        <w:t>the Operations and Maintenance and all obligations, works, services and duties undertaken and/or performed and/or to be undertaken and/or performed by the Concessionaire during the Operations Period;</w:t>
      </w:r>
    </w:p>
    <w:p w14:paraId="48E39AF7" w14:textId="77777777" w:rsidR="00D96016" w:rsidRPr="002D1A91" w:rsidRDefault="00D96016" w:rsidP="000A425C">
      <w:pPr>
        <w:spacing w:line="240" w:lineRule="auto"/>
        <w:ind w:left="1440"/>
        <w:jc w:val="both"/>
        <w:rPr>
          <w:rFonts w:ascii="Arial" w:hAnsi="Arial" w:cs="Arial"/>
        </w:rPr>
      </w:pPr>
    </w:p>
    <w:p w14:paraId="4C2FDC99" w14:textId="77777777" w:rsidR="00B34C43" w:rsidRPr="002D1A91" w:rsidRDefault="00D96016" w:rsidP="00B34C43">
      <w:pPr>
        <w:spacing w:line="240" w:lineRule="auto"/>
        <w:ind w:left="720"/>
        <w:jc w:val="both"/>
        <w:rPr>
          <w:rFonts w:ascii="Arial" w:hAnsi="Arial" w:cs="Arial"/>
        </w:rPr>
      </w:pPr>
      <w:r w:rsidRPr="002D1A91">
        <w:rPr>
          <w:rFonts w:ascii="Arial" w:hAnsi="Arial" w:cs="Arial"/>
          <w:b/>
        </w:rPr>
        <w:t>PKR</w:t>
      </w:r>
      <w:r w:rsidRPr="002D1A91">
        <w:rPr>
          <w:rFonts w:ascii="Arial" w:hAnsi="Arial" w:cs="Arial"/>
        </w:rPr>
        <w:t xml:space="preserve"> or </w:t>
      </w:r>
      <w:r w:rsidR="0022755E" w:rsidRPr="002D1A91">
        <w:rPr>
          <w:rFonts w:ascii="Arial" w:hAnsi="Arial" w:cs="Arial"/>
          <w:b/>
        </w:rPr>
        <w:t xml:space="preserve">Pakistani </w:t>
      </w:r>
      <w:r w:rsidRPr="002D1A91">
        <w:rPr>
          <w:rFonts w:ascii="Arial" w:hAnsi="Arial" w:cs="Arial"/>
          <w:b/>
        </w:rPr>
        <w:t>Rupees</w:t>
      </w:r>
      <w:r w:rsidRPr="002D1A91">
        <w:rPr>
          <w:rFonts w:ascii="Arial" w:hAnsi="Arial" w:cs="Arial"/>
        </w:rPr>
        <w:t xml:space="preserve"> means the lawful currency of the Islamic Republic of Pakistan;</w:t>
      </w:r>
    </w:p>
    <w:p w14:paraId="1C246F11" w14:textId="77777777" w:rsidR="00B34C43" w:rsidRPr="002D1A91" w:rsidRDefault="00B34C43" w:rsidP="00B34C43">
      <w:pPr>
        <w:spacing w:line="240" w:lineRule="auto"/>
        <w:ind w:left="720"/>
        <w:jc w:val="both"/>
        <w:rPr>
          <w:rFonts w:ascii="Arial" w:hAnsi="Arial" w:cs="Arial"/>
          <w:b/>
        </w:rPr>
      </w:pPr>
    </w:p>
    <w:p w14:paraId="1EA5EFA8" w14:textId="6BF8E7C4" w:rsidR="00A331D9" w:rsidRPr="002D1A91" w:rsidRDefault="00A331D9" w:rsidP="00B34C43">
      <w:pPr>
        <w:spacing w:line="240" w:lineRule="auto"/>
        <w:ind w:left="720"/>
        <w:jc w:val="both"/>
        <w:rPr>
          <w:rFonts w:ascii="Arial" w:hAnsi="Arial" w:cs="Arial"/>
          <w:b/>
          <w:bCs/>
        </w:rPr>
      </w:pPr>
      <w:r w:rsidRPr="002D1A91">
        <w:rPr>
          <w:rFonts w:ascii="Arial" w:hAnsi="Arial" w:cs="Arial"/>
          <w:b/>
          <w:bCs/>
        </w:rPr>
        <w:t xml:space="preserve">Project Modality </w:t>
      </w:r>
      <w:r w:rsidRPr="002D1A91">
        <w:rPr>
          <w:rFonts w:ascii="Arial" w:hAnsi="Arial" w:cs="Arial"/>
        </w:rPr>
        <w:t xml:space="preserve">shall have the meaning ascribed thereto in </w:t>
      </w:r>
      <w:r w:rsidRPr="002D1A91">
        <w:rPr>
          <w:rFonts w:ascii="Arial" w:hAnsi="Arial" w:cs="Arial"/>
          <w:b/>
          <w:bCs/>
          <w:smallCaps/>
        </w:rPr>
        <w:t xml:space="preserve">Schedule </w:t>
      </w:r>
      <w:r w:rsidR="000C0573">
        <w:rPr>
          <w:rFonts w:ascii="Arial" w:hAnsi="Arial" w:cs="Arial"/>
          <w:b/>
          <w:bCs/>
          <w:smallCaps/>
        </w:rPr>
        <w:t>B</w:t>
      </w:r>
      <w:r w:rsidRPr="002D1A91">
        <w:rPr>
          <w:rFonts w:ascii="Arial" w:hAnsi="Arial" w:cs="Arial"/>
          <w:b/>
          <w:bCs/>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smallCaps/>
        </w:rPr>
        <w:t>;</w:t>
      </w:r>
    </w:p>
    <w:p w14:paraId="2BC3EB8D" w14:textId="77777777" w:rsidR="0021771D" w:rsidRPr="002D1A91" w:rsidRDefault="0021771D" w:rsidP="00511701">
      <w:pPr>
        <w:spacing w:line="240" w:lineRule="auto"/>
        <w:jc w:val="both"/>
        <w:rPr>
          <w:rFonts w:ascii="Arial" w:hAnsi="Arial" w:cs="Arial"/>
          <w:b/>
        </w:rPr>
      </w:pPr>
    </w:p>
    <w:p w14:paraId="574651AD" w14:textId="2230AF28" w:rsidR="00D96016" w:rsidRPr="002D1A91" w:rsidRDefault="00D96016" w:rsidP="00B34C43">
      <w:pPr>
        <w:spacing w:line="240" w:lineRule="auto"/>
        <w:ind w:left="720"/>
        <w:jc w:val="both"/>
        <w:rPr>
          <w:rFonts w:ascii="Arial" w:hAnsi="Arial" w:cs="Arial"/>
        </w:rPr>
      </w:pPr>
      <w:r w:rsidRPr="002D1A91">
        <w:rPr>
          <w:rFonts w:ascii="Arial" w:hAnsi="Arial" w:cs="Arial"/>
          <w:b/>
        </w:rPr>
        <w:t xml:space="preserve">Proposed </w:t>
      </w:r>
      <w:r w:rsidR="00FD77F9" w:rsidRPr="002D1A91">
        <w:rPr>
          <w:rFonts w:ascii="Arial" w:hAnsi="Arial" w:cs="Arial"/>
          <w:b/>
        </w:rPr>
        <w:t xml:space="preserve">Development </w:t>
      </w:r>
      <w:r w:rsidRPr="002D1A91">
        <w:rPr>
          <w:rFonts w:ascii="Arial" w:hAnsi="Arial" w:cs="Arial"/>
          <w:b/>
        </w:rPr>
        <w:t>Programme</w:t>
      </w:r>
      <w:r w:rsidRPr="002D1A91">
        <w:rPr>
          <w:rFonts w:ascii="Arial" w:hAnsi="Arial" w:cs="Arial"/>
        </w:rPr>
        <w:t xml:space="preserve"> shall have the meaning ascribed thereto in Section 13.2.1;</w:t>
      </w:r>
    </w:p>
    <w:p w14:paraId="3FB84392" w14:textId="77777777" w:rsidR="00D96016" w:rsidRPr="002D1A91" w:rsidRDefault="00D96016" w:rsidP="000A425C">
      <w:pPr>
        <w:spacing w:line="240" w:lineRule="auto"/>
        <w:ind w:left="720"/>
        <w:jc w:val="both"/>
        <w:rPr>
          <w:rFonts w:ascii="Arial" w:hAnsi="Arial" w:cs="Arial"/>
        </w:rPr>
      </w:pPr>
    </w:p>
    <w:p w14:paraId="0DB4AB9E" w14:textId="67D83A7F" w:rsidR="00D96016" w:rsidRPr="002D1A91" w:rsidRDefault="00D96016" w:rsidP="00030FBA">
      <w:pPr>
        <w:spacing w:line="240" w:lineRule="auto"/>
        <w:ind w:left="720"/>
        <w:jc w:val="both"/>
        <w:rPr>
          <w:rFonts w:ascii="Arial" w:hAnsi="Arial" w:cs="Arial"/>
        </w:rPr>
      </w:pPr>
      <w:r w:rsidRPr="002D1A91">
        <w:rPr>
          <w:rFonts w:ascii="Arial" w:hAnsi="Arial" w:cs="Arial"/>
          <w:b/>
        </w:rPr>
        <w:t>Proposed Completion Tests Date</w:t>
      </w:r>
      <w:r w:rsidRPr="002D1A91">
        <w:rPr>
          <w:rFonts w:ascii="Arial" w:hAnsi="Arial" w:cs="Arial"/>
        </w:rPr>
        <w:t xml:space="preserve"> shall have the meaning ascribed thereto in Section 14.1.1; </w:t>
      </w:r>
    </w:p>
    <w:p w14:paraId="166E352E" w14:textId="77777777" w:rsidR="00D96016" w:rsidRPr="002D1A91" w:rsidRDefault="00D96016" w:rsidP="000A425C">
      <w:pPr>
        <w:pStyle w:val="CommentText"/>
        <w:tabs>
          <w:tab w:val="left" w:pos="0"/>
        </w:tabs>
        <w:spacing w:line="240" w:lineRule="auto"/>
        <w:ind w:left="720"/>
        <w:contextualSpacing/>
        <w:jc w:val="both"/>
        <w:rPr>
          <w:rFonts w:ascii="Arial" w:hAnsi="Arial" w:cs="Arial"/>
          <w:b/>
          <w:sz w:val="22"/>
          <w:szCs w:val="22"/>
        </w:rPr>
      </w:pPr>
    </w:p>
    <w:p w14:paraId="2E6A3F41" w14:textId="0658CE22" w:rsidR="00461EEB" w:rsidRPr="002D1A91" w:rsidRDefault="00D96016" w:rsidP="00C41496">
      <w:pPr>
        <w:spacing w:line="240" w:lineRule="auto"/>
        <w:ind w:left="720"/>
        <w:jc w:val="both"/>
        <w:rPr>
          <w:rFonts w:ascii="Arial" w:hAnsi="Arial" w:cs="Arial"/>
          <w:b/>
          <w:color w:val="000000"/>
          <w:w w:val="0"/>
        </w:rPr>
      </w:pPr>
      <w:r w:rsidRPr="002D1A91">
        <w:rPr>
          <w:rFonts w:ascii="Arial" w:hAnsi="Arial" w:cs="Arial"/>
          <w:b/>
        </w:rPr>
        <w:t>Proposed O&amp;M Programme</w:t>
      </w:r>
      <w:r w:rsidRPr="002D1A91">
        <w:rPr>
          <w:rFonts w:ascii="Arial" w:hAnsi="Arial" w:cs="Arial"/>
        </w:rPr>
        <w:t xml:space="preserve"> shall have the meaning ascribed to it in Section 19.</w:t>
      </w:r>
      <w:r w:rsidR="005D0C2F">
        <w:rPr>
          <w:rFonts w:ascii="Arial" w:hAnsi="Arial" w:cs="Arial"/>
        </w:rPr>
        <w:t>6</w:t>
      </w:r>
      <w:r w:rsidRPr="002D1A91">
        <w:rPr>
          <w:rFonts w:ascii="Arial" w:hAnsi="Arial" w:cs="Arial"/>
        </w:rPr>
        <w:t>.1;</w:t>
      </w:r>
    </w:p>
    <w:p w14:paraId="3927509B" w14:textId="77777777" w:rsidR="00EE650C" w:rsidRPr="002D1A91" w:rsidRDefault="00EE650C" w:rsidP="000A425C">
      <w:pPr>
        <w:spacing w:line="240" w:lineRule="auto"/>
        <w:ind w:left="720"/>
        <w:jc w:val="both"/>
        <w:rPr>
          <w:rFonts w:ascii="Arial" w:hAnsi="Arial" w:cs="Arial"/>
          <w:b/>
          <w:color w:val="000000"/>
          <w:w w:val="0"/>
        </w:rPr>
      </w:pPr>
    </w:p>
    <w:p w14:paraId="08556667" w14:textId="18E2BA3E" w:rsidR="00D96016" w:rsidRPr="002D1A91" w:rsidRDefault="00D96016" w:rsidP="000A425C">
      <w:pPr>
        <w:spacing w:line="240" w:lineRule="auto"/>
        <w:ind w:left="720"/>
        <w:jc w:val="both"/>
        <w:rPr>
          <w:rFonts w:ascii="Arial" w:hAnsi="Arial" w:cs="Arial"/>
        </w:rPr>
      </w:pPr>
      <w:r w:rsidRPr="002D1A91">
        <w:rPr>
          <w:rFonts w:ascii="Arial" w:hAnsi="Arial" w:cs="Arial"/>
          <w:b/>
          <w:color w:val="000000"/>
          <w:w w:val="0"/>
        </w:rPr>
        <w:t>Protected Assets</w:t>
      </w:r>
      <w:r w:rsidRPr="002D1A91">
        <w:rPr>
          <w:rFonts w:ascii="Arial" w:hAnsi="Arial" w:cs="Arial"/>
        </w:rPr>
        <w:t xml:space="preserve"> shall have the meaning ascribed thereto in Section 8.10.1(b);</w:t>
      </w:r>
    </w:p>
    <w:p w14:paraId="4F464353" w14:textId="77777777" w:rsidR="00D96016" w:rsidRPr="002D1A91" w:rsidRDefault="00D96016" w:rsidP="000A425C">
      <w:pPr>
        <w:spacing w:line="240" w:lineRule="auto"/>
        <w:ind w:left="720"/>
        <w:jc w:val="both"/>
        <w:rPr>
          <w:rFonts w:ascii="Arial" w:hAnsi="Arial" w:cs="Arial"/>
        </w:rPr>
      </w:pPr>
    </w:p>
    <w:p w14:paraId="5BDC5918" w14:textId="634751FC" w:rsidR="003F66AF" w:rsidRPr="002D1A91" w:rsidRDefault="003F66AF" w:rsidP="000A425C">
      <w:pPr>
        <w:spacing w:line="240" w:lineRule="auto"/>
        <w:ind w:left="720"/>
        <w:jc w:val="both"/>
        <w:rPr>
          <w:rFonts w:ascii="Arial" w:hAnsi="Arial" w:cs="Arial"/>
        </w:rPr>
      </w:pPr>
      <w:r w:rsidRPr="002D1A91">
        <w:rPr>
          <w:rFonts w:ascii="Arial" w:hAnsi="Arial" w:cs="Arial"/>
          <w:b/>
          <w:bCs/>
        </w:rPr>
        <w:t>Relevant Environmental Protection Agency</w:t>
      </w:r>
      <w:r w:rsidRPr="002D1A91">
        <w:rPr>
          <w:rFonts w:ascii="Arial" w:hAnsi="Arial" w:cs="Arial"/>
        </w:rPr>
        <w:t xml:space="preserve"> shall have the meaning ascribed thereto in </w:t>
      </w:r>
      <w:r w:rsidRPr="002D1A91">
        <w:rPr>
          <w:rFonts w:ascii="Arial" w:hAnsi="Arial" w:cs="Arial"/>
          <w:b/>
          <w:smallCaps/>
        </w:rPr>
        <w:t xml:space="preserve">Schedule </w:t>
      </w:r>
      <w:r w:rsidR="000C0573">
        <w:rPr>
          <w:rFonts w:ascii="Arial" w:hAnsi="Arial" w:cs="Arial"/>
          <w:b/>
          <w:smallCaps/>
        </w:rPr>
        <w:t>B</w:t>
      </w:r>
      <w:r w:rsidRPr="002D1A91">
        <w:rPr>
          <w:rFonts w:ascii="Arial" w:hAnsi="Arial" w:cs="Arial"/>
          <w:b/>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bCs/>
        </w:rPr>
        <w:t>;</w:t>
      </w:r>
    </w:p>
    <w:p w14:paraId="1E32545E" w14:textId="77777777" w:rsidR="003F66AF" w:rsidRPr="002D1A91" w:rsidRDefault="003F66AF" w:rsidP="000A425C">
      <w:pPr>
        <w:spacing w:line="240" w:lineRule="auto"/>
        <w:ind w:left="720"/>
        <w:jc w:val="both"/>
        <w:rPr>
          <w:rFonts w:ascii="Arial" w:hAnsi="Arial" w:cs="Arial"/>
        </w:rPr>
      </w:pPr>
    </w:p>
    <w:p w14:paraId="7BFD516D" w14:textId="3BE6DA9E" w:rsidR="00D96016" w:rsidRPr="002D1A91" w:rsidRDefault="00D96016" w:rsidP="000A425C">
      <w:pPr>
        <w:spacing w:line="240" w:lineRule="auto"/>
        <w:ind w:left="720"/>
        <w:jc w:val="both"/>
        <w:rPr>
          <w:rFonts w:ascii="Arial" w:hAnsi="Arial" w:cs="Arial"/>
        </w:rPr>
      </w:pPr>
      <w:r w:rsidRPr="002D1A91">
        <w:rPr>
          <w:rFonts w:ascii="Arial" w:hAnsi="Arial" w:cs="Arial"/>
          <w:b/>
        </w:rPr>
        <w:t>Relief Costs</w:t>
      </w:r>
      <w:r w:rsidRPr="002D1A91">
        <w:rPr>
          <w:rFonts w:ascii="Arial" w:hAnsi="Arial" w:cs="Arial"/>
        </w:rPr>
        <w:t xml:space="preserve"> </w:t>
      </w:r>
      <w:r w:rsidR="0000217A" w:rsidRPr="002D1A91">
        <w:rPr>
          <w:rFonts w:ascii="Arial" w:hAnsi="Arial" w:cs="Arial"/>
        </w:rPr>
        <w:t xml:space="preserve">shall have the meaning ascribed to it in </w:t>
      </w:r>
      <w:r w:rsidR="0000217A" w:rsidRPr="00C21406">
        <w:rPr>
          <w:rFonts w:ascii="Arial" w:hAnsi="Arial" w:cs="Arial"/>
          <w:b/>
          <w:bCs/>
          <w:smallCaps/>
        </w:rPr>
        <w:t xml:space="preserve">Schedule J </w:t>
      </w:r>
      <w:r w:rsidR="0000217A" w:rsidRPr="00C21406">
        <w:rPr>
          <w:rFonts w:ascii="Arial" w:hAnsi="Arial" w:cs="Arial"/>
          <w:smallCaps/>
        </w:rPr>
        <w:t>(</w:t>
      </w:r>
      <w:r w:rsidR="0000217A" w:rsidRPr="00C21406">
        <w:rPr>
          <w:rFonts w:ascii="Arial" w:hAnsi="Arial" w:cs="Arial"/>
        </w:rPr>
        <w:t>Specific Matters Relating To Relief Events</w:t>
      </w:r>
      <w:r w:rsidR="0000217A" w:rsidRPr="00C21406">
        <w:rPr>
          <w:rFonts w:ascii="Arial" w:hAnsi="Arial" w:cs="Arial"/>
          <w:smallCaps/>
        </w:rPr>
        <w:t>)</w:t>
      </w:r>
      <w:r w:rsidR="0000217A" w:rsidRPr="002D1A91">
        <w:rPr>
          <w:rFonts w:ascii="Arial" w:hAnsi="Arial" w:cs="Arial"/>
        </w:rPr>
        <w:t>;</w:t>
      </w:r>
    </w:p>
    <w:p w14:paraId="43DE4C83" w14:textId="77777777" w:rsidR="00B4560B" w:rsidRDefault="00B4560B" w:rsidP="000A425C">
      <w:pPr>
        <w:spacing w:line="240" w:lineRule="auto"/>
        <w:ind w:left="720"/>
        <w:jc w:val="both"/>
        <w:rPr>
          <w:rFonts w:ascii="Arial" w:hAnsi="Arial" w:cs="Arial"/>
          <w:b/>
        </w:rPr>
      </w:pPr>
    </w:p>
    <w:p w14:paraId="5F232542" w14:textId="6629290C" w:rsidR="00B4560B" w:rsidRPr="00365A1E" w:rsidRDefault="00B4560B" w:rsidP="000A425C">
      <w:pPr>
        <w:spacing w:line="240" w:lineRule="auto"/>
        <w:ind w:left="720"/>
        <w:jc w:val="both"/>
        <w:rPr>
          <w:rFonts w:ascii="Arial" w:hAnsi="Arial" w:cs="Arial"/>
          <w:i/>
          <w:iCs/>
        </w:rPr>
      </w:pPr>
      <w:r w:rsidRPr="00365A1E">
        <w:rPr>
          <w:rFonts w:ascii="Arial" w:hAnsi="Arial" w:cs="Arial"/>
          <w:b/>
          <w:bCs/>
        </w:rPr>
        <w:t>Relief Cost Threshold</w:t>
      </w:r>
      <w:r>
        <w:rPr>
          <w:rFonts w:ascii="Arial" w:hAnsi="Arial" w:cs="Arial"/>
          <w:b/>
          <w:bCs/>
        </w:rPr>
        <w:t xml:space="preserve"> </w:t>
      </w:r>
      <w:r>
        <w:rPr>
          <w:rFonts w:ascii="Arial" w:hAnsi="Arial" w:cs="Arial"/>
        </w:rPr>
        <w:t xml:space="preserve">shall have the meaning ascribed thereto in </w:t>
      </w:r>
      <w:r w:rsidRPr="00365A1E">
        <w:rPr>
          <w:rFonts w:ascii="Arial" w:hAnsi="Arial" w:cs="Arial"/>
          <w:b/>
          <w:bCs/>
          <w:smallCaps/>
        </w:rPr>
        <w:t>Schedule B</w:t>
      </w:r>
      <w:r>
        <w:rPr>
          <w:rFonts w:ascii="Arial" w:hAnsi="Arial" w:cs="Arial"/>
        </w:rPr>
        <w:t xml:space="preserve"> (</w:t>
      </w:r>
      <w:r>
        <w:rPr>
          <w:rFonts w:ascii="Arial" w:hAnsi="Arial" w:cs="Arial"/>
          <w:i/>
          <w:iCs/>
        </w:rPr>
        <w:t>Specific Definitions)</w:t>
      </w:r>
    </w:p>
    <w:p w14:paraId="14536C3B" w14:textId="77777777" w:rsidR="00B4560B" w:rsidRDefault="00B4560B" w:rsidP="000A425C">
      <w:pPr>
        <w:spacing w:line="240" w:lineRule="auto"/>
        <w:ind w:left="720"/>
        <w:jc w:val="both"/>
        <w:rPr>
          <w:rFonts w:ascii="Arial" w:hAnsi="Arial" w:cs="Arial"/>
          <w:b/>
        </w:rPr>
      </w:pPr>
    </w:p>
    <w:p w14:paraId="4029B011" w14:textId="398BD104" w:rsidR="00D96016" w:rsidRPr="002D1A91" w:rsidRDefault="00D96016" w:rsidP="000A425C">
      <w:pPr>
        <w:spacing w:line="240" w:lineRule="auto"/>
        <w:ind w:left="720"/>
        <w:jc w:val="both"/>
        <w:rPr>
          <w:rFonts w:ascii="Arial" w:hAnsi="Arial" w:cs="Arial"/>
        </w:rPr>
      </w:pPr>
      <w:r w:rsidRPr="002D1A91">
        <w:rPr>
          <w:rFonts w:ascii="Arial" w:hAnsi="Arial" w:cs="Arial"/>
          <w:b/>
        </w:rPr>
        <w:t>Relief Event(s)</w:t>
      </w:r>
      <w:r w:rsidRPr="002D1A91">
        <w:rPr>
          <w:rFonts w:ascii="Arial" w:hAnsi="Arial" w:cs="Arial"/>
        </w:rPr>
        <w:t xml:space="preserve"> shall have the meaning ascribed thereto in Section 15.</w:t>
      </w:r>
      <w:r w:rsidR="00AB6962">
        <w:rPr>
          <w:rFonts w:ascii="Arial" w:hAnsi="Arial" w:cs="Arial"/>
        </w:rPr>
        <w:t>1</w:t>
      </w:r>
      <w:r w:rsidRPr="002D1A91">
        <w:rPr>
          <w:rFonts w:ascii="Arial" w:hAnsi="Arial" w:cs="Arial"/>
        </w:rPr>
        <w:t>.1;</w:t>
      </w:r>
    </w:p>
    <w:p w14:paraId="1A54648E" w14:textId="77777777" w:rsidR="00D96016" w:rsidRPr="002D1A91" w:rsidRDefault="00D96016" w:rsidP="000A425C">
      <w:pPr>
        <w:spacing w:line="240" w:lineRule="auto"/>
        <w:ind w:left="720"/>
        <w:jc w:val="both"/>
        <w:rPr>
          <w:rFonts w:ascii="Arial" w:hAnsi="Arial" w:cs="Arial"/>
        </w:rPr>
      </w:pPr>
    </w:p>
    <w:p w14:paraId="32A25009" w14:textId="7639CA9D" w:rsidR="00D96016" w:rsidRPr="002D1A91" w:rsidRDefault="00D96016" w:rsidP="009B4FD4">
      <w:pPr>
        <w:spacing w:line="240" w:lineRule="auto"/>
        <w:ind w:left="720"/>
        <w:jc w:val="both"/>
        <w:rPr>
          <w:rFonts w:ascii="Arial" w:hAnsi="Arial" w:cs="Arial"/>
        </w:rPr>
      </w:pPr>
      <w:r w:rsidRPr="002D1A91">
        <w:rPr>
          <w:rFonts w:ascii="Arial" w:hAnsi="Arial" w:cs="Arial"/>
          <w:b/>
        </w:rPr>
        <w:t>Relief Order</w:t>
      </w:r>
      <w:r w:rsidRPr="002D1A91">
        <w:rPr>
          <w:rFonts w:ascii="Arial" w:hAnsi="Arial" w:cs="Arial"/>
        </w:rPr>
        <w:t xml:space="preserve"> means a written order jointly issued by the Independent Auditor and the Independent Engineer to the Parties pursuant to Article 15 (</w:t>
      </w:r>
      <w:r w:rsidR="000F2430" w:rsidRPr="002D1A91">
        <w:rPr>
          <w:rFonts w:ascii="Arial" w:hAnsi="Arial" w:cs="Arial"/>
          <w:i/>
        </w:rPr>
        <w:t>Relief Extensions &amp; Relief Compensations</w:t>
      </w:r>
      <w:r w:rsidRPr="002D1A91">
        <w:rPr>
          <w:rFonts w:ascii="Arial" w:hAnsi="Arial" w:cs="Arial"/>
        </w:rPr>
        <w:t xml:space="preserve">) authorizing an extension of Time </w:t>
      </w:r>
      <w:r w:rsidR="00BF5F6C" w:rsidRPr="002D1A91">
        <w:rPr>
          <w:rFonts w:ascii="Arial" w:hAnsi="Arial" w:cs="Arial"/>
        </w:rPr>
        <w:t>for</w:t>
      </w:r>
      <w:r w:rsidRPr="002D1A91">
        <w:rPr>
          <w:rFonts w:ascii="Arial" w:hAnsi="Arial" w:cs="Arial"/>
        </w:rPr>
        <w:t xml:space="preserve"> Completion and/or payment of Relief Costs in accordance with Article 15 (</w:t>
      </w:r>
      <w:r w:rsidRPr="002D1A91">
        <w:rPr>
          <w:rFonts w:ascii="Arial" w:hAnsi="Arial" w:cs="Arial"/>
          <w:i/>
        </w:rPr>
        <w:t>Relief Extensions &amp; Relief Compensations</w:t>
      </w:r>
      <w:r w:rsidRPr="002D1A91">
        <w:rPr>
          <w:rFonts w:ascii="Arial" w:hAnsi="Arial" w:cs="Arial"/>
        </w:rPr>
        <w:t>);</w:t>
      </w:r>
    </w:p>
    <w:p w14:paraId="17E548CE" w14:textId="77777777" w:rsidR="00D96016" w:rsidRPr="002D1A91" w:rsidRDefault="00D96016" w:rsidP="000A425C">
      <w:pPr>
        <w:spacing w:line="240" w:lineRule="auto"/>
        <w:ind w:left="720"/>
        <w:jc w:val="both"/>
        <w:rPr>
          <w:rFonts w:ascii="Arial" w:hAnsi="Arial" w:cs="Arial"/>
        </w:rPr>
      </w:pPr>
    </w:p>
    <w:p w14:paraId="5226D104" w14:textId="18C089EB" w:rsidR="00D96016" w:rsidRPr="002D1A91" w:rsidRDefault="00D96016" w:rsidP="000A425C">
      <w:pPr>
        <w:spacing w:line="240" w:lineRule="auto"/>
        <w:ind w:left="720"/>
        <w:jc w:val="both"/>
        <w:rPr>
          <w:rFonts w:ascii="Arial" w:hAnsi="Arial" w:cs="Arial"/>
        </w:rPr>
      </w:pPr>
      <w:r w:rsidRPr="002D1A91">
        <w:rPr>
          <w:rFonts w:ascii="Arial" w:hAnsi="Arial" w:cs="Arial"/>
          <w:b/>
        </w:rPr>
        <w:t>Relief Order Proposal</w:t>
      </w:r>
      <w:r w:rsidRPr="002D1A91">
        <w:rPr>
          <w:rFonts w:ascii="Arial" w:hAnsi="Arial" w:cs="Arial"/>
        </w:rPr>
        <w:t xml:space="preserve"> shall have the meaning ascribed thereto in Section 15.</w:t>
      </w:r>
      <w:r w:rsidR="008C6E6F">
        <w:rPr>
          <w:rFonts w:ascii="Arial" w:hAnsi="Arial" w:cs="Arial"/>
        </w:rPr>
        <w:t>3</w:t>
      </w:r>
      <w:r w:rsidRPr="002D1A91">
        <w:rPr>
          <w:rFonts w:ascii="Arial" w:hAnsi="Arial" w:cs="Arial"/>
        </w:rPr>
        <w:t>.1;</w:t>
      </w:r>
    </w:p>
    <w:p w14:paraId="362D598D" w14:textId="77777777" w:rsidR="00D96016" w:rsidRPr="002D1A91" w:rsidRDefault="00D96016" w:rsidP="000A425C">
      <w:pPr>
        <w:spacing w:line="240" w:lineRule="auto"/>
        <w:ind w:left="720"/>
        <w:jc w:val="both"/>
        <w:rPr>
          <w:rFonts w:ascii="Arial" w:hAnsi="Arial" w:cs="Arial"/>
        </w:rPr>
      </w:pPr>
    </w:p>
    <w:p w14:paraId="70505399" w14:textId="651BD988" w:rsidR="009868CB" w:rsidRPr="002D1A91" w:rsidRDefault="00D96016" w:rsidP="002D1A91">
      <w:pPr>
        <w:ind w:left="709" w:firstLine="11"/>
        <w:jc w:val="both"/>
        <w:rPr>
          <w:rFonts w:ascii="Arial" w:hAnsi="Arial" w:cs="Arial"/>
        </w:rPr>
      </w:pPr>
      <w:r w:rsidRPr="002D1A91">
        <w:rPr>
          <w:rFonts w:ascii="Arial" w:hAnsi="Arial" w:cs="Arial"/>
          <w:b/>
        </w:rPr>
        <w:t>Relief Order Request</w:t>
      </w:r>
      <w:r w:rsidRPr="002D1A91">
        <w:rPr>
          <w:rFonts w:ascii="Arial" w:hAnsi="Arial" w:cs="Arial"/>
        </w:rPr>
        <w:t xml:space="preserve"> shall have the meaning ascribed thereto in Section 15.</w:t>
      </w:r>
      <w:r w:rsidR="00AB6962">
        <w:rPr>
          <w:rFonts w:ascii="Arial" w:hAnsi="Arial" w:cs="Arial"/>
        </w:rPr>
        <w:t>1</w:t>
      </w:r>
      <w:r w:rsidRPr="002D1A91">
        <w:rPr>
          <w:rFonts w:ascii="Arial" w:hAnsi="Arial" w:cs="Arial"/>
        </w:rPr>
        <w:t>.1;</w:t>
      </w:r>
      <w:r w:rsidR="009868CB" w:rsidRPr="002D1A91">
        <w:rPr>
          <w:rFonts w:ascii="Arial" w:hAnsi="Arial" w:cs="Arial"/>
        </w:rPr>
        <w:t xml:space="preserve"> </w:t>
      </w:r>
    </w:p>
    <w:p w14:paraId="69C04C99" w14:textId="77777777" w:rsidR="00D96016" w:rsidRPr="002D1A91" w:rsidRDefault="00D96016" w:rsidP="000A425C">
      <w:pPr>
        <w:spacing w:line="240" w:lineRule="auto"/>
        <w:ind w:left="720"/>
        <w:jc w:val="both"/>
        <w:rPr>
          <w:rFonts w:ascii="Arial" w:hAnsi="Arial" w:cs="Arial"/>
        </w:rPr>
      </w:pPr>
    </w:p>
    <w:p w14:paraId="114782D2" w14:textId="623D30CC"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Remedy </w:t>
      </w:r>
      <w:r w:rsidR="0022755E" w:rsidRPr="002D1A91">
        <w:rPr>
          <w:rFonts w:ascii="Arial" w:hAnsi="Arial" w:cs="Arial"/>
          <w:b/>
        </w:rPr>
        <w:t>Events</w:t>
      </w:r>
      <w:r w:rsidR="0022755E" w:rsidRPr="002D1A91">
        <w:rPr>
          <w:rFonts w:ascii="Arial" w:hAnsi="Arial" w:cs="Arial"/>
        </w:rPr>
        <w:t xml:space="preserve"> </w:t>
      </w:r>
      <w:r w:rsidRPr="002D1A91">
        <w:rPr>
          <w:rFonts w:ascii="Arial" w:hAnsi="Arial" w:cs="Arial"/>
        </w:rPr>
        <w:t>shall have the meaning ascribed thereto in Section 18.2.1;</w:t>
      </w:r>
    </w:p>
    <w:p w14:paraId="7F7261B7" w14:textId="77777777" w:rsidR="00D96016" w:rsidRPr="002D1A91" w:rsidRDefault="00D96016" w:rsidP="000A425C">
      <w:pPr>
        <w:spacing w:line="240" w:lineRule="auto"/>
        <w:ind w:left="720"/>
        <w:jc w:val="both"/>
        <w:rPr>
          <w:rFonts w:ascii="Arial" w:hAnsi="Arial" w:cs="Arial"/>
        </w:rPr>
      </w:pPr>
    </w:p>
    <w:p w14:paraId="621BA8DB"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Remedy Time Period</w:t>
      </w:r>
      <w:r w:rsidRPr="002D1A91">
        <w:rPr>
          <w:rFonts w:ascii="Arial" w:hAnsi="Arial" w:cs="Arial"/>
        </w:rPr>
        <w:t xml:space="preserve"> shall have the meaning ascribed thereto in Section 18.2.1</w:t>
      </w:r>
      <w:r w:rsidR="0022755E" w:rsidRPr="002D1A91">
        <w:rPr>
          <w:rFonts w:ascii="Arial" w:hAnsi="Arial" w:cs="Arial"/>
        </w:rPr>
        <w:t>(c)</w:t>
      </w:r>
      <w:r w:rsidRPr="002D1A91">
        <w:rPr>
          <w:rFonts w:ascii="Arial" w:hAnsi="Arial" w:cs="Arial"/>
        </w:rPr>
        <w:t>;</w:t>
      </w:r>
    </w:p>
    <w:p w14:paraId="5A29D1AB" w14:textId="77777777" w:rsidR="00D96016" w:rsidRPr="002D1A91" w:rsidRDefault="00D96016" w:rsidP="000A425C">
      <w:pPr>
        <w:spacing w:line="240" w:lineRule="auto"/>
        <w:ind w:left="720"/>
        <w:jc w:val="both"/>
        <w:rPr>
          <w:rFonts w:ascii="Arial" w:hAnsi="Arial" w:cs="Arial"/>
        </w:rPr>
      </w:pPr>
    </w:p>
    <w:p w14:paraId="661950FF" w14:textId="0AE461EB" w:rsidR="00BA421F" w:rsidRPr="002D1A91" w:rsidRDefault="00BA421F" w:rsidP="000A425C">
      <w:pPr>
        <w:spacing w:line="240" w:lineRule="auto"/>
        <w:ind w:left="720"/>
        <w:jc w:val="both"/>
        <w:rPr>
          <w:rFonts w:ascii="Arial" w:hAnsi="Arial" w:cs="Arial"/>
          <w:b/>
          <w:bCs/>
        </w:rPr>
      </w:pPr>
      <w:r w:rsidRPr="002D1A91">
        <w:rPr>
          <w:rFonts w:ascii="Arial" w:hAnsi="Arial" w:cs="Arial"/>
          <w:b/>
          <w:bCs/>
        </w:rPr>
        <w:t xml:space="preserve">Repetition Dates </w:t>
      </w:r>
      <w:r w:rsidRPr="002D1A91">
        <w:rPr>
          <w:rFonts w:ascii="Arial" w:hAnsi="Arial" w:cs="Arial"/>
        </w:rPr>
        <w:t xml:space="preserve">shall have the meaning ascribed thereto in </w:t>
      </w:r>
      <w:r w:rsidRPr="002D1A91">
        <w:rPr>
          <w:rFonts w:ascii="Arial" w:hAnsi="Arial" w:cs="Arial"/>
          <w:b/>
          <w:bCs/>
          <w:smallCaps/>
        </w:rPr>
        <w:t xml:space="preserve">Schedule </w:t>
      </w:r>
      <w:r w:rsidR="000C0573" w:rsidRPr="00EE2C97">
        <w:rPr>
          <w:rFonts w:ascii="Arial" w:hAnsi="Arial" w:cs="Arial"/>
          <w:b/>
          <w:bCs/>
          <w:smallCaps/>
        </w:rPr>
        <w:t>B</w:t>
      </w:r>
      <w:r w:rsidRPr="002D1A91">
        <w:rPr>
          <w:rFonts w:ascii="Arial" w:hAnsi="Arial" w:cs="Arial"/>
          <w:b/>
          <w:bCs/>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rPr>
        <w:t>;</w:t>
      </w:r>
    </w:p>
    <w:p w14:paraId="3B689D81" w14:textId="77777777" w:rsidR="00BA421F" w:rsidRPr="002D1A91" w:rsidRDefault="00BA421F" w:rsidP="000A425C">
      <w:pPr>
        <w:spacing w:line="240" w:lineRule="auto"/>
        <w:ind w:left="720"/>
        <w:jc w:val="both"/>
        <w:rPr>
          <w:rFonts w:ascii="Arial" w:hAnsi="Arial" w:cs="Arial"/>
          <w:b/>
        </w:rPr>
      </w:pPr>
    </w:p>
    <w:p w14:paraId="14393086" w14:textId="191266A0" w:rsidR="0082725B" w:rsidRPr="002D1A91" w:rsidRDefault="009C16BB" w:rsidP="00F10C5F">
      <w:pPr>
        <w:spacing w:line="240" w:lineRule="auto"/>
        <w:ind w:left="720"/>
        <w:jc w:val="both"/>
        <w:rPr>
          <w:rFonts w:ascii="Arial" w:hAnsi="Arial" w:cs="Arial"/>
          <w:b/>
        </w:rPr>
      </w:pPr>
      <w:r w:rsidRPr="002D1A91">
        <w:rPr>
          <w:rFonts w:ascii="Arial" w:hAnsi="Arial" w:cs="Arial"/>
          <w:b/>
        </w:rPr>
        <w:t>Revenue</w:t>
      </w:r>
      <w:r w:rsidRPr="002D1A91">
        <w:rPr>
          <w:rFonts w:ascii="Arial" w:hAnsi="Arial" w:cs="Arial"/>
        </w:rPr>
        <w:t xml:space="preserve"> </w:t>
      </w:r>
      <w:r w:rsidR="00C40AF4" w:rsidRPr="002D1A91">
        <w:rPr>
          <w:rFonts w:ascii="Arial" w:hAnsi="Arial" w:cs="Arial"/>
        </w:rPr>
        <w:t xml:space="preserve">shall have the meaning ascribed thereto in </w:t>
      </w:r>
      <w:r w:rsidR="00C40AF4" w:rsidRPr="002D1A91">
        <w:rPr>
          <w:rFonts w:ascii="Arial" w:hAnsi="Arial" w:cs="Arial"/>
          <w:b/>
          <w:bCs/>
          <w:smallCaps/>
        </w:rPr>
        <w:t xml:space="preserve">Schedule </w:t>
      </w:r>
      <w:r w:rsidR="000C0573">
        <w:rPr>
          <w:rFonts w:ascii="Arial" w:hAnsi="Arial" w:cs="Arial"/>
          <w:b/>
          <w:bCs/>
          <w:smallCaps/>
        </w:rPr>
        <w:t>B</w:t>
      </w:r>
      <w:r w:rsidR="00C40AF4" w:rsidRPr="002D1A91">
        <w:rPr>
          <w:rFonts w:ascii="Arial" w:hAnsi="Arial" w:cs="Arial"/>
          <w:b/>
          <w:bCs/>
          <w:smallCaps/>
        </w:rPr>
        <w:t xml:space="preserve"> </w:t>
      </w:r>
      <w:r w:rsidR="00C40AF4" w:rsidRPr="002D1A91">
        <w:rPr>
          <w:rFonts w:ascii="Arial" w:hAnsi="Arial" w:cs="Arial"/>
        </w:rPr>
        <w:t>(</w:t>
      </w:r>
      <w:r w:rsidR="00C40AF4" w:rsidRPr="002D1A91">
        <w:rPr>
          <w:rFonts w:ascii="Arial" w:hAnsi="Arial" w:cs="Arial"/>
          <w:i/>
          <w:iCs/>
        </w:rPr>
        <w:t>Specific Definitions</w:t>
      </w:r>
      <w:r w:rsidR="00C40AF4" w:rsidRPr="002D1A91">
        <w:rPr>
          <w:rFonts w:ascii="Arial" w:hAnsi="Arial" w:cs="Arial"/>
        </w:rPr>
        <w:t>);</w:t>
      </w:r>
      <w:r w:rsidR="00305039" w:rsidRPr="002D1A91">
        <w:rPr>
          <w:rFonts w:ascii="Arial" w:hAnsi="Arial" w:cs="Arial"/>
        </w:rPr>
        <w:t>;</w:t>
      </w:r>
    </w:p>
    <w:p w14:paraId="4F7738C6" w14:textId="77777777" w:rsidR="002B7917" w:rsidRPr="002D1A91" w:rsidRDefault="002B7917" w:rsidP="000A425C">
      <w:pPr>
        <w:spacing w:line="240" w:lineRule="auto"/>
        <w:jc w:val="both"/>
        <w:rPr>
          <w:rFonts w:ascii="Arial" w:hAnsi="Arial" w:cs="Arial"/>
          <w:b/>
        </w:rPr>
      </w:pPr>
    </w:p>
    <w:p w14:paraId="115D6D7B" w14:textId="4E6D3AD7" w:rsidR="00D96016" w:rsidRDefault="00D96016" w:rsidP="000A425C">
      <w:pPr>
        <w:spacing w:line="240" w:lineRule="auto"/>
        <w:ind w:left="720"/>
        <w:jc w:val="both"/>
        <w:rPr>
          <w:rFonts w:ascii="Arial" w:hAnsi="Arial" w:cs="Arial"/>
        </w:rPr>
      </w:pPr>
      <w:r w:rsidRPr="002D1A91">
        <w:rPr>
          <w:rFonts w:ascii="Arial" w:hAnsi="Arial" w:cs="Arial"/>
          <w:b/>
        </w:rPr>
        <w:t>RFP</w:t>
      </w:r>
      <w:r w:rsidRPr="002D1A91">
        <w:rPr>
          <w:rFonts w:ascii="Arial" w:hAnsi="Arial" w:cs="Arial"/>
        </w:rPr>
        <w:t xml:space="preserve"> shall have the meaning ascribed to in Recital </w:t>
      </w:r>
      <w:r w:rsidR="0022755E" w:rsidRPr="002D1A91">
        <w:rPr>
          <w:rFonts w:ascii="Arial" w:hAnsi="Arial" w:cs="Arial"/>
        </w:rPr>
        <w:t xml:space="preserve">A </w:t>
      </w:r>
      <w:r w:rsidRPr="002D1A91">
        <w:rPr>
          <w:rFonts w:ascii="Arial" w:hAnsi="Arial" w:cs="Arial"/>
        </w:rPr>
        <w:t>above;</w:t>
      </w:r>
    </w:p>
    <w:p w14:paraId="0D4E5E53" w14:textId="77777777" w:rsidR="005C19B7" w:rsidRDefault="005C19B7" w:rsidP="000A425C">
      <w:pPr>
        <w:spacing w:line="240" w:lineRule="auto"/>
        <w:ind w:left="720"/>
        <w:jc w:val="both"/>
        <w:rPr>
          <w:rFonts w:ascii="Arial" w:hAnsi="Arial" w:cs="Arial"/>
        </w:rPr>
      </w:pPr>
    </w:p>
    <w:p w14:paraId="6BB0402A" w14:textId="60092FA5" w:rsidR="005C19B7" w:rsidRPr="002D1A91" w:rsidRDefault="005C19B7" w:rsidP="005C19B7">
      <w:pPr>
        <w:spacing w:line="240" w:lineRule="auto"/>
        <w:ind w:left="720"/>
        <w:jc w:val="both"/>
        <w:rPr>
          <w:rFonts w:ascii="Arial" w:hAnsi="Arial" w:cs="Arial"/>
        </w:rPr>
      </w:pPr>
      <w:r w:rsidRPr="005C19B7">
        <w:rPr>
          <w:rFonts w:ascii="Arial" w:hAnsi="Arial" w:cs="Arial"/>
          <w:b/>
        </w:rPr>
        <w:t>RFP Publication Date</w:t>
      </w:r>
      <w:r>
        <w:rPr>
          <w:rFonts w:ascii="Arial" w:hAnsi="Arial" w:cs="Arial"/>
          <w:b/>
        </w:rPr>
        <w:t xml:space="preserve"> </w:t>
      </w:r>
      <w:r w:rsidRPr="002D1A91">
        <w:rPr>
          <w:rFonts w:ascii="Arial" w:hAnsi="Arial" w:cs="Arial"/>
        </w:rPr>
        <w:t xml:space="preserve">shall have the meaning ascribed thereto in </w:t>
      </w:r>
      <w:r w:rsidRPr="002D1A91">
        <w:rPr>
          <w:rFonts w:ascii="Arial" w:hAnsi="Arial" w:cs="Arial"/>
          <w:b/>
          <w:bCs/>
          <w:smallCaps/>
        </w:rPr>
        <w:t xml:space="preserve">Schedule </w:t>
      </w:r>
      <w:r>
        <w:rPr>
          <w:rFonts w:ascii="Arial" w:hAnsi="Arial" w:cs="Arial"/>
          <w:b/>
          <w:bCs/>
          <w:smallCaps/>
        </w:rPr>
        <w:t>B</w:t>
      </w:r>
      <w:r w:rsidRPr="002D1A91">
        <w:rPr>
          <w:rFonts w:ascii="Arial" w:hAnsi="Arial" w:cs="Arial"/>
          <w:b/>
          <w:bCs/>
          <w:smallCaps/>
        </w:rPr>
        <w:t xml:space="preserve"> </w:t>
      </w:r>
      <w:r w:rsidRPr="002D1A91">
        <w:rPr>
          <w:rFonts w:ascii="Arial" w:hAnsi="Arial" w:cs="Arial"/>
        </w:rPr>
        <w:t>(</w:t>
      </w:r>
      <w:r w:rsidRPr="002D1A91">
        <w:rPr>
          <w:rFonts w:ascii="Arial" w:hAnsi="Arial" w:cs="Arial"/>
          <w:i/>
          <w:iCs/>
        </w:rPr>
        <w:t>Specific Definitions</w:t>
      </w:r>
      <w:r w:rsidRPr="002D1A91">
        <w:rPr>
          <w:rFonts w:ascii="Arial" w:hAnsi="Arial" w:cs="Arial"/>
        </w:rPr>
        <w:t>);</w:t>
      </w:r>
    </w:p>
    <w:p w14:paraId="4DEFCB59" w14:textId="77777777" w:rsidR="005C19B7" w:rsidRPr="002D1A91" w:rsidRDefault="005C19B7" w:rsidP="000A425C">
      <w:pPr>
        <w:spacing w:line="240" w:lineRule="auto"/>
        <w:ind w:left="1440"/>
        <w:jc w:val="both"/>
        <w:rPr>
          <w:rFonts w:ascii="Arial" w:hAnsi="Arial" w:cs="Arial"/>
        </w:rPr>
      </w:pPr>
    </w:p>
    <w:p w14:paraId="51F0331F" w14:textId="1A7BD82C" w:rsidR="00552E1E" w:rsidRPr="002D1A91" w:rsidRDefault="00D96016" w:rsidP="000A425C">
      <w:pPr>
        <w:spacing w:line="240" w:lineRule="auto"/>
        <w:ind w:left="720"/>
        <w:jc w:val="both"/>
        <w:rPr>
          <w:rFonts w:ascii="Arial" w:hAnsi="Arial" w:cs="Arial"/>
        </w:rPr>
      </w:pPr>
      <w:r w:rsidRPr="002D1A91">
        <w:rPr>
          <w:rFonts w:ascii="Arial" w:hAnsi="Arial" w:cs="Arial"/>
          <w:b/>
        </w:rPr>
        <w:t>Safety Requirements</w:t>
      </w:r>
      <w:r w:rsidRPr="002D1A91">
        <w:rPr>
          <w:rFonts w:ascii="Arial" w:hAnsi="Arial" w:cs="Arial"/>
        </w:rPr>
        <w:t xml:space="preserve"> means the arrangements and procedures for conducting safety related measures in respect of the Concession Assets, as set out in the O&amp;M Manual;</w:t>
      </w:r>
    </w:p>
    <w:p w14:paraId="1C20C88F" w14:textId="77777777" w:rsidR="00D15A9A" w:rsidRPr="002D1A91" w:rsidRDefault="00D15A9A" w:rsidP="000A425C">
      <w:pPr>
        <w:spacing w:line="240" w:lineRule="auto"/>
        <w:ind w:left="720"/>
        <w:jc w:val="both"/>
        <w:rPr>
          <w:rFonts w:ascii="Arial" w:hAnsi="Arial" w:cs="Arial"/>
        </w:rPr>
      </w:pPr>
    </w:p>
    <w:p w14:paraId="0C6B88A4" w14:textId="65E47D57" w:rsidR="00D96016" w:rsidRPr="002D1A91" w:rsidRDefault="00D96016" w:rsidP="000A425C">
      <w:pPr>
        <w:spacing w:line="240" w:lineRule="auto"/>
        <w:ind w:left="720"/>
        <w:jc w:val="both"/>
        <w:rPr>
          <w:rFonts w:ascii="Arial" w:hAnsi="Arial" w:cs="Arial"/>
        </w:rPr>
      </w:pPr>
      <w:r w:rsidRPr="002D1A91">
        <w:rPr>
          <w:rFonts w:ascii="Arial" w:hAnsi="Arial" w:cs="Arial"/>
          <w:b/>
        </w:rPr>
        <w:t>Scheduled Commencement Date</w:t>
      </w:r>
      <w:r w:rsidRPr="002D1A91">
        <w:rPr>
          <w:rFonts w:ascii="Arial" w:hAnsi="Arial" w:cs="Arial"/>
        </w:rPr>
        <w:t xml:space="preserve"> </w:t>
      </w:r>
      <w:r w:rsidR="009D32BD" w:rsidRPr="002D1A91">
        <w:rPr>
          <w:rFonts w:ascii="Arial" w:hAnsi="Arial" w:cs="Arial"/>
        </w:rPr>
        <w:t xml:space="preserve">shall have the meaning ascribed thereto in </w:t>
      </w:r>
      <w:r w:rsidR="009D32BD" w:rsidRPr="002D1A91">
        <w:rPr>
          <w:rFonts w:ascii="Arial" w:hAnsi="Arial" w:cs="Arial"/>
          <w:b/>
          <w:bCs/>
          <w:smallCaps/>
        </w:rPr>
        <w:t xml:space="preserve">Schedule </w:t>
      </w:r>
      <w:r w:rsidR="000C0573">
        <w:rPr>
          <w:rFonts w:ascii="Arial" w:hAnsi="Arial" w:cs="Arial"/>
          <w:b/>
          <w:bCs/>
          <w:smallCaps/>
        </w:rPr>
        <w:t>B</w:t>
      </w:r>
      <w:r w:rsidR="009D32BD" w:rsidRPr="002D1A91">
        <w:rPr>
          <w:rFonts w:ascii="Arial" w:hAnsi="Arial" w:cs="Arial"/>
          <w:b/>
          <w:bCs/>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00FA57D4" w:rsidRPr="002D1A91">
        <w:rPr>
          <w:rFonts w:ascii="Arial" w:hAnsi="Arial" w:cs="Arial"/>
        </w:rPr>
        <w:t>;</w:t>
      </w:r>
    </w:p>
    <w:p w14:paraId="1465AB9C" w14:textId="669383B0" w:rsidR="00D96016" w:rsidRPr="002D1A91" w:rsidRDefault="00D96016" w:rsidP="000A425C">
      <w:pPr>
        <w:spacing w:line="240" w:lineRule="auto"/>
        <w:ind w:left="720"/>
        <w:jc w:val="both"/>
        <w:rPr>
          <w:rFonts w:ascii="Arial" w:hAnsi="Arial" w:cs="Arial"/>
        </w:rPr>
      </w:pPr>
    </w:p>
    <w:p w14:paraId="2409966B" w14:textId="74C7D37D" w:rsidR="005A2E47" w:rsidRPr="002D1A91" w:rsidRDefault="00D96016" w:rsidP="00F10C5F">
      <w:pPr>
        <w:spacing w:line="240" w:lineRule="auto"/>
        <w:ind w:left="720"/>
        <w:jc w:val="both"/>
        <w:rPr>
          <w:rFonts w:ascii="Arial" w:hAnsi="Arial" w:cs="Arial"/>
          <w:b/>
        </w:rPr>
      </w:pPr>
      <w:r w:rsidRPr="002D1A91">
        <w:rPr>
          <w:rFonts w:ascii="Arial" w:hAnsi="Arial" w:cs="Arial"/>
          <w:b/>
        </w:rPr>
        <w:t xml:space="preserve">Scheduled Project </w:t>
      </w:r>
      <w:r w:rsidR="006B2561" w:rsidRPr="002D1A91">
        <w:rPr>
          <w:rFonts w:ascii="Arial" w:hAnsi="Arial" w:cs="Arial"/>
          <w:b/>
        </w:rPr>
        <w:t>Development</w:t>
      </w:r>
      <w:r w:rsidRPr="002D1A91">
        <w:rPr>
          <w:rFonts w:ascii="Arial" w:hAnsi="Arial" w:cs="Arial"/>
          <w:b/>
        </w:rPr>
        <w:t xml:space="preserve"> Completion Date</w:t>
      </w:r>
      <w:r w:rsidRPr="002D1A91">
        <w:rPr>
          <w:rFonts w:ascii="Arial" w:hAnsi="Arial" w:cs="Arial"/>
        </w:rPr>
        <w:t xml:space="preserve"> shall have the meaning ascribed thereto in Section </w:t>
      </w:r>
      <w:r w:rsidR="0022755E" w:rsidRPr="002D1A91">
        <w:rPr>
          <w:rFonts w:ascii="Arial" w:hAnsi="Arial" w:cs="Arial"/>
        </w:rPr>
        <w:t>14.</w:t>
      </w:r>
      <w:r w:rsidR="00F63AEC">
        <w:rPr>
          <w:rFonts w:ascii="Arial" w:hAnsi="Arial" w:cs="Arial"/>
        </w:rPr>
        <w:t>4</w:t>
      </w:r>
      <w:r w:rsidR="0022755E" w:rsidRPr="002D1A91">
        <w:rPr>
          <w:rFonts w:ascii="Arial" w:hAnsi="Arial" w:cs="Arial"/>
        </w:rPr>
        <w:t>.2</w:t>
      </w:r>
      <w:r w:rsidR="001F5B04" w:rsidRPr="002D1A91">
        <w:rPr>
          <w:rFonts w:ascii="Arial" w:hAnsi="Arial" w:cs="Arial"/>
        </w:rPr>
        <w:t>A</w:t>
      </w:r>
      <w:r w:rsidRPr="002D1A91">
        <w:rPr>
          <w:rFonts w:ascii="Arial" w:hAnsi="Arial" w:cs="Arial"/>
        </w:rPr>
        <w:t>;</w:t>
      </w:r>
    </w:p>
    <w:p w14:paraId="045D9B7D" w14:textId="77777777" w:rsidR="005A2E47" w:rsidRPr="002D1A91" w:rsidRDefault="005A2E47" w:rsidP="000A425C">
      <w:pPr>
        <w:spacing w:line="240" w:lineRule="auto"/>
        <w:ind w:left="720"/>
        <w:jc w:val="both"/>
        <w:rPr>
          <w:rFonts w:ascii="Arial" w:hAnsi="Arial" w:cs="Arial"/>
          <w:b/>
        </w:rPr>
      </w:pPr>
    </w:p>
    <w:p w14:paraId="05C02D8D" w14:textId="54F1C770" w:rsidR="00D96016" w:rsidRPr="002D1A91" w:rsidRDefault="00D96016" w:rsidP="000A425C">
      <w:pPr>
        <w:spacing w:line="240" w:lineRule="auto"/>
        <w:ind w:left="720"/>
        <w:jc w:val="both"/>
        <w:rPr>
          <w:rFonts w:ascii="Arial" w:hAnsi="Arial" w:cs="Arial"/>
        </w:rPr>
      </w:pPr>
      <w:r w:rsidRPr="002D1A91">
        <w:rPr>
          <w:rFonts w:ascii="Arial" w:hAnsi="Arial" w:cs="Arial"/>
          <w:b/>
        </w:rPr>
        <w:t>Scheduled Substantial Completion Date</w:t>
      </w:r>
      <w:r w:rsidRPr="002D1A91">
        <w:rPr>
          <w:rFonts w:ascii="Arial" w:hAnsi="Arial" w:cs="Arial"/>
        </w:rPr>
        <w:t xml:space="preserve"> </w:t>
      </w:r>
      <w:r w:rsidR="00FA57D4" w:rsidRPr="002D1A91">
        <w:rPr>
          <w:rFonts w:ascii="Arial" w:hAnsi="Arial" w:cs="Arial"/>
        </w:rPr>
        <w:t xml:space="preserve">shall have the meaning ascribed thereto in </w:t>
      </w:r>
      <w:r w:rsidR="00FA57D4" w:rsidRPr="002D1A91">
        <w:rPr>
          <w:rFonts w:ascii="Arial" w:hAnsi="Arial" w:cs="Arial"/>
          <w:b/>
          <w:bCs/>
          <w:smallCaps/>
        </w:rPr>
        <w:t xml:space="preserve">Schedule </w:t>
      </w:r>
      <w:r w:rsidR="000C0573">
        <w:rPr>
          <w:rFonts w:ascii="Arial" w:hAnsi="Arial" w:cs="Arial"/>
          <w:b/>
          <w:bCs/>
          <w:smallCaps/>
        </w:rPr>
        <w:t>B</w:t>
      </w:r>
      <w:r w:rsidR="00FA57D4" w:rsidRPr="002D1A91">
        <w:rPr>
          <w:rFonts w:ascii="Arial" w:hAnsi="Arial" w:cs="Arial"/>
          <w:b/>
          <w:bCs/>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00FA57D4" w:rsidRPr="002D1A91">
        <w:rPr>
          <w:rFonts w:ascii="Arial" w:hAnsi="Arial" w:cs="Arial"/>
        </w:rPr>
        <w:t>;</w:t>
      </w:r>
      <w:r w:rsidRPr="002D1A91">
        <w:rPr>
          <w:rFonts w:ascii="Arial" w:hAnsi="Arial" w:cs="Arial"/>
        </w:rPr>
        <w:t xml:space="preserve"> </w:t>
      </w:r>
    </w:p>
    <w:p w14:paraId="38A0284E" w14:textId="77777777" w:rsidR="00D96016" w:rsidRPr="002D1A91" w:rsidRDefault="00D96016" w:rsidP="000A425C">
      <w:pPr>
        <w:spacing w:line="240" w:lineRule="auto"/>
        <w:jc w:val="both"/>
        <w:rPr>
          <w:rFonts w:ascii="Arial" w:hAnsi="Arial" w:cs="Arial"/>
        </w:rPr>
      </w:pPr>
    </w:p>
    <w:p w14:paraId="04363725" w14:textId="50292EC9" w:rsidR="00D96016" w:rsidRPr="002D1A91" w:rsidRDefault="00D96016" w:rsidP="00C41496">
      <w:pPr>
        <w:spacing w:line="240" w:lineRule="auto"/>
        <w:ind w:left="720"/>
        <w:jc w:val="both"/>
        <w:rPr>
          <w:rFonts w:ascii="Arial" w:hAnsi="Arial" w:cs="Arial"/>
        </w:rPr>
      </w:pPr>
      <w:r w:rsidRPr="002D1A91">
        <w:rPr>
          <w:rFonts w:ascii="Arial" w:hAnsi="Arial" w:cs="Arial"/>
          <w:b/>
        </w:rPr>
        <w:t>Scope of the Project</w:t>
      </w:r>
      <w:r w:rsidRPr="002D1A91">
        <w:rPr>
          <w:rFonts w:ascii="Arial" w:hAnsi="Arial" w:cs="Arial"/>
        </w:rPr>
        <w:t xml:space="preserve"> means the scope of the Project, as set out in </w:t>
      </w:r>
      <w:r w:rsidRPr="002D1A91">
        <w:rPr>
          <w:rFonts w:ascii="Arial" w:hAnsi="Arial" w:cs="Arial"/>
          <w:b/>
          <w:smallCaps/>
        </w:rPr>
        <w:t>Schedule A</w:t>
      </w:r>
      <w:r w:rsidRPr="002D1A91">
        <w:rPr>
          <w:rFonts w:ascii="Arial" w:hAnsi="Arial" w:cs="Arial"/>
        </w:rPr>
        <w:t xml:space="preserve"> (</w:t>
      </w:r>
      <w:r w:rsidRPr="002D1A91">
        <w:rPr>
          <w:rFonts w:ascii="Arial" w:hAnsi="Arial" w:cs="Arial"/>
          <w:b/>
          <w:i/>
        </w:rPr>
        <w:t>Scope of the Project</w:t>
      </w:r>
      <w:r w:rsidRPr="002D1A91">
        <w:rPr>
          <w:rFonts w:ascii="Arial" w:hAnsi="Arial" w:cs="Arial"/>
        </w:rPr>
        <w:t>);</w:t>
      </w:r>
    </w:p>
    <w:p w14:paraId="12A53D90" w14:textId="77777777" w:rsidR="00B14E29" w:rsidRPr="002D1A91" w:rsidRDefault="00B14E29" w:rsidP="000A425C">
      <w:pPr>
        <w:spacing w:line="240" w:lineRule="auto"/>
        <w:ind w:left="720"/>
        <w:jc w:val="both"/>
        <w:rPr>
          <w:rFonts w:ascii="Arial" w:hAnsi="Arial" w:cs="Arial"/>
        </w:rPr>
      </w:pPr>
    </w:p>
    <w:p w14:paraId="2EEE3CEA" w14:textId="78D6CE00"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Site </w:t>
      </w:r>
      <w:r w:rsidR="006B2561" w:rsidRPr="002D1A91">
        <w:rPr>
          <w:rFonts w:ascii="Arial" w:hAnsi="Arial" w:cs="Arial"/>
          <w:b/>
        </w:rPr>
        <w:t>Development</w:t>
      </w:r>
      <w:r w:rsidR="006B2561" w:rsidRPr="002D1A91" w:rsidDel="006B2561">
        <w:rPr>
          <w:rFonts w:ascii="Arial" w:hAnsi="Arial" w:cs="Arial"/>
          <w:b/>
        </w:rPr>
        <w:t xml:space="preserve"> </w:t>
      </w:r>
      <w:r w:rsidRPr="002D1A91">
        <w:rPr>
          <w:rFonts w:ascii="Arial" w:hAnsi="Arial" w:cs="Arial"/>
          <w:b/>
        </w:rPr>
        <w:t>Works</w:t>
      </w:r>
      <w:r w:rsidRPr="002D1A91">
        <w:rPr>
          <w:rFonts w:ascii="Arial" w:hAnsi="Arial" w:cs="Arial"/>
        </w:rPr>
        <w:t xml:space="preserve"> means all obligations, works, services and duties undertaken and/or performed and/or to be undertaken and/or performed by the Concessionaire at the Project Site during the </w:t>
      </w:r>
      <w:r w:rsidR="003C24FC" w:rsidRPr="002D1A91">
        <w:rPr>
          <w:rFonts w:ascii="Arial" w:hAnsi="Arial" w:cs="Arial"/>
        </w:rPr>
        <w:t>D</w:t>
      </w:r>
      <w:r w:rsidR="00997E62" w:rsidRPr="002D1A91">
        <w:rPr>
          <w:rFonts w:ascii="Arial" w:hAnsi="Arial" w:cs="Arial"/>
        </w:rPr>
        <w:t xml:space="preserve">evelopment </w:t>
      </w:r>
      <w:r w:rsidRPr="002D1A91">
        <w:rPr>
          <w:rFonts w:ascii="Arial" w:hAnsi="Arial" w:cs="Arial"/>
        </w:rPr>
        <w:t xml:space="preserve">Period pursuant to the Applicable Standards including, inter alia, the obligations, works, services and duties undertaken and/or performed and/or to be undertaken and/or performed by the Concessionaire in respect of: (a) the procurement, commissioning and completion of the Concession Assets (including all activities and obligations incidental thereto); (b) alteration, up-gradation, repair, restoration, maintenance, extension, demolition or dismantling of buildings or structures, forming or to form, part of the Project Site, whether permanent or not, on which the Concession Assets shall be situated; and (c) performing all obligations and activities for performance and completion of each Project </w:t>
      </w:r>
      <w:r w:rsidR="006B2561" w:rsidRPr="002D1A91">
        <w:rPr>
          <w:rFonts w:ascii="Arial" w:hAnsi="Arial" w:cs="Arial"/>
        </w:rPr>
        <w:t>Development</w:t>
      </w:r>
      <w:r w:rsidR="006B2561" w:rsidRPr="002D1A91" w:rsidDel="006B2561">
        <w:rPr>
          <w:rFonts w:ascii="Arial" w:hAnsi="Arial" w:cs="Arial"/>
        </w:rPr>
        <w:t xml:space="preserve"> </w:t>
      </w:r>
      <w:r w:rsidRPr="002D1A91">
        <w:rPr>
          <w:rFonts w:ascii="Arial" w:hAnsi="Arial" w:cs="Arial"/>
        </w:rPr>
        <w:t>Milestone; provided, however, “</w:t>
      </w:r>
      <w:r w:rsidRPr="0009623A">
        <w:rPr>
          <w:rFonts w:ascii="Arial" w:hAnsi="Arial" w:cs="Arial"/>
          <w:i/>
          <w:iCs/>
        </w:rPr>
        <w:t xml:space="preserve">Site </w:t>
      </w:r>
      <w:r w:rsidR="006B2561" w:rsidRPr="0009623A">
        <w:rPr>
          <w:rFonts w:ascii="Arial" w:hAnsi="Arial" w:cs="Arial"/>
          <w:i/>
          <w:iCs/>
        </w:rPr>
        <w:t>Development</w:t>
      </w:r>
      <w:r w:rsidR="006B2561" w:rsidRPr="0009623A" w:rsidDel="006B2561">
        <w:rPr>
          <w:rFonts w:ascii="Arial" w:hAnsi="Arial" w:cs="Arial"/>
          <w:i/>
          <w:iCs/>
        </w:rPr>
        <w:t xml:space="preserve"> </w:t>
      </w:r>
      <w:r w:rsidRPr="0009623A">
        <w:rPr>
          <w:rFonts w:ascii="Arial" w:hAnsi="Arial" w:cs="Arial"/>
          <w:i/>
          <w:iCs/>
        </w:rPr>
        <w:t>Works</w:t>
      </w:r>
      <w:r w:rsidRPr="002D1A91">
        <w:rPr>
          <w:rFonts w:ascii="Arial" w:hAnsi="Arial" w:cs="Arial"/>
        </w:rPr>
        <w:t>” does not include any of the following work:</w:t>
      </w:r>
    </w:p>
    <w:p w14:paraId="04A3B8E0" w14:textId="77777777" w:rsidR="00D96016" w:rsidRPr="002D1A91" w:rsidRDefault="00D96016" w:rsidP="000A425C">
      <w:pPr>
        <w:spacing w:line="240" w:lineRule="auto"/>
        <w:ind w:left="720"/>
        <w:jc w:val="both"/>
        <w:rPr>
          <w:rFonts w:ascii="Arial" w:hAnsi="Arial" w:cs="Arial"/>
        </w:rPr>
      </w:pPr>
    </w:p>
    <w:p w14:paraId="17F81104" w14:textId="77777777" w:rsidR="00D96016" w:rsidRPr="002D1A91" w:rsidRDefault="00D96016" w:rsidP="000A425C">
      <w:pPr>
        <w:spacing w:line="240" w:lineRule="auto"/>
        <w:ind w:left="720"/>
        <w:jc w:val="both"/>
        <w:rPr>
          <w:rFonts w:ascii="Arial" w:hAnsi="Arial" w:cs="Arial"/>
        </w:rPr>
      </w:pPr>
      <w:r w:rsidRPr="002D1A91">
        <w:rPr>
          <w:rFonts w:ascii="Arial" w:hAnsi="Arial" w:cs="Arial"/>
        </w:rPr>
        <w:t>(a)</w:t>
      </w:r>
      <w:r w:rsidRPr="002D1A91">
        <w:rPr>
          <w:rFonts w:ascii="Arial" w:hAnsi="Arial" w:cs="Arial"/>
        </w:rPr>
        <w:tab/>
        <w:t>the drilling for, or extraction of, oil or natural gas;</w:t>
      </w:r>
    </w:p>
    <w:p w14:paraId="22B17D4E" w14:textId="77777777" w:rsidR="00D96016" w:rsidRPr="002D1A91" w:rsidRDefault="00D96016" w:rsidP="000A425C">
      <w:pPr>
        <w:spacing w:line="240" w:lineRule="auto"/>
        <w:ind w:left="720"/>
        <w:jc w:val="both"/>
        <w:rPr>
          <w:rFonts w:ascii="Arial" w:hAnsi="Arial" w:cs="Arial"/>
        </w:rPr>
      </w:pPr>
    </w:p>
    <w:p w14:paraId="0E20CB51" w14:textId="77777777" w:rsidR="00D96016" w:rsidRPr="002D1A91" w:rsidRDefault="00D96016" w:rsidP="000A425C">
      <w:pPr>
        <w:spacing w:line="240" w:lineRule="auto"/>
        <w:ind w:left="1440" w:hanging="720"/>
        <w:jc w:val="both"/>
        <w:rPr>
          <w:rFonts w:ascii="Arial" w:hAnsi="Arial" w:cs="Arial"/>
        </w:rPr>
      </w:pPr>
      <w:r w:rsidRPr="002D1A91">
        <w:rPr>
          <w:rFonts w:ascii="Arial" w:hAnsi="Arial" w:cs="Arial"/>
        </w:rPr>
        <w:t>(b)</w:t>
      </w:r>
      <w:r w:rsidRPr="002D1A91">
        <w:rPr>
          <w:rFonts w:ascii="Arial" w:hAnsi="Arial" w:cs="Arial"/>
        </w:rPr>
        <w:tab/>
        <w:t>the extraction (whether by underground or surface working) of minerals, including tunneling or boring, or constructing underground works, for that purpose;</w:t>
      </w:r>
    </w:p>
    <w:p w14:paraId="1B249BD3" w14:textId="77777777" w:rsidR="00D96016" w:rsidRPr="002D1A91" w:rsidRDefault="00D96016" w:rsidP="000A425C">
      <w:pPr>
        <w:spacing w:line="240" w:lineRule="auto"/>
        <w:ind w:left="720"/>
        <w:jc w:val="both"/>
        <w:rPr>
          <w:rFonts w:ascii="Arial" w:hAnsi="Arial" w:cs="Arial"/>
        </w:rPr>
      </w:pPr>
    </w:p>
    <w:p w14:paraId="667AA65F" w14:textId="03B9AF98" w:rsidR="00D96016" w:rsidRPr="002D1A91" w:rsidRDefault="00D96016" w:rsidP="000A425C">
      <w:pPr>
        <w:spacing w:line="240" w:lineRule="auto"/>
        <w:ind w:left="1440" w:hanging="720"/>
        <w:jc w:val="both"/>
        <w:rPr>
          <w:rFonts w:ascii="Arial" w:hAnsi="Arial" w:cs="Arial"/>
        </w:rPr>
      </w:pPr>
      <w:r w:rsidRPr="002D1A91">
        <w:rPr>
          <w:rFonts w:ascii="Arial" w:hAnsi="Arial" w:cs="Arial"/>
        </w:rPr>
        <w:t>(c)</w:t>
      </w:r>
      <w:r w:rsidRPr="002D1A91">
        <w:rPr>
          <w:rFonts w:ascii="Arial" w:hAnsi="Arial" w:cs="Arial"/>
        </w:rPr>
        <w:tab/>
        <w:t xml:space="preserve">clearance of the Project Site, to the extent such clearance is to be expressly performed by the </w:t>
      </w:r>
      <w:r w:rsidR="006D2A8B" w:rsidRPr="006A4CA4">
        <w:rPr>
          <w:rFonts w:ascii="Arial" w:hAnsi="Arial" w:cs="Arial"/>
        </w:rPr>
        <w:t xml:space="preserve">Agency </w:t>
      </w:r>
      <w:r w:rsidRPr="002D1A91">
        <w:rPr>
          <w:rFonts w:ascii="Arial" w:hAnsi="Arial" w:cs="Arial"/>
        </w:rPr>
        <w:t>in accordance with the terms of this Agreement</w:t>
      </w:r>
      <w:r w:rsidR="00BA089F" w:rsidRPr="002D1A91">
        <w:rPr>
          <w:rFonts w:ascii="Arial" w:hAnsi="Arial" w:cs="Arial"/>
        </w:rPr>
        <w:t>;</w:t>
      </w:r>
      <w:r w:rsidRPr="002D1A91">
        <w:rPr>
          <w:rFonts w:ascii="Arial" w:hAnsi="Arial" w:cs="Arial"/>
        </w:rPr>
        <w:t xml:space="preserve"> </w:t>
      </w:r>
    </w:p>
    <w:p w14:paraId="0A4D779C" w14:textId="77777777" w:rsidR="00D96016" w:rsidRPr="002D1A91" w:rsidRDefault="00D96016" w:rsidP="000A425C">
      <w:pPr>
        <w:spacing w:line="240" w:lineRule="auto"/>
        <w:jc w:val="both"/>
        <w:rPr>
          <w:rFonts w:ascii="Arial" w:hAnsi="Arial" w:cs="Arial"/>
        </w:rPr>
      </w:pPr>
    </w:p>
    <w:p w14:paraId="7937A2D1" w14:textId="77777777" w:rsidR="004475BE" w:rsidRPr="002D1A91" w:rsidRDefault="004475BE" w:rsidP="004475BE">
      <w:pPr>
        <w:spacing w:line="240" w:lineRule="auto"/>
        <w:ind w:left="720"/>
        <w:jc w:val="both"/>
        <w:rPr>
          <w:rFonts w:ascii="Arial" w:hAnsi="Arial" w:cs="Arial"/>
        </w:rPr>
      </w:pPr>
      <w:r w:rsidRPr="004475BE">
        <w:rPr>
          <w:rFonts w:ascii="Arial" w:hAnsi="Arial" w:cs="Arial"/>
          <w:b/>
          <w:bCs/>
        </w:rPr>
        <w:t>Specific Agency Agreements</w:t>
      </w:r>
      <w:r>
        <w:rPr>
          <w:rFonts w:ascii="Arial" w:hAnsi="Arial" w:cs="Arial"/>
          <w:b/>
          <w:bCs/>
        </w:rPr>
        <w:t xml:space="preserve"> </w:t>
      </w:r>
      <w:r w:rsidRPr="002D1A91">
        <w:rPr>
          <w:rFonts w:ascii="Arial" w:hAnsi="Arial" w:cs="Arial"/>
        </w:rPr>
        <w:t xml:space="preserve">shall have the meaning ascribed thereto in </w:t>
      </w:r>
      <w:r w:rsidRPr="002D1A91">
        <w:rPr>
          <w:rFonts w:ascii="Arial" w:hAnsi="Arial" w:cs="Arial"/>
          <w:b/>
          <w:bCs/>
          <w:smallCaps/>
        </w:rPr>
        <w:t xml:space="preserve">Schedule </w:t>
      </w:r>
      <w:r>
        <w:rPr>
          <w:rFonts w:ascii="Arial" w:hAnsi="Arial" w:cs="Arial"/>
          <w:b/>
          <w:bCs/>
          <w:smallCaps/>
        </w:rPr>
        <w:t>B</w:t>
      </w:r>
      <w:r w:rsidRPr="002D1A91">
        <w:rPr>
          <w:rFonts w:ascii="Arial" w:hAnsi="Arial" w:cs="Arial"/>
          <w:b/>
          <w:bCs/>
          <w:smallCaps/>
        </w:rPr>
        <w:t xml:space="preserve"> </w:t>
      </w:r>
      <w:r w:rsidRPr="002D1A91">
        <w:rPr>
          <w:rFonts w:ascii="Arial" w:hAnsi="Arial" w:cs="Arial"/>
        </w:rPr>
        <w:t>(</w:t>
      </w:r>
      <w:r w:rsidRPr="002D1A91">
        <w:rPr>
          <w:rFonts w:ascii="Arial" w:hAnsi="Arial" w:cs="Arial"/>
          <w:i/>
          <w:iCs/>
        </w:rPr>
        <w:t>Specific Definitions</w:t>
      </w:r>
      <w:r w:rsidRPr="002D1A91">
        <w:rPr>
          <w:rFonts w:ascii="Arial" w:hAnsi="Arial" w:cs="Arial"/>
        </w:rPr>
        <w:t>);</w:t>
      </w:r>
    </w:p>
    <w:p w14:paraId="0435AB6B" w14:textId="77777777" w:rsidR="004475BE" w:rsidRDefault="004475BE" w:rsidP="000A425C">
      <w:pPr>
        <w:spacing w:line="240" w:lineRule="auto"/>
        <w:ind w:left="720"/>
        <w:jc w:val="both"/>
        <w:rPr>
          <w:rFonts w:ascii="Arial" w:hAnsi="Arial" w:cs="Arial"/>
          <w:b/>
          <w:bCs/>
        </w:rPr>
      </w:pPr>
    </w:p>
    <w:p w14:paraId="73EF0C46" w14:textId="3D731D3E" w:rsidR="00F6465D" w:rsidRPr="002D1A91" w:rsidRDefault="00F6465D" w:rsidP="000A425C">
      <w:pPr>
        <w:spacing w:line="240" w:lineRule="auto"/>
        <w:ind w:left="720"/>
        <w:jc w:val="both"/>
        <w:rPr>
          <w:rFonts w:ascii="Arial" w:hAnsi="Arial" w:cs="Arial"/>
        </w:rPr>
      </w:pPr>
      <w:r w:rsidRPr="002D1A91">
        <w:rPr>
          <w:rFonts w:ascii="Arial" w:hAnsi="Arial" w:cs="Arial"/>
          <w:b/>
          <w:bCs/>
        </w:rPr>
        <w:t>Specific</w:t>
      </w:r>
      <w:r w:rsidR="00E948FC" w:rsidRPr="002D1A91">
        <w:rPr>
          <w:rFonts w:ascii="Arial" w:hAnsi="Arial" w:cs="Arial"/>
          <w:b/>
          <w:bCs/>
        </w:rPr>
        <w:t xml:space="preserve"> </w:t>
      </w:r>
      <w:r w:rsidR="00C41496" w:rsidRPr="002D1A91">
        <w:rPr>
          <w:rFonts w:ascii="Arial" w:hAnsi="Arial" w:cs="Arial"/>
          <w:b/>
          <w:bCs/>
        </w:rPr>
        <w:t xml:space="preserve">Concessionaire </w:t>
      </w:r>
      <w:r w:rsidRPr="002D1A91">
        <w:rPr>
          <w:rFonts w:ascii="Arial" w:hAnsi="Arial" w:cs="Arial"/>
          <w:b/>
          <w:bCs/>
        </w:rPr>
        <w:t>Conditions Precedent</w:t>
      </w:r>
      <w:r w:rsidRPr="002D1A91">
        <w:rPr>
          <w:rFonts w:ascii="Arial" w:hAnsi="Arial" w:cs="Arial"/>
        </w:rPr>
        <w:t xml:space="preserve"> shall have the meaning ascribed thereto in </w:t>
      </w:r>
      <w:r w:rsidRPr="002D1A91">
        <w:rPr>
          <w:rFonts w:ascii="Arial" w:hAnsi="Arial" w:cs="Arial"/>
          <w:b/>
          <w:bCs/>
          <w:smallCaps/>
        </w:rPr>
        <w:t xml:space="preserve">Schedule </w:t>
      </w:r>
      <w:r w:rsidR="000C0573">
        <w:rPr>
          <w:rFonts w:ascii="Arial" w:hAnsi="Arial" w:cs="Arial"/>
          <w:b/>
          <w:bCs/>
          <w:smallCaps/>
        </w:rPr>
        <w:t>B</w:t>
      </w:r>
      <w:r w:rsidRPr="002D1A91">
        <w:rPr>
          <w:rFonts w:ascii="Arial" w:hAnsi="Arial" w:cs="Arial"/>
          <w:b/>
          <w:bCs/>
          <w:smallCaps/>
        </w:rPr>
        <w:t xml:space="preserve"> </w:t>
      </w:r>
      <w:r w:rsidR="00F0109B" w:rsidRPr="002D1A91">
        <w:rPr>
          <w:rFonts w:ascii="Arial" w:hAnsi="Arial" w:cs="Arial"/>
        </w:rPr>
        <w:t>(</w:t>
      </w:r>
      <w:r w:rsidR="00F0109B" w:rsidRPr="002D1A91">
        <w:rPr>
          <w:rFonts w:ascii="Arial" w:hAnsi="Arial" w:cs="Arial"/>
          <w:i/>
          <w:iCs/>
        </w:rPr>
        <w:t>Specific Definitions</w:t>
      </w:r>
      <w:r w:rsidR="00F0109B" w:rsidRPr="002D1A91">
        <w:rPr>
          <w:rFonts w:ascii="Arial" w:hAnsi="Arial" w:cs="Arial"/>
        </w:rPr>
        <w:t>)</w:t>
      </w:r>
      <w:r w:rsidRPr="002D1A91">
        <w:rPr>
          <w:rFonts w:ascii="Arial" w:hAnsi="Arial" w:cs="Arial"/>
        </w:rPr>
        <w:t>;</w:t>
      </w:r>
    </w:p>
    <w:p w14:paraId="448E7F7E" w14:textId="77777777" w:rsidR="00A419B7" w:rsidRPr="002D1A91" w:rsidRDefault="00A419B7" w:rsidP="000A425C">
      <w:pPr>
        <w:spacing w:line="240" w:lineRule="auto"/>
        <w:ind w:left="720"/>
        <w:jc w:val="both"/>
        <w:rPr>
          <w:rFonts w:ascii="Arial" w:hAnsi="Arial" w:cs="Arial"/>
          <w:b/>
        </w:rPr>
      </w:pPr>
    </w:p>
    <w:p w14:paraId="05E287D8" w14:textId="5C27F3AB" w:rsidR="00F6465D" w:rsidRPr="002D1A91" w:rsidRDefault="00A419B7" w:rsidP="000A425C">
      <w:pPr>
        <w:spacing w:line="240" w:lineRule="auto"/>
        <w:ind w:left="720"/>
        <w:jc w:val="both"/>
        <w:rPr>
          <w:rFonts w:ascii="Arial" w:hAnsi="Arial" w:cs="Arial"/>
        </w:rPr>
      </w:pPr>
      <w:r w:rsidRPr="002D1A91">
        <w:rPr>
          <w:rFonts w:ascii="Arial" w:hAnsi="Arial" w:cs="Arial"/>
          <w:b/>
        </w:rPr>
        <w:t>Specific P</w:t>
      </w:r>
      <w:r w:rsidR="008449B4" w:rsidRPr="002D1A91">
        <w:rPr>
          <w:rFonts w:ascii="Arial" w:hAnsi="Arial" w:cs="Arial"/>
          <w:b/>
        </w:rPr>
        <w:t>ersons</w:t>
      </w:r>
      <w:r w:rsidR="00B47416" w:rsidRPr="002D1A91">
        <w:rPr>
          <w:rFonts w:ascii="Arial" w:hAnsi="Arial" w:cs="Arial"/>
        </w:rPr>
        <w:t xml:space="preserve"> shall have the meaning ascribed ther</w:t>
      </w:r>
      <w:r w:rsidR="008449B4" w:rsidRPr="002D1A91">
        <w:rPr>
          <w:rFonts w:ascii="Arial" w:hAnsi="Arial" w:cs="Arial"/>
        </w:rPr>
        <w:t>e</w:t>
      </w:r>
      <w:r w:rsidR="00B47416" w:rsidRPr="002D1A91">
        <w:rPr>
          <w:rFonts w:ascii="Arial" w:hAnsi="Arial" w:cs="Arial"/>
        </w:rPr>
        <w:t xml:space="preserve">to in </w:t>
      </w:r>
      <w:r w:rsidR="008449B4" w:rsidRPr="002D1A91">
        <w:rPr>
          <w:rFonts w:ascii="Arial" w:hAnsi="Arial" w:cs="Arial"/>
          <w:b/>
          <w:bCs/>
          <w:smallCaps/>
        </w:rPr>
        <w:t xml:space="preserve">Schedule </w:t>
      </w:r>
      <w:r w:rsidR="000C0573">
        <w:rPr>
          <w:rFonts w:ascii="Arial" w:hAnsi="Arial" w:cs="Arial"/>
          <w:b/>
          <w:bCs/>
          <w:smallCaps/>
        </w:rPr>
        <w:t>B</w:t>
      </w:r>
      <w:r w:rsidR="008449B4" w:rsidRPr="002D1A91">
        <w:rPr>
          <w:rFonts w:ascii="Arial" w:hAnsi="Arial" w:cs="Arial"/>
          <w:b/>
          <w:bCs/>
          <w:smallCaps/>
        </w:rPr>
        <w:t xml:space="preserve"> </w:t>
      </w:r>
      <w:r w:rsidR="008449B4" w:rsidRPr="002D1A91">
        <w:rPr>
          <w:rFonts w:ascii="Arial" w:hAnsi="Arial" w:cs="Arial"/>
        </w:rPr>
        <w:t>(</w:t>
      </w:r>
      <w:r w:rsidR="008449B4" w:rsidRPr="002D1A91">
        <w:rPr>
          <w:rFonts w:ascii="Arial" w:hAnsi="Arial" w:cs="Arial"/>
          <w:i/>
          <w:iCs/>
        </w:rPr>
        <w:t>Specific Definitions</w:t>
      </w:r>
      <w:r w:rsidR="008449B4" w:rsidRPr="002D1A91">
        <w:rPr>
          <w:rFonts w:ascii="Arial" w:hAnsi="Arial" w:cs="Arial"/>
        </w:rPr>
        <w:t>);</w:t>
      </w:r>
    </w:p>
    <w:p w14:paraId="6A45AFA5" w14:textId="6E4F3C2F" w:rsidR="00423D6A" w:rsidRPr="002D1A91" w:rsidRDefault="00423D6A" w:rsidP="000A425C">
      <w:pPr>
        <w:spacing w:line="240" w:lineRule="auto"/>
        <w:ind w:left="720"/>
        <w:jc w:val="both"/>
        <w:rPr>
          <w:rFonts w:ascii="Arial" w:hAnsi="Arial" w:cs="Arial"/>
        </w:rPr>
      </w:pPr>
    </w:p>
    <w:p w14:paraId="2DEE453F" w14:textId="03BBDD36" w:rsidR="008449B4" w:rsidRPr="002D1A91" w:rsidRDefault="001E4BA3" w:rsidP="00C21406">
      <w:pPr>
        <w:spacing w:line="240" w:lineRule="auto"/>
        <w:ind w:left="720"/>
        <w:jc w:val="both"/>
        <w:rPr>
          <w:rFonts w:ascii="Arial" w:hAnsi="Arial" w:cs="Arial"/>
          <w:b/>
          <w:bCs/>
          <w:smallCaps/>
        </w:rPr>
      </w:pPr>
      <w:r w:rsidRPr="002D1A91">
        <w:rPr>
          <w:rFonts w:ascii="Arial" w:hAnsi="Arial" w:cs="Arial"/>
          <w:b/>
          <w:bCs/>
        </w:rPr>
        <w:t>Specific Relief Costs</w:t>
      </w:r>
      <w:r w:rsidRPr="002D1A91">
        <w:rPr>
          <w:rFonts w:ascii="Arial" w:hAnsi="Arial" w:cs="Arial"/>
        </w:rPr>
        <w:t xml:space="preserve"> shall have the meaning ascribed to it in </w:t>
      </w:r>
      <w:r w:rsidR="00C21406" w:rsidRPr="00C21406">
        <w:rPr>
          <w:rFonts w:ascii="Arial" w:hAnsi="Arial" w:cs="Arial"/>
          <w:b/>
          <w:bCs/>
          <w:smallCaps/>
        </w:rPr>
        <w:t xml:space="preserve">Schedule J </w:t>
      </w:r>
      <w:r w:rsidR="00C21406" w:rsidRPr="00C21406">
        <w:rPr>
          <w:rFonts w:ascii="Arial" w:hAnsi="Arial" w:cs="Arial"/>
          <w:smallCaps/>
        </w:rPr>
        <w:t>(</w:t>
      </w:r>
      <w:r w:rsidR="00C21406" w:rsidRPr="00C21406">
        <w:rPr>
          <w:rFonts w:ascii="Arial" w:hAnsi="Arial" w:cs="Arial"/>
        </w:rPr>
        <w:t>Specific Matters Relating To Relief Events</w:t>
      </w:r>
      <w:r w:rsidR="00C21406" w:rsidRPr="00C21406">
        <w:rPr>
          <w:rFonts w:ascii="Arial" w:hAnsi="Arial" w:cs="Arial"/>
          <w:smallCaps/>
        </w:rPr>
        <w:t>)</w:t>
      </w:r>
      <w:r w:rsidR="008449B4" w:rsidRPr="002D1A91">
        <w:rPr>
          <w:rFonts w:ascii="Arial" w:hAnsi="Arial" w:cs="Arial"/>
        </w:rPr>
        <w:t>;</w:t>
      </w:r>
    </w:p>
    <w:p w14:paraId="70C4C24B" w14:textId="23DCFBA6" w:rsidR="001E4BA3" w:rsidRPr="002D1A91" w:rsidRDefault="001E4BA3" w:rsidP="000A425C">
      <w:pPr>
        <w:spacing w:line="240" w:lineRule="auto"/>
        <w:ind w:left="720"/>
        <w:jc w:val="both"/>
        <w:rPr>
          <w:rFonts w:ascii="Arial" w:hAnsi="Arial" w:cs="Arial"/>
        </w:rPr>
      </w:pPr>
    </w:p>
    <w:p w14:paraId="6E8B21A0" w14:textId="77777777" w:rsidR="00B47416" w:rsidRPr="002D1A91" w:rsidRDefault="00B47416" w:rsidP="000A425C">
      <w:pPr>
        <w:spacing w:line="240" w:lineRule="auto"/>
        <w:ind w:left="720"/>
        <w:jc w:val="both"/>
        <w:rPr>
          <w:rFonts w:ascii="Arial" w:hAnsi="Arial" w:cs="Arial"/>
          <w:b/>
        </w:rPr>
      </w:pPr>
    </w:p>
    <w:p w14:paraId="223CBD64" w14:textId="57EB8D04" w:rsidR="00775D8A" w:rsidRPr="002D1A91" w:rsidRDefault="00775D8A" w:rsidP="00775D8A">
      <w:pPr>
        <w:spacing w:line="240" w:lineRule="auto"/>
        <w:ind w:left="720"/>
        <w:jc w:val="both"/>
        <w:rPr>
          <w:rFonts w:ascii="Arial" w:hAnsi="Arial" w:cs="Arial"/>
          <w:b/>
        </w:rPr>
      </w:pPr>
      <w:r w:rsidRPr="002D1A91">
        <w:rPr>
          <w:rFonts w:ascii="Arial" w:hAnsi="Arial" w:cs="Arial"/>
          <w:b/>
          <w:bCs/>
        </w:rPr>
        <w:t xml:space="preserve">Specific </w:t>
      </w:r>
      <w:r w:rsidR="00BE4761">
        <w:rPr>
          <w:rFonts w:ascii="Arial" w:hAnsi="Arial" w:cs="Arial"/>
          <w:b/>
          <w:bCs/>
        </w:rPr>
        <w:t>Requirements</w:t>
      </w:r>
      <w:r w:rsidRPr="002D1A91">
        <w:rPr>
          <w:rFonts w:ascii="Arial" w:hAnsi="Arial" w:cs="Arial"/>
          <w:b/>
          <w:bCs/>
        </w:rPr>
        <w:t xml:space="preserve"> </w:t>
      </w:r>
      <w:r w:rsidRPr="002D1A91">
        <w:rPr>
          <w:rFonts w:ascii="Arial" w:hAnsi="Arial" w:cs="Arial"/>
        </w:rPr>
        <w:t xml:space="preserve">shall have the meaning ascribed thereto in </w:t>
      </w:r>
      <w:r w:rsidRPr="002D1A91">
        <w:rPr>
          <w:rFonts w:ascii="Arial" w:hAnsi="Arial" w:cs="Arial"/>
          <w:b/>
          <w:bCs/>
          <w:smallCaps/>
        </w:rPr>
        <w:t xml:space="preserve">Schedule </w:t>
      </w:r>
      <w:r w:rsidR="000C0573">
        <w:rPr>
          <w:rFonts w:ascii="Arial" w:hAnsi="Arial" w:cs="Arial"/>
          <w:b/>
          <w:bCs/>
          <w:smallCaps/>
        </w:rPr>
        <w:t>B</w:t>
      </w:r>
      <w:r w:rsidRPr="002D1A91">
        <w:rPr>
          <w:rFonts w:ascii="Arial" w:hAnsi="Arial" w:cs="Arial"/>
          <w:b/>
          <w:bCs/>
          <w:smallCaps/>
        </w:rPr>
        <w:t xml:space="preserve"> </w:t>
      </w:r>
      <w:r w:rsidR="00CB04AB" w:rsidRPr="002D1A91">
        <w:rPr>
          <w:rFonts w:ascii="Arial" w:hAnsi="Arial" w:cs="Arial"/>
        </w:rPr>
        <w:t>(</w:t>
      </w:r>
      <w:r w:rsidR="00CB04AB" w:rsidRPr="002D1A91">
        <w:rPr>
          <w:rFonts w:ascii="Arial" w:hAnsi="Arial" w:cs="Arial"/>
          <w:i/>
          <w:iCs/>
        </w:rPr>
        <w:t>Specific Definitions</w:t>
      </w:r>
      <w:r w:rsidR="00CB04AB" w:rsidRPr="002D1A91">
        <w:rPr>
          <w:rFonts w:ascii="Arial" w:hAnsi="Arial" w:cs="Arial"/>
        </w:rPr>
        <w:t>)</w:t>
      </w:r>
      <w:r w:rsidRPr="002D1A91">
        <w:rPr>
          <w:rFonts w:ascii="Arial" w:hAnsi="Arial" w:cs="Arial"/>
        </w:rPr>
        <w:t>;</w:t>
      </w:r>
    </w:p>
    <w:p w14:paraId="5D1C8ECF" w14:textId="77777777" w:rsidR="00775D8A" w:rsidRPr="002D1A91" w:rsidRDefault="00775D8A" w:rsidP="000A425C">
      <w:pPr>
        <w:spacing w:line="240" w:lineRule="auto"/>
        <w:ind w:left="720"/>
        <w:jc w:val="both"/>
        <w:rPr>
          <w:rFonts w:ascii="Arial" w:hAnsi="Arial" w:cs="Arial"/>
          <w:b/>
          <w:bCs/>
        </w:rPr>
      </w:pPr>
    </w:p>
    <w:p w14:paraId="78622FFB" w14:textId="09190C43" w:rsidR="00C13C3F" w:rsidRPr="002D1A91" w:rsidRDefault="00C13C3F" w:rsidP="000A425C">
      <w:pPr>
        <w:spacing w:line="240" w:lineRule="auto"/>
        <w:ind w:left="720"/>
        <w:jc w:val="both"/>
        <w:rPr>
          <w:rFonts w:ascii="Arial" w:hAnsi="Arial" w:cs="Arial"/>
          <w:b/>
        </w:rPr>
      </w:pPr>
      <w:r w:rsidRPr="002D1A91">
        <w:rPr>
          <w:rFonts w:ascii="Arial" w:hAnsi="Arial" w:cs="Arial"/>
          <w:b/>
          <w:bCs/>
        </w:rPr>
        <w:t xml:space="preserve">Specific </w:t>
      </w:r>
      <w:r w:rsidR="00597810">
        <w:rPr>
          <w:rFonts w:ascii="Arial" w:hAnsi="Arial" w:cs="Arial"/>
          <w:b/>
          <w:bCs/>
        </w:rPr>
        <w:t xml:space="preserve">Concessionaire </w:t>
      </w:r>
      <w:r w:rsidRPr="002D1A91">
        <w:rPr>
          <w:rFonts w:ascii="Arial" w:hAnsi="Arial" w:cs="Arial"/>
          <w:b/>
          <w:bCs/>
        </w:rPr>
        <w:t>Undertakings</w:t>
      </w:r>
      <w:r w:rsidRPr="002D1A91">
        <w:rPr>
          <w:rFonts w:ascii="Arial" w:hAnsi="Arial" w:cs="Arial"/>
        </w:rPr>
        <w:t xml:space="preserve"> shall have the meaning ascribed thereto in </w:t>
      </w:r>
      <w:r w:rsidRPr="002D1A91">
        <w:rPr>
          <w:rFonts w:ascii="Arial" w:hAnsi="Arial" w:cs="Arial"/>
          <w:b/>
          <w:bCs/>
          <w:smallCaps/>
        </w:rPr>
        <w:t xml:space="preserve">Schedule </w:t>
      </w:r>
      <w:r w:rsidR="000C0573">
        <w:rPr>
          <w:rFonts w:ascii="Arial" w:hAnsi="Arial" w:cs="Arial"/>
          <w:b/>
          <w:bCs/>
          <w:smallCaps/>
        </w:rPr>
        <w:t>B</w:t>
      </w:r>
      <w:r w:rsidRPr="002D1A91">
        <w:rPr>
          <w:rFonts w:ascii="Arial" w:hAnsi="Arial" w:cs="Arial"/>
          <w:b/>
          <w:bCs/>
          <w:smallCaps/>
        </w:rPr>
        <w:t xml:space="preserve"> </w:t>
      </w:r>
      <w:r w:rsidR="00CB04AB" w:rsidRPr="002D1A91">
        <w:rPr>
          <w:rFonts w:ascii="Arial" w:hAnsi="Arial" w:cs="Arial"/>
        </w:rPr>
        <w:t>(</w:t>
      </w:r>
      <w:r w:rsidR="00CB04AB" w:rsidRPr="002D1A91">
        <w:rPr>
          <w:rFonts w:ascii="Arial" w:hAnsi="Arial" w:cs="Arial"/>
          <w:i/>
          <w:iCs/>
        </w:rPr>
        <w:t>Specific Definitions</w:t>
      </w:r>
      <w:r w:rsidR="00CB04AB" w:rsidRPr="002D1A91">
        <w:rPr>
          <w:rFonts w:ascii="Arial" w:hAnsi="Arial" w:cs="Arial"/>
        </w:rPr>
        <w:t>)</w:t>
      </w:r>
      <w:r w:rsidRPr="002D1A91">
        <w:rPr>
          <w:rFonts w:ascii="Arial" w:hAnsi="Arial" w:cs="Arial"/>
        </w:rPr>
        <w:t>;</w:t>
      </w:r>
    </w:p>
    <w:p w14:paraId="12DAC493" w14:textId="77777777" w:rsidR="00C13C3F" w:rsidRPr="002D1A91" w:rsidRDefault="00C13C3F" w:rsidP="000A425C">
      <w:pPr>
        <w:spacing w:line="240" w:lineRule="auto"/>
        <w:ind w:left="720"/>
        <w:jc w:val="both"/>
        <w:rPr>
          <w:rFonts w:ascii="Arial" w:hAnsi="Arial" w:cs="Arial"/>
          <w:b/>
        </w:rPr>
      </w:pPr>
    </w:p>
    <w:p w14:paraId="65851770" w14:textId="77777777" w:rsidR="00746C65" w:rsidRPr="002D1A91" w:rsidRDefault="00746C65" w:rsidP="000A425C">
      <w:pPr>
        <w:spacing w:line="240" w:lineRule="auto"/>
        <w:ind w:left="720"/>
        <w:jc w:val="both"/>
        <w:rPr>
          <w:rFonts w:ascii="Arial" w:hAnsi="Arial" w:cs="Arial"/>
          <w:b/>
        </w:rPr>
      </w:pPr>
    </w:p>
    <w:p w14:paraId="7C9BA801" w14:textId="77777777" w:rsidR="00746C65" w:rsidRPr="002D1A91" w:rsidRDefault="00746C65" w:rsidP="000A425C">
      <w:pPr>
        <w:spacing w:line="240" w:lineRule="auto"/>
        <w:ind w:left="720"/>
        <w:jc w:val="both"/>
        <w:rPr>
          <w:rFonts w:ascii="Arial" w:hAnsi="Arial" w:cs="Arial"/>
        </w:rPr>
      </w:pPr>
    </w:p>
    <w:p w14:paraId="78158B5D" w14:textId="77777777" w:rsidR="00746C65" w:rsidRPr="002D1A91" w:rsidRDefault="00746C65" w:rsidP="00511701">
      <w:pPr>
        <w:spacing w:line="240" w:lineRule="auto"/>
        <w:jc w:val="both"/>
        <w:rPr>
          <w:rFonts w:ascii="Arial" w:hAnsi="Arial" w:cs="Arial"/>
        </w:rPr>
      </w:pPr>
    </w:p>
    <w:p w14:paraId="5A887FDD" w14:textId="77777777" w:rsidR="00746C65" w:rsidRPr="002D1A91" w:rsidRDefault="00746C65" w:rsidP="000A425C">
      <w:pPr>
        <w:spacing w:line="240" w:lineRule="auto"/>
        <w:ind w:left="720"/>
        <w:jc w:val="both"/>
        <w:rPr>
          <w:rFonts w:ascii="Arial" w:hAnsi="Arial" w:cs="Arial"/>
        </w:rPr>
      </w:pPr>
    </w:p>
    <w:p w14:paraId="6B15DA30" w14:textId="77777777" w:rsidR="00746C65" w:rsidRPr="002D1A91" w:rsidRDefault="00746C65" w:rsidP="000A425C">
      <w:pPr>
        <w:pStyle w:val="ListParagraph"/>
        <w:spacing w:line="240" w:lineRule="auto"/>
        <w:ind w:left="360"/>
        <w:jc w:val="both"/>
        <w:rPr>
          <w:rFonts w:ascii="Arial" w:hAnsi="Arial" w:cs="Arial"/>
        </w:rPr>
      </w:pPr>
    </w:p>
    <w:p w14:paraId="7EA68EA2" w14:textId="7D5E8F59" w:rsidR="00746C65" w:rsidRPr="002D1A91" w:rsidRDefault="00746C65" w:rsidP="008A254B">
      <w:pPr>
        <w:spacing w:line="240" w:lineRule="auto"/>
        <w:ind w:left="1440" w:hanging="720"/>
        <w:contextualSpacing/>
        <w:rPr>
          <w:rFonts w:ascii="Arial" w:hAnsi="Arial" w:cs="Arial"/>
        </w:rPr>
      </w:pPr>
    </w:p>
    <w:p w14:paraId="5E4BD0A8" w14:textId="28014FB7" w:rsidR="00D96016" w:rsidRPr="002D1A91" w:rsidRDefault="00D96016" w:rsidP="000A425C">
      <w:pPr>
        <w:spacing w:line="240" w:lineRule="auto"/>
        <w:ind w:left="720"/>
        <w:jc w:val="both"/>
        <w:rPr>
          <w:rFonts w:ascii="Arial" w:hAnsi="Arial" w:cs="Arial"/>
          <w:b/>
        </w:rPr>
      </w:pPr>
      <w:r w:rsidRPr="002D1A91">
        <w:rPr>
          <w:rFonts w:ascii="Arial" w:hAnsi="Arial" w:cs="Arial"/>
          <w:b/>
        </w:rPr>
        <w:t xml:space="preserve">Specific Term Sheet Parameters </w:t>
      </w:r>
      <w:r w:rsidRPr="002D1A91">
        <w:rPr>
          <w:rFonts w:ascii="Arial" w:hAnsi="Arial" w:cs="Arial"/>
        </w:rPr>
        <w:t>shall have the meaning ascribed thereto in Section 27.3.1;</w:t>
      </w:r>
    </w:p>
    <w:p w14:paraId="1D90942D" w14:textId="77777777" w:rsidR="00D96016" w:rsidRPr="002D1A91" w:rsidRDefault="00D96016" w:rsidP="000A425C">
      <w:pPr>
        <w:spacing w:line="240" w:lineRule="auto"/>
        <w:ind w:left="720"/>
        <w:jc w:val="both"/>
        <w:rPr>
          <w:rFonts w:ascii="Arial" w:hAnsi="Arial" w:cs="Arial"/>
          <w:b/>
        </w:rPr>
      </w:pPr>
    </w:p>
    <w:p w14:paraId="4E913F57"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Specific Requirements</w:t>
      </w:r>
      <w:r w:rsidRPr="002D1A91">
        <w:rPr>
          <w:rFonts w:ascii="Arial" w:hAnsi="Arial" w:cs="Arial"/>
        </w:rPr>
        <w:t xml:space="preserve"> means:</w:t>
      </w:r>
    </w:p>
    <w:p w14:paraId="3537C0E7" w14:textId="77777777" w:rsidR="00D96016" w:rsidRPr="002D1A91" w:rsidRDefault="00D96016" w:rsidP="000A425C">
      <w:pPr>
        <w:spacing w:line="240" w:lineRule="auto"/>
        <w:jc w:val="both"/>
        <w:rPr>
          <w:rFonts w:ascii="Arial" w:hAnsi="Arial" w:cs="Arial"/>
        </w:rPr>
      </w:pPr>
    </w:p>
    <w:p w14:paraId="36F01EA8" w14:textId="4D7B70C1" w:rsidR="00D96016" w:rsidRPr="002D1A91" w:rsidRDefault="00D96016" w:rsidP="00D86CA8">
      <w:pPr>
        <w:pStyle w:val="ListParagraph"/>
        <w:numPr>
          <w:ilvl w:val="0"/>
          <w:numId w:val="89"/>
        </w:numPr>
        <w:spacing w:line="240" w:lineRule="auto"/>
        <w:ind w:left="1440" w:hanging="720"/>
        <w:contextualSpacing/>
        <w:jc w:val="both"/>
        <w:rPr>
          <w:rFonts w:ascii="Arial" w:hAnsi="Arial" w:cs="Arial"/>
        </w:rPr>
      </w:pPr>
      <w:r w:rsidRPr="002D1A91">
        <w:rPr>
          <w:rFonts w:ascii="Arial" w:hAnsi="Arial" w:cs="Arial"/>
        </w:rPr>
        <w:t xml:space="preserve">in respect of </w:t>
      </w:r>
      <w:r w:rsidR="00267A16" w:rsidRPr="002D1A91">
        <w:rPr>
          <w:rFonts w:ascii="Arial" w:hAnsi="Arial" w:cs="Arial"/>
        </w:rPr>
        <w:t xml:space="preserve"> Development </w:t>
      </w:r>
      <w:r w:rsidRPr="002D1A91">
        <w:rPr>
          <w:rFonts w:ascii="Arial" w:hAnsi="Arial" w:cs="Arial"/>
        </w:rPr>
        <w:t xml:space="preserve">Works, the  </w:t>
      </w:r>
      <w:r w:rsidR="00701D90" w:rsidRPr="002D1A91">
        <w:rPr>
          <w:rFonts w:ascii="Arial" w:hAnsi="Arial" w:cs="Arial"/>
        </w:rPr>
        <w:t xml:space="preserve">Development  </w:t>
      </w:r>
      <w:r w:rsidRPr="002D1A91">
        <w:rPr>
          <w:rFonts w:ascii="Arial" w:hAnsi="Arial" w:cs="Arial"/>
        </w:rPr>
        <w:t>Requirements; and</w:t>
      </w:r>
    </w:p>
    <w:p w14:paraId="34D4EA79" w14:textId="77777777" w:rsidR="00D96016" w:rsidRPr="002D1A91" w:rsidRDefault="00D96016" w:rsidP="000A425C">
      <w:pPr>
        <w:spacing w:line="240" w:lineRule="auto"/>
        <w:ind w:left="1440"/>
        <w:jc w:val="both"/>
        <w:rPr>
          <w:rFonts w:ascii="Arial" w:hAnsi="Arial" w:cs="Arial"/>
        </w:rPr>
      </w:pPr>
    </w:p>
    <w:p w14:paraId="6733FCD2" w14:textId="77777777" w:rsidR="00D96016" w:rsidRPr="002D1A91" w:rsidRDefault="00D96016" w:rsidP="00D86CA8">
      <w:pPr>
        <w:pStyle w:val="ListParagraph"/>
        <w:numPr>
          <w:ilvl w:val="0"/>
          <w:numId w:val="89"/>
        </w:numPr>
        <w:spacing w:line="240" w:lineRule="auto"/>
        <w:ind w:left="1440" w:hanging="720"/>
        <w:contextualSpacing/>
        <w:jc w:val="both"/>
        <w:rPr>
          <w:rFonts w:ascii="Arial" w:hAnsi="Arial" w:cs="Arial"/>
        </w:rPr>
      </w:pPr>
      <w:r w:rsidRPr="002D1A91">
        <w:rPr>
          <w:rFonts w:ascii="Arial" w:hAnsi="Arial" w:cs="Arial"/>
        </w:rPr>
        <w:t xml:space="preserve">in respect of Operations and Maintenance, the O&amp;M Requirements; </w:t>
      </w:r>
    </w:p>
    <w:p w14:paraId="5076EE76" w14:textId="77777777" w:rsidR="00D96016" w:rsidRPr="002D1A91" w:rsidRDefault="00D96016" w:rsidP="000A425C">
      <w:pPr>
        <w:spacing w:line="240" w:lineRule="auto"/>
        <w:jc w:val="both"/>
        <w:rPr>
          <w:rFonts w:ascii="Arial" w:hAnsi="Arial" w:cs="Arial"/>
        </w:rPr>
      </w:pPr>
    </w:p>
    <w:p w14:paraId="3638A686" w14:textId="57391F3C" w:rsidR="00D96016" w:rsidRPr="002D1A91" w:rsidRDefault="00D50394">
      <w:pPr>
        <w:spacing w:line="240" w:lineRule="auto"/>
        <w:ind w:left="720"/>
        <w:jc w:val="both"/>
        <w:rPr>
          <w:rFonts w:ascii="Arial" w:hAnsi="Arial" w:cs="Arial"/>
          <w:b/>
        </w:rPr>
      </w:pPr>
      <w:r w:rsidRPr="002D1A91">
        <w:rPr>
          <w:rFonts w:ascii="Arial" w:hAnsi="Arial" w:cs="Arial"/>
          <w:b/>
        </w:rPr>
        <w:lastRenderedPageBreak/>
        <w:t>Sponsor</w:t>
      </w:r>
      <w:r w:rsidR="00DB2445" w:rsidRPr="002D1A91">
        <w:rPr>
          <w:rFonts w:ascii="Arial" w:hAnsi="Arial" w:cs="Arial"/>
          <w:b/>
        </w:rPr>
        <w:t>(s)</w:t>
      </w:r>
      <w:r w:rsidR="00D96016" w:rsidRPr="002D1A91">
        <w:rPr>
          <w:rFonts w:ascii="Arial" w:hAnsi="Arial" w:cs="Arial"/>
          <w:b/>
        </w:rPr>
        <w:t xml:space="preserve"> </w:t>
      </w:r>
      <w:r w:rsidR="00D96016" w:rsidRPr="002D1A91">
        <w:rPr>
          <w:rFonts w:ascii="Arial" w:hAnsi="Arial" w:cs="Arial"/>
        </w:rPr>
        <w:t>means</w:t>
      </w:r>
      <w:r w:rsidR="00232B5B" w:rsidRPr="002D1A91">
        <w:rPr>
          <w:rFonts w:ascii="Arial" w:hAnsi="Arial" w:cs="Arial"/>
        </w:rPr>
        <w:t>[</w:t>
      </w:r>
      <w:r w:rsidR="0076220C" w:rsidRPr="002D1A91">
        <w:rPr>
          <w:rFonts w:ascii="Arial" w:hAnsi="Arial" w:cs="Arial"/>
        </w:rPr>
        <w:t>•</w:t>
      </w:r>
      <w:r w:rsidR="00232B5B" w:rsidRPr="002D1A91">
        <w:rPr>
          <w:rFonts w:ascii="Arial" w:hAnsi="Arial" w:cs="Arial"/>
        </w:rPr>
        <w:t>]</w:t>
      </w:r>
      <w:r w:rsidR="00D96016" w:rsidRPr="002D1A91">
        <w:rPr>
          <w:rFonts w:ascii="Arial" w:hAnsi="Arial" w:cs="Arial"/>
        </w:rPr>
        <w:t>;</w:t>
      </w:r>
    </w:p>
    <w:p w14:paraId="365934F4" w14:textId="77777777" w:rsidR="00D96016" w:rsidRPr="002D1A91" w:rsidRDefault="00D96016" w:rsidP="000A425C">
      <w:pPr>
        <w:spacing w:line="240" w:lineRule="auto"/>
        <w:jc w:val="both"/>
        <w:rPr>
          <w:rFonts w:ascii="Arial" w:hAnsi="Arial" w:cs="Arial"/>
        </w:rPr>
      </w:pPr>
    </w:p>
    <w:p w14:paraId="1751390E" w14:textId="457034DC" w:rsidR="00D96016" w:rsidRPr="002D1A91" w:rsidRDefault="00D96016" w:rsidP="000A425C">
      <w:pPr>
        <w:spacing w:line="240" w:lineRule="auto"/>
        <w:ind w:left="720"/>
        <w:jc w:val="both"/>
        <w:rPr>
          <w:rFonts w:ascii="Arial" w:hAnsi="Arial" w:cs="Arial"/>
        </w:rPr>
      </w:pPr>
      <w:r w:rsidRPr="002D1A91">
        <w:rPr>
          <w:rFonts w:ascii="Arial" w:hAnsi="Arial" w:cs="Arial"/>
          <w:b/>
        </w:rPr>
        <w:t>Sponsor Base Equity Amount</w:t>
      </w:r>
      <w:r w:rsidRPr="002D1A91">
        <w:rPr>
          <w:rFonts w:ascii="Arial" w:hAnsi="Arial" w:cs="Arial"/>
        </w:rPr>
        <w:t xml:space="preserve"> </w:t>
      </w:r>
      <w:r w:rsidR="0076220C" w:rsidRPr="002D1A91">
        <w:rPr>
          <w:rFonts w:ascii="Arial" w:hAnsi="Arial" w:cs="Arial"/>
        </w:rPr>
        <w:t xml:space="preserve">shall have the meaning ascribed thereto in </w:t>
      </w:r>
      <w:r w:rsidR="0076220C" w:rsidRPr="002D1A91">
        <w:rPr>
          <w:rFonts w:ascii="Arial" w:hAnsi="Arial" w:cs="Arial"/>
          <w:b/>
          <w:bCs/>
          <w:smallCaps/>
        </w:rPr>
        <w:t xml:space="preserve">Schedule </w:t>
      </w:r>
      <w:r w:rsidR="000C0573">
        <w:rPr>
          <w:rFonts w:ascii="Arial" w:hAnsi="Arial" w:cs="Arial"/>
          <w:b/>
          <w:bCs/>
          <w:smallCaps/>
        </w:rPr>
        <w:t>B</w:t>
      </w:r>
      <w:r w:rsidR="0076220C" w:rsidRPr="002D1A91">
        <w:rPr>
          <w:rFonts w:ascii="Arial" w:hAnsi="Arial" w:cs="Arial"/>
          <w:b/>
          <w:bCs/>
          <w:smallCaps/>
        </w:rPr>
        <w:t xml:space="preserve"> </w:t>
      </w:r>
      <w:r w:rsidR="0076220C" w:rsidRPr="002D1A91">
        <w:rPr>
          <w:rFonts w:ascii="Arial" w:hAnsi="Arial" w:cs="Arial"/>
        </w:rPr>
        <w:t>(</w:t>
      </w:r>
      <w:r w:rsidR="0076220C" w:rsidRPr="002D1A91">
        <w:rPr>
          <w:rFonts w:ascii="Arial" w:hAnsi="Arial" w:cs="Arial"/>
          <w:i/>
          <w:iCs/>
        </w:rPr>
        <w:t>Specific Definitions</w:t>
      </w:r>
      <w:r w:rsidR="0076220C" w:rsidRPr="002D1A91">
        <w:rPr>
          <w:rFonts w:ascii="Arial" w:hAnsi="Arial" w:cs="Arial"/>
        </w:rPr>
        <w:t>)</w:t>
      </w:r>
    </w:p>
    <w:p w14:paraId="1630997F" w14:textId="77777777" w:rsidR="005B16D2" w:rsidRPr="002D1A91" w:rsidRDefault="005B16D2" w:rsidP="000A425C">
      <w:pPr>
        <w:spacing w:line="240" w:lineRule="auto"/>
        <w:ind w:left="720"/>
        <w:jc w:val="both"/>
        <w:rPr>
          <w:rFonts w:ascii="Arial" w:hAnsi="Arial" w:cs="Arial"/>
        </w:rPr>
      </w:pPr>
    </w:p>
    <w:p w14:paraId="749C401E" w14:textId="34BD7628" w:rsidR="005B16D2" w:rsidRPr="002D1A91" w:rsidRDefault="005B16D2" w:rsidP="000A425C">
      <w:pPr>
        <w:spacing w:line="240" w:lineRule="auto"/>
        <w:ind w:left="720"/>
        <w:jc w:val="both"/>
        <w:rPr>
          <w:rFonts w:ascii="Arial" w:hAnsi="Arial" w:cs="Arial"/>
        </w:rPr>
      </w:pPr>
      <w:r w:rsidRPr="002D1A91">
        <w:rPr>
          <w:rFonts w:ascii="Arial" w:hAnsi="Arial" w:cs="Arial"/>
          <w:b/>
          <w:bCs/>
        </w:rPr>
        <w:t>Sponsor Shares</w:t>
      </w:r>
      <w:r w:rsidRPr="002D1A91">
        <w:rPr>
          <w:rFonts w:ascii="Arial" w:hAnsi="Arial" w:cs="Arial"/>
        </w:rPr>
        <w:t xml:space="preserve"> shall have the meaning ascribed thereto in </w:t>
      </w:r>
      <w:r w:rsidRPr="002D1A91">
        <w:rPr>
          <w:rFonts w:ascii="Arial" w:hAnsi="Arial" w:cs="Arial"/>
          <w:b/>
          <w:bCs/>
          <w:smallCaps/>
        </w:rPr>
        <w:t xml:space="preserve">Schedule Y </w:t>
      </w:r>
      <w:r w:rsidRPr="002D1A91">
        <w:rPr>
          <w:rFonts w:ascii="Arial" w:hAnsi="Arial" w:cs="Arial"/>
        </w:rPr>
        <w:t>(</w:t>
      </w:r>
      <w:r w:rsidRPr="002D1A91">
        <w:rPr>
          <w:rFonts w:ascii="Arial" w:hAnsi="Arial" w:cs="Arial"/>
          <w:i/>
          <w:iCs/>
        </w:rPr>
        <w:t>Equity Matters</w:t>
      </w:r>
      <w:r w:rsidRPr="002D1A91">
        <w:rPr>
          <w:rFonts w:ascii="Arial" w:hAnsi="Arial" w:cs="Arial"/>
        </w:rPr>
        <w:t>);</w:t>
      </w:r>
    </w:p>
    <w:p w14:paraId="22067B58" w14:textId="77777777" w:rsidR="00E91263" w:rsidRPr="002D1A91" w:rsidRDefault="00E91263" w:rsidP="000A425C">
      <w:pPr>
        <w:spacing w:line="240" w:lineRule="auto"/>
        <w:ind w:left="720"/>
        <w:jc w:val="both"/>
        <w:rPr>
          <w:rFonts w:ascii="Arial" w:hAnsi="Arial" w:cs="Arial"/>
          <w:b/>
        </w:rPr>
      </w:pPr>
    </w:p>
    <w:p w14:paraId="05BB7898" w14:textId="77777777" w:rsidR="00271453" w:rsidRPr="002D1A91" w:rsidRDefault="00271453" w:rsidP="00271453">
      <w:pPr>
        <w:spacing w:line="240" w:lineRule="auto"/>
        <w:ind w:left="720"/>
        <w:jc w:val="both"/>
        <w:rPr>
          <w:rFonts w:ascii="Arial" w:hAnsi="Arial" w:cs="Arial"/>
        </w:rPr>
      </w:pPr>
      <w:r w:rsidRPr="002D1A91">
        <w:rPr>
          <w:rFonts w:ascii="Arial" w:hAnsi="Arial" w:cs="Arial"/>
          <w:b/>
        </w:rPr>
        <w:t xml:space="preserve">State Approved Accounting Firms </w:t>
      </w:r>
      <w:r w:rsidRPr="002D1A91">
        <w:rPr>
          <w:rFonts w:ascii="Arial" w:hAnsi="Arial" w:cs="Arial"/>
        </w:rPr>
        <w:t xml:space="preserve">means: </w:t>
      </w:r>
    </w:p>
    <w:p w14:paraId="040E25A8" w14:textId="77777777" w:rsidR="00271453" w:rsidRPr="002D1A91" w:rsidRDefault="00271453" w:rsidP="00271453">
      <w:pPr>
        <w:spacing w:line="240" w:lineRule="auto"/>
        <w:jc w:val="both"/>
        <w:rPr>
          <w:rFonts w:ascii="Arial" w:hAnsi="Arial" w:cs="Arial"/>
        </w:rPr>
      </w:pPr>
    </w:p>
    <w:p w14:paraId="2DC7479E" w14:textId="77777777" w:rsidR="00271453" w:rsidRPr="002D1A91" w:rsidRDefault="00271453" w:rsidP="00271453">
      <w:pPr>
        <w:pStyle w:val="ListParagraph"/>
        <w:numPr>
          <w:ilvl w:val="0"/>
          <w:numId w:val="71"/>
        </w:numPr>
        <w:spacing w:line="240" w:lineRule="auto"/>
        <w:ind w:left="1440" w:hanging="720"/>
        <w:contextualSpacing/>
        <w:jc w:val="both"/>
        <w:rPr>
          <w:rFonts w:ascii="Arial" w:hAnsi="Arial" w:cs="Arial"/>
        </w:rPr>
      </w:pPr>
      <w:r w:rsidRPr="002D1A91">
        <w:rPr>
          <w:rFonts w:ascii="Arial" w:hAnsi="Arial" w:cs="Arial"/>
        </w:rPr>
        <w:t>A. F. Ferguson &amp; Co. (a member firm of PricewaterhouseCoopers network);</w:t>
      </w:r>
    </w:p>
    <w:p w14:paraId="51134AF8" w14:textId="77777777" w:rsidR="00271453" w:rsidRPr="002D1A91" w:rsidRDefault="00271453" w:rsidP="00271453">
      <w:pPr>
        <w:pStyle w:val="ListParagraph"/>
        <w:spacing w:line="240" w:lineRule="auto"/>
        <w:ind w:left="1440"/>
        <w:contextualSpacing/>
        <w:jc w:val="both"/>
        <w:rPr>
          <w:rFonts w:ascii="Arial" w:hAnsi="Arial" w:cs="Arial"/>
        </w:rPr>
      </w:pPr>
    </w:p>
    <w:p w14:paraId="6C2FEC60" w14:textId="77777777" w:rsidR="00271453" w:rsidRPr="002D1A91" w:rsidRDefault="00271453" w:rsidP="00271453">
      <w:pPr>
        <w:pStyle w:val="ListParagraph"/>
        <w:numPr>
          <w:ilvl w:val="0"/>
          <w:numId w:val="71"/>
        </w:numPr>
        <w:spacing w:line="240" w:lineRule="auto"/>
        <w:ind w:left="1440" w:hanging="720"/>
        <w:contextualSpacing/>
        <w:jc w:val="both"/>
        <w:rPr>
          <w:rFonts w:ascii="Arial" w:hAnsi="Arial" w:cs="Arial"/>
        </w:rPr>
      </w:pPr>
      <w:r w:rsidRPr="002D1A91">
        <w:rPr>
          <w:rFonts w:ascii="Arial" w:hAnsi="Arial" w:cs="Arial"/>
        </w:rPr>
        <w:t>EY Ford Rhodes;</w:t>
      </w:r>
    </w:p>
    <w:p w14:paraId="058C0861" w14:textId="77777777" w:rsidR="00271453" w:rsidRPr="002D1A91" w:rsidRDefault="00271453" w:rsidP="00271453">
      <w:pPr>
        <w:spacing w:line="240" w:lineRule="auto"/>
        <w:ind w:left="1440"/>
        <w:jc w:val="both"/>
        <w:rPr>
          <w:rFonts w:ascii="Arial" w:hAnsi="Arial" w:cs="Arial"/>
        </w:rPr>
      </w:pPr>
    </w:p>
    <w:p w14:paraId="682A1B1F" w14:textId="77777777" w:rsidR="00271453" w:rsidRPr="002D1A91" w:rsidRDefault="00271453" w:rsidP="00271453">
      <w:pPr>
        <w:pStyle w:val="ListParagraph"/>
        <w:numPr>
          <w:ilvl w:val="0"/>
          <w:numId w:val="71"/>
        </w:numPr>
        <w:spacing w:line="240" w:lineRule="auto"/>
        <w:ind w:left="1440" w:hanging="720"/>
        <w:contextualSpacing/>
        <w:jc w:val="both"/>
        <w:rPr>
          <w:rFonts w:ascii="Arial" w:hAnsi="Arial" w:cs="Arial"/>
        </w:rPr>
      </w:pPr>
      <w:r w:rsidRPr="002D1A91">
        <w:rPr>
          <w:rFonts w:ascii="Arial" w:hAnsi="Arial" w:cs="Arial"/>
        </w:rPr>
        <w:t>KPMG Taseer Hadi &amp; Co.;</w:t>
      </w:r>
    </w:p>
    <w:p w14:paraId="325F62B5" w14:textId="77777777" w:rsidR="00271453" w:rsidRPr="002D1A91" w:rsidRDefault="00271453" w:rsidP="00271453">
      <w:pPr>
        <w:spacing w:line="240" w:lineRule="auto"/>
        <w:ind w:left="1440"/>
        <w:jc w:val="both"/>
        <w:rPr>
          <w:rFonts w:ascii="Arial" w:hAnsi="Arial" w:cs="Arial"/>
        </w:rPr>
      </w:pPr>
    </w:p>
    <w:p w14:paraId="105A898E" w14:textId="77777777" w:rsidR="00271453" w:rsidRPr="002D1A91" w:rsidRDefault="00271453" w:rsidP="00271453">
      <w:pPr>
        <w:pStyle w:val="ListParagraph"/>
        <w:numPr>
          <w:ilvl w:val="0"/>
          <w:numId w:val="71"/>
        </w:numPr>
        <w:spacing w:line="240" w:lineRule="auto"/>
        <w:ind w:left="1440" w:hanging="720"/>
        <w:contextualSpacing/>
        <w:jc w:val="both"/>
        <w:rPr>
          <w:rFonts w:ascii="Arial" w:hAnsi="Arial" w:cs="Arial"/>
        </w:rPr>
      </w:pPr>
      <w:r w:rsidRPr="002D1A91">
        <w:rPr>
          <w:rFonts w:ascii="Arial" w:hAnsi="Arial" w:cs="Arial"/>
        </w:rPr>
        <w:t>M. Yousuf Adil Saleem &amp; Co. (a member firm of Deloitte Touche Tohmatsu);</w:t>
      </w:r>
    </w:p>
    <w:p w14:paraId="7C5BD138" w14:textId="77777777" w:rsidR="00271453" w:rsidRPr="002D1A91" w:rsidRDefault="00271453" w:rsidP="00271453">
      <w:pPr>
        <w:pStyle w:val="ListParagraph"/>
        <w:spacing w:line="240" w:lineRule="auto"/>
        <w:rPr>
          <w:rFonts w:ascii="Arial" w:hAnsi="Arial" w:cs="Arial"/>
        </w:rPr>
      </w:pPr>
    </w:p>
    <w:p w14:paraId="697639DE" w14:textId="1E2A74E8" w:rsidR="00271453" w:rsidRPr="002D1A91" w:rsidRDefault="00271453" w:rsidP="00271453">
      <w:pPr>
        <w:pStyle w:val="ListParagraph"/>
        <w:spacing w:line="240" w:lineRule="auto"/>
        <w:jc w:val="both"/>
        <w:rPr>
          <w:rFonts w:ascii="Arial" w:hAnsi="Arial" w:cs="Arial"/>
        </w:rPr>
      </w:pPr>
      <w:r w:rsidRPr="002D1A91">
        <w:rPr>
          <w:rFonts w:ascii="Arial" w:hAnsi="Arial" w:cs="Arial"/>
        </w:rPr>
        <w:t>and / or any other successor-chartered accountancy firm categorized as one of the State Approved Accounting Firms;</w:t>
      </w:r>
    </w:p>
    <w:p w14:paraId="0AA0ED7E" w14:textId="77777777" w:rsidR="00271453" w:rsidRPr="002D1A91" w:rsidRDefault="00271453" w:rsidP="000A425C">
      <w:pPr>
        <w:spacing w:line="240" w:lineRule="auto"/>
        <w:ind w:left="720"/>
        <w:jc w:val="both"/>
        <w:rPr>
          <w:rFonts w:ascii="Arial" w:hAnsi="Arial" w:cs="Arial"/>
          <w:b/>
        </w:rPr>
      </w:pPr>
    </w:p>
    <w:p w14:paraId="0D7842BC" w14:textId="23A635E3"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Substantial Completion </w:t>
      </w:r>
      <w:r w:rsidRPr="002D1A91">
        <w:rPr>
          <w:rFonts w:ascii="Arial" w:hAnsi="Arial" w:cs="Arial"/>
        </w:rPr>
        <w:t>shall have the meaning ascribed thereto in Section 14.</w:t>
      </w:r>
      <w:r w:rsidR="00F63AEC">
        <w:rPr>
          <w:rFonts w:ascii="Arial" w:hAnsi="Arial" w:cs="Arial"/>
        </w:rPr>
        <w:t>3</w:t>
      </w:r>
      <w:r w:rsidRPr="002D1A91">
        <w:rPr>
          <w:rFonts w:ascii="Arial" w:hAnsi="Arial" w:cs="Arial"/>
        </w:rPr>
        <w:t>.3;</w:t>
      </w:r>
    </w:p>
    <w:p w14:paraId="59A4F160" w14:textId="77777777" w:rsidR="00D96016" w:rsidRPr="002D1A91" w:rsidRDefault="00D96016" w:rsidP="000A425C">
      <w:pPr>
        <w:spacing w:line="240" w:lineRule="auto"/>
        <w:ind w:left="720"/>
        <w:jc w:val="both"/>
        <w:rPr>
          <w:rFonts w:ascii="Arial" w:hAnsi="Arial" w:cs="Arial"/>
          <w:b/>
        </w:rPr>
      </w:pPr>
    </w:p>
    <w:p w14:paraId="27CCC9DE" w14:textId="2B32C1D9" w:rsidR="00D96016" w:rsidRPr="002D1A91" w:rsidRDefault="00D96016" w:rsidP="000A425C">
      <w:pPr>
        <w:spacing w:line="240" w:lineRule="auto"/>
        <w:ind w:left="720"/>
        <w:jc w:val="both"/>
        <w:rPr>
          <w:rFonts w:ascii="Arial" w:hAnsi="Arial" w:cs="Arial"/>
        </w:rPr>
      </w:pPr>
      <w:r w:rsidRPr="002D1A91">
        <w:rPr>
          <w:rFonts w:ascii="Arial" w:hAnsi="Arial" w:cs="Arial"/>
          <w:b/>
        </w:rPr>
        <w:t>Substantial Completion Certificate</w:t>
      </w:r>
      <w:r w:rsidRPr="002D1A91">
        <w:rPr>
          <w:rFonts w:ascii="Arial" w:hAnsi="Arial" w:cs="Arial"/>
        </w:rPr>
        <w:t xml:space="preserve"> means the certificate issued by the Independent Engineer at the request of the Concessionaire in accordance with Section 14.</w:t>
      </w:r>
      <w:r w:rsidR="00F63AEC">
        <w:rPr>
          <w:rFonts w:ascii="Arial" w:hAnsi="Arial" w:cs="Arial"/>
        </w:rPr>
        <w:t>3</w:t>
      </w:r>
      <w:r w:rsidR="00E91263" w:rsidRPr="002D1A91">
        <w:rPr>
          <w:rFonts w:ascii="Arial" w:hAnsi="Arial" w:cs="Arial"/>
        </w:rPr>
        <w:t xml:space="preserve"> </w:t>
      </w:r>
      <w:r w:rsidRPr="002D1A91">
        <w:rPr>
          <w:rFonts w:ascii="Arial" w:hAnsi="Arial" w:cs="Arial"/>
        </w:rPr>
        <w:t>(</w:t>
      </w:r>
      <w:r w:rsidRPr="002D1A91">
        <w:rPr>
          <w:rFonts w:ascii="Arial" w:hAnsi="Arial" w:cs="Arial"/>
          <w:i/>
        </w:rPr>
        <w:t>Substantial Completion Certificate</w:t>
      </w:r>
      <w:r w:rsidRPr="002D1A91">
        <w:rPr>
          <w:rFonts w:ascii="Arial" w:hAnsi="Arial" w:cs="Arial"/>
        </w:rPr>
        <w:t xml:space="preserve">); </w:t>
      </w:r>
    </w:p>
    <w:p w14:paraId="766902E4" w14:textId="77777777" w:rsidR="00D96016" w:rsidRPr="002D1A91" w:rsidRDefault="00D96016" w:rsidP="000A425C">
      <w:pPr>
        <w:spacing w:line="240" w:lineRule="auto"/>
        <w:ind w:left="720"/>
        <w:jc w:val="both"/>
        <w:rPr>
          <w:rFonts w:ascii="Arial" w:hAnsi="Arial" w:cs="Arial"/>
        </w:rPr>
      </w:pPr>
    </w:p>
    <w:p w14:paraId="0DC66C23" w14:textId="18C39B32" w:rsidR="00260FC5" w:rsidRPr="002D1A91" w:rsidRDefault="00260FC5" w:rsidP="00260FC5">
      <w:pPr>
        <w:spacing w:line="240" w:lineRule="auto"/>
        <w:ind w:left="720"/>
        <w:jc w:val="both"/>
        <w:rPr>
          <w:rFonts w:ascii="Arial" w:hAnsi="Arial" w:cs="Arial"/>
          <w:b/>
          <w:bCs/>
        </w:rPr>
      </w:pPr>
      <w:r w:rsidRPr="002D1A91">
        <w:rPr>
          <w:rFonts w:ascii="Arial" w:hAnsi="Arial" w:cs="Arial"/>
          <w:b/>
          <w:bCs/>
        </w:rPr>
        <w:t xml:space="preserve">Substantial Completion Criteria </w:t>
      </w:r>
      <w:r w:rsidRPr="002D1A91">
        <w:rPr>
          <w:rFonts w:ascii="Arial" w:hAnsi="Arial" w:cs="Arial"/>
        </w:rPr>
        <w:t xml:space="preserve">shall have the meaning ascribed thereto in </w:t>
      </w:r>
      <w:r w:rsidRPr="002D1A91">
        <w:rPr>
          <w:rFonts w:ascii="Arial" w:hAnsi="Arial" w:cs="Arial"/>
          <w:b/>
          <w:bCs/>
          <w:smallCaps/>
        </w:rPr>
        <w:t xml:space="preserve">Schedule </w:t>
      </w:r>
      <w:r w:rsidR="000C0573" w:rsidRPr="00EE2C97">
        <w:rPr>
          <w:rFonts w:ascii="Arial" w:hAnsi="Arial" w:cs="Arial"/>
          <w:b/>
          <w:bCs/>
          <w:smallCaps/>
        </w:rPr>
        <w:t>B</w:t>
      </w:r>
      <w:r w:rsidRPr="002D1A91">
        <w:rPr>
          <w:rFonts w:ascii="Arial" w:hAnsi="Arial" w:cs="Arial"/>
          <w:b/>
          <w:bCs/>
          <w:smallCaps/>
        </w:rPr>
        <w:t xml:space="preserve"> </w:t>
      </w:r>
      <w:r w:rsidRPr="002D1A91">
        <w:rPr>
          <w:rFonts w:ascii="Arial" w:hAnsi="Arial" w:cs="Arial"/>
        </w:rPr>
        <w:t>(</w:t>
      </w:r>
      <w:r w:rsidRPr="002D1A91">
        <w:rPr>
          <w:rFonts w:ascii="Arial" w:hAnsi="Arial" w:cs="Arial"/>
          <w:i/>
          <w:iCs/>
        </w:rPr>
        <w:t>Specific Definitions</w:t>
      </w:r>
      <w:r w:rsidRPr="002D1A91">
        <w:rPr>
          <w:rFonts w:ascii="Arial" w:hAnsi="Arial" w:cs="Arial"/>
        </w:rPr>
        <w:t>);</w:t>
      </w:r>
      <w:r w:rsidRPr="002D1A91">
        <w:rPr>
          <w:rFonts w:ascii="Arial" w:hAnsi="Arial" w:cs="Arial"/>
          <w:b/>
          <w:bCs/>
        </w:rPr>
        <w:t xml:space="preserve"> </w:t>
      </w:r>
    </w:p>
    <w:p w14:paraId="42DA3265" w14:textId="77777777" w:rsidR="00260FC5" w:rsidRPr="002D1A91" w:rsidRDefault="00260FC5" w:rsidP="000A425C">
      <w:pPr>
        <w:spacing w:line="240" w:lineRule="auto"/>
        <w:ind w:left="720"/>
        <w:jc w:val="both"/>
        <w:rPr>
          <w:rFonts w:ascii="Arial" w:hAnsi="Arial" w:cs="Arial"/>
        </w:rPr>
      </w:pPr>
    </w:p>
    <w:p w14:paraId="35A0DC57" w14:textId="1898EAE9" w:rsidR="00D96016" w:rsidRPr="002D1A91" w:rsidRDefault="00D96016" w:rsidP="000A425C">
      <w:pPr>
        <w:spacing w:line="240" w:lineRule="auto"/>
        <w:ind w:left="720"/>
        <w:jc w:val="both"/>
        <w:rPr>
          <w:rFonts w:ascii="Arial" w:hAnsi="Arial" w:cs="Arial"/>
        </w:rPr>
      </w:pPr>
      <w:r w:rsidRPr="002D1A91">
        <w:rPr>
          <w:rFonts w:ascii="Arial" w:hAnsi="Arial" w:cs="Arial"/>
          <w:b/>
        </w:rPr>
        <w:t>Substantial Completion Date</w:t>
      </w:r>
      <w:r w:rsidRPr="002D1A91">
        <w:rPr>
          <w:rFonts w:ascii="Arial" w:hAnsi="Arial" w:cs="Arial"/>
        </w:rPr>
        <w:t xml:space="preserve"> shall have the meaning ascribed thereto in Section </w:t>
      </w:r>
      <w:r w:rsidR="0097475A" w:rsidRPr="002D1A91">
        <w:rPr>
          <w:rFonts w:ascii="Arial" w:hAnsi="Arial" w:cs="Arial"/>
        </w:rPr>
        <w:t>14.</w:t>
      </w:r>
      <w:r w:rsidR="00F63AEC">
        <w:rPr>
          <w:rFonts w:ascii="Arial" w:hAnsi="Arial" w:cs="Arial"/>
        </w:rPr>
        <w:t>3</w:t>
      </w:r>
      <w:r w:rsidR="0097475A" w:rsidRPr="002D1A91">
        <w:rPr>
          <w:rFonts w:ascii="Arial" w:hAnsi="Arial" w:cs="Arial"/>
        </w:rPr>
        <w:t>.2</w:t>
      </w:r>
      <w:r w:rsidR="00BF0F4D" w:rsidRPr="002D1A91">
        <w:rPr>
          <w:rFonts w:ascii="Arial" w:hAnsi="Arial" w:cs="Arial"/>
        </w:rPr>
        <w:t>;</w:t>
      </w:r>
    </w:p>
    <w:p w14:paraId="7731C4A7" w14:textId="77777777" w:rsidR="00D96016" w:rsidRPr="002D1A91" w:rsidRDefault="00D96016" w:rsidP="000A425C">
      <w:pPr>
        <w:spacing w:line="240" w:lineRule="auto"/>
        <w:ind w:left="720"/>
        <w:jc w:val="both"/>
        <w:rPr>
          <w:rFonts w:ascii="Arial" w:hAnsi="Arial" w:cs="Arial"/>
        </w:rPr>
      </w:pPr>
    </w:p>
    <w:p w14:paraId="4B522CB5"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Suspension</w:t>
      </w:r>
      <w:r w:rsidRPr="002D1A91">
        <w:rPr>
          <w:rFonts w:ascii="Arial" w:hAnsi="Arial" w:cs="Arial"/>
        </w:rPr>
        <w:t xml:space="preserve"> shall have the meaning ascribed thereto in Section 18.3.1;</w:t>
      </w:r>
    </w:p>
    <w:p w14:paraId="73C93769" w14:textId="77777777" w:rsidR="00D96016" w:rsidRPr="002D1A91" w:rsidRDefault="00D96016" w:rsidP="000A425C">
      <w:pPr>
        <w:spacing w:line="240" w:lineRule="auto"/>
        <w:jc w:val="both"/>
        <w:rPr>
          <w:rFonts w:ascii="Arial" w:hAnsi="Arial" w:cs="Arial"/>
        </w:rPr>
      </w:pPr>
    </w:p>
    <w:p w14:paraId="095FB76D" w14:textId="6A4B7C97" w:rsidR="00D96016" w:rsidRPr="002D1A91" w:rsidRDefault="00D96016" w:rsidP="000A425C">
      <w:pPr>
        <w:spacing w:line="240" w:lineRule="auto"/>
        <w:ind w:left="720"/>
        <w:jc w:val="both"/>
        <w:rPr>
          <w:rFonts w:ascii="Arial" w:hAnsi="Arial" w:cs="Arial"/>
        </w:rPr>
      </w:pPr>
      <w:r w:rsidRPr="002D1A91">
        <w:rPr>
          <w:rFonts w:ascii="Arial" w:hAnsi="Arial" w:cs="Arial"/>
          <w:b/>
        </w:rPr>
        <w:t>Termination</w:t>
      </w:r>
      <w:r w:rsidRPr="002D1A91">
        <w:rPr>
          <w:rFonts w:ascii="Arial" w:hAnsi="Arial" w:cs="Arial"/>
        </w:rPr>
        <w:t xml:space="preserve"> means the termination of this Agreement and the Concession hereunder upon the issuance of a Termination Notice in accordance with the terms hereof and to the extent stated herein; </w:t>
      </w:r>
    </w:p>
    <w:p w14:paraId="380C82E0" w14:textId="77777777" w:rsidR="00D96016" w:rsidRPr="002D1A91" w:rsidRDefault="00D96016" w:rsidP="000A425C">
      <w:pPr>
        <w:spacing w:line="240" w:lineRule="auto"/>
        <w:ind w:left="720"/>
        <w:jc w:val="both"/>
        <w:rPr>
          <w:rFonts w:ascii="Arial" w:hAnsi="Arial" w:cs="Arial"/>
        </w:rPr>
      </w:pPr>
    </w:p>
    <w:p w14:paraId="5305A0A4" w14:textId="4DBDC690" w:rsidR="00D96016" w:rsidRPr="002D1A91" w:rsidRDefault="00D96016" w:rsidP="000A425C">
      <w:pPr>
        <w:spacing w:line="240" w:lineRule="auto"/>
        <w:ind w:left="720"/>
        <w:jc w:val="both"/>
        <w:rPr>
          <w:rFonts w:ascii="Arial" w:hAnsi="Arial" w:cs="Arial"/>
        </w:rPr>
      </w:pPr>
      <w:r w:rsidRPr="002D1A91">
        <w:rPr>
          <w:rFonts w:ascii="Arial" w:hAnsi="Arial" w:cs="Arial"/>
          <w:b/>
        </w:rPr>
        <w:t>Termination Date</w:t>
      </w:r>
      <w:r w:rsidRPr="002D1A91">
        <w:rPr>
          <w:rFonts w:ascii="Arial" w:hAnsi="Arial" w:cs="Arial"/>
        </w:rPr>
        <w:t xml:space="preserve"> means the date of issuance of the Termination Notice;</w:t>
      </w:r>
    </w:p>
    <w:p w14:paraId="19F0A88B" w14:textId="77777777" w:rsidR="00D96016" w:rsidRPr="002D1A91" w:rsidRDefault="00D96016" w:rsidP="000A425C">
      <w:pPr>
        <w:spacing w:line="240" w:lineRule="auto"/>
        <w:ind w:left="720"/>
        <w:jc w:val="both"/>
        <w:rPr>
          <w:rFonts w:ascii="Arial" w:hAnsi="Arial" w:cs="Arial"/>
          <w:sz w:val="18"/>
          <w:szCs w:val="18"/>
        </w:rPr>
      </w:pPr>
    </w:p>
    <w:p w14:paraId="1E5867A3" w14:textId="77777777" w:rsidR="00F707A5" w:rsidRPr="002D1A91" w:rsidRDefault="00D96016" w:rsidP="00F707A5">
      <w:pPr>
        <w:spacing w:line="240" w:lineRule="auto"/>
        <w:ind w:left="720"/>
        <w:jc w:val="both"/>
        <w:rPr>
          <w:rFonts w:ascii="Arial" w:hAnsi="Arial" w:cs="Arial"/>
          <w:b/>
          <w:bCs/>
        </w:rPr>
      </w:pPr>
      <w:r w:rsidRPr="002D1A91">
        <w:rPr>
          <w:rFonts w:ascii="Arial" w:hAnsi="Arial" w:cs="Arial"/>
          <w:b/>
        </w:rPr>
        <w:lastRenderedPageBreak/>
        <w:t>Termination Dividend Amount</w:t>
      </w:r>
      <w:r w:rsidRPr="002D1A91">
        <w:rPr>
          <w:rFonts w:ascii="Arial" w:hAnsi="Arial" w:cs="Arial"/>
        </w:rPr>
        <w:t xml:space="preserve"> </w:t>
      </w:r>
      <w:r w:rsidR="00F707A5" w:rsidRPr="002D1A91">
        <w:rPr>
          <w:rFonts w:ascii="Arial" w:hAnsi="Arial" w:cs="Arial"/>
        </w:rPr>
        <w:t xml:space="preserve">shall have the meaning ascribed thereto in </w:t>
      </w:r>
      <w:r w:rsidR="00F707A5" w:rsidRPr="002D1A91">
        <w:rPr>
          <w:rFonts w:ascii="Arial" w:hAnsi="Arial" w:cs="Arial"/>
          <w:b/>
          <w:bCs/>
          <w:smallCaps/>
        </w:rPr>
        <w:t xml:space="preserve">Schedule </w:t>
      </w:r>
      <w:r w:rsidR="00F707A5" w:rsidRPr="00EE2C97">
        <w:rPr>
          <w:rFonts w:ascii="Arial" w:hAnsi="Arial" w:cs="Arial"/>
          <w:b/>
          <w:bCs/>
          <w:smallCaps/>
        </w:rPr>
        <w:t>B</w:t>
      </w:r>
      <w:r w:rsidR="00F707A5" w:rsidRPr="002D1A91">
        <w:rPr>
          <w:rFonts w:ascii="Arial" w:hAnsi="Arial" w:cs="Arial"/>
          <w:b/>
          <w:bCs/>
          <w:smallCaps/>
        </w:rPr>
        <w:t xml:space="preserve"> </w:t>
      </w:r>
      <w:r w:rsidR="00F707A5" w:rsidRPr="002D1A91">
        <w:rPr>
          <w:rFonts w:ascii="Arial" w:hAnsi="Arial" w:cs="Arial"/>
        </w:rPr>
        <w:t>(</w:t>
      </w:r>
      <w:r w:rsidR="00F707A5" w:rsidRPr="002D1A91">
        <w:rPr>
          <w:rFonts w:ascii="Arial" w:hAnsi="Arial" w:cs="Arial"/>
          <w:i/>
          <w:iCs/>
        </w:rPr>
        <w:t>Specific Definitions</w:t>
      </w:r>
      <w:r w:rsidR="00F707A5" w:rsidRPr="002D1A91">
        <w:rPr>
          <w:rFonts w:ascii="Arial" w:hAnsi="Arial" w:cs="Arial"/>
        </w:rPr>
        <w:t>);</w:t>
      </w:r>
      <w:r w:rsidR="00F707A5" w:rsidRPr="002D1A91">
        <w:rPr>
          <w:rFonts w:ascii="Arial" w:hAnsi="Arial" w:cs="Arial"/>
          <w:b/>
          <w:bCs/>
        </w:rPr>
        <w:t xml:space="preserve"> </w:t>
      </w:r>
    </w:p>
    <w:p w14:paraId="5582514E" w14:textId="77777777" w:rsidR="00D96016" w:rsidRPr="002D1A91" w:rsidRDefault="00D96016" w:rsidP="000A425C">
      <w:pPr>
        <w:spacing w:line="240" w:lineRule="auto"/>
        <w:ind w:left="720"/>
        <w:jc w:val="both"/>
        <w:rPr>
          <w:rFonts w:ascii="Arial" w:hAnsi="Arial" w:cs="Arial"/>
          <w:sz w:val="18"/>
          <w:szCs w:val="18"/>
        </w:rPr>
      </w:pPr>
    </w:p>
    <w:p w14:paraId="12247F06" w14:textId="77777777" w:rsidR="00F707A5" w:rsidRPr="002D1A91" w:rsidRDefault="00D96016" w:rsidP="00F707A5">
      <w:pPr>
        <w:spacing w:line="240" w:lineRule="auto"/>
        <w:ind w:left="720"/>
        <w:jc w:val="both"/>
        <w:rPr>
          <w:rFonts w:ascii="Arial" w:hAnsi="Arial" w:cs="Arial"/>
          <w:b/>
          <w:bCs/>
        </w:rPr>
      </w:pPr>
      <w:r w:rsidRPr="002D1A91">
        <w:rPr>
          <w:rFonts w:ascii="Arial" w:hAnsi="Arial" w:cs="Arial"/>
          <w:b/>
        </w:rPr>
        <w:t>Termination Equity</w:t>
      </w:r>
      <w:r w:rsidRPr="002D1A91">
        <w:rPr>
          <w:rFonts w:ascii="Arial" w:hAnsi="Arial" w:cs="Arial"/>
        </w:rPr>
        <w:t xml:space="preserve"> </w:t>
      </w:r>
      <w:r w:rsidR="00F707A5" w:rsidRPr="002D1A91">
        <w:rPr>
          <w:rFonts w:ascii="Arial" w:hAnsi="Arial" w:cs="Arial"/>
        </w:rPr>
        <w:t xml:space="preserve">shall have the meaning ascribed thereto in </w:t>
      </w:r>
      <w:r w:rsidR="00F707A5" w:rsidRPr="002D1A91">
        <w:rPr>
          <w:rFonts w:ascii="Arial" w:hAnsi="Arial" w:cs="Arial"/>
          <w:b/>
          <w:bCs/>
          <w:smallCaps/>
        </w:rPr>
        <w:t xml:space="preserve">Schedule </w:t>
      </w:r>
      <w:r w:rsidR="00F707A5" w:rsidRPr="00EE2C97">
        <w:rPr>
          <w:rFonts w:ascii="Arial" w:hAnsi="Arial" w:cs="Arial"/>
          <w:b/>
          <w:bCs/>
          <w:smallCaps/>
        </w:rPr>
        <w:t>B</w:t>
      </w:r>
      <w:r w:rsidR="00F707A5" w:rsidRPr="002D1A91">
        <w:rPr>
          <w:rFonts w:ascii="Arial" w:hAnsi="Arial" w:cs="Arial"/>
          <w:b/>
          <w:bCs/>
          <w:smallCaps/>
        </w:rPr>
        <w:t xml:space="preserve"> </w:t>
      </w:r>
      <w:r w:rsidR="00F707A5" w:rsidRPr="002D1A91">
        <w:rPr>
          <w:rFonts w:ascii="Arial" w:hAnsi="Arial" w:cs="Arial"/>
        </w:rPr>
        <w:t>(</w:t>
      </w:r>
      <w:r w:rsidR="00F707A5" w:rsidRPr="002D1A91">
        <w:rPr>
          <w:rFonts w:ascii="Arial" w:hAnsi="Arial" w:cs="Arial"/>
          <w:i/>
          <w:iCs/>
        </w:rPr>
        <w:t>Specific Definitions</w:t>
      </w:r>
      <w:r w:rsidR="00F707A5" w:rsidRPr="002D1A91">
        <w:rPr>
          <w:rFonts w:ascii="Arial" w:hAnsi="Arial" w:cs="Arial"/>
        </w:rPr>
        <w:t>);</w:t>
      </w:r>
      <w:r w:rsidR="00F707A5" w:rsidRPr="002D1A91">
        <w:rPr>
          <w:rFonts w:ascii="Arial" w:hAnsi="Arial" w:cs="Arial"/>
          <w:b/>
          <w:bCs/>
        </w:rPr>
        <w:t xml:space="preserve"> </w:t>
      </w:r>
    </w:p>
    <w:p w14:paraId="60EE5BA1" w14:textId="77777777" w:rsidR="00D96016" w:rsidRPr="002D1A91" w:rsidRDefault="00D96016" w:rsidP="000A425C">
      <w:pPr>
        <w:spacing w:line="240" w:lineRule="auto"/>
        <w:ind w:left="720"/>
        <w:jc w:val="both"/>
        <w:rPr>
          <w:rFonts w:ascii="Arial" w:hAnsi="Arial" w:cs="Arial"/>
          <w:sz w:val="18"/>
          <w:szCs w:val="18"/>
        </w:rPr>
      </w:pPr>
    </w:p>
    <w:p w14:paraId="1B6AD567" w14:textId="77777777" w:rsidR="00F707A5" w:rsidRPr="002D1A91" w:rsidRDefault="00D96016" w:rsidP="00F707A5">
      <w:pPr>
        <w:spacing w:line="240" w:lineRule="auto"/>
        <w:ind w:left="720"/>
        <w:jc w:val="both"/>
        <w:rPr>
          <w:rFonts w:ascii="Arial" w:hAnsi="Arial" w:cs="Arial"/>
          <w:b/>
          <w:bCs/>
        </w:rPr>
      </w:pPr>
      <w:r w:rsidRPr="002D1A91">
        <w:rPr>
          <w:rFonts w:ascii="Arial" w:hAnsi="Arial" w:cs="Arial"/>
          <w:b/>
        </w:rPr>
        <w:t>Termination Equity IRR</w:t>
      </w:r>
      <w:r w:rsidRPr="002D1A91">
        <w:rPr>
          <w:rFonts w:ascii="Arial" w:hAnsi="Arial" w:cs="Arial"/>
        </w:rPr>
        <w:t xml:space="preserve"> </w:t>
      </w:r>
      <w:r w:rsidR="00F707A5" w:rsidRPr="002D1A91">
        <w:rPr>
          <w:rFonts w:ascii="Arial" w:hAnsi="Arial" w:cs="Arial"/>
        </w:rPr>
        <w:t xml:space="preserve">shall have the meaning ascribed thereto in </w:t>
      </w:r>
      <w:r w:rsidR="00F707A5" w:rsidRPr="002D1A91">
        <w:rPr>
          <w:rFonts w:ascii="Arial" w:hAnsi="Arial" w:cs="Arial"/>
          <w:b/>
          <w:bCs/>
          <w:smallCaps/>
        </w:rPr>
        <w:t xml:space="preserve">Schedule </w:t>
      </w:r>
      <w:r w:rsidR="00F707A5" w:rsidRPr="00EE2C97">
        <w:rPr>
          <w:rFonts w:ascii="Arial" w:hAnsi="Arial" w:cs="Arial"/>
          <w:b/>
          <w:bCs/>
          <w:smallCaps/>
        </w:rPr>
        <w:t>B</w:t>
      </w:r>
      <w:r w:rsidR="00F707A5" w:rsidRPr="002D1A91">
        <w:rPr>
          <w:rFonts w:ascii="Arial" w:hAnsi="Arial" w:cs="Arial"/>
          <w:b/>
          <w:bCs/>
          <w:smallCaps/>
        </w:rPr>
        <w:t xml:space="preserve"> </w:t>
      </w:r>
      <w:r w:rsidR="00F707A5" w:rsidRPr="002D1A91">
        <w:rPr>
          <w:rFonts w:ascii="Arial" w:hAnsi="Arial" w:cs="Arial"/>
        </w:rPr>
        <w:t>(</w:t>
      </w:r>
      <w:r w:rsidR="00F707A5" w:rsidRPr="002D1A91">
        <w:rPr>
          <w:rFonts w:ascii="Arial" w:hAnsi="Arial" w:cs="Arial"/>
          <w:i/>
          <w:iCs/>
        </w:rPr>
        <w:t>Specific Definitions</w:t>
      </w:r>
      <w:r w:rsidR="00F707A5" w:rsidRPr="002D1A91">
        <w:rPr>
          <w:rFonts w:ascii="Arial" w:hAnsi="Arial" w:cs="Arial"/>
        </w:rPr>
        <w:t>);</w:t>
      </w:r>
      <w:r w:rsidR="00F707A5" w:rsidRPr="002D1A91">
        <w:rPr>
          <w:rFonts w:ascii="Arial" w:hAnsi="Arial" w:cs="Arial"/>
          <w:b/>
          <w:bCs/>
        </w:rPr>
        <w:t xml:space="preserve"> </w:t>
      </w:r>
    </w:p>
    <w:p w14:paraId="6F267F9B" w14:textId="77777777" w:rsidR="00D96016" w:rsidRPr="002D1A91" w:rsidRDefault="00D96016" w:rsidP="000A425C">
      <w:pPr>
        <w:spacing w:line="240" w:lineRule="auto"/>
        <w:jc w:val="both"/>
        <w:rPr>
          <w:rFonts w:ascii="Arial" w:hAnsi="Arial" w:cs="Arial"/>
          <w:sz w:val="18"/>
          <w:szCs w:val="18"/>
        </w:rPr>
      </w:pPr>
    </w:p>
    <w:p w14:paraId="32FA5259" w14:textId="613CB156" w:rsidR="00D96016" w:rsidRPr="002D1A91" w:rsidRDefault="00D96016" w:rsidP="000A425C">
      <w:pPr>
        <w:spacing w:line="240" w:lineRule="auto"/>
        <w:ind w:left="720"/>
        <w:jc w:val="both"/>
        <w:rPr>
          <w:rFonts w:ascii="Arial" w:hAnsi="Arial" w:cs="Arial"/>
        </w:rPr>
      </w:pPr>
      <w:r w:rsidRPr="002D1A91">
        <w:rPr>
          <w:rFonts w:ascii="Arial" w:hAnsi="Arial" w:cs="Arial"/>
          <w:b/>
        </w:rPr>
        <w:t>Termination Notice</w:t>
      </w:r>
      <w:r w:rsidRPr="002D1A91">
        <w:rPr>
          <w:rFonts w:ascii="Arial" w:hAnsi="Arial" w:cs="Arial"/>
        </w:rPr>
        <w:t xml:space="preserve"> means a notice to be issued in writing</w:t>
      </w:r>
      <w:r w:rsidR="00B54A36" w:rsidRPr="002D1A91">
        <w:rPr>
          <w:rFonts w:ascii="Arial" w:hAnsi="Arial" w:cs="Arial"/>
        </w:rPr>
        <w:t>,</w:t>
      </w:r>
      <w:r w:rsidRPr="002D1A91">
        <w:rPr>
          <w:rFonts w:ascii="Arial" w:hAnsi="Arial" w:cs="Arial"/>
        </w:rPr>
        <w:t xml:space="preserve"> by a Party notifying the other Party of the Termination in accordance with the applicable provisions of this Agreement</w:t>
      </w:r>
      <w:r w:rsidR="00FC315F" w:rsidRPr="002D1A91">
        <w:rPr>
          <w:rFonts w:ascii="Arial" w:hAnsi="Arial" w:cs="Arial"/>
        </w:rPr>
        <w:t xml:space="preserve"> including</w:t>
      </w:r>
      <w:r w:rsidR="006435DF" w:rsidRPr="002D1A91">
        <w:rPr>
          <w:rFonts w:ascii="Arial" w:hAnsi="Arial" w:cs="Arial"/>
        </w:rPr>
        <w:t>,</w:t>
      </w:r>
      <w:r w:rsidR="00FC315F" w:rsidRPr="002D1A91">
        <w:rPr>
          <w:rFonts w:ascii="Arial" w:hAnsi="Arial" w:cs="Arial"/>
        </w:rPr>
        <w:t xml:space="preserve"> where</w:t>
      </w:r>
      <w:r w:rsidR="006435DF" w:rsidRPr="002D1A91">
        <w:rPr>
          <w:rFonts w:ascii="Arial" w:hAnsi="Arial" w:cs="Arial"/>
        </w:rPr>
        <w:t xml:space="preserve"> applicable,</w:t>
      </w:r>
      <w:r w:rsidR="00FC315F" w:rsidRPr="002D1A91">
        <w:rPr>
          <w:rFonts w:ascii="Arial" w:hAnsi="Arial" w:cs="Arial"/>
        </w:rPr>
        <w:t xml:space="preserve"> following the expiry of the relevant Cure Period or such other cure period </w:t>
      </w:r>
      <w:r w:rsidR="006435DF" w:rsidRPr="002D1A91">
        <w:rPr>
          <w:rFonts w:ascii="Arial" w:hAnsi="Arial" w:cs="Arial"/>
        </w:rPr>
        <w:t>specified in the Agreement</w:t>
      </w:r>
      <w:r w:rsidRPr="002D1A91">
        <w:rPr>
          <w:rFonts w:ascii="Arial" w:hAnsi="Arial" w:cs="Arial"/>
        </w:rPr>
        <w:t>;</w:t>
      </w:r>
    </w:p>
    <w:p w14:paraId="5E29FF69" w14:textId="77777777" w:rsidR="00DC041E" w:rsidRPr="002D1A91" w:rsidRDefault="00DC041E" w:rsidP="000A425C">
      <w:pPr>
        <w:spacing w:line="240" w:lineRule="auto"/>
        <w:ind w:left="720"/>
        <w:jc w:val="both"/>
        <w:rPr>
          <w:rFonts w:ascii="Arial" w:hAnsi="Arial" w:cs="Arial"/>
          <w:b/>
        </w:rPr>
      </w:pPr>
    </w:p>
    <w:p w14:paraId="5838CDC3" w14:textId="79746DD4" w:rsidR="00D96016" w:rsidRPr="002D1A91" w:rsidRDefault="00D96016" w:rsidP="000A425C">
      <w:pPr>
        <w:spacing w:line="240" w:lineRule="auto"/>
        <w:ind w:left="720"/>
        <w:jc w:val="both"/>
        <w:rPr>
          <w:rFonts w:ascii="Arial" w:hAnsi="Arial" w:cs="Arial"/>
        </w:rPr>
      </w:pPr>
      <w:r w:rsidRPr="002D1A91">
        <w:rPr>
          <w:rFonts w:ascii="Arial" w:hAnsi="Arial" w:cs="Arial"/>
          <w:b/>
        </w:rPr>
        <w:t>Termination Payment</w:t>
      </w:r>
      <w:r w:rsidRPr="002D1A91">
        <w:rPr>
          <w:rFonts w:ascii="Arial" w:hAnsi="Arial" w:cs="Arial"/>
        </w:rPr>
        <w:t xml:space="preserve"> means:</w:t>
      </w:r>
    </w:p>
    <w:p w14:paraId="163A8CBB" w14:textId="77777777" w:rsidR="00D96016" w:rsidRPr="002D1A91" w:rsidRDefault="00D96016" w:rsidP="000A425C">
      <w:pPr>
        <w:spacing w:line="240" w:lineRule="auto"/>
        <w:jc w:val="both"/>
        <w:rPr>
          <w:rFonts w:ascii="Arial" w:hAnsi="Arial" w:cs="Arial"/>
        </w:rPr>
      </w:pPr>
    </w:p>
    <w:p w14:paraId="5F35A212" w14:textId="0D25F414" w:rsidR="00D96016" w:rsidRPr="002D1A91" w:rsidRDefault="00D96016" w:rsidP="00D86CA8">
      <w:pPr>
        <w:pStyle w:val="ListParagraph"/>
        <w:numPr>
          <w:ilvl w:val="0"/>
          <w:numId w:val="90"/>
        </w:numPr>
        <w:spacing w:line="240" w:lineRule="auto"/>
        <w:ind w:left="1440" w:hanging="720"/>
        <w:contextualSpacing/>
        <w:jc w:val="both"/>
        <w:rPr>
          <w:rFonts w:ascii="Arial" w:hAnsi="Arial" w:cs="Arial"/>
        </w:rPr>
      </w:pPr>
      <w:r w:rsidRPr="002D1A91">
        <w:rPr>
          <w:rFonts w:ascii="Arial" w:hAnsi="Arial" w:cs="Arial"/>
        </w:rPr>
        <w:t>in respect of Termination due to a Concessionaire Event of Default, the Concessionaire Default Termination Amount;</w:t>
      </w:r>
    </w:p>
    <w:p w14:paraId="279778F6" w14:textId="77777777" w:rsidR="00D96016" w:rsidRPr="002D1A91" w:rsidRDefault="00D96016" w:rsidP="000A425C">
      <w:pPr>
        <w:spacing w:line="240" w:lineRule="auto"/>
        <w:ind w:left="1440"/>
        <w:jc w:val="both"/>
        <w:rPr>
          <w:rFonts w:ascii="Arial" w:hAnsi="Arial" w:cs="Arial"/>
        </w:rPr>
      </w:pPr>
    </w:p>
    <w:p w14:paraId="790848D6" w14:textId="77777777" w:rsidR="00D96016" w:rsidRPr="002D1A91" w:rsidRDefault="00D96016" w:rsidP="00D86CA8">
      <w:pPr>
        <w:pStyle w:val="ListParagraph"/>
        <w:numPr>
          <w:ilvl w:val="0"/>
          <w:numId w:val="90"/>
        </w:numPr>
        <w:spacing w:line="240" w:lineRule="auto"/>
        <w:ind w:left="1440" w:hanging="720"/>
        <w:contextualSpacing/>
        <w:jc w:val="both"/>
        <w:rPr>
          <w:rFonts w:ascii="Arial" w:hAnsi="Arial" w:cs="Arial"/>
        </w:rPr>
      </w:pPr>
      <w:r w:rsidRPr="002D1A91">
        <w:rPr>
          <w:rFonts w:ascii="Arial" w:hAnsi="Arial" w:cs="Arial"/>
        </w:rPr>
        <w:t>in respect of Termination due to a Corrupt Act, the Corrupt Act Termination Amount;</w:t>
      </w:r>
    </w:p>
    <w:p w14:paraId="4DDF20EB" w14:textId="77777777" w:rsidR="00D96016" w:rsidRPr="002D1A91" w:rsidRDefault="00D96016" w:rsidP="000A425C">
      <w:pPr>
        <w:spacing w:line="240" w:lineRule="auto"/>
        <w:ind w:left="1440"/>
        <w:jc w:val="both"/>
        <w:rPr>
          <w:rFonts w:ascii="Arial" w:hAnsi="Arial" w:cs="Arial"/>
        </w:rPr>
      </w:pPr>
    </w:p>
    <w:p w14:paraId="03FEB5DC" w14:textId="7AF1788A" w:rsidR="00D96016" w:rsidRPr="002D1A91" w:rsidRDefault="00D96016" w:rsidP="00D86CA8">
      <w:pPr>
        <w:pStyle w:val="ListParagraph"/>
        <w:numPr>
          <w:ilvl w:val="0"/>
          <w:numId w:val="90"/>
        </w:numPr>
        <w:spacing w:line="240" w:lineRule="auto"/>
        <w:ind w:left="1440" w:hanging="720"/>
        <w:contextualSpacing/>
        <w:jc w:val="both"/>
        <w:rPr>
          <w:rFonts w:ascii="Arial" w:hAnsi="Arial" w:cs="Arial"/>
        </w:rPr>
      </w:pPr>
      <w:r w:rsidRPr="002D1A91">
        <w:rPr>
          <w:rFonts w:ascii="Arial" w:hAnsi="Arial" w:cs="Arial"/>
        </w:rPr>
        <w:t xml:space="preserve">in respect of Termination due to a </w:t>
      </w:r>
      <w:r w:rsidR="006D2A8B" w:rsidRPr="006A4CA4">
        <w:rPr>
          <w:rFonts w:ascii="Arial" w:hAnsi="Arial" w:cs="Arial"/>
        </w:rPr>
        <w:t xml:space="preserve">Agency </w:t>
      </w:r>
      <w:r w:rsidRPr="002D1A91">
        <w:rPr>
          <w:rFonts w:ascii="Arial" w:hAnsi="Arial" w:cs="Arial"/>
        </w:rPr>
        <w:t xml:space="preserve">Event of Default, the </w:t>
      </w:r>
      <w:r w:rsidR="006D2A8B" w:rsidRPr="006A4CA4">
        <w:rPr>
          <w:rFonts w:ascii="Arial" w:hAnsi="Arial" w:cs="Arial"/>
        </w:rPr>
        <w:t xml:space="preserve">Agency </w:t>
      </w:r>
      <w:r w:rsidRPr="002D1A91">
        <w:rPr>
          <w:rFonts w:ascii="Arial" w:hAnsi="Arial" w:cs="Arial"/>
        </w:rPr>
        <w:t xml:space="preserve">Default Termination Amount; </w:t>
      </w:r>
    </w:p>
    <w:p w14:paraId="5D936E45" w14:textId="77777777" w:rsidR="00D96016" w:rsidRPr="002D1A91" w:rsidRDefault="00D96016" w:rsidP="000A425C">
      <w:pPr>
        <w:spacing w:line="240" w:lineRule="auto"/>
        <w:ind w:left="1440"/>
        <w:jc w:val="both"/>
        <w:rPr>
          <w:rFonts w:ascii="Arial" w:hAnsi="Arial" w:cs="Arial"/>
        </w:rPr>
      </w:pPr>
    </w:p>
    <w:p w14:paraId="7BFA337D" w14:textId="77777777" w:rsidR="00D96016" w:rsidRPr="002D1A91" w:rsidRDefault="00D96016" w:rsidP="00D86CA8">
      <w:pPr>
        <w:pStyle w:val="ListParagraph"/>
        <w:numPr>
          <w:ilvl w:val="0"/>
          <w:numId w:val="90"/>
        </w:numPr>
        <w:spacing w:line="240" w:lineRule="auto"/>
        <w:ind w:left="1440" w:hanging="720"/>
        <w:contextualSpacing/>
        <w:jc w:val="both"/>
        <w:rPr>
          <w:rFonts w:ascii="Arial" w:hAnsi="Arial" w:cs="Arial"/>
        </w:rPr>
      </w:pPr>
      <w:r w:rsidRPr="002D1A91">
        <w:rPr>
          <w:rFonts w:ascii="Arial" w:hAnsi="Arial" w:cs="Arial"/>
        </w:rPr>
        <w:t>in respect of Termination due to a Political Event, the Political Event Termination Amount;</w:t>
      </w:r>
    </w:p>
    <w:p w14:paraId="48964E3A" w14:textId="77777777" w:rsidR="00D96016" w:rsidRPr="002D1A91" w:rsidRDefault="00D96016" w:rsidP="000A425C">
      <w:pPr>
        <w:spacing w:line="240" w:lineRule="auto"/>
        <w:ind w:left="1440"/>
        <w:jc w:val="both"/>
        <w:rPr>
          <w:rFonts w:ascii="Arial" w:hAnsi="Arial" w:cs="Arial"/>
        </w:rPr>
      </w:pPr>
    </w:p>
    <w:p w14:paraId="4943DED0" w14:textId="0FD7351F" w:rsidR="00D96016" w:rsidRPr="002D1A91" w:rsidRDefault="00D96016" w:rsidP="00D86CA8">
      <w:pPr>
        <w:pStyle w:val="ListParagraph"/>
        <w:numPr>
          <w:ilvl w:val="0"/>
          <w:numId w:val="90"/>
        </w:numPr>
        <w:spacing w:line="240" w:lineRule="auto"/>
        <w:ind w:left="1440" w:hanging="720"/>
        <w:contextualSpacing/>
        <w:jc w:val="both"/>
        <w:rPr>
          <w:rFonts w:ascii="Arial" w:hAnsi="Arial" w:cs="Arial"/>
        </w:rPr>
      </w:pPr>
      <w:r w:rsidRPr="002D1A91">
        <w:rPr>
          <w:rFonts w:ascii="Arial" w:hAnsi="Arial" w:cs="Arial"/>
        </w:rPr>
        <w:t xml:space="preserve">in respect of Termination due to a </w:t>
      </w:r>
      <w:r w:rsidR="00BF5F6C" w:rsidRPr="002D1A91">
        <w:rPr>
          <w:rFonts w:ascii="Arial" w:hAnsi="Arial" w:cs="Arial"/>
        </w:rPr>
        <w:t>Non-Political</w:t>
      </w:r>
      <w:r w:rsidRPr="002D1A91">
        <w:rPr>
          <w:rFonts w:ascii="Arial" w:hAnsi="Arial" w:cs="Arial"/>
        </w:rPr>
        <w:t xml:space="preserve"> Event, the </w:t>
      </w:r>
      <w:r w:rsidR="00BF5F6C" w:rsidRPr="002D1A91">
        <w:rPr>
          <w:rFonts w:ascii="Arial" w:hAnsi="Arial" w:cs="Arial"/>
        </w:rPr>
        <w:t>Non-Political</w:t>
      </w:r>
      <w:r w:rsidRPr="002D1A91">
        <w:rPr>
          <w:rFonts w:ascii="Arial" w:hAnsi="Arial" w:cs="Arial"/>
        </w:rPr>
        <w:t xml:space="preserve"> Event Termination Amount;</w:t>
      </w:r>
    </w:p>
    <w:p w14:paraId="4BC79FF0" w14:textId="77777777" w:rsidR="00D96016" w:rsidRPr="002D1A91" w:rsidRDefault="00D96016" w:rsidP="000A425C">
      <w:pPr>
        <w:spacing w:line="240" w:lineRule="auto"/>
        <w:ind w:left="1440"/>
        <w:jc w:val="both"/>
        <w:rPr>
          <w:rFonts w:ascii="Arial" w:hAnsi="Arial" w:cs="Arial"/>
        </w:rPr>
      </w:pPr>
    </w:p>
    <w:p w14:paraId="444F93E0" w14:textId="77777777" w:rsidR="00D96016" w:rsidRPr="002D1A91" w:rsidRDefault="00D96016" w:rsidP="00D86CA8">
      <w:pPr>
        <w:pStyle w:val="ListParagraph"/>
        <w:numPr>
          <w:ilvl w:val="0"/>
          <w:numId w:val="90"/>
        </w:numPr>
        <w:spacing w:line="240" w:lineRule="auto"/>
        <w:ind w:left="1440" w:hanging="720"/>
        <w:contextualSpacing/>
        <w:jc w:val="both"/>
        <w:rPr>
          <w:rFonts w:ascii="Arial" w:hAnsi="Arial" w:cs="Arial"/>
        </w:rPr>
      </w:pPr>
      <w:r w:rsidRPr="002D1A91">
        <w:rPr>
          <w:rFonts w:ascii="Arial" w:hAnsi="Arial" w:cs="Arial"/>
        </w:rPr>
        <w:t>in respect of Termination due to a Change in Law, the Change in Law Termination Amount;</w:t>
      </w:r>
    </w:p>
    <w:p w14:paraId="3BE8E279" w14:textId="77777777" w:rsidR="00D96016" w:rsidRPr="002D1A91" w:rsidRDefault="00D96016" w:rsidP="000A425C">
      <w:pPr>
        <w:spacing w:line="240" w:lineRule="auto"/>
        <w:jc w:val="both"/>
        <w:rPr>
          <w:rFonts w:ascii="Arial" w:hAnsi="Arial" w:cs="Arial"/>
        </w:rPr>
      </w:pPr>
    </w:p>
    <w:p w14:paraId="70451D96" w14:textId="1CAA4DAE" w:rsidR="00D96016" w:rsidRPr="002D1A91" w:rsidRDefault="00D96016" w:rsidP="000A425C">
      <w:pPr>
        <w:spacing w:line="240" w:lineRule="auto"/>
        <w:ind w:left="720"/>
        <w:jc w:val="both"/>
        <w:rPr>
          <w:rFonts w:ascii="Arial" w:hAnsi="Arial" w:cs="Arial"/>
        </w:rPr>
      </w:pPr>
      <w:r w:rsidRPr="002D1A91">
        <w:rPr>
          <w:rFonts w:ascii="Arial" w:hAnsi="Arial" w:cs="Arial"/>
          <w:b/>
        </w:rPr>
        <w:t>Termination Payment Date</w:t>
      </w:r>
      <w:r w:rsidRPr="002D1A91">
        <w:rPr>
          <w:rFonts w:ascii="Arial" w:hAnsi="Arial" w:cs="Arial"/>
        </w:rPr>
        <w:t xml:space="preserve"> means the date </w:t>
      </w:r>
      <w:r w:rsidR="00B54A36" w:rsidRPr="002D1A91">
        <w:rPr>
          <w:rFonts w:ascii="Arial" w:hAnsi="Arial" w:cs="Arial"/>
        </w:rPr>
        <w:t xml:space="preserve">on which the </w:t>
      </w:r>
      <w:r w:rsidR="006D2A8B" w:rsidRPr="006A4CA4">
        <w:rPr>
          <w:rFonts w:ascii="Arial" w:hAnsi="Arial" w:cs="Arial"/>
        </w:rPr>
        <w:t xml:space="preserve">Agency </w:t>
      </w:r>
      <w:r w:rsidR="00B54A36" w:rsidRPr="002D1A91">
        <w:rPr>
          <w:rFonts w:ascii="Arial" w:hAnsi="Arial" w:cs="Arial"/>
        </w:rPr>
        <w:t xml:space="preserve">has made payment of the relevant Termination Payment to the Concessionaire such date not exceeding </w:t>
      </w:r>
      <w:r w:rsidRPr="002D1A91">
        <w:rPr>
          <w:rFonts w:ascii="Arial" w:hAnsi="Arial" w:cs="Arial"/>
        </w:rPr>
        <w:t>ninety (90) days following the Termination Date;</w:t>
      </w:r>
    </w:p>
    <w:p w14:paraId="268CF755" w14:textId="77777777" w:rsidR="00D96016" w:rsidRPr="002D1A91" w:rsidRDefault="00D96016" w:rsidP="000A425C">
      <w:pPr>
        <w:spacing w:line="240" w:lineRule="auto"/>
        <w:ind w:left="720"/>
        <w:jc w:val="both"/>
        <w:rPr>
          <w:rFonts w:ascii="Arial" w:hAnsi="Arial" w:cs="Arial"/>
        </w:rPr>
      </w:pPr>
    </w:p>
    <w:p w14:paraId="08F94AD4" w14:textId="4F585A53" w:rsidR="00D96016" w:rsidRPr="002D1A91" w:rsidRDefault="00D96016" w:rsidP="000A425C">
      <w:pPr>
        <w:spacing w:line="240" w:lineRule="auto"/>
        <w:ind w:left="720"/>
        <w:jc w:val="both"/>
        <w:rPr>
          <w:rFonts w:ascii="Arial" w:hAnsi="Arial" w:cs="Arial"/>
        </w:rPr>
      </w:pPr>
      <w:r w:rsidRPr="002D1A91">
        <w:rPr>
          <w:rFonts w:ascii="Arial" w:hAnsi="Arial" w:cs="Arial"/>
          <w:b/>
        </w:rPr>
        <w:t xml:space="preserve">Time </w:t>
      </w:r>
      <w:r w:rsidR="00BF5F6C" w:rsidRPr="002D1A91">
        <w:rPr>
          <w:rFonts w:ascii="Arial" w:hAnsi="Arial" w:cs="Arial"/>
          <w:b/>
        </w:rPr>
        <w:t>for</w:t>
      </w:r>
      <w:r w:rsidRPr="002D1A91">
        <w:rPr>
          <w:rFonts w:ascii="Arial" w:hAnsi="Arial" w:cs="Arial"/>
          <w:b/>
        </w:rPr>
        <w:t xml:space="preserve"> Completion</w:t>
      </w:r>
      <w:r w:rsidRPr="002D1A91">
        <w:rPr>
          <w:rFonts w:ascii="Arial" w:hAnsi="Arial" w:cs="Arial"/>
        </w:rPr>
        <w:t xml:space="preserve"> means (as applicable):</w:t>
      </w:r>
    </w:p>
    <w:p w14:paraId="5EB85D69" w14:textId="77777777" w:rsidR="00D96016" w:rsidRPr="002D1A91" w:rsidRDefault="00D96016" w:rsidP="000A425C">
      <w:pPr>
        <w:spacing w:line="240" w:lineRule="auto"/>
        <w:ind w:left="720"/>
        <w:jc w:val="both"/>
        <w:rPr>
          <w:rFonts w:ascii="Arial" w:hAnsi="Arial" w:cs="Arial"/>
        </w:rPr>
      </w:pPr>
    </w:p>
    <w:p w14:paraId="61E48066" w14:textId="6C94AD8D" w:rsidR="00D96016" w:rsidRPr="002D1A91" w:rsidRDefault="00D96016" w:rsidP="00C120AB">
      <w:pPr>
        <w:spacing w:line="240" w:lineRule="auto"/>
        <w:ind w:left="1440" w:hanging="720"/>
        <w:jc w:val="both"/>
        <w:rPr>
          <w:rFonts w:ascii="Arial" w:hAnsi="Arial" w:cs="Arial"/>
        </w:rPr>
      </w:pPr>
      <w:r w:rsidRPr="002D1A91">
        <w:rPr>
          <w:rFonts w:ascii="Arial" w:hAnsi="Arial" w:cs="Arial"/>
        </w:rPr>
        <w:t>(a)</w:t>
      </w:r>
      <w:r w:rsidRPr="002D1A91">
        <w:rPr>
          <w:rFonts w:ascii="Arial" w:hAnsi="Arial" w:cs="Arial"/>
        </w:rPr>
        <w:tab/>
        <w:t xml:space="preserve">in respect of </w:t>
      </w:r>
      <w:r w:rsidR="00267A16" w:rsidRPr="002D1A91">
        <w:rPr>
          <w:rFonts w:ascii="Arial" w:hAnsi="Arial" w:cs="Arial"/>
        </w:rPr>
        <w:t xml:space="preserve">Development </w:t>
      </w:r>
      <w:r w:rsidRPr="002D1A91">
        <w:rPr>
          <w:rFonts w:ascii="Arial" w:hAnsi="Arial" w:cs="Arial"/>
        </w:rPr>
        <w:t xml:space="preserve">Works, the  </w:t>
      </w:r>
      <w:r w:rsidR="009710AB" w:rsidRPr="002D1A91">
        <w:rPr>
          <w:rFonts w:ascii="Arial" w:hAnsi="Arial" w:cs="Arial"/>
        </w:rPr>
        <w:t xml:space="preserve">Development </w:t>
      </w:r>
      <w:r w:rsidRPr="002D1A91">
        <w:rPr>
          <w:rFonts w:ascii="Arial" w:hAnsi="Arial" w:cs="Arial"/>
        </w:rPr>
        <w:t xml:space="preserve">Time </w:t>
      </w:r>
      <w:r w:rsidR="00BF5F6C" w:rsidRPr="002D1A91">
        <w:rPr>
          <w:rFonts w:ascii="Arial" w:hAnsi="Arial" w:cs="Arial"/>
        </w:rPr>
        <w:t>for</w:t>
      </w:r>
      <w:r w:rsidRPr="002D1A91">
        <w:rPr>
          <w:rFonts w:ascii="Arial" w:hAnsi="Arial" w:cs="Arial"/>
        </w:rPr>
        <w:t xml:space="preserve"> Completion; and</w:t>
      </w:r>
    </w:p>
    <w:p w14:paraId="161EC18B" w14:textId="77777777" w:rsidR="00D96016" w:rsidRPr="002D1A91" w:rsidRDefault="00D96016" w:rsidP="000A425C">
      <w:pPr>
        <w:spacing w:line="240" w:lineRule="auto"/>
        <w:ind w:left="720"/>
        <w:jc w:val="both"/>
        <w:rPr>
          <w:rFonts w:ascii="Arial" w:hAnsi="Arial" w:cs="Arial"/>
        </w:rPr>
      </w:pPr>
    </w:p>
    <w:p w14:paraId="34F3A7F8" w14:textId="72826D2C" w:rsidR="00D96016" w:rsidRPr="002D1A91" w:rsidRDefault="00D96016" w:rsidP="000A425C">
      <w:pPr>
        <w:spacing w:line="240" w:lineRule="auto"/>
        <w:ind w:left="720"/>
        <w:jc w:val="both"/>
        <w:rPr>
          <w:rFonts w:ascii="Arial" w:hAnsi="Arial" w:cs="Arial"/>
        </w:rPr>
      </w:pPr>
      <w:r w:rsidRPr="002D1A91">
        <w:rPr>
          <w:rFonts w:ascii="Arial" w:hAnsi="Arial" w:cs="Arial"/>
        </w:rPr>
        <w:t>(b)</w:t>
      </w:r>
      <w:r w:rsidRPr="002D1A91">
        <w:rPr>
          <w:rFonts w:ascii="Arial" w:hAnsi="Arial" w:cs="Arial"/>
        </w:rPr>
        <w:tab/>
        <w:t xml:space="preserve">in respect of Operations &amp; Maintenance, the O&amp;M Time </w:t>
      </w:r>
      <w:r w:rsidR="00BF5F6C" w:rsidRPr="002D1A91">
        <w:rPr>
          <w:rFonts w:ascii="Arial" w:hAnsi="Arial" w:cs="Arial"/>
        </w:rPr>
        <w:t>for</w:t>
      </w:r>
      <w:r w:rsidRPr="002D1A91">
        <w:rPr>
          <w:rFonts w:ascii="Arial" w:hAnsi="Arial" w:cs="Arial"/>
        </w:rPr>
        <w:t xml:space="preserve"> Completion</w:t>
      </w:r>
      <w:r w:rsidR="00BA089F" w:rsidRPr="002D1A91">
        <w:rPr>
          <w:rFonts w:ascii="Arial" w:hAnsi="Arial" w:cs="Arial"/>
        </w:rPr>
        <w:t>;</w:t>
      </w:r>
      <w:r w:rsidRPr="002D1A91">
        <w:rPr>
          <w:rFonts w:ascii="Arial" w:hAnsi="Arial" w:cs="Arial"/>
        </w:rPr>
        <w:t xml:space="preserve"> </w:t>
      </w:r>
    </w:p>
    <w:p w14:paraId="2EEA87F1" w14:textId="77777777" w:rsidR="00D96016" w:rsidRPr="002D1A91" w:rsidRDefault="00D96016" w:rsidP="000A425C">
      <w:pPr>
        <w:spacing w:line="240" w:lineRule="auto"/>
        <w:ind w:left="720"/>
        <w:jc w:val="both"/>
        <w:rPr>
          <w:rFonts w:ascii="Arial" w:hAnsi="Arial" w:cs="Arial"/>
          <w:b/>
        </w:rPr>
      </w:pPr>
    </w:p>
    <w:p w14:paraId="10329F02" w14:textId="48A2218B" w:rsidR="00D96016" w:rsidRPr="002D1A91" w:rsidRDefault="00D96016" w:rsidP="000A425C">
      <w:pPr>
        <w:spacing w:line="240" w:lineRule="auto"/>
        <w:ind w:left="720"/>
        <w:jc w:val="both"/>
        <w:rPr>
          <w:rFonts w:ascii="Arial" w:hAnsi="Arial" w:cs="Arial"/>
        </w:rPr>
      </w:pPr>
      <w:r w:rsidRPr="002D1A91">
        <w:rPr>
          <w:rFonts w:ascii="Arial" w:hAnsi="Arial" w:cs="Arial"/>
          <w:b/>
        </w:rPr>
        <w:lastRenderedPageBreak/>
        <w:t>Total Project Cost</w:t>
      </w:r>
      <w:r w:rsidRPr="002D1A91">
        <w:rPr>
          <w:rFonts w:ascii="Arial" w:hAnsi="Arial" w:cs="Arial"/>
        </w:rPr>
        <w:t xml:space="preserve"> means the actual capital cost of the Project upon completion of the Project, as certified by the Independent Auditor; provided, that the same shall not include (unless otherwise agreed with the </w:t>
      </w:r>
      <w:r w:rsidR="007D2D93" w:rsidRPr="002D1A91">
        <w:rPr>
          <w:rFonts w:ascii="Arial" w:hAnsi="Arial" w:cs="Arial"/>
        </w:rPr>
        <w:t>Agency</w:t>
      </w:r>
      <w:r w:rsidRPr="002D1A91">
        <w:rPr>
          <w:rFonts w:ascii="Arial" w:hAnsi="Arial" w:cs="Arial"/>
        </w:rPr>
        <w:t>) the Additional Cost;</w:t>
      </w:r>
    </w:p>
    <w:p w14:paraId="010AC814" w14:textId="77777777" w:rsidR="005067BC" w:rsidRPr="002D1A91" w:rsidRDefault="005067BC" w:rsidP="000A425C">
      <w:pPr>
        <w:spacing w:line="240" w:lineRule="auto"/>
        <w:ind w:left="720"/>
        <w:jc w:val="both"/>
        <w:rPr>
          <w:rFonts w:ascii="Arial" w:hAnsi="Arial" w:cs="Arial"/>
        </w:rPr>
      </w:pPr>
    </w:p>
    <w:p w14:paraId="224C41E2" w14:textId="416E1D7A" w:rsidR="009A6CCF" w:rsidRPr="002D1A91" w:rsidRDefault="009A6CCF" w:rsidP="009A6CCF">
      <w:pPr>
        <w:spacing w:line="240" w:lineRule="auto"/>
        <w:ind w:left="720"/>
        <w:jc w:val="both"/>
        <w:rPr>
          <w:rFonts w:ascii="Arial" w:hAnsi="Arial" w:cs="Arial"/>
          <w:color w:val="000000"/>
        </w:rPr>
      </w:pPr>
      <w:r w:rsidRPr="002D1A91">
        <w:rPr>
          <w:rFonts w:ascii="Arial" w:hAnsi="Arial" w:cs="Arial"/>
          <w:b/>
        </w:rPr>
        <w:t xml:space="preserve">Transfer Bond </w:t>
      </w:r>
      <w:r w:rsidRPr="002D1A91">
        <w:rPr>
          <w:rFonts w:ascii="Arial" w:hAnsi="Arial" w:cs="Arial"/>
        </w:rPr>
        <w:t>shall have the meaning ascribed thereto in Section 24.7.1;</w:t>
      </w:r>
    </w:p>
    <w:p w14:paraId="27A52FFE" w14:textId="628834B8" w:rsidR="009A6CCF" w:rsidRPr="006A4CA4" w:rsidRDefault="009A6CCF" w:rsidP="000A425C">
      <w:pPr>
        <w:spacing w:line="240" w:lineRule="auto"/>
        <w:ind w:left="720"/>
        <w:jc w:val="both"/>
        <w:rPr>
          <w:rFonts w:ascii="Arial" w:hAnsi="Arial" w:cs="Arial"/>
          <w:b/>
        </w:rPr>
      </w:pPr>
    </w:p>
    <w:p w14:paraId="1E35C738" w14:textId="39BD20EE" w:rsidR="00D96016" w:rsidRPr="002D1A91" w:rsidRDefault="00D96016" w:rsidP="000A425C">
      <w:pPr>
        <w:spacing w:line="240" w:lineRule="auto"/>
        <w:ind w:left="720"/>
        <w:jc w:val="both"/>
        <w:rPr>
          <w:rFonts w:ascii="Arial" w:hAnsi="Arial" w:cs="Arial"/>
        </w:rPr>
      </w:pPr>
      <w:r w:rsidRPr="002D1A91">
        <w:rPr>
          <w:rFonts w:ascii="Arial" w:hAnsi="Arial" w:cs="Arial"/>
          <w:b/>
        </w:rPr>
        <w:t>Transfer Date</w:t>
      </w:r>
      <w:r w:rsidRPr="002D1A91">
        <w:rPr>
          <w:rFonts w:ascii="Arial" w:hAnsi="Arial" w:cs="Arial"/>
        </w:rPr>
        <w:t xml:space="preserve"> means:</w:t>
      </w:r>
    </w:p>
    <w:p w14:paraId="10286E70" w14:textId="77777777" w:rsidR="00D96016" w:rsidRPr="002D1A91" w:rsidRDefault="00D96016" w:rsidP="000A425C">
      <w:pPr>
        <w:spacing w:line="240" w:lineRule="auto"/>
        <w:ind w:left="720"/>
        <w:jc w:val="both"/>
        <w:rPr>
          <w:rFonts w:ascii="Arial" w:hAnsi="Arial" w:cs="Arial"/>
        </w:rPr>
      </w:pPr>
    </w:p>
    <w:p w14:paraId="7A216FEA" w14:textId="4AACE597" w:rsidR="00D96016" w:rsidRPr="002D1A91" w:rsidRDefault="00D96016" w:rsidP="000A425C">
      <w:pPr>
        <w:spacing w:line="240" w:lineRule="auto"/>
        <w:ind w:left="1440" w:hanging="720"/>
        <w:jc w:val="both"/>
        <w:rPr>
          <w:rFonts w:ascii="Arial" w:hAnsi="Arial" w:cs="Arial"/>
        </w:rPr>
      </w:pPr>
      <w:r w:rsidRPr="002D1A91">
        <w:rPr>
          <w:rFonts w:ascii="Arial" w:hAnsi="Arial" w:cs="Arial"/>
        </w:rPr>
        <w:t>(a)</w:t>
      </w:r>
      <w:r w:rsidRPr="002D1A91">
        <w:rPr>
          <w:rFonts w:ascii="Arial" w:hAnsi="Arial" w:cs="Arial"/>
        </w:rPr>
        <w:tab/>
        <w:t>in case of early Termination of this Agreement prior to the Final Expiry Date, the Termination Payment Date subject to</w:t>
      </w:r>
      <w:r w:rsidR="00B54A36" w:rsidRPr="002D1A91">
        <w:rPr>
          <w:rFonts w:ascii="Arial" w:hAnsi="Arial" w:cs="Arial"/>
        </w:rPr>
        <w:t>:</w:t>
      </w:r>
      <w:r w:rsidRPr="002D1A91">
        <w:rPr>
          <w:rFonts w:ascii="Arial" w:hAnsi="Arial" w:cs="Arial"/>
        </w:rPr>
        <w:t xml:space="preserve"> </w:t>
      </w:r>
      <w:r w:rsidR="00B54A36" w:rsidRPr="002D1A91">
        <w:rPr>
          <w:rFonts w:ascii="Arial" w:hAnsi="Arial" w:cs="Arial"/>
        </w:rPr>
        <w:t xml:space="preserve">(i) </w:t>
      </w:r>
      <w:r w:rsidRPr="002D1A91">
        <w:rPr>
          <w:rFonts w:ascii="Arial" w:hAnsi="Arial" w:cs="Arial"/>
        </w:rPr>
        <w:t xml:space="preserve">the  </w:t>
      </w:r>
      <w:r w:rsidR="00115F5E" w:rsidRPr="002D1A91">
        <w:rPr>
          <w:rFonts w:ascii="Arial" w:hAnsi="Arial" w:cs="Arial"/>
        </w:rPr>
        <w:t xml:space="preserve">Agency </w:t>
      </w:r>
      <w:r w:rsidRPr="002D1A91">
        <w:rPr>
          <w:rFonts w:ascii="Arial" w:hAnsi="Arial" w:cs="Arial"/>
        </w:rPr>
        <w:t>making payment of the relevant Termination Payment to the Concessionaire</w:t>
      </w:r>
      <w:r w:rsidR="00B54A36" w:rsidRPr="002D1A91">
        <w:rPr>
          <w:rFonts w:ascii="Arial" w:hAnsi="Arial" w:cs="Arial"/>
        </w:rPr>
        <w:t>;</w:t>
      </w:r>
      <w:r w:rsidRPr="002D1A91">
        <w:rPr>
          <w:rFonts w:ascii="Arial" w:hAnsi="Arial" w:cs="Arial"/>
        </w:rPr>
        <w:t xml:space="preserve"> </w:t>
      </w:r>
      <w:r w:rsidR="00B54A36" w:rsidRPr="002D1A91">
        <w:rPr>
          <w:rFonts w:ascii="Arial" w:hAnsi="Arial" w:cs="Arial"/>
        </w:rPr>
        <w:t xml:space="preserve">and (ii) the Concessionaire completing the Divestment Requirements </w:t>
      </w:r>
      <w:r w:rsidRPr="002D1A91">
        <w:rPr>
          <w:rFonts w:ascii="Arial" w:hAnsi="Arial" w:cs="Arial"/>
        </w:rPr>
        <w:t>on or prior to such date;</w:t>
      </w:r>
    </w:p>
    <w:p w14:paraId="6FCF4ACF" w14:textId="77777777" w:rsidR="00D96016" w:rsidRPr="002D1A91" w:rsidRDefault="00D96016" w:rsidP="000A425C">
      <w:pPr>
        <w:spacing w:line="240" w:lineRule="auto"/>
        <w:ind w:left="1440" w:hanging="720"/>
        <w:jc w:val="both"/>
        <w:rPr>
          <w:rFonts w:ascii="Arial" w:hAnsi="Arial" w:cs="Arial"/>
        </w:rPr>
      </w:pPr>
    </w:p>
    <w:p w14:paraId="7E75C921" w14:textId="77777777" w:rsidR="00D96016" w:rsidRPr="002D1A91" w:rsidRDefault="00D96016" w:rsidP="000A425C">
      <w:pPr>
        <w:spacing w:line="240" w:lineRule="auto"/>
        <w:ind w:left="1440" w:hanging="720"/>
        <w:jc w:val="both"/>
        <w:rPr>
          <w:rFonts w:ascii="Arial" w:hAnsi="Arial" w:cs="Arial"/>
        </w:rPr>
      </w:pPr>
      <w:r w:rsidRPr="002D1A91">
        <w:rPr>
          <w:rFonts w:ascii="Arial" w:hAnsi="Arial" w:cs="Arial"/>
        </w:rPr>
        <w:t>(b)</w:t>
      </w:r>
      <w:r w:rsidRPr="002D1A91">
        <w:rPr>
          <w:rFonts w:ascii="Arial" w:hAnsi="Arial" w:cs="Arial"/>
        </w:rPr>
        <w:tab/>
        <w:t xml:space="preserve">in case of achievement of Final Expiry Date pursuant to this Agreement, the Final Expiry Date; </w:t>
      </w:r>
    </w:p>
    <w:p w14:paraId="07B1E06B" w14:textId="77777777" w:rsidR="00D96016" w:rsidRPr="002D1A91" w:rsidRDefault="00D96016" w:rsidP="000A425C">
      <w:pPr>
        <w:spacing w:line="240" w:lineRule="auto"/>
        <w:jc w:val="both"/>
        <w:rPr>
          <w:rFonts w:ascii="Arial" w:hAnsi="Arial" w:cs="Arial"/>
        </w:rPr>
      </w:pPr>
    </w:p>
    <w:p w14:paraId="4DFB0BDD" w14:textId="77777777" w:rsidR="00D96016" w:rsidRPr="002D1A91" w:rsidRDefault="00D96016" w:rsidP="000A425C">
      <w:pPr>
        <w:spacing w:line="240" w:lineRule="auto"/>
        <w:ind w:left="720"/>
        <w:jc w:val="both"/>
        <w:rPr>
          <w:rFonts w:ascii="Arial" w:hAnsi="Arial" w:cs="Arial"/>
        </w:rPr>
      </w:pPr>
      <w:r w:rsidRPr="002D1A91">
        <w:rPr>
          <w:rFonts w:ascii="Arial" w:hAnsi="Arial" w:cs="Arial"/>
          <w:b/>
        </w:rPr>
        <w:t>Trigger Date</w:t>
      </w:r>
      <w:r w:rsidRPr="002D1A91">
        <w:rPr>
          <w:rFonts w:ascii="Arial" w:hAnsi="Arial" w:cs="Arial"/>
        </w:rPr>
        <w:t xml:space="preserve"> means and includes, the Final Expiry Date and/or the Termination Date, as the case may be;</w:t>
      </w:r>
    </w:p>
    <w:p w14:paraId="29505CA0" w14:textId="77777777" w:rsidR="00FF1B7B" w:rsidRPr="002D1A91" w:rsidRDefault="00FF1B7B" w:rsidP="00030FBA">
      <w:pPr>
        <w:spacing w:line="240" w:lineRule="auto"/>
        <w:jc w:val="both"/>
        <w:rPr>
          <w:rFonts w:ascii="Arial" w:hAnsi="Arial" w:cs="Arial"/>
          <w:u w:val="single"/>
        </w:rPr>
      </w:pPr>
    </w:p>
    <w:p w14:paraId="1715077F" w14:textId="6232B31B" w:rsidR="005F4EB3" w:rsidRPr="005F4EB3" w:rsidRDefault="005F4EB3" w:rsidP="00030FBA">
      <w:pPr>
        <w:spacing w:line="240" w:lineRule="auto"/>
        <w:ind w:left="720"/>
        <w:contextualSpacing/>
        <w:jc w:val="both"/>
        <w:rPr>
          <w:rFonts w:ascii="Arial" w:hAnsi="Arial" w:cs="Arial"/>
          <w:bCs/>
        </w:rPr>
      </w:pPr>
      <w:r w:rsidRPr="005F4EB3">
        <w:rPr>
          <w:rFonts w:ascii="Arial" w:hAnsi="Arial" w:cs="Arial"/>
          <w:b/>
        </w:rPr>
        <w:t>Uninsurable</w:t>
      </w:r>
      <w:r w:rsidRPr="005F4EB3">
        <w:rPr>
          <w:rFonts w:ascii="Arial" w:hAnsi="Arial" w:cs="Arial"/>
          <w:bCs/>
        </w:rPr>
        <w:t xml:space="preserve"> means that: (a) the insurance or Takaful cover is no longer available in the international or local insurance markets; or (b) the premium/contribution payable for such insurance is such that the risk is no longer generally insured against by prudent concessionaires of projects similar to the Project</w:t>
      </w:r>
      <w:r>
        <w:rPr>
          <w:rFonts w:ascii="Arial" w:hAnsi="Arial" w:cs="Arial"/>
          <w:bCs/>
        </w:rPr>
        <w:t>;</w:t>
      </w:r>
    </w:p>
    <w:p w14:paraId="7BF7C97A" w14:textId="77777777" w:rsidR="005F4EB3" w:rsidRDefault="005F4EB3" w:rsidP="00030FBA">
      <w:pPr>
        <w:spacing w:line="240" w:lineRule="auto"/>
        <w:ind w:left="720"/>
        <w:contextualSpacing/>
        <w:jc w:val="both"/>
        <w:rPr>
          <w:rFonts w:ascii="Arial" w:hAnsi="Arial" w:cs="Arial"/>
          <w:b/>
        </w:rPr>
      </w:pPr>
    </w:p>
    <w:p w14:paraId="1779E286" w14:textId="45E90000" w:rsidR="00D96016" w:rsidRPr="002D1A91" w:rsidRDefault="00D96016" w:rsidP="00030FBA">
      <w:pPr>
        <w:spacing w:line="240" w:lineRule="auto"/>
        <w:ind w:left="720"/>
        <w:contextualSpacing/>
        <w:jc w:val="both"/>
        <w:rPr>
          <w:rFonts w:ascii="Arial" w:hAnsi="Arial" w:cs="Arial"/>
          <w:b/>
        </w:rPr>
      </w:pPr>
      <w:r w:rsidRPr="002D1A91">
        <w:rPr>
          <w:rFonts w:ascii="Arial" w:hAnsi="Arial" w:cs="Arial"/>
          <w:b/>
        </w:rPr>
        <w:t>Unpaid Termination Equity Amount</w:t>
      </w:r>
      <w:r w:rsidRPr="002D1A91">
        <w:rPr>
          <w:rFonts w:ascii="Arial" w:hAnsi="Arial" w:cs="Arial"/>
        </w:rPr>
        <w:t xml:space="preserve"> shall have the meaning ascribed thereto in Section 23.5.2</w:t>
      </w:r>
      <w:r w:rsidR="0097475A" w:rsidRPr="002D1A91">
        <w:rPr>
          <w:rFonts w:ascii="Arial" w:hAnsi="Arial" w:cs="Arial"/>
        </w:rPr>
        <w:t>(b)</w:t>
      </w:r>
      <w:r w:rsidRPr="002D1A91">
        <w:rPr>
          <w:rFonts w:ascii="Arial" w:hAnsi="Arial" w:cs="Arial"/>
        </w:rPr>
        <w:t>;</w:t>
      </w:r>
    </w:p>
    <w:p w14:paraId="5BF8AD0C" w14:textId="77777777" w:rsidR="00D96016" w:rsidRPr="002D1A91" w:rsidRDefault="00D96016" w:rsidP="00030FBA">
      <w:pPr>
        <w:spacing w:line="240" w:lineRule="auto"/>
        <w:ind w:left="709"/>
        <w:contextualSpacing/>
        <w:jc w:val="both"/>
        <w:rPr>
          <w:rFonts w:ascii="Arial" w:hAnsi="Arial" w:cs="Arial"/>
        </w:rPr>
      </w:pPr>
    </w:p>
    <w:p w14:paraId="6E138CAF" w14:textId="252AC524" w:rsidR="00D96016" w:rsidRPr="002D1A91" w:rsidRDefault="00D96016" w:rsidP="000A425C">
      <w:pPr>
        <w:spacing w:line="240" w:lineRule="auto"/>
        <w:ind w:left="720"/>
        <w:jc w:val="both"/>
        <w:rPr>
          <w:rFonts w:ascii="Arial" w:hAnsi="Arial" w:cs="Arial"/>
        </w:rPr>
      </w:pPr>
      <w:r w:rsidRPr="002D1A91">
        <w:rPr>
          <w:rFonts w:ascii="Arial" w:hAnsi="Arial" w:cs="Arial"/>
          <w:b/>
        </w:rPr>
        <w:t>Utilities Affected Assets</w:t>
      </w:r>
      <w:r w:rsidRPr="002D1A91">
        <w:rPr>
          <w:rFonts w:ascii="Arial" w:hAnsi="Arial" w:cs="Arial"/>
        </w:rPr>
        <w:t xml:space="preserve"> shall have the meaning ascribed thereto in Section 4.1</w:t>
      </w:r>
      <w:r w:rsidR="008D63CD">
        <w:rPr>
          <w:rFonts w:ascii="Arial" w:hAnsi="Arial" w:cs="Arial"/>
        </w:rPr>
        <w:t>1</w:t>
      </w:r>
      <w:r w:rsidRPr="002D1A91">
        <w:rPr>
          <w:rFonts w:ascii="Arial" w:hAnsi="Arial" w:cs="Arial"/>
        </w:rPr>
        <w:t>.2;</w:t>
      </w:r>
    </w:p>
    <w:p w14:paraId="7F0901EB" w14:textId="77777777" w:rsidR="00D96016" w:rsidRPr="002D1A91" w:rsidRDefault="00D96016" w:rsidP="000A425C">
      <w:pPr>
        <w:spacing w:line="240" w:lineRule="auto"/>
        <w:ind w:left="720"/>
        <w:jc w:val="both"/>
        <w:rPr>
          <w:rFonts w:ascii="Arial" w:hAnsi="Arial" w:cs="Arial"/>
        </w:rPr>
      </w:pPr>
    </w:p>
    <w:p w14:paraId="179B8764" w14:textId="61389C7E" w:rsidR="00D96016" w:rsidRDefault="00D96016" w:rsidP="000A425C">
      <w:pPr>
        <w:spacing w:line="240" w:lineRule="auto"/>
        <w:ind w:left="720"/>
        <w:jc w:val="both"/>
        <w:rPr>
          <w:rFonts w:ascii="Arial" w:hAnsi="Arial" w:cs="Arial"/>
        </w:rPr>
      </w:pPr>
      <w:r w:rsidRPr="002D1A91">
        <w:rPr>
          <w:rFonts w:ascii="Arial" w:hAnsi="Arial" w:cs="Arial"/>
          <w:b/>
        </w:rPr>
        <w:t xml:space="preserve">Utility </w:t>
      </w:r>
      <w:r w:rsidR="0081624F" w:rsidRPr="002D1A91">
        <w:rPr>
          <w:rFonts w:ascii="Arial" w:hAnsi="Arial" w:cs="Arial"/>
          <w:b/>
        </w:rPr>
        <w:t xml:space="preserve">Proceeds </w:t>
      </w:r>
      <w:r w:rsidRPr="002D1A91">
        <w:rPr>
          <w:rFonts w:ascii="Arial" w:hAnsi="Arial" w:cs="Arial"/>
        </w:rPr>
        <w:t>shall have the meaning ascribed to it Section 4.1</w:t>
      </w:r>
      <w:r w:rsidR="008D63CD">
        <w:rPr>
          <w:rFonts w:ascii="Arial" w:hAnsi="Arial" w:cs="Arial"/>
        </w:rPr>
        <w:t>1</w:t>
      </w:r>
      <w:r w:rsidRPr="002D1A91">
        <w:rPr>
          <w:rFonts w:ascii="Arial" w:hAnsi="Arial" w:cs="Arial"/>
        </w:rPr>
        <w:t>.3;</w:t>
      </w:r>
    </w:p>
    <w:p w14:paraId="35D45F95" w14:textId="77777777" w:rsidR="0067680D" w:rsidRDefault="0067680D" w:rsidP="000A425C">
      <w:pPr>
        <w:spacing w:line="240" w:lineRule="auto"/>
        <w:ind w:left="720"/>
        <w:jc w:val="both"/>
        <w:rPr>
          <w:rFonts w:ascii="Arial" w:hAnsi="Arial" w:cs="Arial"/>
        </w:rPr>
      </w:pPr>
    </w:p>
    <w:p w14:paraId="1D8F2AAA" w14:textId="4B386A0F" w:rsidR="0067680D" w:rsidRPr="002D1A91" w:rsidRDefault="0067680D" w:rsidP="0067680D">
      <w:pPr>
        <w:spacing w:line="240" w:lineRule="auto"/>
        <w:ind w:left="720"/>
        <w:jc w:val="both"/>
        <w:rPr>
          <w:rFonts w:ascii="Arial" w:hAnsi="Arial" w:cs="Arial"/>
        </w:rPr>
      </w:pPr>
      <w:r w:rsidRPr="00365A1E">
        <w:rPr>
          <w:rFonts w:ascii="Arial" w:hAnsi="Arial" w:cs="Arial"/>
          <w:b/>
          <w:bCs/>
        </w:rPr>
        <w:t>Utility Relocation Delay</w:t>
      </w:r>
      <w:r>
        <w:rPr>
          <w:rFonts w:ascii="Arial" w:hAnsi="Arial" w:cs="Arial"/>
        </w:rPr>
        <w:t xml:space="preserve"> shall have the meaning ascribed thereto in Section 4.10.3;</w:t>
      </w:r>
    </w:p>
    <w:p w14:paraId="44A5B3E9" w14:textId="77777777" w:rsidR="00D96016" w:rsidRPr="002D1A91" w:rsidRDefault="00D96016" w:rsidP="000A425C">
      <w:pPr>
        <w:spacing w:line="240" w:lineRule="auto"/>
        <w:ind w:left="720"/>
        <w:jc w:val="both"/>
        <w:rPr>
          <w:rFonts w:ascii="Arial" w:hAnsi="Arial" w:cs="Arial"/>
          <w:b/>
        </w:rPr>
      </w:pPr>
    </w:p>
    <w:p w14:paraId="23F3CE68" w14:textId="391F3684" w:rsidR="00D96016" w:rsidRPr="002D1A91" w:rsidRDefault="00D96016" w:rsidP="000A425C">
      <w:pPr>
        <w:spacing w:line="240" w:lineRule="auto"/>
        <w:ind w:left="720"/>
        <w:jc w:val="both"/>
        <w:rPr>
          <w:rFonts w:ascii="Arial" w:hAnsi="Arial" w:cs="Arial"/>
        </w:rPr>
      </w:pPr>
      <w:r w:rsidRPr="002D1A91">
        <w:rPr>
          <w:rFonts w:ascii="Arial" w:hAnsi="Arial" w:cs="Arial"/>
          <w:b/>
        </w:rPr>
        <w:t>Vacant Possession</w:t>
      </w:r>
      <w:r w:rsidRPr="002D1A91">
        <w:rPr>
          <w:rFonts w:ascii="Arial" w:hAnsi="Arial" w:cs="Arial"/>
        </w:rPr>
        <w:t xml:space="preserve"> </w:t>
      </w:r>
      <w:r w:rsidR="00F755BD" w:rsidRPr="002D1A91">
        <w:rPr>
          <w:rFonts w:ascii="Arial" w:hAnsi="Arial" w:cs="Arial"/>
          <w:color w:val="000000"/>
        </w:rPr>
        <w:t xml:space="preserve">means delivery to the Concessionaire by the </w:t>
      </w:r>
      <w:r w:rsidR="006D2A8B" w:rsidRPr="002D1A91">
        <w:rPr>
          <w:rFonts w:ascii="Arial" w:hAnsi="Arial" w:cs="Arial"/>
        </w:rPr>
        <w:t xml:space="preserve">Agency </w:t>
      </w:r>
      <w:r w:rsidR="00F755BD" w:rsidRPr="002D1A91">
        <w:rPr>
          <w:rFonts w:ascii="Arial" w:hAnsi="Arial" w:cs="Arial"/>
          <w:color w:val="000000"/>
        </w:rPr>
        <w:t xml:space="preserve">of possession of the Project Site in accordance with this Agreement, in accordance with Applicable Laws, and in accordance with </w:t>
      </w:r>
      <w:r w:rsidR="00543AA9" w:rsidRPr="002D1A91">
        <w:rPr>
          <w:rFonts w:ascii="Arial" w:hAnsi="Arial" w:cs="Arial"/>
          <w:color w:val="000000"/>
        </w:rPr>
        <w:t xml:space="preserve">the </w:t>
      </w:r>
      <w:r w:rsidR="00E35F30" w:rsidRPr="002D1A91">
        <w:rPr>
          <w:rFonts w:ascii="Arial" w:hAnsi="Arial" w:cs="Arial"/>
          <w:bCs/>
        </w:rPr>
        <w:t>Project Site</w:t>
      </w:r>
      <w:r w:rsidR="00E35F30" w:rsidRPr="002D1A91">
        <w:rPr>
          <w:rFonts w:ascii="Arial" w:hAnsi="Arial" w:cs="Arial"/>
          <w:color w:val="000000"/>
        </w:rPr>
        <w:t xml:space="preserve"> </w:t>
      </w:r>
      <w:r w:rsidR="00364D15" w:rsidRPr="002D1A91">
        <w:rPr>
          <w:rFonts w:ascii="Arial" w:hAnsi="Arial" w:cs="Arial"/>
          <w:color w:val="000000"/>
        </w:rPr>
        <w:t>Land Instrument</w:t>
      </w:r>
      <w:r w:rsidR="009413FD" w:rsidRPr="002D1A91">
        <w:rPr>
          <w:rFonts w:ascii="Arial" w:hAnsi="Arial" w:cs="Arial"/>
          <w:color w:val="000000"/>
        </w:rPr>
        <w:t xml:space="preserve"> </w:t>
      </w:r>
      <w:r w:rsidR="00F755BD" w:rsidRPr="002D1A91">
        <w:rPr>
          <w:rFonts w:ascii="Arial" w:hAnsi="Arial" w:cs="Arial"/>
          <w:color w:val="000000"/>
        </w:rPr>
        <w:t xml:space="preserve"> free from all Encumbrances, encroachments, existing trees, existing structures and utilities etc.; and the grant of all Easementary Rights and all other rights appurtenant thereto, </w:t>
      </w:r>
      <w:r w:rsidR="00497356" w:rsidRPr="002D1A91">
        <w:rPr>
          <w:rFonts w:ascii="Arial" w:hAnsi="Arial" w:cs="Arial"/>
          <w:color w:val="000000"/>
        </w:rPr>
        <w:t xml:space="preserve">such </w:t>
      </w:r>
      <w:r w:rsidR="00F755BD" w:rsidRPr="002D1A91">
        <w:rPr>
          <w:rFonts w:ascii="Arial" w:hAnsi="Arial" w:cs="Arial"/>
          <w:color w:val="000000"/>
        </w:rPr>
        <w:t>that the Concessionaire enjoys complete uninterrupted and</w:t>
      </w:r>
      <w:r w:rsidR="00AF1BF5" w:rsidRPr="002D1A91">
        <w:rPr>
          <w:rFonts w:ascii="Arial" w:hAnsi="Arial" w:cs="Arial"/>
          <w:color w:val="000000"/>
        </w:rPr>
        <w:t xml:space="preserve"> </w:t>
      </w:r>
      <w:r w:rsidR="00F755BD" w:rsidRPr="002D1A91">
        <w:rPr>
          <w:rFonts w:ascii="Arial" w:hAnsi="Arial" w:cs="Arial"/>
          <w:color w:val="000000"/>
        </w:rPr>
        <w:t xml:space="preserve">quiet possession and control of the Project Site </w:t>
      </w:r>
      <w:r w:rsidR="00F13702" w:rsidRPr="002D1A91">
        <w:rPr>
          <w:rFonts w:ascii="Arial" w:hAnsi="Arial" w:cs="Arial"/>
          <w:color w:val="000000"/>
        </w:rPr>
        <w:t xml:space="preserve">from the grant of the </w:t>
      </w:r>
      <w:r w:rsidR="00364D15" w:rsidRPr="002D1A91">
        <w:rPr>
          <w:rFonts w:ascii="Arial" w:hAnsi="Arial" w:cs="Arial"/>
          <w:color w:val="000000"/>
        </w:rPr>
        <w:t xml:space="preserve">license/lease </w:t>
      </w:r>
      <w:r w:rsidR="00F13702" w:rsidRPr="002D1A91">
        <w:rPr>
          <w:rFonts w:ascii="Arial" w:hAnsi="Arial" w:cs="Arial"/>
          <w:color w:val="000000"/>
        </w:rPr>
        <w:t xml:space="preserve"> and </w:t>
      </w:r>
      <w:r w:rsidR="00F755BD" w:rsidRPr="002D1A91">
        <w:rPr>
          <w:rFonts w:ascii="Arial" w:hAnsi="Arial" w:cs="Arial"/>
          <w:color w:val="000000"/>
        </w:rPr>
        <w:t>throughout the Concession Period;</w:t>
      </w:r>
    </w:p>
    <w:p w14:paraId="5B4240AC" w14:textId="77777777" w:rsidR="00D96016" w:rsidRPr="002D1A91" w:rsidRDefault="00D96016" w:rsidP="000A425C">
      <w:pPr>
        <w:spacing w:line="240" w:lineRule="auto"/>
        <w:ind w:left="720"/>
        <w:jc w:val="both"/>
        <w:rPr>
          <w:rFonts w:ascii="Arial" w:hAnsi="Arial" w:cs="Arial"/>
        </w:rPr>
      </w:pPr>
    </w:p>
    <w:p w14:paraId="17B7FEF9" w14:textId="7FC52B84" w:rsidR="00D96016" w:rsidRPr="002D1A91" w:rsidRDefault="00D96016" w:rsidP="000A425C">
      <w:pPr>
        <w:spacing w:line="240" w:lineRule="auto"/>
        <w:ind w:left="720"/>
        <w:jc w:val="both"/>
        <w:rPr>
          <w:rFonts w:ascii="Arial" w:hAnsi="Arial" w:cs="Arial"/>
        </w:rPr>
      </w:pPr>
      <w:r w:rsidRPr="002D1A91">
        <w:rPr>
          <w:rFonts w:ascii="Arial" w:hAnsi="Arial" w:cs="Arial"/>
          <w:b/>
        </w:rPr>
        <w:t>Vesting Certificate</w:t>
      </w:r>
      <w:r w:rsidRPr="002D1A91">
        <w:rPr>
          <w:rFonts w:ascii="Arial" w:hAnsi="Arial" w:cs="Arial"/>
        </w:rPr>
        <w:t xml:space="preserve"> shall have the meaning ascribed thereto in Section 24.4</w:t>
      </w:r>
      <w:r w:rsidR="00386A31" w:rsidRPr="002D1A91">
        <w:rPr>
          <w:rFonts w:ascii="Arial" w:hAnsi="Arial" w:cs="Arial"/>
        </w:rPr>
        <w:t>.1</w:t>
      </w:r>
      <w:r w:rsidR="005668AA" w:rsidRPr="002D1A91">
        <w:rPr>
          <w:rFonts w:ascii="Arial" w:hAnsi="Arial" w:cs="Arial"/>
          <w:color w:val="000000"/>
        </w:rPr>
        <w:t>; and</w:t>
      </w:r>
    </w:p>
    <w:p w14:paraId="07F8B0AE" w14:textId="6A9EAE71" w:rsidR="00091B14" w:rsidRPr="002D1A91" w:rsidRDefault="00091B14" w:rsidP="000A425C">
      <w:pPr>
        <w:spacing w:line="240" w:lineRule="auto"/>
        <w:ind w:left="720"/>
        <w:jc w:val="both"/>
        <w:rPr>
          <w:rFonts w:ascii="Arial" w:hAnsi="Arial" w:cs="Arial"/>
        </w:rPr>
      </w:pPr>
    </w:p>
    <w:p w14:paraId="015A9828" w14:textId="77777777" w:rsidR="00242FA9" w:rsidRPr="002D1A91" w:rsidRDefault="00242FA9" w:rsidP="00D96016">
      <w:pPr>
        <w:jc w:val="both"/>
        <w:rPr>
          <w:rFonts w:ascii="Arial" w:hAnsi="Arial" w:cs="Arial"/>
        </w:rPr>
      </w:pPr>
    </w:p>
    <w:p w14:paraId="0B8BED62" w14:textId="77777777" w:rsidR="00D96016" w:rsidRPr="002D1A91" w:rsidRDefault="00D96016" w:rsidP="009B4FD4">
      <w:pPr>
        <w:pStyle w:val="Heading2"/>
        <w:spacing w:line="240" w:lineRule="auto"/>
        <w:ind w:left="720"/>
        <w:jc w:val="both"/>
        <w:rPr>
          <w:rFonts w:ascii="Arial" w:hAnsi="Arial" w:cs="Arial"/>
          <w:u w:val="single"/>
        </w:rPr>
      </w:pPr>
      <w:bookmarkStart w:id="24" w:name="_Toc333899826"/>
      <w:r w:rsidRPr="002D1A91">
        <w:rPr>
          <w:rFonts w:ascii="Arial" w:hAnsi="Arial" w:cs="Arial"/>
          <w:u w:val="single"/>
        </w:rPr>
        <w:t>Construction</w:t>
      </w:r>
      <w:bookmarkEnd w:id="24"/>
    </w:p>
    <w:p w14:paraId="121E7A95" w14:textId="77777777" w:rsidR="00D96016" w:rsidRPr="002D1A91" w:rsidRDefault="00D96016" w:rsidP="009B4FD4">
      <w:pPr>
        <w:spacing w:line="240" w:lineRule="auto"/>
        <w:jc w:val="both"/>
        <w:rPr>
          <w:rFonts w:ascii="Arial" w:hAnsi="Arial" w:cs="Arial"/>
        </w:rPr>
      </w:pPr>
    </w:p>
    <w:p w14:paraId="36516B07" w14:textId="7777777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In this Agreement, unless the context otherwise requires:</w:t>
      </w:r>
    </w:p>
    <w:p w14:paraId="6C83B2E9" w14:textId="77777777" w:rsidR="00D96016" w:rsidRPr="002D1A91" w:rsidRDefault="00D96016" w:rsidP="009B4FD4">
      <w:pPr>
        <w:spacing w:line="240" w:lineRule="auto"/>
        <w:jc w:val="both"/>
        <w:rPr>
          <w:rFonts w:ascii="Arial" w:hAnsi="Arial" w:cs="Arial"/>
        </w:rPr>
      </w:pPr>
    </w:p>
    <w:p w14:paraId="13738231"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references to any legislation or any provision thereof shall include amendment or re-enactment or consolidation of such legislation or any provision thereof so far as such amendment or re-enactment or consolidation applies or is capable of applying to any transaction entered into hereunder;</w:t>
      </w:r>
    </w:p>
    <w:p w14:paraId="51565ADB" w14:textId="77777777" w:rsidR="00D96016" w:rsidRPr="002D1A91" w:rsidRDefault="00D96016" w:rsidP="009B4FD4">
      <w:pPr>
        <w:spacing w:line="240" w:lineRule="auto"/>
        <w:ind w:left="720"/>
        <w:jc w:val="both"/>
        <w:rPr>
          <w:rFonts w:ascii="Arial" w:hAnsi="Arial" w:cs="Arial"/>
        </w:rPr>
      </w:pPr>
    </w:p>
    <w:p w14:paraId="78E86137"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references to laws of Pakistan or Pakistan law or regulation having the force of law shall include the laws, acts, ordinances, rules, regulations, bye laws or notifications which have the force of law in the territory of Pakistan and as from time to time may be amended, modified, supplemented, extended or re-enacted;</w:t>
      </w:r>
    </w:p>
    <w:p w14:paraId="05E67D23" w14:textId="77777777" w:rsidR="00D96016" w:rsidRPr="002D1A91" w:rsidRDefault="00D96016" w:rsidP="009B4FD4">
      <w:pPr>
        <w:spacing w:line="240" w:lineRule="auto"/>
        <w:jc w:val="both"/>
        <w:rPr>
          <w:rFonts w:ascii="Arial" w:hAnsi="Arial" w:cs="Arial"/>
        </w:rPr>
      </w:pPr>
    </w:p>
    <w:p w14:paraId="765B4875"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the table of contents, headings or sub-headings in this Agreement are for convenience of reference only and shall not be used in, and shall not affect, the construction or interpretation of this Agreement;</w:t>
      </w:r>
    </w:p>
    <w:p w14:paraId="26F798CE" w14:textId="77777777" w:rsidR="00D96016" w:rsidRPr="002D1A91" w:rsidRDefault="00D96016" w:rsidP="009B4FD4">
      <w:pPr>
        <w:pStyle w:val="ListParagraph"/>
        <w:spacing w:line="240" w:lineRule="auto"/>
        <w:rPr>
          <w:rFonts w:ascii="Arial" w:hAnsi="Arial" w:cs="Arial"/>
        </w:rPr>
      </w:pPr>
    </w:p>
    <w:p w14:paraId="03ADEAAF"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the words “</w:t>
      </w:r>
      <w:r w:rsidRPr="002D1A91">
        <w:rPr>
          <w:rFonts w:ascii="Arial" w:hAnsi="Arial" w:cs="Arial"/>
          <w:b/>
        </w:rPr>
        <w:t>include</w:t>
      </w:r>
      <w:r w:rsidRPr="002D1A91">
        <w:rPr>
          <w:rFonts w:ascii="Arial" w:hAnsi="Arial" w:cs="Arial"/>
        </w:rPr>
        <w:t>” and “</w:t>
      </w:r>
      <w:r w:rsidRPr="002D1A91">
        <w:rPr>
          <w:rFonts w:ascii="Arial" w:hAnsi="Arial" w:cs="Arial"/>
          <w:b/>
        </w:rPr>
        <w:t>including</w:t>
      </w:r>
      <w:r w:rsidRPr="002D1A91">
        <w:rPr>
          <w:rFonts w:ascii="Arial" w:hAnsi="Arial" w:cs="Arial"/>
        </w:rPr>
        <w:t>” are to be construed without limitation and shall be deemed to be followed by “</w:t>
      </w:r>
      <w:r w:rsidRPr="002D1A91">
        <w:rPr>
          <w:rFonts w:ascii="Arial" w:hAnsi="Arial" w:cs="Arial"/>
          <w:b/>
        </w:rPr>
        <w:t>without limitation</w:t>
      </w:r>
      <w:r w:rsidRPr="002D1A91">
        <w:rPr>
          <w:rFonts w:ascii="Arial" w:hAnsi="Arial" w:cs="Arial"/>
        </w:rPr>
        <w:t>” or “</w:t>
      </w:r>
      <w:r w:rsidRPr="002D1A91">
        <w:rPr>
          <w:rFonts w:ascii="Arial" w:hAnsi="Arial" w:cs="Arial"/>
          <w:b/>
        </w:rPr>
        <w:t>but not limited to</w:t>
      </w:r>
      <w:r w:rsidRPr="002D1A91">
        <w:rPr>
          <w:rFonts w:ascii="Arial" w:hAnsi="Arial" w:cs="Arial"/>
        </w:rPr>
        <w:t>” whether or not they are followed by such phrases;</w:t>
      </w:r>
    </w:p>
    <w:p w14:paraId="4210F8DE" w14:textId="77777777" w:rsidR="00D96016" w:rsidRPr="002D1A91" w:rsidRDefault="00D96016" w:rsidP="009B4FD4">
      <w:pPr>
        <w:pStyle w:val="ListParagraph"/>
        <w:spacing w:line="240" w:lineRule="auto"/>
        <w:rPr>
          <w:rFonts w:ascii="Arial" w:hAnsi="Arial" w:cs="Arial"/>
        </w:rPr>
      </w:pPr>
    </w:p>
    <w:p w14:paraId="20282674" w14:textId="5132EDAC"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references to “</w:t>
      </w:r>
      <w:r w:rsidRPr="002D1A91">
        <w:rPr>
          <w:rFonts w:ascii="Arial" w:hAnsi="Arial" w:cs="Arial"/>
          <w:b/>
        </w:rPr>
        <w:t>construction</w:t>
      </w:r>
      <w:r w:rsidRPr="002D1A91">
        <w:rPr>
          <w:rFonts w:ascii="Arial" w:hAnsi="Arial" w:cs="Arial"/>
        </w:rPr>
        <w:t>” or “</w:t>
      </w:r>
      <w:r w:rsidRPr="002D1A91">
        <w:rPr>
          <w:rFonts w:ascii="Arial" w:hAnsi="Arial" w:cs="Arial"/>
          <w:b/>
        </w:rPr>
        <w:t>building</w:t>
      </w:r>
      <w:r w:rsidRPr="002D1A91">
        <w:rPr>
          <w:rFonts w:ascii="Arial" w:hAnsi="Arial" w:cs="Arial"/>
        </w:rPr>
        <w:t>” include, unless the context otherwise requires, investigation, design, developing, engineering, procurement, delivery, transportation, installation, processing, fabrication, testing, commissioning and other activities incidental to the construction, and “</w:t>
      </w:r>
      <w:r w:rsidRPr="002D1A91">
        <w:rPr>
          <w:rFonts w:ascii="Arial" w:hAnsi="Arial" w:cs="Arial"/>
          <w:b/>
        </w:rPr>
        <w:t>construct</w:t>
      </w:r>
      <w:r w:rsidRPr="002D1A91">
        <w:rPr>
          <w:rFonts w:ascii="Arial" w:hAnsi="Arial" w:cs="Arial"/>
        </w:rPr>
        <w:t>” or “</w:t>
      </w:r>
      <w:r w:rsidR="00BF5F6C" w:rsidRPr="002D1A91">
        <w:rPr>
          <w:rFonts w:ascii="Arial" w:hAnsi="Arial" w:cs="Arial"/>
          <w:b/>
        </w:rPr>
        <w:t>build</w:t>
      </w:r>
      <w:r w:rsidR="00BF5F6C" w:rsidRPr="002D1A91">
        <w:rPr>
          <w:rFonts w:ascii="Arial" w:hAnsi="Arial" w:cs="Arial"/>
        </w:rPr>
        <w:t>” shall</w:t>
      </w:r>
      <w:r w:rsidRPr="002D1A91">
        <w:rPr>
          <w:rFonts w:ascii="Arial" w:hAnsi="Arial" w:cs="Arial"/>
        </w:rPr>
        <w:t xml:space="preserve"> be construed accordingly;</w:t>
      </w:r>
    </w:p>
    <w:p w14:paraId="3F5806C2" w14:textId="77777777" w:rsidR="00D96016" w:rsidRPr="002D1A91" w:rsidRDefault="00D96016" w:rsidP="009B4FD4">
      <w:pPr>
        <w:pStyle w:val="ListParagraph"/>
        <w:spacing w:line="240" w:lineRule="auto"/>
        <w:rPr>
          <w:rFonts w:ascii="Arial" w:hAnsi="Arial" w:cs="Arial"/>
        </w:rPr>
      </w:pPr>
    </w:p>
    <w:p w14:paraId="2F08196B"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references to “</w:t>
      </w:r>
      <w:r w:rsidRPr="002D1A91">
        <w:rPr>
          <w:rFonts w:ascii="Arial" w:hAnsi="Arial" w:cs="Arial"/>
          <w:b/>
        </w:rPr>
        <w:t>development</w:t>
      </w:r>
      <w:r w:rsidRPr="002D1A91">
        <w:rPr>
          <w:rFonts w:ascii="Arial" w:hAnsi="Arial" w:cs="Arial"/>
        </w:rPr>
        <w:t>” include, unless the context otherwise requires, construction, renovation, refurbishing, augmentation, up-gradation and other activities incidental thereto, and “</w:t>
      </w:r>
      <w:r w:rsidRPr="002D1A91">
        <w:rPr>
          <w:rFonts w:ascii="Arial" w:hAnsi="Arial" w:cs="Arial"/>
          <w:b/>
        </w:rPr>
        <w:t>develop</w:t>
      </w:r>
      <w:r w:rsidRPr="002D1A91">
        <w:rPr>
          <w:rFonts w:ascii="Arial" w:hAnsi="Arial" w:cs="Arial"/>
        </w:rPr>
        <w:t>” shall be construed accordingly;</w:t>
      </w:r>
    </w:p>
    <w:p w14:paraId="64C3E8A6" w14:textId="77777777" w:rsidR="00D96016" w:rsidRPr="002D1A91" w:rsidRDefault="00D96016" w:rsidP="009B4FD4">
      <w:pPr>
        <w:pStyle w:val="ListParagraph"/>
        <w:spacing w:line="240" w:lineRule="auto"/>
        <w:rPr>
          <w:rFonts w:ascii="Arial" w:hAnsi="Arial" w:cs="Arial"/>
        </w:rPr>
      </w:pPr>
    </w:p>
    <w:p w14:paraId="4AC10CC8" w14:textId="642670AC"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 xml:space="preserve">any reference to any period of time means a reference to that according </w:t>
      </w:r>
      <w:r w:rsidR="00BF5F6C" w:rsidRPr="002D1A91">
        <w:rPr>
          <w:rFonts w:ascii="Arial" w:hAnsi="Arial" w:cs="Arial"/>
        </w:rPr>
        <w:t>to Pakistan</w:t>
      </w:r>
      <w:r w:rsidRPr="002D1A91">
        <w:rPr>
          <w:rFonts w:ascii="Arial" w:hAnsi="Arial" w:cs="Arial"/>
        </w:rPr>
        <w:t xml:space="preserve"> Standard Time;</w:t>
      </w:r>
    </w:p>
    <w:p w14:paraId="6B1444BF" w14:textId="77777777" w:rsidR="00D96016" w:rsidRPr="002D1A91" w:rsidRDefault="00D96016" w:rsidP="009B4FD4">
      <w:pPr>
        <w:pStyle w:val="ListParagraph"/>
        <w:spacing w:line="240" w:lineRule="auto"/>
        <w:rPr>
          <w:rFonts w:ascii="Arial" w:hAnsi="Arial" w:cs="Arial"/>
        </w:rPr>
      </w:pPr>
    </w:p>
    <w:p w14:paraId="039E4967"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any reference to day means a reference to a calendar day as per the Gregorian Calendar;</w:t>
      </w:r>
    </w:p>
    <w:p w14:paraId="6A72AB30" w14:textId="77777777" w:rsidR="00D96016" w:rsidRPr="002D1A91" w:rsidRDefault="00D96016" w:rsidP="009B4FD4">
      <w:pPr>
        <w:pStyle w:val="ListParagraph"/>
        <w:spacing w:line="240" w:lineRule="auto"/>
        <w:rPr>
          <w:rFonts w:ascii="Arial" w:hAnsi="Arial" w:cs="Arial"/>
        </w:rPr>
      </w:pPr>
    </w:p>
    <w:p w14:paraId="4C1E482C"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references to a “</w:t>
      </w:r>
      <w:r w:rsidRPr="002D1A91">
        <w:rPr>
          <w:rFonts w:ascii="Arial" w:hAnsi="Arial" w:cs="Arial"/>
          <w:b/>
        </w:rPr>
        <w:t>business day</w:t>
      </w:r>
      <w:r w:rsidRPr="002D1A91">
        <w:rPr>
          <w:rFonts w:ascii="Arial" w:hAnsi="Arial" w:cs="Arial"/>
        </w:rPr>
        <w:t>” shall be construed as a reference to a day (other than a Sunday) on which banks in Pakistan are generally open for business;</w:t>
      </w:r>
    </w:p>
    <w:p w14:paraId="40C3A3DD" w14:textId="77777777" w:rsidR="00D96016" w:rsidRPr="002D1A91" w:rsidRDefault="00D96016" w:rsidP="009B4FD4">
      <w:pPr>
        <w:pStyle w:val="ListParagraph"/>
        <w:spacing w:line="240" w:lineRule="auto"/>
        <w:rPr>
          <w:rFonts w:ascii="Arial" w:hAnsi="Arial" w:cs="Arial"/>
        </w:rPr>
      </w:pPr>
    </w:p>
    <w:p w14:paraId="2C7233FF"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any reference to month means a reference to a calendar month as per the Gregorian calendar;</w:t>
      </w:r>
    </w:p>
    <w:p w14:paraId="344187E4" w14:textId="77777777" w:rsidR="00D96016" w:rsidRPr="002D1A91" w:rsidRDefault="00D96016" w:rsidP="009B4FD4">
      <w:pPr>
        <w:pStyle w:val="ListParagraph"/>
        <w:spacing w:line="240" w:lineRule="auto"/>
        <w:rPr>
          <w:rFonts w:ascii="Arial" w:hAnsi="Arial" w:cs="Arial"/>
        </w:rPr>
      </w:pPr>
    </w:p>
    <w:p w14:paraId="51070FE4"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references to any date, period or Project Milestone means and include such date, period or Project Milestone as may be extended pursuant to Relief Order;</w:t>
      </w:r>
    </w:p>
    <w:p w14:paraId="16F98468" w14:textId="77777777" w:rsidR="00D96016" w:rsidRPr="002D1A91" w:rsidRDefault="00D96016" w:rsidP="009B4FD4">
      <w:pPr>
        <w:pStyle w:val="ListParagraph"/>
        <w:spacing w:line="240" w:lineRule="auto"/>
        <w:rPr>
          <w:rFonts w:ascii="Arial" w:hAnsi="Arial" w:cs="Arial"/>
        </w:rPr>
      </w:pPr>
    </w:p>
    <w:p w14:paraId="7D5956CE"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any reference to any period commencing “</w:t>
      </w:r>
      <w:r w:rsidRPr="002D1A91">
        <w:rPr>
          <w:rFonts w:ascii="Arial" w:hAnsi="Arial" w:cs="Arial"/>
          <w:b/>
        </w:rPr>
        <w:t>from</w:t>
      </w:r>
      <w:r w:rsidRPr="002D1A91">
        <w:rPr>
          <w:rFonts w:ascii="Arial" w:hAnsi="Arial" w:cs="Arial"/>
        </w:rPr>
        <w:t>” a specified day or date and “</w:t>
      </w:r>
      <w:r w:rsidRPr="002D1A91">
        <w:rPr>
          <w:rFonts w:ascii="Arial" w:hAnsi="Arial" w:cs="Arial"/>
          <w:b/>
        </w:rPr>
        <w:t>till</w:t>
      </w:r>
      <w:r w:rsidRPr="002D1A91">
        <w:rPr>
          <w:rFonts w:ascii="Arial" w:hAnsi="Arial" w:cs="Arial"/>
        </w:rPr>
        <w:t>” or “</w:t>
      </w:r>
      <w:r w:rsidRPr="002D1A91">
        <w:rPr>
          <w:rFonts w:ascii="Arial" w:hAnsi="Arial" w:cs="Arial"/>
          <w:b/>
        </w:rPr>
        <w:t>until</w:t>
      </w:r>
      <w:r w:rsidRPr="002D1A91">
        <w:rPr>
          <w:rFonts w:ascii="Arial" w:hAnsi="Arial" w:cs="Arial"/>
        </w:rPr>
        <w:t>” a specified day or date shall include both such days or dates; provided, that if the last day of any period computed under this Agreement is not a business day, then the period shall run until the end of the next business day;</w:t>
      </w:r>
    </w:p>
    <w:p w14:paraId="6764128C" w14:textId="77777777" w:rsidR="00D96016" w:rsidRPr="002D1A91" w:rsidRDefault="00D96016" w:rsidP="009B4FD4">
      <w:pPr>
        <w:pStyle w:val="ListParagraph"/>
        <w:spacing w:line="240" w:lineRule="auto"/>
        <w:rPr>
          <w:rFonts w:ascii="Arial" w:hAnsi="Arial" w:cs="Arial"/>
        </w:rPr>
      </w:pPr>
    </w:p>
    <w:p w14:paraId="05286C7D"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the words importing singular shall include plural and vice versa;</w:t>
      </w:r>
    </w:p>
    <w:p w14:paraId="7AD6B2E6" w14:textId="77777777" w:rsidR="00D96016" w:rsidRPr="002D1A91" w:rsidRDefault="00D96016" w:rsidP="009B4FD4">
      <w:pPr>
        <w:spacing w:line="240" w:lineRule="auto"/>
        <w:ind w:left="720"/>
        <w:jc w:val="both"/>
        <w:rPr>
          <w:rFonts w:ascii="Arial" w:hAnsi="Arial" w:cs="Arial"/>
        </w:rPr>
      </w:pPr>
    </w:p>
    <w:p w14:paraId="199A2A4D"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references to any gender shall include the other and the neutral gender;</w:t>
      </w:r>
    </w:p>
    <w:p w14:paraId="4A55927B" w14:textId="77777777" w:rsidR="00D96016" w:rsidRPr="002D1A91" w:rsidRDefault="00D96016" w:rsidP="009B4FD4">
      <w:pPr>
        <w:pStyle w:val="ListParagraph"/>
        <w:spacing w:line="240" w:lineRule="auto"/>
        <w:rPr>
          <w:rFonts w:ascii="Arial" w:hAnsi="Arial" w:cs="Arial"/>
        </w:rPr>
      </w:pPr>
    </w:p>
    <w:p w14:paraId="4FE14F9A"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w:t>
      </w:r>
      <w:r w:rsidRPr="002D1A91">
        <w:rPr>
          <w:rFonts w:ascii="Arial" w:hAnsi="Arial" w:cs="Arial"/>
          <w:b/>
        </w:rPr>
        <w:t>indebtedness</w:t>
      </w:r>
      <w:r w:rsidRPr="002D1A91">
        <w:rPr>
          <w:rFonts w:ascii="Arial" w:hAnsi="Arial" w:cs="Arial"/>
        </w:rPr>
        <w:t>” shall be construed so as to include any obligation (whether incurred as principal or surety) for the payment or repayment of money, whether present or future, actual or contingent;</w:t>
      </w:r>
    </w:p>
    <w:p w14:paraId="11B79566" w14:textId="77777777" w:rsidR="00D96016" w:rsidRPr="002D1A91" w:rsidRDefault="00D96016" w:rsidP="009B4FD4">
      <w:pPr>
        <w:pStyle w:val="ListParagraph"/>
        <w:spacing w:line="240" w:lineRule="auto"/>
        <w:rPr>
          <w:rFonts w:ascii="Arial" w:hAnsi="Arial" w:cs="Arial"/>
        </w:rPr>
      </w:pPr>
    </w:p>
    <w:p w14:paraId="4AEB2459"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references to the “</w:t>
      </w:r>
      <w:r w:rsidRPr="002D1A91">
        <w:rPr>
          <w:rFonts w:ascii="Arial" w:hAnsi="Arial" w:cs="Arial"/>
          <w:b/>
        </w:rPr>
        <w:t>winding-up</w:t>
      </w:r>
      <w:r w:rsidRPr="002D1A91">
        <w:rPr>
          <w:rFonts w:ascii="Arial" w:hAnsi="Arial" w:cs="Arial"/>
        </w:rPr>
        <w:t>”, “</w:t>
      </w:r>
      <w:r w:rsidRPr="002D1A91">
        <w:rPr>
          <w:rFonts w:ascii="Arial" w:hAnsi="Arial" w:cs="Arial"/>
          <w:b/>
        </w:rPr>
        <w:t>dissolution</w:t>
      </w:r>
      <w:r w:rsidRPr="002D1A91">
        <w:rPr>
          <w:rFonts w:ascii="Arial" w:hAnsi="Arial" w:cs="Arial"/>
        </w:rPr>
        <w:t>”, “</w:t>
      </w:r>
      <w:r w:rsidRPr="002D1A91">
        <w:rPr>
          <w:rFonts w:ascii="Arial" w:hAnsi="Arial" w:cs="Arial"/>
          <w:b/>
        </w:rPr>
        <w:t>insolvency</w:t>
      </w:r>
      <w:r w:rsidRPr="002D1A91">
        <w:rPr>
          <w:rFonts w:ascii="Arial" w:hAnsi="Arial" w:cs="Arial"/>
        </w:rPr>
        <w:t>”, or “</w:t>
      </w:r>
      <w:r w:rsidRPr="002D1A91">
        <w:rPr>
          <w:rFonts w:ascii="Arial" w:hAnsi="Arial" w:cs="Arial"/>
          <w:b/>
        </w:rPr>
        <w:t>reorganization</w:t>
      </w:r>
      <w:r w:rsidRPr="002D1A91">
        <w:rPr>
          <w:rFonts w:ascii="Arial" w:hAnsi="Arial" w:cs="Arial"/>
        </w:rPr>
        <w:t>” of a company or corporation shall be construed so as to include any equivalent or analogous proceedings under the law of the jurisdiction in which such company or corporation is incorporated or any jurisdiction in which such company or corporation carries on business including the seeking of liquidation, winding-up, reorganization, dissolution, arrangement, protection or relief of debtors;</w:t>
      </w:r>
    </w:p>
    <w:p w14:paraId="39DE504F" w14:textId="77777777" w:rsidR="00D96016" w:rsidRPr="002D1A91" w:rsidRDefault="00D96016" w:rsidP="009B4FD4">
      <w:pPr>
        <w:pStyle w:val="ListParagraph"/>
        <w:spacing w:line="240" w:lineRule="auto"/>
        <w:rPr>
          <w:rFonts w:ascii="Arial" w:hAnsi="Arial" w:cs="Arial"/>
        </w:rPr>
      </w:pPr>
    </w:p>
    <w:p w14:paraId="20BBC8B5" w14:textId="58ACAD23"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 xml:space="preserve">save and except as otherwise provided in this Agreement, any reference, at any time, to any agreement, deed, instrument, </w:t>
      </w:r>
      <w:r w:rsidR="00AA4636" w:rsidRPr="002D1A91">
        <w:rPr>
          <w:rFonts w:ascii="Arial" w:hAnsi="Arial" w:cs="Arial"/>
        </w:rPr>
        <w:t xml:space="preserve">License </w:t>
      </w:r>
      <w:r w:rsidRPr="002D1A91">
        <w:rPr>
          <w:rFonts w:ascii="Arial" w:hAnsi="Arial" w:cs="Arial"/>
        </w:rPr>
        <w:t xml:space="preserve">or document of any description shall be construed as reference to that agreement, deed, instrument, </w:t>
      </w:r>
      <w:r w:rsidR="00AA4636" w:rsidRPr="002D1A91">
        <w:rPr>
          <w:rFonts w:ascii="Arial" w:hAnsi="Arial" w:cs="Arial"/>
        </w:rPr>
        <w:t xml:space="preserve">License </w:t>
      </w:r>
      <w:r w:rsidRPr="002D1A91">
        <w:rPr>
          <w:rFonts w:ascii="Arial" w:hAnsi="Arial" w:cs="Arial"/>
        </w:rPr>
        <w:t xml:space="preserve">or other document as amended, varied, supplemented, modified or suspended at the time of such reference; provided, that this sub-section shall not operate so as to increase liabilities or obligations of the </w:t>
      </w:r>
      <w:r w:rsidR="006D2A8B" w:rsidRPr="006A4CA4">
        <w:rPr>
          <w:rFonts w:ascii="Arial" w:hAnsi="Arial" w:cs="Arial"/>
        </w:rPr>
        <w:t xml:space="preserve">Agency </w:t>
      </w:r>
      <w:r w:rsidRPr="002D1A91">
        <w:rPr>
          <w:rFonts w:ascii="Arial" w:hAnsi="Arial" w:cs="Arial"/>
        </w:rPr>
        <w:t>hereunder or pursuant hereto in any manner whatsoever;</w:t>
      </w:r>
    </w:p>
    <w:p w14:paraId="5F0F91B5" w14:textId="77777777" w:rsidR="00D96016" w:rsidRPr="002D1A91" w:rsidRDefault="00D96016" w:rsidP="009B4FD4">
      <w:pPr>
        <w:pStyle w:val="ListParagraph"/>
        <w:spacing w:line="240" w:lineRule="auto"/>
        <w:rPr>
          <w:rFonts w:ascii="Arial" w:hAnsi="Arial" w:cs="Arial"/>
        </w:rPr>
      </w:pPr>
    </w:p>
    <w:p w14:paraId="7355B14E"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 xml:space="preserve">any agreement, consent, approval, authorization, notice, communication, information or report required under or pursuant to this Agreement from </w:t>
      </w:r>
      <w:r w:rsidRPr="002D1A91">
        <w:rPr>
          <w:rFonts w:ascii="Arial" w:hAnsi="Arial" w:cs="Arial"/>
        </w:rPr>
        <w:lastRenderedPageBreak/>
        <w:t>or by any Party, the Independent Engineer or the Independent Auditor shall be valid and effective only if it is in writing under the hand of a duly authorized representative of such Party, the Independent Engineer or the Independent Auditor, as the case may be, in this behalf and not otherwise;</w:t>
      </w:r>
    </w:p>
    <w:p w14:paraId="397FF466" w14:textId="77777777" w:rsidR="00D96016" w:rsidRPr="002D1A91" w:rsidRDefault="00D96016" w:rsidP="009B4FD4">
      <w:pPr>
        <w:pStyle w:val="ColorfulList-Accent11"/>
        <w:spacing w:line="240" w:lineRule="auto"/>
        <w:ind w:left="1418"/>
        <w:jc w:val="both"/>
        <w:rPr>
          <w:rFonts w:ascii="Arial" w:hAnsi="Arial" w:cs="Arial"/>
        </w:rPr>
      </w:pPr>
    </w:p>
    <w:p w14:paraId="7CCFB8A7" w14:textId="24EA5BDD"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 xml:space="preserve">the Schedules and Recitals to this Agreement form an integral part of this Agreement and </w:t>
      </w:r>
      <w:r w:rsidR="00A66EC0" w:rsidRPr="002D1A91">
        <w:rPr>
          <w:rFonts w:ascii="Arial" w:hAnsi="Arial" w:cs="Arial"/>
        </w:rPr>
        <w:t>shall</w:t>
      </w:r>
      <w:r w:rsidRPr="002D1A91">
        <w:rPr>
          <w:rFonts w:ascii="Arial" w:hAnsi="Arial" w:cs="Arial"/>
        </w:rPr>
        <w:t xml:space="preserve"> be in full force and effect as though they were expressly set out in the body of this Agreement;</w:t>
      </w:r>
    </w:p>
    <w:p w14:paraId="47EBE96F" w14:textId="77777777" w:rsidR="00D96016" w:rsidRPr="002D1A91" w:rsidRDefault="00D96016" w:rsidP="009B4FD4">
      <w:pPr>
        <w:spacing w:line="240" w:lineRule="auto"/>
        <w:ind w:left="720"/>
        <w:jc w:val="both"/>
        <w:rPr>
          <w:rFonts w:ascii="Arial" w:hAnsi="Arial" w:cs="Arial"/>
        </w:rPr>
      </w:pPr>
    </w:p>
    <w:p w14:paraId="40673073" w14:textId="7291897F"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 xml:space="preserve">references to Recitals, Articles, Sections, or Schedules in this Agreement shall, except where the context otherwise requires, mean references to Recitals, Articles, Sections, and Schedules of or to this Agreement, and </w:t>
      </w:r>
      <w:r w:rsidR="00E07A3F">
        <w:rPr>
          <w:rFonts w:ascii="Arial" w:hAnsi="Arial" w:cs="Arial"/>
        </w:rPr>
        <w:t>r</w:t>
      </w:r>
      <w:r w:rsidR="00E07A3F" w:rsidRPr="00E07A3F">
        <w:rPr>
          <w:rFonts w:ascii="Arial" w:hAnsi="Arial" w:cs="Arial"/>
        </w:rPr>
        <w:t>eferences to an "</w:t>
      </w:r>
      <w:r w:rsidR="00E07A3F" w:rsidRPr="00E07A3F">
        <w:rPr>
          <w:rFonts w:ascii="Arial" w:hAnsi="Arial" w:cs="Arial"/>
          <w:i/>
          <w:iCs/>
        </w:rPr>
        <w:t>Article</w:t>
      </w:r>
      <w:r w:rsidR="00E07A3F" w:rsidRPr="00E07A3F">
        <w:rPr>
          <w:rFonts w:ascii="Arial" w:hAnsi="Arial" w:cs="Arial"/>
        </w:rPr>
        <w:t>" or "</w:t>
      </w:r>
      <w:r w:rsidR="00E07A3F" w:rsidRPr="00E07A3F">
        <w:rPr>
          <w:rFonts w:ascii="Arial" w:hAnsi="Arial" w:cs="Arial"/>
          <w:i/>
          <w:iCs/>
        </w:rPr>
        <w:t>Section</w:t>
      </w:r>
      <w:r w:rsidR="00E07A3F" w:rsidRPr="00E07A3F">
        <w:rPr>
          <w:rFonts w:ascii="Arial" w:hAnsi="Arial" w:cs="Arial"/>
        </w:rPr>
        <w:t>" shall, subject to any contrary indication, be construed as a reference to a provision within the Main Body of this Agreement, and references to a "</w:t>
      </w:r>
      <w:r w:rsidR="00E07A3F" w:rsidRPr="00E07A3F">
        <w:rPr>
          <w:rFonts w:ascii="Arial" w:hAnsi="Arial" w:cs="Arial"/>
          <w:i/>
          <w:iCs/>
        </w:rPr>
        <w:t>Clause</w:t>
      </w:r>
      <w:r w:rsidR="00E07A3F" w:rsidRPr="00E07A3F">
        <w:rPr>
          <w:rFonts w:ascii="Arial" w:hAnsi="Arial" w:cs="Arial"/>
        </w:rPr>
        <w:t>" or "</w:t>
      </w:r>
      <w:r w:rsidR="00E07A3F" w:rsidRPr="00E07A3F">
        <w:rPr>
          <w:rFonts w:ascii="Arial" w:hAnsi="Arial" w:cs="Arial"/>
          <w:i/>
          <w:iCs/>
        </w:rPr>
        <w:t>Paragraph</w:t>
      </w:r>
      <w:r w:rsidR="00E07A3F" w:rsidRPr="00E07A3F">
        <w:rPr>
          <w:rFonts w:ascii="Arial" w:hAnsi="Arial" w:cs="Arial"/>
        </w:rPr>
        <w:t>" shall be construed as a reference to a provision within the Schedules to this Agreement</w:t>
      </w:r>
      <w:r w:rsidRPr="002D1A91">
        <w:rPr>
          <w:rFonts w:ascii="Arial" w:hAnsi="Arial" w:cs="Arial"/>
        </w:rPr>
        <w:t xml:space="preserve">; </w:t>
      </w:r>
      <w:r w:rsidR="006E433A" w:rsidRPr="002D1A91">
        <w:rPr>
          <w:rFonts w:ascii="Arial" w:hAnsi="Arial" w:cs="Arial"/>
        </w:rPr>
        <w:t>and</w:t>
      </w:r>
    </w:p>
    <w:p w14:paraId="18879ACA" w14:textId="77777777" w:rsidR="00D96016" w:rsidRPr="002D1A91" w:rsidRDefault="00D96016" w:rsidP="009B4FD4">
      <w:pPr>
        <w:pStyle w:val="ColorfulList-Accent11"/>
        <w:spacing w:line="240" w:lineRule="auto"/>
        <w:ind w:left="1080"/>
        <w:jc w:val="both"/>
        <w:rPr>
          <w:rFonts w:ascii="Arial" w:hAnsi="Arial" w:cs="Arial"/>
        </w:rPr>
      </w:pPr>
    </w:p>
    <w:p w14:paraId="2549E744" w14:textId="77777777" w:rsidR="00D96016" w:rsidRPr="002D1A91" w:rsidRDefault="00D96016" w:rsidP="00D86CA8">
      <w:pPr>
        <w:pStyle w:val="ColorfulList-Accent11"/>
        <w:numPr>
          <w:ilvl w:val="0"/>
          <w:numId w:val="99"/>
        </w:numPr>
        <w:spacing w:line="240" w:lineRule="auto"/>
        <w:ind w:left="1418" w:hanging="698"/>
        <w:jc w:val="both"/>
        <w:rPr>
          <w:rFonts w:ascii="Arial" w:hAnsi="Arial" w:cs="Arial"/>
        </w:rPr>
      </w:pPr>
      <w:r w:rsidRPr="002D1A91">
        <w:rPr>
          <w:rFonts w:ascii="Arial" w:hAnsi="Arial" w:cs="Arial"/>
        </w:rPr>
        <w:t>time shall be of the essence in the performance of the Parties’ respective obligations. If any time period specified herein is extended, such extended time shall also be of the essence.</w:t>
      </w:r>
    </w:p>
    <w:p w14:paraId="1F39D1CE" w14:textId="77777777" w:rsidR="00D96016" w:rsidRPr="002D1A91" w:rsidRDefault="00D96016" w:rsidP="009B4FD4">
      <w:pPr>
        <w:spacing w:line="240" w:lineRule="auto"/>
        <w:jc w:val="both"/>
        <w:rPr>
          <w:rFonts w:ascii="Arial" w:hAnsi="Arial" w:cs="Arial"/>
        </w:rPr>
      </w:pPr>
    </w:p>
    <w:p w14:paraId="083284DC" w14:textId="7777777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The rule of construction, if any, that a contract should be interpreted against the parties responsible for the drafting and preparation thereof, shall not apply.</w:t>
      </w:r>
    </w:p>
    <w:p w14:paraId="151FA82B" w14:textId="77777777" w:rsidR="00D96016" w:rsidRPr="002D1A91" w:rsidRDefault="00D96016" w:rsidP="009B4FD4">
      <w:pPr>
        <w:spacing w:line="240" w:lineRule="auto"/>
        <w:jc w:val="both"/>
        <w:rPr>
          <w:rFonts w:ascii="Arial" w:hAnsi="Arial" w:cs="Arial"/>
        </w:rPr>
      </w:pPr>
    </w:p>
    <w:p w14:paraId="7A832E98" w14:textId="7777777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Any word or expression used in this Agreement shall, unless otherwise defined or construed in this Agreement, bear its ordinary English meaning and, for these purposes, the General Clauses Act 1897 shall not apply.</w:t>
      </w:r>
    </w:p>
    <w:p w14:paraId="159F672C" w14:textId="77777777" w:rsidR="00D96016" w:rsidRPr="002D1A91" w:rsidRDefault="00D96016" w:rsidP="00D96016">
      <w:pPr>
        <w:jc w:val="both"/>
        <w:rPr>
          <w:rFonts w:ascii="Arial" w:hAnsi="Arial" w:cs="Arial"/>
        </w:rPr>
      </w:pPr>
    </w:p>
    <w:p w14:paraId="1F45B078" w14:textId="77777777" w:rsidR="00D96016" w:rsidRPr="002D1A91" w:rsidRDefault="00D96016" w:rsidP="009B4FD4">
      <w:pPr>
        <w:pStyle w:val="Heading2"/>
        <w:spacing w:line="240" w:lineRule="auto"/>
        <w:ind w:left="720"/>
        <w:jc w:val="both"/>
        <w:rPr>
          <w:rFonts w:ascii="Arial" w:hAnsi="Arial" w:cs="Arial"/>
          <w:u w:val="single"/>
        </w:rPr>
      </w:pPr>
      <w:bookmarkStart w:id="25" w:name="_Toc333899827"/>
      <w:r w:rsidRPr="002D1A91">
        <w:rPr>
          <w:rFonts w:ascii="Arial" w:hAnsi="Arial" w:cs="Arial"/>
          <w:u w:val="single"/>
        </w:rPr>
        <w:t>Costs for Documents</w:t>
      </w:r>
      <w:bookmarkEnd w:id="25"/>
    </w:p>
    <w:p w14:paraId="4F8FA8E2" w14:textId="77777777" w:rsidR="00D96016" w:rsidRPr="002D1A91" w:rsidRDefault="00D96016" w:rsidP="009B4FD4">
      <w:pPr>
        <w:spacing w:line="240" w:lineRule="auto"/>
        <w:jc w:val="both"/>
        <w:rPr>
          <w:rFonts w:ascii="Arial" w:hAnsi="Arial" w:cs="Arial"/>
        </w:rPr>
      </w:pPr>
    </w:p>
    <w:p w14:paraId="554ED645" w14:textId="17C87094"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Unless expressly provided otherwise in this Agreement, any documentation required to be provided or furnished by the Concessionaire to the</w:t>
      </w:r>
      <w:r w:rsidR="006D2A8B" w:rsidRPr="006A4CA4">
        <w:rPr>
          <w:rFonts w:ascii="Arial" w:hAnsi="Arial" w:cs="Arial"/>
        </w:rPr>
        <w:t xml:space="preserve"> Agency</w:t>
      </w:r>
      <w:r w:rsidRPr="002D1A91">
        <w:rPr>
          <w:rFonts w:ascii="Arial" w:hAnsi="Arial" w:cs="Arial"/>
        </w:rPr>
        <w:t>, the Independent Engineer and/or the Independent Auditor or any other relevant person so appointed or nominated by the</w:t>
      </w:r>
      <w:r w:rsidR="006D2A8B" w:rsidRPr="006A4CA4">
        <w:rPr>
          <w:rFonts w:ascii="Arial" w:hAnsi="Arial" w:cs="Arial"/>
        </w:rPr>
        <w:t xml:space="preserve"> Agency</w:t>
      </w:r>
      <w:r w:rsidRPr="002D1A91">
        <w:rPr>
          <w:rFonts w:ascii="Arial" w:hAnsi="Arial" w:cs="Arial"/>
        </w:rPr>
        <w:t>, the Financiers or any other person legally so required shall be provided free of cost and in three (3) copies, and if the</w:t>
      </w:r>
      <w:r w:rsidR="006D2A8B" w:rsidRPr="006A4CA4">
        <w:rPr>
          <w:rFonts w:ascii="Arial" w:hAnsi="Arial" w:cs="Arial"/>
        </w:rPr>
        <w:t xml:space="preserve"> Agency</w:t>
      </w:r>
      <w:r w:rsidRPr="002D1A91">
        <w:rPr>
          <w:rFonts w:ascii="Arial" w:hAnsi="Arial" w:cs="Arial"/>
        </w:rPr>
        <w:t>, the Independent Engineer and/or the Independent Auditor is required to return any such documentation with their comments and/or approval, they shall be entitled to retain two (2) copies thereof.</w:t>
      </w:r>
    </w:p>
    <w:p w14:paraId="4C7EEBAF" w14:textId="77777777" w:rsidR="00D96016" w:rsidRPr="002D1A91" w:rsidRDefault="00D96016" w:rsidP="009B4FD4">
      <w:pPr>
        <w:spacing w:line="240" w:lineRule="auto"/>
        <w:jc w:val="both"/>
        <w:rPr>
          <w:rFonts w:ascii="Arial" w:hAnsi="Arial" w:cs="Arial"/>
        </w:rPr>
      </w:pPr>
    </w:p>
    <w:p w14:paraId="3C247184" w14:textId="77777777" w:rsidR="00D96016" w:rsidRPr="002D1A91" w:rsidRDefault="00D96016" w:rsidP="009B4FD4">
      <w:pPr>
        <w:pStyle w:val="Heading2"/>
        <w:spacing w:line="240" w:lineRule="auto"/>
        <w:ind w:left="720"/>
        <w:jc w:val="both"/>
        <w:rPr>
          <w:rFonts w:ascii="Arial" w:hAnsi="Arial" w:cs="Arial"/>
          <w:u w:val="single"/>
        </w:rPr>
      </w:pPr>
      <w:bookmarkStart w:id="26" w:name="_Toc333899828"/>
      <w:r w:rsidRPr="002D1A91">
        <w:rPr>
          <w:rFonts w:ascii="Arial" w:hAnsi="Arial" w:cs="Arial"/>
          <w:u w:val="single"/>
        </w:rPr>
        <w:t>Measurements and Arithmetic Conventions</w:t>
      </w:r>
      <w:bookmarkEnd w:id="26"/>
    </w:p>
    <w:p w14:paraId="5D239FBB" w14:textId="77777777" w:rsidR="00D96016" w:rsidRPr="002D1A91" w:rsidRDefault="00D96016" w:rsidP="009B4FD4">
      <w:pPr>
        <w:spacing w:line="240" w:lineRule="auto"/>
        <w:jc w:val="both"/>
        <w:rPr>
          <w:rFonts w:ascii="Arial" w:hAnsi="Arial" w:cs="Arial"/>
        </w:rPr>
      </w:pPr>
    </w:p>
    <w:p w14:paraId="3AB3AD6A" w14:textId="09734020"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All measurements and calculations in respect of financial matters shall be in the metric system and calculations done to two (2) decimal places, with the third digit </w:t>
      </w:r>
      <w:r w:rsidRPr="002D1A91">
        <w:rPr>
          <w:rFonts w:ascii="Arial" w:hAnsi="Arial" w:cs="Arial"/>
        </w:rPr>
        <w:lastRenderedPageBreak/>
        <w:t>of five (5) or above being rounded up and below five (5) being rounded down, however all calculations in respect of technical matters shall be in SI/foot pound and second system in accordance with the provision of th</w:t>
      </w:r>
      <w:r w:rsidR="002E52BD" w:rsidRPr="002D1A91">
        <w:rPr>
          <w:rFonts w:ascii="Arial" w:hAnsi="Arial" w:cs="Arial"/>
        </w:rPr>
        <w:t>is Agreement</w:t>
      </w:r>
      <w:r w:rsidRPr="002D1A91">
        <w:rPr>
          <w:rFonts w:ascii="Arial" w:hAnsi="Arial" w:cs="Arial"/>
        </w:rPr>
        <w:t>.</w:t>
      </w:r>
    </w:p>
    <w:p w14:paraId="1A10853D" w14:textId="77777777" w:rsidR="00D96016" w:rsidRPr="002D1A91" w:rsidRDefault="00D96016" w:rsidP="009B4FD4">
      <w:pPr>
        <w:spacing w:line="240" w:lineRule="auto"/>
        <w:jc w:val="both"/>
        <w:rPr>
          <w:rFonts w:ascii="Arial" w:hAnsi="Arial" w:cs="Arial"/>
        </w:rPr>
      </w:pPr>
    </w:p>
    <w:p w14:paraId="64C96363" w14:textId="77777777" w:rsidR="00DC041E" w:rsidRPr="002D1A91" w:rsidRDefault="00DC041E">
      <w:pPr>
        <w:spacing w:after="160" w:line="259" w:lineRule="auto"/>
        <w:rPr>
          <w:rFonts w:ascii="Arial" w:hAnsi="Arial" w:cs="Arial"/>
          <w:b/>
          <w:smallCaps/>
          <w:u w:val="single"/>
        </w:rPr>
      </w:pPr>
      <w:bookmarkStart w:id="27" w:name="_Toc333899829"/>
      <w:r w:rsidRPr="002D1A91">
        <w:rPr>
          <w:rFonts w:ascii="Arial" w:hAnsi="Arial" w:cs="Arial"/>
          <w:u w:val="single"/>
        </w:rPr>
        <w:br w:type="page"/>
      </w:r>
    </w:p>
    <w:p w14:paraId="06D444D0" w14:textId="0C383EAE" w:rsidR="00D96016" w:rsidRPr="002D1A91" w:rsidRDefault="00D96016" w:rsidP="009B4FD4">
      <w:pPr>
        <w:pStyle w:val="Heading2"/>
        <w:spacing w:line="240" w:lineRule="auto"/>
        <w:ind w:left="720"/>
        <w:jc w:val="both"/>
        <w:rPr>
          <w:rFonts w:ascii="Arial" w:hAnsi="Arial" w:cs="Arial"/>
          <w:u w:val="single"/>
        </w:rPr>
      </w:pPr>
      <w:r w:rsidRPr="002D1A91">
        <w:rPr>
          <w:rFonts w:ascii="Arial" w:hAnsi="Arial" w:cs="Arial"/>
          <w:u w:val="single"/>
        </w:rPr>
        <w:lastRenderedPageBreak/>
        <w:t>Priority of Agreements, Articles, Sections and Schedules</w:t>
      </w:r>
      <w:bookmarkEnd w:id="27"/>
    </w:p>
    <w:p w14:paraId="18609643" w14:textId="77777777" w:rsidR="00D96016" w:rsidRPr="002D1A91" w:rsidRDefault="00D96016" w:rsidP="009B4FD4">
      <w:pPr>
        <w:spacing w:line="240" w:lineRule="auto"/>
        <w:jc w:val="both"/>
        <w:rPr>
          <w:rFonts w:ascii="Arial" w:hAnsi="Arial" w:cs="Arial"/>
        </w:rPr>
      </w:pPr>
    </w:p>
    <w:p w14:paraId="4C7152BE" w14:textId="5C06BFE2"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This Agreement, and all other agreements and documents forming part of this </w:t>
      </w:r>
      <w:r w:rsidR="000E4E90" w:rsidRPr="002D1A91">
        <w:rPr>
          <w:rFonts w:ascii="Arial" w:hAnsi="Arial" w:cs="Arial"/>
        </w:rPr>
        <w:t xml:space="preserve">Agreement </w:t>
      </w:r>
      <w:r w:rsidRPr="002D1A91">
        <w:rPr>
          <w:rFonts w:ascii="Arial" w:hAnsi="Arial" w:cs="Arial"/>
        </w:rPr>
        <w:t xml:space="preserve">are to be taken as mutually explanatory and, unless otherwise expressly provided elsewhere in this Agreement, the priority of this Agreement and the other </w:t>
      </w:r>
      <w:r w:rsidR="006D2A8B" w:rsidRPr="006A4CA4">
        <w:rPr>
          <w:rFonts w:ascii="Arial" w:hAnsi="Arial" w:cs="Arial"/>
        </w:rPr>
        <w:t xml:space="preserve">Agency </w:t>
      </w:r>
      <w:r w:rsidRPr="002D1A91">
        <w:rPr>
          <w:rFonts w:ascii="Arial" w:hAnsi="Arial" w:cs="Arial"/>
        </w:rPr>
        <w:t>Agreement and other documents and agreements forming part thereof or referred to therein shall, in the event of any conflict between them, be in the following order (unless otherwise agreed between the Parties):</w:t>
      </w:r>
    </w:p>
    <w:p w14:paraId="32802B06" w14:textId="77777777" w:rsidR="00D96016" w:rsidRPr="002D1A91" w:rsidRDefault="00D96016" w:rsidP="009B4FD4">
      <w:pPr>
        <w:spacing w:line="240" w:lineRule="auto"/>
        <w:jc w:val="both"/>
        <w:rPr>
          <w:rFonts w:ascii="Arial" w:hAnsi="Arial" w:cs="Arial"/>
        </w:rPr>
      </w:pPr>
    </w:p>
    <w:p w14:paraId="79FF6383" w14:textId="77777777" w:rsidR="00D96016" w:rsidRPr="002D1A91" w:rsidRDefault="00D96016" w:rsidP="009B4FD4">
      <w:pPr>
        <w:pStyle w:val="ColorfulList-Accent11"/>
        <w:numPr>
          <w:ilvl w:val="0"/>
          <w:numId w:val="3"/>
        </w:numPr>
        <w:spacing w:line="240" w:lineRule="auto"/>
        <w:ind w:left="1440"/>
        <w:jc w:val="both"/>
        <w:rPr>
          <w:rFonts w:ascii="Arial" w:hAnsi="Arial" w:cs="Arial"/>
        </w:rPr>
      </w:pPr>
      <w:r w:rsidRPr="002D1A91">
        <w:rPr>
          <w:rFonts w:ascii="Arial" w:hAnsi="Arial" w:cs="Arial"/>
        </w:rPr>
        <w:t xml:space="preserve">this Agreement; </w:t>
      </w:r>
    </w:p>
    <w:p w14:paraId="55998CBA" w14:textId="77777777" w:rsidR="00D96016" w:rsidRPr="002D1A91" w:rsidRDefault="00D96016" w:rsidP="009B4FD4">
      <w:pPr>
        <w:pStyle w:val="ColorfulList-Accent11"/>
        <w:spacing w:line="240" w:lineRule="auto"/>
        <w:ind w:left="1440"/>
        <w:jc w:val="both"/>
        <w:rPr>
          <w:rFonts w:ascii="Arial" w:hAnsi="Arial" w:cs="Arial"/>
        </w:rPr>
      </w:pPr>
    </w:p>
    <w:p w14:paraId="7EB8AA63" w14:textId="291DD027" w:rsidR="00D96016" w:rsidRPr="002D1A91" w:rsidRDefault="00D96016" w:rsidP="009B4FD4">
      <w:pPr>
        <w:pStyle w:val="ColorfulList-Accent11"/>
        <w:numPr>
          <w:ilvl w:val="0"/>
          <w:numId w:val="3"/>
        </w:numPr>
        <w:spacing w:line="240" w:lineRule="auto"/>
        <w:ind w:left="1440"/>
        <w:jc w:val="both"/>
        <w:rPr>
          <w:rFonts w:ascii="Arial" w:hAnsi="Arial" w:cs="Arial"/>
        </w:rPr>
      </w:pPr>
      <w:r w:rsidRPr="002D1A91">
        <w:rPr>
          <w:rFonts w:ascii="Arial" w:hAnsi="Arial" w:cs="Arial"/>
        </w:rPr>
        <w:t xml:space="preserve">the </w:t>
      </w:r>
      <w:r w:rsidR="006D2A8B" w:rsidRPr="006A4CA4">
        <w:rPr>
          <w:rFonts w:ascii="Arial" w:hAnsi="Arial" w:cs="Arial"/>
        </w:rPr>
        <w:t xml:space="preserve">Agency </w:t>
      </w:r>
      <w:r w:rsidRPr="002D1A91">
        <w:rPr>
          <w:rFonts w:ascii="Arial" w:hAnsi="Arial" w:cs="Arial"/>
        </w:rPr>
        <w:t>Agreements (other than this Agreement).</w:t>
      </w:r>
    </w:p>
    <w:p w14:paraId="0D6D8A9C" w14:textId="77777777" w:rsidR="00D96016" w:rsidRPr="002D1A91" w:rsidRDefault="00D96016" w:rsidP="009B4FD4">
      <w:pPr>
        <w:spacing w:line="240" w:lineRule="auto"/>
        <w:jc w:val="both"/>
        <w:rPr>
          <w:rFonts w:ascii="Arial" w:hAnsi="Arial" w:cs="Arial"/>
        </w:rPr>
      </w:pPr>
    </w:p>
    <w:p w14:paraId="3E6B32DA" w14:textId="7777777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Subject to the provisions of Section 1.5.1, in the event of any ambiguity and/or discrepancies with regard to this Agreement, the following shall apply:</w:t>
      </w:r>
    </w:p>
    <w:p w14:paraId="318AA72B" w14:textId="77777777" w:rsidR="00D96016" w:rsidRPr="002D1A91" w:rsidRDefault="00D96016" w:rsidP="009B4FD4">
      <w:pPr>
        <w:spacing w:line="240" w:lineRule="auto"/>
        <w:jc w:val="both"/>
        <w:rPr>
          <w:rFonts w:ascii="Arial" w:hAnsi="Arial" w:cs="Arial"/>
        </w:rPr>
      </w:pPr>
    </w:p>
    <w:p w14:paraId="2F3BEB86" w14:textId="77777777" w:rsidR="00D96016" w:rsidRPr="002D1A91" w:rsidRDefault="00D96016" w:rsidP="009B4FD4">
      <w:pPr>
        <w:pStyle w:val="ColorfulList-Accent11"/>
        <w:numPr>
          <w:ilvl w:val="0"/>
          <w:numId w:val="4"/>
        </w:numPr>
        <w:spacing w:line="240" w:lineRule="auto"/>
        <w:ind w:left="1440"/>
        <w:jc w:val="both"/>
        <w:rPr>
          <w:rFonts w:ascii="Arial" w:hAnsi="Arial" w:cs="Arial"/>
        </w:rPr>
      </w:pPr>
      <w:r w:rsidRPr="002D1A91">
        <w:rPr>
          <w:rFonts w:ascii="Arial" w:hAnsi="Arial" w:cs="Arial"/>
        </w:rPr>
        <w:t>between two or more Articles and/or Section of this Agreement, the provisions of a specific Article relevant to the issue under consideration shall prevail over those in other Article and/or Section;</w:t>
      </w:r>
    </w:p>
    <w:p w14:paraId="28C7316C" w14:textId="77777777" w:rsidR="00D96016" w:rsidRPr="002D1A91" w:rsidRDefault="00D96016" w:rsidP="009B4FD4">
      <w:pPr>
        <w:spacing w:line="240" w:lineRule="auto"/>
        <w:jc w:val="both"/>
        <w:rPr>
          <w:rFonts w:ascii="Arial" w:hAnsi="Arial" w:cs="Arial"/>
        </w:rPr>
      </w:pPr>
    </w:p>
    <w:p w14:paraId="7CBFC97B" w14:textId="77777777" w:rsidR="00D96016" w:rsidRPr="002D1A91" w:rsidRDefault="00D96016" w:rsidP="009B4FD4">
      <w:pPr>
        <w:pStyle w:val="ColorfulList-Accent11"/>
        <w:numPr>
          <w:ilvl w:val="0"/>
          <w:numId w:val="4"/>
        </w:numPr>
        <w:spacing w:line="240" w:lineRule="auto"/>
        <w:ind w:left="1440"/>
        <w:jc w:val="both"/>
        <w:rPr>
          <w:rFonts w:ascii="Arial" w:hAnsi="Arial" w:cs="Arial"/>
        </w:rPr>
      </w:pPr>
      <w:r w:rsidRPr="002D1A91">
        <w:rPr>
          <w:rFonts w:ascii="Arial" w:hAnsi="Arial" w:cs="Arial"/>
        </w:rPr>
        <w:t>between the Article and/or Section of this Agreement and the Schedules, the Article and/or Section shall prevail unless the issue in question/matter is specifically provided for in the Schedule and only referred to in the Article and / or Section, as the case may be;</w:t>
      </w:r>
    </w:p>
    <w:p w14:paraId="64A17E4D" w14:textId="77777777" w:rsidR="00D96016" w:rsidRPr="002D1A91" w:rsidRDefault="00D96016" w:rsidP="009B4FD4">
      <w:pPr>
        <w:spacing w:line="240" w:lineRule="auto"/>
        <w:jc w:val="both"/>
        <w:rPr>
          <w:rFonts w:ascii="Arial" w:hAnsi="Arial" w:cs="Arial"/>
        </w:rPr>
      </w:pPr>
    </w:p>
    <w:p w14:paraId="22772B50" w14:textId="77777777" w:rsidR="00D96016" w:rsidRPr="002D1A91" w:rsidRDefault="00D96016" w:rsidP="009B4FD4">
      <w:pPr>
        <w:pStyle w:val="ColorfulList-Accent11"/>
        <w:numPr>
          <w:ilvl w:val="0"/>
          <w:numId w:val="4"/>
        </w:numPr>
        <w:spacing w:line="240" w:lineRule="auto"/>
        <w:ind w:left="1440"/>
        <w:jc w:val="both"/>
        <w:rPr>
          <w:rFonts w:ascii="Arial" w:hAnsi="Arial" w:cs="Arial"/>
        </w:rPr>
      </w:pPr>
      <w:r w:rsidRPr="002D1A91">
        <w:rPr>
          <w:rFonts w:ascii="Arial" w:hAnsi="Arial" w:cs="Arial"/>
        </w:rPr>
        <w:t>between any two Schedules, the Schedule relevant to the issue shall prevail;</w:t>
      </w:r>
    </w:p>
    <w:p w14:paraId="50C55FA6" w14:textId="77777777" w:rsidR="00D96016" w:rsidRPr="002D1A91" w:rsidRDefault="00D96016" w:rsidP="009B4FD4">
      <w:pPr>
        <w:spacing w:line="240" w:lineRule="auto"/>
        <w:jc w:val="both"/>
        <w:rPr>
          <w:rFonts w:ascii="Arial" w:hAnsi="Arial" w:cs="Arial"/>
        </w:rPr>
      </w:pPr>
    </w:p>
    <w:p w14:paraId="3EF33700" w14:textId="0F8C512A" w:rsidR="00D96016" w:rsidRPr="002D1A91" w:rsidRDefault="00D96016" w:rsidP="009B4FD4">
      <w:pPr>
        <w:pStyle w:val="ColorfulList-Accent11"/>
        <w:numPr>
          <w:ilvl w:val="0"/>
          <w:numId w:val="4"/>
        </w:numPr>
        <w:spacing w:line="240" w:lineRule="auto"/>
        <w:ind w:left="1440"/>
        <w:jc w:val="both"/>
        <w:rPr>
          <w:rFonts w:ascii="Arial" w:hAnsi="Arial" w:cs="Arial"/>
        </w:rPr>
      </w:pPr>
      <w:r w:rsidRPr="002D1A91">
        <w:rPr>
          <w:rFonts w:ascii="Arial" w:hAnsi="Arial" w:cs="Arial"/>
        </w:rPr>
        <w:t xml:space="preserve">between the written description on the  </w:t>
      </w:r>
      <w:r w:rsidR="00E37CAC" w:rsidRPr="002D1A91">
        <w:rPr>
          <w:rFonts w:ascii="Arial" w:hAnsi="Arial" w:cs="Arial"/>
        </w:rPr>
        <w:t>d</w:t>
      </w:r>
      <w:r w:rsidRPr="002D1A91">
        <w:rPr>
          <w:rFonts w:ascii="Arial" w:hAnsi="Arial" w:cs="Arial"/>
        </w:rPr>
        <w:t xml:space="preserve">rawings and the  </w:t>
      </w:r>
      <w:r w:rsidR="00701D90" w:rsidRPr="002D1A91">
        <w:rPr>
          <w:rFonts w:ascii="Arial" w:hAnsi="Arial" w:cs="Arial"/>
        </w:rPr>
        <w:t xml:space="preserve">Development </w:t>
      </w:r>
      <w:r w:rsidRPr="002D1A91">
        <w:rPr>
          <w:rFonts w:ascii="Arial" w:hAnsi="Arial" w:cs="Arial"/>
        </w:rPr>
        <w:t>Requirements, the latter shall prevail;</w:t>
      </w:r>
    </w:p>
    <w:p w14:paraId="1391D0B9" w14:textId="77777777" w:rsidR="00D96016" w:rsidRPr="002D1A91" w:rsidRDefault="00D96016" w:rsidP="009B4FD4">
      <w:pPr>
        <w:pStyle w:val="ColorfulList-Accent11"/>
        <w:spacing w:line="240" w:lineRule="auto"/>
        <w:ind w:left="0"/>
        <w:jc w:val="both"/>
        <w:rPr>
          <w:rFonts w:ascii="Arial" w:hAnsi="Arial" w:cs="Arial"/>
        </w:rPr>
      </w:pPr>
    </w:p>
    <w:p w14:paraId="5C00F4E4" w14:textId="77777777" w:rsidR="00D96016" w:rsidRPr="002D1A91" w:rsidRDefault="00D96016" w:rsidP="009B4FD4">
      <w:pPr>
        <w:pStyle w:val="ColorfulList-Accent11"/>
        <w:numPr>
          <w:ilvl w:val="0"/>
          <w:numId w:val="4"/>
        </w:numPr>
        <w:spacing w:line="240" w:lineRule="auto"/>
        <w:ind w:left="1440"/>
        <w:jc w:val="both"/>
        <w:rPr>
          <w:rFonts w:ascii="Arial" w:hAnsi="Arial" w:cs="Arial"/>
        </w:rPr>
      </w:pPr>
      <w:r w:rsidRPr="002D1A91">
        <w:rPr>
          <w:rFonts w:ascii="Arial" w:hAnsi="Arial" w:cs="Arial"/>
        </w:rPr>
        <w:t>between the written description on the O&amp;M Documents and the O&amp;M Requirements, the latter shall prevail;</w:t>
      </w:r>
    </w:p>
    <w:p w14:paraId="2BBFA4B3" w14:textId="77777777" w:rsidR="00D96016" w:rsidRPr="002D1A91" w:rsidRDefault="00D96016" w:rsidP="009B4FD4">
      <w:pPr>
        <w:spacing w:line="240" w:lineRule="auto"/>
        <w:jc w:val="both"/>
        <w:rPr>
          <w:rFonts w:ascii="Arial" w:hAnsi="Arial" w:cs="Arial"/>
        </w:rPr>
      </w:pPr>
    </w:p>
    <w:p w14:paraId="721E20A5" w14:textId="151261C5" w:rsidR="00D96016" w:rsidRPr="002D1A91" w:rsidRDefault="00D96016" w:rsidP="009B4FD4">
      <w:pPr>
        <w:pStyle w:val="ColorfulList-Accent11"/>
        <w:numPr>
          <w:ilvl w:val="0"/>
          <w:numId w:val="4"/>
        </w:numPr>
        <w:spacing w:line="240" w:lineRule="auto"/>
        <w:ind w:left="1440"/>
        <w:jc w:val="both"/>
        <w:rPr>
          <w:rFonts w:ascii="Arial" w:hAnsi="Arial" w:cs="Arial"/>
        </w:rPr>
      </w:pPr>
      <w:r w:rsidRPr="002D1A91">
        <w:rPr>
          <w:rFonts w:ascii="Arial" w:hAnsi="Arial" w:cs="Arial"/>
        </w:rPr>
        <w:t xml:space="preserve">between the dimension scaled from the </w:t>
      </w:r>
      <w:r w:rsidR="00E37CAC" w:rsidRPr="002D1A91">
        <w:rPr>
          <w:rFonts w:ascii="Arial" w:hAnsi="Arial" w:cs="Arial"/>
        </w:rPr>
        <w:t>d</w:t>
      </w:r>
      <w:r w:rsidRPr="002D1A91">
        <w:rPr>
          <w:rFonts w:ascii="Arial" w:hAnsi="Arial" w:cs="Arial"/>
        </w:rPr>
        <w:t>rawing</w:t>
      </w:r>
      <w:r w:rsidR="00E37CAC" w:rsidRPr="002D1A91">
        <w:rPr>
          <w:rFonts w:ascii="Arial" w:hAnsi="Arial" w:cs="Arial"/>
        </w:rPr>
        <w:t>s</w:t>
      </w:r>
      <w:r w:rsidRPr="002D1A91">
        <w:rPr>
          <w:rFonts w:ascii="Arial" w:hAnsi="Arial" w:cs="Arial"/>
        </w:rPr>
        <w:t xml:space="preserve"> and its specific written dimension, the latter shall prevail; </w:t>
      </w:r>
    </w:p>
    <w:p w14:paraId="08D74DEF" w14:textId="77777777" w:rsidR="00D96016" w:rsidRPr="002D1A91" w:rsidRDefault="00D96016" w:rsidP="009B4FD4">
      <w:pPr>
        <w:pStyle w:val="ColorfulList-Accent11"/>
        <w:spacing w:line="240" w:lineRule="auto"/>
        <w:ind w:left="0"/>
        <w:jc w:val="both"/>
        <w:rPr>
          <w:rFonts w:ascii="Arial" w:hAnsi="Arial" w:cs="Arial"/>
        </w:rPr>
      </w:pPr>
    </w:p>
    <w:p w14:paraId="46D58431" w14:textId="77777777" w:rsidR="00D96016" w:rsidRPr="002D1A91" w:rsidRDefault="00D96016" w:rsidP="009B4FD4">
      <w:pPr>
        <w:pStyle w:val="ColorfulList-Accent11"/>
        <w:numPr>
          <w:ilvl w:val="0"/>
          <w:numId w:val="4"/>
        </w:numPr>
        <w:spacing w:line="240" w:lineRule="auto"/>
        <w:ind w:left="1440"/>
        <w:jc w:val="both"/>
        <w:rPr>
          <w:rFonts w:ascii="Arial" w:hAnsi="Arial" w:cs="Arial"/>
        </w:rPr>
      </w:pPr>
      <w:r w:rsidRPr="002D1A91">
        <w:rPr>
          <w:rFonts w:ascii="Arial" w:hAnsi="Arial" w:cs="Arial"/>
        </w:rPr>
        <w:t>between the dimension scaled from the O&amp;M Documents and its specific written dimension, the latter shall prevail; and</w:t>
      </w:r>
    </w:p>
    <w:p w14:paraId="083D38C0" w14:textId="77777777" w:rsidR="00D96016" w:rsidRPr="002D1A91" w:rsidRDefault="00D96016" w:rsidP="009B4FD4">
      <w:pPr>
        <w:spacing w:line="240" w:lineRule="auto"/>
        <w:jc w:val="both"/>
        <w:rPr>
          <w:rFonts w:ascii="Arial" w:hAnsi="Arial" w:cs="Arial"/>
        </w:rPr>
      </w:pPr>
    </w:p>
    <w:p w14:paraId="2FB6D546" w14:textId="77777777" w:rsidR="00D96016" w:rsidRPr="002D1A91" w:rsidRDefault="00D96016" w:rsidP="009B4FD4">
      <w:pPr>
        <w:pStyle w:val="ColorfulList-Accent11"/>
        <w:numPr>
          <w:ilvl w:val="0"/>
          <w:numId w:val="4"/>
        </w:numPr>
        <w:spacing w:line="240" w:lineRule="auto"/>
        <w:ind w:left="1440"/>
        <w:jc w:val="both"/>
        <w:rPr>
          <w:rFonts w:ascii="Arial" w:hAnsi="Arial" w:cs="Arial"/>
        </w:rPr>
      </w:pPr>
      <w:r w:rsidRPr="002D1A91">
        <w:rPr>
          <w:rFonts w:ascii="Arial" w:hAnsi="Arial" w:cs="Arial"/>
        </w:rPr>
        <w:t>between any value written in numerals and that in words, the latter shall prevail.</w:t>
      </w:r>
    </w:p>
    <w:p w14:paraId="1420A8C3" w14:textId="77777777" w:rsidR="00D96016" w:rsidRPr="002D1A91" w:rsidRDefault="00D96016" w:rsidP="009B4FD4">
      <w:pPr>
        <w:spacing w:line="240" w:lineRule="auto"/>
        <w:rPr>
          <w:rFonts w:ascii="Arial" w:hAnsi="Arial" w:cs="Arial"/>
          <w:b/>
          <w:smallCaps/>
          <w:sz w:val="26"/>
        </w:rPr>
      </w:pPr>
      <w:bookmarkStart w:id="28" w:name="_Toc333899830"/>
      <w:r w:rsidRPr="002D1A91">
        <w:rPr>
          <w:rFonts w:ascii="Arial" w:hAnsi="Arial" w:cs="Arial"/>
        </w:rPr>
        <w:br w:type="page"/>
      </w:r>
    </w:p>
    <w:p w14:paraId="43F6FB82" w14:textId="77777777" w:rsidR="00D96016" w:rsidRPr="002D1A91" w:rsidRDefault="00D96016" w:rsidP="00242FA9">
      <w:pPr>
        <w:pStyle w:val="Heading1"/>
        <w:spacing w:line="240" w:lineRule="auto"/>
        <w:ind w:left="720" w:hanging="720"/>
        <w:jc w:val="both"/>
        <w:rPr>
          <w:rFonts w:ascii="Arial" w:hAnsi="Arial" w:cs="Arial"/>
        </w:rPr>
      </w:pPr>
      <w:bookmarkStart w:id="29" w:name="_Toc229101095"/>
      <w:r w:rsidRPr="002D1A91">
        <w:rPr>
          <w:rFonts w:ascii="Arial" w:hAnsi="Arial" w:cs="Arial"/>
        </w:rPr>
        <w:lastRenderedPageBreak/>
        <w:t>Concession</w:t>
      </w:r>
      <w:bookmarkEnd w:id="28"/>
      <w:bookmarkEnd w:id="29"/>
    </w:p>
    <w:p w14:paraId="751B8CAE" w14:textId="77777777" w:rsidR="00D96016" w:rsidRPr="002D1A91" w:rsidRDefault="00D96016" w:rsidP="009B4FD4">
      <w:pPr>
        <w:spacing w:line="240" w:lineRule="auto"/>
        <w:jc w:val="both"/>
        <w:rPr>
          <w:rFonts w:ascii="Arial" w:hAnsi="Arial" w:cs="Arial"/>
        </w:rPr>
      </w:pPr>
    </w:p>
    <w:p w14:paraId="3CF0E2FA" w14:textId="77777777" w:rsidR="00D96016" w:rsidRPr="002D1A91" w:rsidRDefault="00D96016" w:rsidP="009B4FD4">
      <w:pPr>
        <w:pStyle w:val="Heading2"/>
        <w:spacing w:line="240" w:lineRule="auto"/>
        <w:ind w:left="720"/>
        <w:jc w:val="both"/>
        <w:rPr>
          <w:rFonts w:ascii="Arial" w:hAnsi="Arial" w:cs="Arial"/>
          <w:u w:val="single"/>
        </w:rPr>
      </w:pPr>
      <w:bookmarkStart w:id="30" w:name="_Toc333899831"/>
      <w:r w:rsidRPr="002D1A91">
        <w:rPr>
          <w:rFonts w:ascii="Arial" w:hAnsi="Arial" w:cs="Arial"/>
          <w:u w:val="single"/>
        </w:rPr>
        <w:t>Grant of Concession</w:t>
      </w:r>
      <w:bookmarkEnd w:id="30"/>
    </w:p>
    <w:p w14:paraId="00405CBA" w14:textId="77777777" w:rsidR="00D96016" w:rsidRPr="002D1A91" w:rsidRDefault="00D96016" w:rsidP="009B4FD4">
      <w:pPr>
        <w:spacing w:line="240" w:lineRule="auto"/>
        <w:jc w:val="both"/>
        <w:rPr>
          <w:rFonts w:ascii="Arial" w:hAnsi="Arial" w:cs="Arial"/>
        </w:rPr>
      </w:pPr>
    </w:p>
    <w:p w14:paraId="4927447B" w14:textId="4D2BB2C5" w:rsidR="00BA7820" w:rsidRDefault="00D96016" w:rsidP="00BA7820">
      <w:pPr>
        <w:pStyle w:val="ColorfulList-Accent11"/>
        <w:numPr>
          <w:ilvl w:val="2"/>
          <w:numId w:val="264"/>
        </w:numPr>
        <w:spacing w:line="240" w:lineRule="auto"/>
        <w:ind w:left="720"/>
        <w:jc w:val="both"/>
        <w:rPr>
          <w:rFonts w:ascii="Arial" w:hAnsi="Arial" w:cs="Arial"/>
        </w:rPr>
      </w:pPr>
      <w:r w:rsidRPr="002D1A91">
        <w:rPr>
          <w:rFonts w:ascii="Arial" w:hAnsi="Arial" w:cs="Arial"/>
        </w:rPr>
        <w:t xml:space="preserve">In consideration of the Concessionaire’s obligations contained in this Agreement and </w:t>
      </w:r>
      <w:r w:rsidR="001C211A">
        <w:rPr>
          <w:rFonts w:ascii="Arial" w:hAnsi="Arial" w:cs="Arial"/>
        </w:rPr>
        <w:t>in reliance on</w:t>
      </w:r>
      <w:r w:rsidRPr="002D1A91">
        <w:rPr>
          <w:rFonts w:ascii="Arial" w:hAnsi="Arial" w:cs="Arial"/>
        </w:rPr>
        <w:t xml:space="preserve"> the Concessionaire’s representations, warranties and covenants contained herein, the </w:t>
      </w:r>
      <w:r w:rsidR="006D2A8B" w:rsidRPr="002D1A91">
        <w:rPr>
          <w:rFonts w:ascii="Arial" w:hAnsi="Arial" w:cs="Arial"/>
        </w:rPr>
        <w:t xml:space="preserve"> Agency</w:t>
      </w:r>
      <w:r w:rsidRPr="002D1A91">
        <w:rPr>
          <w:rFonts w:ascii="Arial" w:hAnsi="Arial" w:cs="Arial"/>
        </w:rPr>
        <w:t xml:space="preserve">, subject to the terms of this Agreement, hereby </w:t>
      </w:r>
      <w:r w:rsidR="00445C38" w:rsidRPr="002D1A91">
        <w:rPr>
          <w:rFonts w:ascii="Arial" w:hAnsi="Arial" w:cs="Arial"/>
        </w:rPr>
        <w:t>authorizes the Concessionaire</w:t>
      </w:r>
      <w:r w:rsidRPr="002D1A91">
        <w:rPr>
          <w:rFonts w:ascii="Arial" w:hAnsi="Arial" w:cs="Arial"/>
        </w:rPr>
        <w:t xml:space="preserve">, for the duration of the Concession Period, to </w:t>
      </w:r>
      <w:r w:rsidR="00A02A4C" w:rsidRPr="002D1A91">
        <w:rPr>
          <w:rFonts w:ascii="Arial" w:hAnsi="Arial" w:cs="Arial"/>
        </w:rPr>
        <w:t xml:space="preserve">implement the Project in accordance with </w:t>
      </w:r>
      <w:r w:rsidR="00A331D9" w:rsidRPr="002D1A91">
        <w:rPr>
          <w:rFonts w:ascii="Arial" w:hAnsi="Arial" w:cs="Arial"/>
        </w:rPr>
        <w:t>the Project Modality</w:t>
      </w:r>
      <w:r w:rsidRPr="002D1A91">
        <w:rPr>
          <w:rFonts w:ascii="Arial" w:hAnsi="Arial" w:cs="Arial"/>
        </w:rPr>
        <w:t>, and to exercise and enjoy the rights, powers, benefits, privileges, authorizations and entitlements as set forth in this Agreement.</w:t>
      </w:r>
    </w:p>
    <w:p w14:paraId="28434F8C" w14:textId="77777777" w:rsidR="00BA7820" w:rsidRDefault="00BA7820" w:rsidP="00BA7820">
      <w:pPr>
        <w:pStyle w:val="ColorfulList-Accent11"/>
        <w:spacing w:line="240" w:lineRule="auto"/>
        <w:jc w:val="both"/>
        <w:rPr>
          <w:rFonts w:ascii="Arial" w:hAnsi="Arial" w:cs="Arial"/>
        </w:rPr>
      </w:pPr>
    </w:p>
    <w:p w14:paraId="1A9C2193" w14:textId="6928E569" w:rsidR="00D96016" w:rsidRPr="00BA7820" w:rsidRDefault="00D96016" w:rsidP="00BA7820">
      <w:pPr>
        <w:pStyle w:val="ColorfulList-Accent11"/>
        <w:numPr>
          <w:ilvl w:val="2"/>
          <w:numId w:val="264"/>
        </w:numPr>
        <w:spacing w:line="240" w:lineRule="auto"/>
        <w:ind w:left="720"/>
        <w:jc w:val="both"/>
        <w:rPr>
          <w:rFonts w:ascii="Arial" w:hAnsi="Arial" w:cs="Arial"/>
        </w:rPr>
      </w:pPr>
      <w:r w:rsidRPr="00BA7820">
        <w:rPr>
          <w:rFonts w:ascii="Arial" w:hAnsi="Arial" w:cs="Arial"/>
        </w:rPr>
        <w:t xml:space="preserve">The Concessionaire agrees and undertakes to implement the Project in accordance with the terms of this Agreement and the </w:t>
      </w:r>
      <w:r w:rsidR="006D2A8B" w:rsidRPr="00BA7820">
        <w:rPr>
          <w:rFonts w:ascii="Arial" w:hAnsi="Arial" w:cs="Arial"/>
        </w:rPr>
        <w:t xml:space="preserve">Agency </w:t>
      </w:r>
      <w:r w:rsidRPr="00BA7820">
        <w:rPr>
          <w:rFonts w:ascii="Arial" w:hAnsi="Arial" w:cs="Arial"/>
        </w:rPr>
        <w:t xml:space="preserve">Agreements.  </w:t>
      </w:r>
    </w:p>
    <w:p w14:paraId="72C0CE34" w14:textId="77777777" w:rsidR="00D96016" w:rsidRPr="002D1A91" w:rsidRDefault="00D96016" w:rsidP="009B4FD4">
      <w:pPr>
        <w:spacing w:line="240" w:lineRule="auto"/>
        <w:jc w:val="both"/>
        <w:rPr>
          <w:rFonts w:ascii="Arial" w:hAnsi="Arial" w:cs="Arial"/>
        </w:rPr>
      </w:pPr>
    </w:p>
    <w:p w14:paraId="69B39DDE" w14:textId="77777777" w:rsidR="00D96016" w:rsidRPr="002D1A91" w:rsidRDefault="00D96016" w:rsidP="009B4FD4">
      <w:pPr>
        <w:pStyle w:val="Heading2"/>
        <w:spacing w:line="240" w:lineRule="auto"/>
        <w:ind w:left="720"/>
        <w:jc w:val="both"/>
        <w:rPr>
          <w:rFonts w:ascii="Arial" w:hAnsi="Arial" w:cs="Arial"/>
          <w:u w:val="single"/>
        </w:rPr>
      </w:pPr>
      <w:bookmarkStart w:id="31" w:name="_Toc333899832"/>
      <w:r w:rsidRPr="002D1A91">
        <w:rPr>
          <w:rFonts w:ascii="Arial" w:hAnsi="Arial" w:cs="Arial"/>
          <w:u w:val="single"/>
        </w:rPr>
        <w:t>Concession Period</w:t>
      </w:r>
      <w:bookmarkEnd w:id="31"/>
    </w:p>
    <w:p w14:paraId="2ABC4CF4" w14:textId="77777777" w:rsidR="00D96016" w:rsidRPr="002D1A91" w:rsidRDefault="00D96016" w:rsidP="009B4FD4">
      <w:pPr>
        <w:spacing w:line="240" w:lineRule="auto"/>
        <w:jc w:val="both"/>
        <w:rPr>
          <w:rFonts w:ascii="Arial" w:hAnsi="Arial" w:cs="Arial"/>
        </w:rPr>
      </w:pPr>
    </w:p>
    <w:p w14:paraId="14E0F76C" w14:textId="40387663"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w:t>
      </w:r>
      <w:r w:rsidR="00FD09A9" w:rsidRPr="002D1A91">
        <w:rPr>
          <w:rFonts w:ascii="Arial" w:hAnsi="Arial" w:cs="Arial"/>
        </w:rPr>
        <w:t xml:space="preserve"> is </w:t>
      </w:r>
      <w:r w:rsidRPr="002D1A91">
        <w:rPr>
          <w:rFonts w:ascii="Arial" w:hAnsi="Arial" w:cs="Arial"/>
        </w:rPr>
        <w:t>hereby</w:t>
      </w:r>
      <w:r w:rsidR="00FD09A9" w:rsidRPr="002D1A91">
        <w:rPr>
          <w:rFonts w:ascii="Arial" w:hAnsi="Arial" w:cs="Arial"/>
        </w:rPr>
        <w:t xml:space="preserve"> </w:t>
      </w:r>
      <w:r w:rsidRPr="002D1A91">
        <w:rPr>
          <w:rFonts w:ascii="Arial" w:hAnsi="Arial" w:cs="Arial"/>
        </w:rPr>
        <w:t>granted and shall be effective for the Concession Period.</w:t>
      </w:r>
    </w:p>
    <w:p w14:paraId="1580A85A" w14:textId="77777777" w:rsidR="00D96016" w:rsidRPr="002D1A91" w:rsidRDefault="00D96016" w:rsidP="009B4FD4">
      <w:pPr>
        <w:spacing w:line="240" w:lineRule="auto"/>
        <w:jc w:val="both"/>
        <w:rPr>
          <w:rFonts w:ascii="Arial" w:hAnsi="Arial" w:cs="Arial"/>
        </w:rPr>
      </w:pPr>
    </w:p>
    <w:p w14:paraId="03C74E6E" w14:textId="77777777" w:rsidR="00D96016" w:rsidRPr="002D1A91" w:rsidRDefault="00D96016" w:rsidP="009B4FD4">
      <w:pPr>
        <w:pStyle w:val="Heading2"/>
        <w:spacing w:line="240" w:lineRule="auto"/>
        <w:ind w:left="720"/>
        <w:jc w:val="both"/>
        <w:rPr>
          <w:rFonts w:ascii="Arial" w:hAnsi="Arial" w:cs="Arial"/>
          <w:u w:val="single"/>
        </w:rPr>
      </w:pPr>
      <w:bookmarkStart w:id="32" w:name="_Toc333899833"/>
      <w:r w:rsidRPr="002D1A91">
        <w:rPr>
          <w:rFonts w:ascii="Arial" w:hAnsi="Arial" w:cs="Arial"/>
          <w:u w:val="single"/>
        </w:rPr>
        <w:t>Extension of Concession Period</w:t>
      </w:r>
      <w:bookmarkEnd w:id="32"/>
    </w:p>
    <w:p w14:paraId="10187B40" w14:textId="77777777" w:rsidR="00D96016" w:rsidRPr="002D1A91" w:rsidRDefault="00D96016" w:rsidP="009B4FD4">
      <w:pPr>
        <w:spacing w:line="240" w:lineRule="auto"/>
        <w:jc w:val="both"/>
        <w:rPr>
          <w:rFonts w:ascii="Arial" w:hAnsi="Arial" w:cs="Arial"/>
        </w:rPr>
      </w:pPr>
    </w:p>
    <w:p w14:paraId="163CFCF3" w14:textId="20E4EB4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may request an extension of the Concession Period at any time </w:t>
      </w:r>
      <w:r w:rsidR="008B1043" w:rsidRPr="002D1A91">
        <w:rPr>
          <w:rFonts w:ascii="Arial" w:hAnsi="Arial" w:cs="Arial"/>
        </w:rPr>
        <w:t>on or prior to the Extension Request Deadline</w:t>
      </w:r>
      <w:r w:rsidRPr="002D1A91">
        <w:rPr>
          <w:rFonts w:ascii="Arial" w:hAnsi="Arial" w:cs="Arial"/>
        </w:rPr>
        <w:t xml:space="preserve">; provided that at the time of the request the Concessionaire is materially in compliance with its obligations under this Agreement and is not otherwise facing a default </w:t>
      </w:r>
      <w:r w:rsidR="001C211A">
        <w:rPr>
          <w:rFonts w:ascii="Arial" w:hAnsi="Arial" w:cs="Arial"/>
        </w:rPr>
        <w:t>thereunder</w:t>
      </w:r>
      <w:r w:rsidRPr="002D1A91">
        <w:rPr>
          <w:rFonts w:ascii="Arial" w:hAnsi="Arial" w:cs="Arial"/>
        </w:rPr>
        <w:t xml:space="preserve">. The </w:t>
      </w:r>
      <w:r w:rsidR="006D2A8B" w:rsidRPr="002D1A91">
        <w:rPr>
          <w:rFonts w:ascii="Arial" w:hAnsi="Arial" w:cs="Arial"/>
        </w:rPr>
        <w:t xml:space="preserve">Agency </w:t>
      </w:r>
      <w:r w:rsidR="001C211A">
        <w:rPr>
          <w:rFonts w:ascii="Arial" w:hAnsi="Arial" w:cs="Arial"/>
        </w:rPr>
        <w:t>shall have</w:t>
      </w:r>
      <w:r w:rsidR="001C211A" w:rsidRPr="002D1A91">
        <w:rPr>
          <w:rFonts w:ascii="Arial" w:hAnsi="Arial" w:cs="Arial"/>
        </w:rPr>
        <w:t xml:space="preserve"> </w:t>
      </w:r>
      <w:r w:rsidRPr="002D1A91">
        <w:rPr>
          <w:rFonts w:ascii="Arial" w:hAnsi="Arial" w:cs="Arial"/>
        </w:rPr>
        <w:t>the right to accept or reject this request for extension at its sole and absolute discretion</w:t>
      </w:r>
      <w:r w:rsidR="00B036ED" w:rsidRPr="002D1A91">
        <w:rPr>
          <w:rFonts w:ascii="Arial" w:hAnsi="Arial" w:cs="Arial"/>
        </w:rPr>
        <w:t>. T</w:t>
      </w:r>
      <w:r w:rsidRPr="002D1A91">
        <w:rPr>
          <w:rFonts w:ascii="Arial" w:hAnsi="Arial" w:cs="Arial"/>
        </w:rPr>
        <w:t xml:space="preserve">o the extent the </w:t>
      </w:r>
      <w:r w:rsidR="006D2A8B" w:rsidRPr="002D1A91">
        <w:rPr>
          <w:rFonts w:ascii="Arial" w:hAnsi="Arial" w:cs="Arial"/>
        </w:rPr>
        <w:t>Agency</w:t>
      </w:r>
      <w:r w:rsidR="006D2A8B" w:rsidRPr="006A4CA4">
        <w:rPr>
          <w:rFonts w:ascii="Arial" w:hAnsi="Arial" w:cs="Arial"/>
        </w:rPr>
        <w:t xml:space="preserve"> </w:t>
      </w:r>
      <w:r w:rsidRPr="002D1A91">
        <w:rPr>
          <w:rFonts w:ascii="Arial" w:hAnsi="Arial" w:cs="Arial"/>
        </w:rPr>
        <w:t xml:space="preserve">accepts the extension </w:t>
      </w:r>
      <w:r w:rsidR="00FD09A9" w:rsidRPr="002D1A91">
        <w:rPr>
          <w:rFonts w:ascii="Arial" w:hAnsi="Arial" w:cs="Arial"/>
        </w:rPr>
        <w:t xml:space="preserve">of </w:t>
      </w:r>
      <w:r w:rsidRPr="002D1A91">
        <w:rPr>
          <w:rFonts w:ascii="Arial" w:hAnsi="Arial" w:cs="Arial"/>
        </w:rPr>
        <w:t xml:space="preserve">the Concession Period, </w:t>
      </w:r>
      <w:r w:rsidR="00B036ED" w:rsidRPr="002D1A91">
        <w:rPr>
          <w:rFonts w:ascii="Arial" w:hAnsi="Arial" w:cs="Arial"/>
        </w:rPr>
        <w:t>such extension shall not exceed the Maximum Extension Period and shall be strictly predicated upon the financial terms, risk allocation, and structural framework established within this Agreement.</w:t>
      </w:r>
      <w:r w:rsidR="00A02A4C" w:rsidRPr="002D1A91">
        <w:rPr>
          <w:rStyle w:val="FootnoteReference"/>
          <w:rFonts w:ascii="Arial" w:hAnsi="Arial" w:cs="Arial"/>
        </w:rPr>
        <w:footnoteReference w:id="6"/>
      </w:r>
      <w:r w:rsidR="00B036ED" w:rsidRPr="002D1A91">
        <w:rPr>
          <w:rFonts w:ascii="Arial" w:hAnsi="Arial" w:cs="Arial"/>
        </w:rPr>
        <w:t xml:space="preserve"> Upon such acceptance, </w:t>
      </w:r>
      <w:r w:rsidRPr="002D1A91">
        <w:rPr>
          <w:rFonts w:ascii="Arial" w:hAnsi="Arial" w:cs="Arial"/>
        </w:rPr>
        <w:t xml:space="preserve">the Parties shall enter into such instruments, agreements and arrangements (including any amendments </w:t>
      </w:r>
      <w:r w:rsidR="008C2322">
        <w:rPr>
          <w:rFonts w:ascii="Arial" w:hAnsi="Arial" w:cs="Arial"/>
        </w:rPr>
        <w:t>to</w:t>
      </w:r>
      <w:r w:rsidR="008C2322" w:rsidRPr="002D1A91">
        <w:rPr>
          <w:rFonts w:ascii="Arial" w:hAnsi="Arial" w:cs="Arial"/>
        </w:rPr>
        <w:t xml:space="preserve"> </w:t>
      </w:r>
      <w:r w:rsidRPr="002D1A91">
        <w:rPr>
          <w:rFonts w:ascii="Arial" w:hAnsi="Arial" w:cs="Arial"/>
        </w:rPr>
        <w:t xml:space="preserve">the </w:t>
      </w:r>
      <w:r w:rsidR="006D2A8B" w:rsidRPr="002D1A91">
        <w:rPr>
          <w:rFonts w:ascii="Arial" w:hAnsi="Arial" w:cs="Arial"/>
        </w:rPr>
        <w:t xml:space="preserve">Agency </w:t>
      </w:r>
      <w:r w:rsidRPr="002D1A91">
        <w:rPr>
          <w:rFonts w:ascii="Arial" w:hAnsi="Arial" w:cs="Arial"/>
        </w:rPr>
        <w:t>Agreements</w:t>
      </w:r>
      <w:r w:rsidR="008C2322">
        <w:rPr>
          <w:rFonts w:ascii="Arial" w:hAnsi="Arial" w:cs="Arial"/>
        </w:rPr>
        <w:t xml:space="preserve"> in accordance with Section </w:t>
      </w:r>
      <w:r w:rsidR="00DE7FB5">
        <w:rPr>
          <w:rFonts w:ascii="Arial" w:hAnsi="Arial" w:cs="Arial"/>
        </w:rPr>
        <w:t>29</w:t>
      </w:r>
      <w:r w:rsidR="008C2322">
        <w:rPr>
          <w:rFonts w:ascii="Arial" w:hAnsi="Arial" w:cs="Arial"/>
        </w:rPr>
        <w:t>.3 (</w:t>
      </w:r>
      <w:r w:rsidR="008C2322" w:rsidRPr="00DC0F8C">
        <w:rPr>
          <w:rFonts w:ascii="Arial" w:hAnsi="Arial" w:cs="Arial"/>
          <w:i/>
          <w:iCs/>
        </w:rPr>
        <w:t>Amendments</w:t>
      </w:r>
      <w:r w:rsidR="008C2322">
        <w:rPr>
          <w:rFonts w:ascii="Arial" w:hAnsi="Arial" w:cs="Arial"/>
        </w:rPr>
        <w:t>)</w:t>
      </w:r>
      <w:r w:rsidRPr="002D1A91">
        <w:rPr>
          <w:rFonts w:ascii="Arial" w:hAnsi="Arial" w:cs="Arial"/>
        </w:rPr>
        <w:t>).</w:t>
      </w:r>
    </w:p>
    <w:p w14:paraId="3CC0C0AF" w14:textId="77777777" w:rsidR="00D96016" w:rsidRPr="002D1A91" w:rsidRDefault="00D96016" w:rsidP="00D96016">
      <w:pPr>
        <w:jc w:val="both"/>
        <w:rPr>
          <w:rFonts w:ascii="Arial" w:hAnsi="Arial" w:cs="Arial"/>
        </w:rPr>
      </w:pPr>
    </w:p>
    <w:p w14:paraId="49ACBB36" w14:textId="77777777" w:rsidR="00D96016" w:rsidRPr="002D1A91" w:rsidRDefault="00D96016" w:rsidP="00D96016">
      <w:pPr>
        <w:rPr>
          <w:rFonts w:ascii="Arial" w:hAnsi="Arial" w:cs="Arial"/>
          <w:b/>
          <w:smallCaps/>
          <w:sz w:val="26"/>
        </w:rPr>
      </w:pPr>
      <w:r w:rsidRPr="002D1A91">
        <w:rPr>
          <w:rFonts w:ascii="Arial" w:hAnsi="Arial" w:cs="Arial"/>
        </w:rPr>
        <w:br w:type="page"/>
      </w:r>
    </w:p>
    <w:p w14:paraId="0296E4F5" w14:textId="77777777" w:rsidR="00D96016" w:rsidRPr="002D1A91" w:rsidRDefault="00D96016" w:rsidP="009B4FD4">
      <w:pPr>
        <w:pStyle w:val="Heading1"/>
        <w:spacing w:line="240" w:lineRule="auto"/>
        <w:ind w:left="720" w:hanging="720"/>
        <w:jc w:val="both"/>
        <w:rPr>
          <w:rFonts w:ascii="Arial" w:hAnsi="Arial" w:cs="Arial"/>
        </w:rPr>
      </w:pPr>
      <w:bookmarkStart w:id="33" w:name="_Toc333899834"/>
      <w:bookmarkStart w:id="34" w:name="_Toc229101096"/>
      <w:r w:rsidRPr="002D1A91">
        <w:rPr>
          <w:rFonts w:ascii="Arial" w:hAnsi="Arial" w:cs="Arial"/>
        </w:rPr>
        <w:lastRenderedPageBreak/>
        <w:t>Conditions</w:t>
      </w:r>
      <w:bookmarkEnd w:id="33"/>
      <w:bookmarkEnd w:id="34"/>
    </w:p>
    <w:p w14:paraId="71DA326A" w14:textId="77777777" w:rsidR="00D96016" w:rsidRPr="002D1A91" w:rsidRDefault="00D96016" w:rsidP="009B4FD4">
      <w:pPr>
        <w:spacing w:line="240" w:lineRule="auto"/>
        <w:jc w:val="both"/>
        <w:rPr>
          <w:rFonts w:ascii="Arial" w:hAnsi="Arial" w:cs="Arial"/>
        </w:rPr>
      </w:pPr>
    </w:p>
    <w:p w14:paraId="5ACCFB2E" w14:textId="77777777" w:rsidR="00D96016" w:rsidRPr="002D1A91" w:rsidRDefault="00D96016" w:rsidP="009B4FD4">
      <w:pPr>
        <w:pStyle w:val="Heading2"/>
        <w:spacing w:line="240" w:lineRule="auto"/>
        <w:ind w:left="720"/>
        <w:jc w:val="both"/>
        <w:rPr>
          <w:rFonts w:ascii="Arial" w:hAnsi="Arial" w:cs="Arial"/>
          <w:u w:val="single"/>
        </w:rPr>
      </w:pPr>
      <w:bookmarkStart w:id="35" w:name="_Toc333899835"/>
      <w:r w:rsidRPr="002D1A91">
        <w:rPr>
          <w:rFonts w:ascii="Arial" w:hAnsi="Arial" w:cs="Arial"/>
          <w:u w:val="single"/>
        </w:rPr>
        <w:t>Conditions Precedent</w:t>
      </w:r>
      <w:bookmarkEnd w:id="35"/>
    </w:p>
    <w:p w14:paraId="04CCE90F" w14:textId="77777777" w:rsidR="00D96016" w:rsidRPr="002D1A91" w:rsidRDefault="00D96016" w:rsidP="009B4FD4">
      <w:pPr>
        <w:spacing w:line="240" w:lineRule="auto"/>
        <w:jc w:val="both"/>
        <w:rPr>
          <w:rFonts w:ascii="Arial" w:hAnsi="Arial" w:cs="Arial"/>
        </w:rPr>
      </w:pPr>
    </w:p>
    <w:p w14:paraId="441593A7" w14:textId="07EC374C"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Save and except as expressly provided herein, the respective obligations of the Parties shall be subject to the satisfaction (waiver and/or deferral in accordance with </w:t>
      </w:r>
      <w:r w:rsidR="00247925">
        <w:rPr>
          <w:rFonts w:ascii="Arial" w:hAnsi="Arial" w:cs="Arial"/>
        </w:rPr>
        <w:t>Section 3.2 (</w:t>
      </w:r>
      <w:r w:rsidR="00247925" w:rsidRPr="00DC0F8C">
        <w:rPr>
          <w:rFonts w:ascii="Arial" w:hAnsi="Arial" w:cs="Arial"/>
          <w:i/>
          <w:iCs/>
        </w:rPr>
        <w:t xml:space="preserve">Waiver and/or Deferral of Conditions and Extension of Scheduled </w:t>
      </w:r>
      <w:r w:rsidR="000E1EAB" w:rsidRPr="00DC0F8C">
        <w:rPr>
          <w:rFonts w:ascii="Arial" w:hAnsi="Arial" w:cs="Arial"/>
          <w:i/>
          <w:iCs/>
        </w:rPr>
        <w:t>Commencement</w:t>
      </w:r>
      <w:r w:rsidR="00247925" w:rsidRPr="00DC0F8C">
        <w:rPr>
          <w:rFonts w:ascii="Arial" w:hAnsi="Arial" w:cs="Arial"/>
          <w:i/>
          <w:iCs/>
        </w:rPr>
        <w:t xml:space="preserve"> Date</w:t>
      </w:r>
      <w:r w:rsidR="00247925">
        <w:rPr>
          <w:rFonts w:ascii="Arial" w:hAnsi="Arial" w:cs="Arial"/>
        </w:rPr>
        <w:t>)</w:t>
      </w:r>
      <w:r w:rsidRPr="002D1A91">
        <w:rPr>
          <w:rFonts w:ascii="Arial" w:hAnsi="Arial" w:cs="Arial"/>
        </w:rPr>
        <w:t>) in full of the conditions precedent specified in Section 3.1.2 and Section 3.1.</w:t>
      </w:r>
      <w:r w:rsidR="003D0342">
        <w:rPr>
          <w:rFonts w:ascii="Arial" w:hAnsi="Arial" w:cs="Arial"/>
        </w:rPr>
        <w:t>3</w:t>
      </w:r>
      <w:r w:rsidRPr="002D1A91">
        <w:rPr>
          <w:rFonts w:ascii="Arial" w:hAnsi="Arial" w:cs="Arial"/>
        </w:rPr>
        <w:t xml:space="preserve"> (the </w:t>
      </w:r>
      <w:r w:rsidRPr="002D1A91">
        <w:rPr>
          <w:rFonts w:ascii="Arial" w:hAnsi="Arial" w:cs="Arial"/>
          <w:b/>
        </w:rPr>
        <w:t>Conditions Precedent</w:t>
      </w:r>
      <w:r w:rsidRPr="002D1A91">
        <w:rPr>
          <w:rFonts w:ascii="Arial" w:hAnsi="Arial" w:cs="Arial"/>
        </w:rPr>
        <w:t xml:space="preserve">) on or prior to the Scheduled Commencement Date. </w:t>
      </w:r>
    </w:p>
    <w:p w14:paraId="0ACE5825" w14:textId="77777777" w:rsidR="00D96016" w:rsidRPr="002D1A91" w:rsidRDefault="00D96016" w:rsidP="009B4FD4">
      <w:pPr>
        <w:spacing w:line="240" w:lineRule="auto"/>
        <w:jc w:val="both"/>
        <w:rPr>
          <w:rFonts w:ascii="Arial" w:hAnsi="Arial" w:cs="Arial"/>
        </w:rPr>
      </w:pPr>
    </w:p>
    <w:p w14:paraId="29183B31" w14:textId="2E32FD23"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satisfy the following Conditions Precedent to the satisfaction of the </w:t>
      </w:r>
      <w:r w:rsidR="006D2A8B" w:rsidRPr="002D1A91">
        <w:rPr>
          <w:rFonts w:ascii="Arial" w:hAnsi="Arial" w:cs="Arial"/>
        </w:rPr>
        <w:t>Agency</w:t>
      </w:r>
      <w:r w:rsidRPr="002D1A91">
        <w:rPr>
          <w:rFonts w:ascii="Arial" w:hAnsi="Arial" w:cs="Arial"/>
        </w:rPr>
        <w:t xml:space="preserve">, the Independent Engineer and the Independent Auditor prior to the Scheduled Commencement Date (the </w:t>
      </w:r>
      <w:r w:rsidRPr="002D1A91">
        <w:rPr>
          <w:rFonts w:ascii="Arial" w:hAnsi="Arial" w:cs="Arial"/>
          <w:b/>
        </w:rPr>
        <w:t>Concessionaire Conditions Precedent</w:t>
      </w:r>
      <w:r w:rsidRPr="002D1A91">
        <w:rPr>
          <w:rFonts w:ascii="Arial" w:hAnsi="Arial" w:cs="Arial"/>
        </w:rPr>
        <w:t>):</w:t>
      </w:r>
    </w:p>
    <w:p w14:paraId="21A37FAC" w14:textId="77777777" w:rsidR="00D96016" w:rsidRPr="002D1A91" w:rsidRDefault="00D96016" w:rsidP="009B4FD4">
      <w:pPr>
        <w:spacing w:line="240" w:lineRule="auto"/>
        <w:jc w:val="both"/>
        <w:rPr>
          <w:rFonts w:ascii="Arial" w:hAnsi="Arial" w:cs="Arial"/>
        </w:rPr>
      </w:pPr>
    </w:p>
    <w:p w14:paraId="6294D3C6" w14:textId="562A6009" w:rsidR="00850AE3" w:rsidRPr="002D1A91" w:rsidRDefault="00850AE3" w:rsidP="009B4FD4">
      <w:pPr>
        <w:pStyle w:val="ColorfulList-Accent11"/>
        <w:numPr>
          <w:ilvl w:val="0"/>
          <w:numId w:val="5"/>
        </w:numPr>
        <w:spacing w:line="240" w:lineRule="auto"/>
        <w:ind w:left="1440"/>
        <w:jc w:val="both"/>
        <w:rPr>
          <w:rFonts w:ascii="Arial" w:hAnsi="Arial" w:cs="Arial"/>
        </w:rPr>
      </w:pPr>
      <w:r w:rsidRPr="002D1A91">
        <w:rPr>
          <w:rFonts w:ascii="Arial" w:hAnsi="Arial" w:cs="Arial"/>
        </w:rPr>
        <w:t xml:space="preserve">the Concessionaire has provided </w:t>
      </w:r>
      <w:r w:rsidR="001C2819" w:rsidRPr="002D1A91">
        <w:rPr>
          <w:rFonts w:ascii="Arial" w:hAnsi="Arial" w:cs="Arial"/>
        </w:rPr>
        <w:t>the</w:t>
      </w:r>
      <w:r w:rsidR="00485643" w:rsidRPr="002D1A91">
        <w:rPr>
          <w:rFonts w:ascii="Arial" w:hAnsi="Arial" w:cs="Arial"/>
        </w:rPr>
        <w:t xml:space="preserve"> Development </w:t>
      </w:r>
      <w:r w:rsidR="001C2819" w:rsidRPr="002D1A91">
        <w:rPr>
          <w:rFonts w:ascii="Arial" w:hAnsi="Arial" w:cs="Arial"/>
        </w:rPr>
        <w:t xml:space="preserve">Performance Security to the </w:t>
      </w:r>
      <w:bookmarkStart w:id="36" w:name="_Hlk225337938"/>
      <w:r w:rsidR="007575B4" w:rsidRPr="002D1A91">
        <w:rPr>
          <w:rFonts w:ascii="Arial" w:hAnsi="Arial" w:cs="Arial"/>
        </w:rPr>
        <w:t>Agency</w:t>
      </w:r>
      <w:bookmarkEnd w:id="36"/>
      <w:r w:rsidR="001C2819" w:rsidRPr="002D1A91">
        <w:rPr>
          <w:rFonts w:ascii="Arial" w:hAnsi="Arial" w:cs="Arial"/>
        </w:rPr>
        <w:t xml:space="preserve"> that remains effective and valid </w:t>
      </w:r>
      <w:r w:rsidR="00771FC6">
        <w:rPr>
          <w:rFonts w:ascii="Arial" w:hAnsi="Arial" w:cs="Arial"/>
        </w:rPr>
        <w:t>until</w:t>
      </w:r>
      <w:r w:rsidR="00771FC6" w:rsidRPr="002D1A91">
        <w:rPr>
          <w:rFonts w:ascii="Arial" w:hAnsi="Arial" w:cs="Arial"/>
        </w:rPr>
        <w:t xml:space="preserve"> </w:t>
      </w:r>
      <w:r w:rsidR="001C2819" w:rsidRPr="002D1A91">
        <w:rPr>
          <w:rFonts w:ascii="Arial" w:hAnsi="Arial" w:cs="Arial"/>
        </w:rPr>
        <w:t xml:space="preserve">the </w:t>
      </w:r>
      <w:r w:rsidR="004453CE" w:rsidRPr="002D1A91">
        <w:rPr>
          <w:rFonts w:ascii="Arial" w:hAnsi="Arial" w:cs="Arial"/>
        </w:rPr>
        <w:t xml:space="preserve">Development </w:t>
      </w:r>
      <w:r w:rsidR="001C2819" w:rsidRPr="002D1A91">
        <w:rPr>
          <w:rFonts w:ascii="Arial" w:hAnsi="Arial" w:cs="Arial"/>
        </w:rPr>
        <w:t>Performance Security Expiry Date</w:t>
      </w:r>
      <w:r w:rsidRPr="002D1A91">
        <w:rPr>
          <w:rFonts w:ascii="Arial" w:hAnsi="Arial" w:cs="Arial"/>
        </w:rPr>
        <w:t>;</w:t>
      </w:r>
    </w:p>
    <w:p w14:paraId="79290712" w14:textId="77777777" w:rsidR="00850AE3" w:rsidRPr="002D1A91" w:rsidRDefault="00850AE3" w:rsidP="00030FBA">
      <w:pPr>
        <w:pStyle w:val="ColorfulList-Accent11"/>
        <w:spacing w:line="240" w:lineRule="auto"/>
        <w:ind w:left="0"/>
        <w:jc w:val="both"/>
        <w:rPr>
          <w:rFonts w:ascii="Arial" w:hAnsi="Arial" w:cs="Arial"/>
        </w:rPr>
      </w:pPr>
    </w:p>
    <w:p w14:paraId="47E6DB61" w14:textId="0CDD3C69" w:rsidR="00850AE3" w:rsidRPr="002D1A91" w:rsidRDefault="00850AE3" w:rsidP="009B4FD4">
      <w:pPr>
        <w:pStyle w:val="ColorfulList-Accent11"/>
        <w:numPr>
          <w:ilvl w:val="0"/>
          <w:numId w:val="5"/>
        </w:numPr>
        <w:spacing w:line="240" w:lineRule="auto"/>
        <w:ind w:left="1440"/>
        <w:jc w:val="both"/>
        <w:rPr>
          <w:rFonts w:ascii="Arial" w:hAnsi="Arial" w:cs="Arial"/>
        </w:rPr>
      </w:pPr>
      <w:r w:rsidRPr="002D1A91">
        <w:rPr>
          <w:rFonts w:ascii="Arial" w:hAnsi="Arial" w:cs="Arial"/>
        </w:rPr>
        <w:t xml:space="preserve">the Concessionaire has provided to the </w:t>
      </w:r>
      <w:r w:rsidR="007575B4" w:rsidRPr="002D1A91">
        <w:rPr>
          <w:rFonts w:ascii="Arial" w:hAnsi="Arial" w:cs="Arial"/>
        </w:rPr>
        <w:t>Agency</w:t>
      </w:r>
      <w:r w:rsidRPr="002D1A91">
        <w:rPr>
          <w:rFonts w:ascii="Arial" w:hAnsi="Arial" w:cs="Arial"/>
        </w:rPr>
        <w:t xml:space="preserve">, the Independent Auditor and the Independent Engineer certified true copies of the executed </w:t>
      </w:r>
      <w:r w:rsidR="00A16B29" w:rsidRPr="002D1A91">
        <w:rPr>
          <w:rFonts w:ascii="Arial" w:hAnsi="Arial" w:cs="Arial"/>
        </w:rPr>
        <w:t xml:space="preserve">Development </w:t>
      </w:r>
      <w:r w:rsidRPr="002D1A91">
        <w:rPr>
          <w:rFonts w:ascii="Arial" w:hAnsi="Arial" w:cs="Arial"/>
        </w:rPr>
        <w:t>Contract;</w:t>
      </w:r>
    </w:p>
    <w:p w14:paraId="34F40FC8" w14:textId="77777777" w:rsidR="00850AE3" w:rsidRPr="002D1A91" w:rsidRDefault="00850AE3" w:rsidP="009B4FD4">
      <w:pPr>
        <w:pStyle w:val="ColorfulList-Accent11"/>
        <w:spacing w:line="240" w:lineRule="auto"/>
        <w:ind w:left="1440"/>
        <w:jc w:val="both"/>
        <w:rPr>
          <w:rFonts w:ascii="Arial" w:hAnsi="Arial" w:cs="Arial"/>
        </w:rPr>
      </w:pPr>
    </w:p>
    <w:p w14:paraId="1865BE28" w14:textId="1E6352B3" w:rsidR="00D96016" w:rsidRPr="002D1A91" w:rsidRDefault="00D96016" w:rsidP="009B4FD4">
      <w:pPr>
        <w:pStyle w:val="ColorfulList-Accent11"/>
        <w:numPr>
          <w:ilvl w:val="0"/>
          <w:numId w:val="5"/>
        </w:numPr>
        <w:spacing w:line="240" w:lineRule="auto"/>
        <w:ind w:left="1440"/>
        <w:jc w:val="both"/>
        <w:rPr>
          <w:rFonts w:ascii="Arial" w:hAnsi="Arial" w:cs="Arial"/>
        </w:rPr>
      </w:pPr>
      <w:r w:rsidRPr="002D1A91">
        <w:rPr>
          <w:rFonts w:ascii="Arial" w:hAnsi="Arial" w:cs="Arial"/>
        </w:rPr>
        <w:t xml:space="preserve">the Concessionaire has provided copies of its Corporate Documents to the </w:t>
      </w:r>
      <w:r w:rsidR="007575B4" w:rsidRPr="002D1A91">
        <w:rPr>
          <w:rFonts w:ascii="Arial" w:hAnsi="Arial" w:cs="Arial"/>
        </w:rPr>
        <w:t>Agency</w:t>
      </w:r>
      <w:r w:rsidRPr="002D1A91">
        <w:rPr>
          <w:rFonts w:ascii="Arial" w:hAnsi="Arial" w:cs="Arial"/>
        </w:rPr>
        <w:t xml:space="preserve"> (with copies delivered to the Independent Engineer and the Independent Auditor), duly certified as true copies by the company secretary or director of the Concessionaire;</w:t>
      </w:r>
    </w:p>
    <w:p w14:paraId="123CC1C0" w14:textId="77777777" w:rsidR="00D96016" w:rsidRPr="002D1A91" w:rsidRDefault="00D96016" w:rsidP="009B4FD4">
      <w:pPr>
        <w:spacing w:line="240" w:lineRule="auto"/>
        <w:jc w:val="both"/>
        <w:rPr>
          <w:rFonts w:ascii="Arial" w:hAnsi="Arial" w:cs="Arial"/>
        </w:rPr>
      </w:pPr>
    </w:p>
    <w:p w14:paraId="3FE1A596" w14:textId="63686C99" w:rsidR="00D96016" w:rsidRPr="002D1A91" w:rsidRDefault="00D96016" w:rsidP="009B4FD4">
      <w:pPr>
        <w:pStyle w:val="ColorfulList-Accent11"/>
        <w:numPr>
          <w:ilvl w:val="0"/>
          <w:numId w:val="5"/>
        </w:numPr>
        <w:spacing w:line="240" w:lineRule="auto"/>
        <w:ind w:left="1440"/>
        <w:jc w:val="both"/>
        <w:rPr>
          <w:rFonts w:ascii="Arial" w:hAnsi="Arial" w:cs="Arial"/>
        </w:rPr>
      </w:pPr>
      <w:r w:rsidRPr="002D1A91">
        <w:rPr>
          <w:rFonts w:ascii="Arial" w:hAnsi="Arial" w:cs="Arial"/>
        </w:rPr>
        <w:t xml:space="preserve">the Concessionaire has provided to the </w:t>
      </w:r>
      <w:r w:rsidR="007575B4" w:rsidRPr="002D1A91">
        <w:rPr>
          <w:rFonts w:ascii="Arial" w:hAnsi="Arial" w:cs="Arial"/>
        </w:rPr>
        <w:t>Agency</w:t>
      </w:r>
      <w:r w:rsidRPr="002D1A91">
        <w:rPr>
          <w:rFonts w:ascii="Arial" w:hAnsi="Arial" w:cs="Arial"/>
        </w:rPr>
        <w:t xml:space="preserve"> copies (with copies delivered to the Independent Engineer and Independent Auditor) of its Board Resolution that duly authorizes:</w:t>
      </w:r>
    </w:p>
    <w:p w14:paraId="4E9A463B" w14:textId="77777777" w:rsidR="00D96016" w:rsidRPr="002D1A91" w:rsidRDefault="00D96016" w:rsidP="009B4FD4">
      <w:pPr>
        <w:spacing w:line="240" w:lineRule="auto"/>
        <w:jc w:val="both"/>
        <w:rPr>
          <w:rFonts w:ascii="Arial" w:hAnsi="Arial" w:cs="Arial"/>
        </w:rPr>
      </w:pPr>
    </w:p>
    <w:p w14:paraId="0F851E01" w14:textId="381B260A" w:rsidR="00D96016" w:rsidRPr="002D1A91" w:rsidRDefault="00D96016" w:rsidP="009B4FD4">
      <w:pPr>
        <w:pStyle w:val="ColorfulList-Accent11"/>
        <w:numPr>
          <w:ilvl w:val="0"/>
          <w:numId w:val="6"/>
        </w:numPr>
        <w:spacing w:line="240" w:lineRule="auto"/>
        <w:ind w:left="2160"/>
        <w:jc w:val="both"/>
        <w:rPr>
          <w:rFonts w:ascii="Arial" w:hAnsi="Arial" w:cs="Arial"/>
        </w:rPr>
      </w:pPr>
      <w:r w:rsidRPr="002D1A91">
        <w:rPr>
          <w:rFonts w:ascii="Arial" w:hAnsi="Arial" w:cs="Arial"/>
        </w:rPr>
        <w:t>the Concessionaire to enter into this Agreement and to undertake the obligations</w:t>
      </w:r>
      <w:r w:rsidR="00771FC6">
        <w:rPr>
          <w:rFonts w:ascii="Arial" w:hAnsi="Arial" w:cs="Arial"/>
        </w:rPr>
        <w:t xml:space="preserve"> and</w:t>
      </w:r>
      <w:r w:rsidRPr="002D1A91">
        <w:rPr>
          <w:rFonts w:ascii="Arial" w:hAnsi="Arial" w:cs="Arial"/>
        </w:rPr>
        <w:t xml:space="preserve"> liabilities, as set out in this Agreement, and the transactions as contemplated by this Agreement;</w:t>
      </w:r>
    </w:p>
    <w:p w14:paraId="00DCB44E" w14:textId="77777777" w:rsidR="00D96016" w:rsidRPr="002D1A91" w:rsidRDefault="00D96016" w:rsidP="009B4FD4">
      <w:pPr>
        <w:pStyle w:val="ColorfulList-Accent11"/>
        <w:spacing w:line="240" w:lineRule="auto"/>
        <w:ind w:left="2160"/>
        <w:jc w:val="both"/>
        <w:rPr>
          <w:rFonts w:ascii="Arial" w:hAnsi="Arial" w:cs="Arial"/>
        </w:rPr>
      </w:pPr>
    </w:p>
    <w:p w14:paraId="2DFDC0B2" w14:textId="77777777" w:rsidR="00D96016" w:rsidRPr="002D1A91" w:rsidRDefault="00D96016" w:rsidP="009B4FD4">
      <w:pPr>
        <w:pStyle w:val="ColorfulList-Accent11"/>
        <w:numPr>
          <w:ilvl w:val="0"/>
          <w:numId w:val="6"/>
        </w:numPr>
        <w:spacing w:line="240" w:lineRule="auto"/>
        <w:ind w:left="2160"/>
        <w:jc w:val="both"/>
        <w:rPr>
          <w:rFonts w:ascii="Arial" w:hAnsi="Arial" w:cs="Arial"/>
        </w:rPr>
      </w:pPr>
      <w:r w:rsidRPr="002D1A91">
        <w:rPr>
          <w:rFonts w:ascii="Arial" w:hAnsi="Arial" w:cs="Arial"/>
        </w:rPr>
        <w:t xml:space="preserve">a specified Person or Persons to: </w:t>
      </w:r>
    </w:p>
    <w:p w14:paraId="7AD63485" w14:textId="77777777" w:rsidR="00D96016" w:rsidRPr="002D1A91" w:rsidRDefault="00D96016" w:rsidP="009B4FD4">
      <w:pPr>
        <w:spacing w:line="240" w:lineRule="auto"/>
        <w:jc w:val="both"/>
        <w:rPr>
          <w:rFonts w:ascii="Arial" w:hAnsi="Arial" w:cs="Arial"/>
        </w:rPr>
      </w:pPr>
    </w:p>
    <w:p w14:paraId="06A9BF14" w14:textId="77777777" w:rsidR="00D96016" w:rsidRPr="002D1A91" w:rsidRDefault="00D96016" w:rsidP="009B4FD4">
      <w:pPr>
        <w:spacing w:line="240" w:lineRule="auto"/>
        <w:ind w:left="2880" w:hanging="720"/>
        <w:jc w:val="both"/>
        <w:rPr>
          <w:rFonts w:ascii="Arial" w:hAnsi="Arial" w:cs="Arial"/>
        </w:rPr>
      </w:pPr>
      <w:r w:rsidRPr="002D1A91">
        <w:rPr>
          <w:rFonts w:ascii="Arial" w:hAnsi="Arial" w:cs="Arial"/>
        </w:rPr>
        <w:t>(aa)</w:t>
      </w:r>
      <w:r w:rsidRPr="002D1A91">
        <w:rPr>
          <w:rFonts w:ascii="Arial" w:hAnsi="Arial" w:cs="Arial"/>
        </w:rPr>
        <w:tab/>
        <w:t>execute this Agreement on behalf of the Concessionaire; and</w:t>
      </w:r>
    </w:p>
    <w:p w14:paraId="39141B96" w14:textId="77777777" w:rsidR="00D96016" w:rsidRPr="002D1A91" w:rsidRDefault="00D96016" w:rsidP="009B4FD4">
      <w:pPr>
        <w:spacing w:line="240" w:lineRule="auto"/>
        <w:ind w:left="2880" w:hanging="720"/>
        <w:jc w:val="both"/>
        <w:rPr>
          <w:rFonts w:ascii="Arial" w:hAnsi="Arial" w:cs="Arial"/>
        </w:rPr>
      </w:pPr>
    </w:p>
    <w:p w14:paraId="47EE8C25" w14:textId="36B9B0F8" w:rsidR="00D96016" w:rsidRPr="002D1A91" w:rsidRDefault="00D96016" w:rsidP="00030FBA">
      <w:pPr>
        <w:spacing w:line="240" w:lineRule="auto"/>
        <w:ind w:left="2880" w:hanging="720"/>
        <w:jc w:val="both"/>
        <w:rPr>
          <w:rFonts w:ascii="Arial" w:hAnsi="Arial" w:cs="Arial"/>
        </w:rPr>
      </w:pPr>
      <w:r w:rsidRPr="002D1A91">
        <w:rPr>
          <w:rFonts w:ascii="Arial" w:hAnsi="Arial" w:cs="Arial"/>
        </w:rPr>
        <w:t>(bb)</w:t>
      </w:r>
      <w:r w:rsidRPr="002D1A91">
        <w:rPr>
          <w:rFonts w:ascii="Arial" w:hAnsi="Arial" w:cs="Arial"/>
        </w:rPr>
        <w:tab/>
        <w:t>undertake all other acts specifically relating to this Agreement, as contemplated by this Agreement;</w:t>
      </w:r>
    </w:p>
    <w:p w14:paraId="559AEA86" w14:textId="1B77F90C" w:rsidR="00D96016" w:rsidRPr="002D1A91" w:rsidRDefault="00D96016" w:rsidP="005951D9">
      <w:pPr>
        <w:spacing w:line="240" w:lineRule="auto"/>
        <w:jc w:val="both"/>
        <w:rPr>
          <w:rFonts w:ascii="Arial" w:hAnsi="Arial" w:cs="Arial"/>
        </w:rPr>
      </w:pPr>
    </w:p>
    <w:p w14:paraId="5C2CB747" w14:textId="4224C2DB" w:rsidR="00D96016" w:rsidRPr="002D1A91" w:rsidRDefault="00D96016" w:rsidP="009B4FD4">
      <w:pPr>
        <w:pStyle w:val="ColorfulList-Accent11"/>
        <w:numPr>
          <w:ilvl w:val="0"/>
          <w:numId w:val="5"/>
        </w:numPr>
        <w:spacing w:line="240" w:lineRule="auto"/>
        <w:ind w:left="1440"/>
        <w:jc w:val="both"/>
        <w:rPr>
          <w:rFonts w:ascii="Arial" w:hAnsi="Arial" w:cs="Arial"/>
        </w:rPr>
      </w:pPr>
      <w:r w:rsidRPr="002D1A91">
        <w:rPr>
          <w:rFonts w:ascii="Arial" w:hAnsi="Arial" w:cs="Arial"/>
        </w:rPr>
        <w:lastRenderedPageBreak/>
        <w:t xml:space="preserve">the </w:t>
      </w:r>
      <w:r w:rsidR="007575B4" w:rsidRPr="002D1A91">
        <w:rPr>
          <w:rFonts w:ascii="Arial" w:hAnsi="Arial" w:cs="Arial"/>
        </w:rPr>
        <w:t>Agency</w:t>
      </w:r>
      <w:r w:rsidRPr="002D1A91">
        <w:rPr>
          <w:rFonts w:ascii="Arial" w:hAnsi="Arial" w:cs="Arial"/>
        </w:rPr>
        <w:t xml:space="preserve"> has received the following legal opinions: </w:t>
      </w:r>
    </w:p>
    <w:p w14:paraId="3A7FFC61" w14:textId="77777777" w:rsidR="00D96016" w:rsidRPr="002D1A91" w:rsidRDefault="00D96016" w:rsidP="009B4FD4">
      <w:pPr>
        <w:spacing w:line="240" w:lineRule="auto"/>
        <w:jc w:val="both"/>
        <w:rPr>
          <w:rFonts w:ascii="Arial" w:hAnsi="Arial" w:cs="Arial"/>
        </w:rPr>
      </w:pPr>
    </w:p>
    <w:p w14:paraId="5B01EA0E" w14:textId="10C71BC4" w:rsidR="00D96016" w:rsidRPr="002D1A91" w:rsidRDefault="00D96016" w:rsidP="009B4FD4">
      <w:pPr>
        <w:pStyle w:val="ColorfulList-Accent11"/>
        <w:numPr>
          <w:ilvl w:val="0"/>
          <w:numId w:val="8"/>
        </w:numPr>
        <w:spacing w:line="240" w:lineRule="auto"/>
        <w:ind w:left="2160"/>
        <w:jc w:val="both"/>
        <w:rPr>
          <w:rFonts w:ascii="Arial" w:hAnsi="Arial" w:cs="Arial"/>
        </w:rPr>
      </w:pPr>
      <w:r w:rsidRPr="002D1A91">
        <w:rPr>
          <w:rFonts w:ascii="Arial" w:hAnsi="Arial" w:cs="Arial"/>
        </w:rPr>
        <w:t xml:space="preserve">a legal opinion from the legal counsel of the Concessionaire confirming that the Concessionaire has been duly organized and is validly existing under the Applicable Laws and has the requisite power and authority to enter into the </w:t>
      </w:r>
      <w:r w:rsidR="007575B4" w:rsidRPr="002D1A91">
        <w:rPr>
          <w:rFonts w:ascii="Arial" w:hAnsi="Arial" w:cs="Arial"/>
        </w:rPr>
        <w:t>Agency</w:t>
      </w:r>
      <w:r w:rsidRPr="002D1A91">
        <w:rPr>
          <w:rFonts w:ascii="Arial" w:hAnsi="Arial" w:cs="Arial"/>
        </w:rPr>
        <w:t xml:space="preserve"> Agreements </w:t>
      </w:r>
      <w:r w:rsidR="00A531D6" w:rsidRPr="002D1A91">
        <w:rPr>
          <w:rFonts w:ascii="Arial" w:hAnsi="Arial" w:cs="Arial"/>
        </w:rPr>
        <w:t xml:space="preserve">to which the Concessionaire is a party </w:t>
      </w:r>
      <w:r w:rsidRPr="002D1A91">
        <w:rPr>
          <w:rFonts w:ascii="Arial" w:hAnsi="Arial" w:cs="Arial"/>
        </w:rPr>
        <w:t xml:space="preserve">and to undertake the transactions as contemplated by the </w:t>
      </w:r>
      <w:r w:rsidR="007575B4" w:rsidRPr="002D1A91">
        <w:rPr>
          <w:rFonts w:ascii="Arial" w:hAnsi="Arial" w:cs="Arial"/>
        </w:rPr>
        <w:t>Agency</w:t>
      </w:r>
      <w:r w:rsidRPr="002D1A91">
        <w:rPr>
          <w:rFonts w:ascii="Arial" w:hAnsi="Arial" w:cs="Arial"/>
        </w:rPr>
        <w:t xml:space="preserve"> Agreements and to assume the obligations as contained herein and the enforceability of the same against the Concessionaire;</w:t>
      </w:r>
    </w:p>
    <w:p w14:paraId="737D0C99" w14:textId="77777777" w:rsidR="00D96016" w:rsidRPr="002D1A91" w:rsidRDefault="00D96016" w:rsidP="009B4FD4">
      <w:pPr>
        <w:spacing w:line="240" w:lineRule="auto"/>
        <w:ind w:left="2160"/>
        <w:jc w:val="both"/>
        <w:rPr>
          <w:rFonts w:ascii="Arial" w:hAnsi="Arial" w:cs="Arial"/>
        </w:rPr>
      </w:pPr>
    </w:p>
    <w:p w14:paraId="1F5950E8" w14:textId="0A24CD74" w:rsidR="00D96016" w:rsidRPr="002D1A91" w:rsidRDefault="00D96016" w:rsidP="009B4FD4">
      <w:pPr>
        <w:pStyle w:val="ColorfulList-Accent11"/>
        <w:numPr>
          <w:ilvl w:val="0"/>
          <w:numId w:val="8"/>
        </w:numPr>
        <w:spacing w:line="240" w:lineRule="auto"/>
        <w:ind w:left="2160"/>
        <w:jc w:val="both"/>
        <w:rPr>
          <w:rFonts w:ascii="Arial" w:hAnsi="Arial" w:cs="Arial"/>
        </w:rPr>
      </w:pPr>
      <w:r w:rsidRPr="002D1A91">
        <w:rPr>
          <w:rFonts w:ascii="Arial" w:hAnsi="Arial" w:cs="Arial"/>
        </w:rPr>
        <w:t xml:space="preserve">a legal opinion from the legal counsel of the </w:t>
      </w:r>
      <w:r w:rsidR="00AA14D2" w:rsidRPr="002D1A91">
        <w:rPr>
          <w:rFonts w:ascii="Arial" w:hAnsi="Arial" w:cs="Arial"/>
        </w:rPr>
        <w:t>Sponsor</w:t>
      </w:r>
      <w:r w:rsidRPr="002D1A91">
        <w:rPr>
          <w:rFonts w:ascii="Arial" w:hAnsi="Arial" w:cs="Arial"/>
        </w:rPr>
        <w:t xml:space="preserve"> confirming that such </w:t>
      </w:r>
      <w:r w:rsidR="00AA14D2" w:rsidRPr="002D1A91">
        <w:rPr>
          <w:rFonts w:ascii="Arial" w:hAnsi="Arial" w:cs="Arial"/>
        </w:rPr>
        <w:t xml:space="preserve">Sponsor </w:t>
      </w:r>
      <w:r w:rsidRPr="002D1A91">
        <w:rPr>
          <w:rFonts w:ascii="Arial" w:hAnsi="Arial" w:cs="Arial"/>
        </w:rPr>
        <w:t xml:space="preserve">is validly existing under the </w:t>
      </w:r>
      <w:r w:rsidR="00771FC6">
        <w:rPr>
          <w:rFonts w:ascii="Arial" w:hAnsi="Arial" w:cs="Arial"/>
        </w:rPr>
        <w:t>Applicable Laws</w:t>
      </w:r>
      <w:r w:rsidRPr="002D1A91">
        <w:rPr>
          <w:rFonts w:ascii="Arial" w:hAnsi="Arial" w:cs="Arial"/>
        </w:rPr>
        <w:t xml:space="preserve"> and that such </w:t>
      </w:r>
      <w:r w:rsidR="00AA14D2" w:rsidRPr="002D1A91">
        <w:rPr>
          <w:rFonts w:ascii="Arial" w:hAnsi="Arial" w:cs="Arial"/>
        </w:rPr>
        <w:t xml:space="preserve">Sponsor </w:t>
      </w:r>
      <w:r w:rsidRPr="002D1A91">
        <w:rPr>
          <w:rFonts w:ascii="Arial" w:hAnsi="Arial" w:cs="Arial"/>
        </w:rPr>
        <w:t xml:space="preserve">has the requisite authority and power to enter into the </w:t>
      </w:r>
      <w:r w:rsidR="007575B4" w:rsidRPr="002D1A91">
        <w:rPr>
          <w:rFonts w:ascii="Arial" w:hAnsi="Arial" w:cs="Arial"/>
        </w:rPr>
        <w:t>Agency</w:t>
      </w:r>
      <w:r w:rsidRPr="002D1A91">
        <w:rPr>
          <w:rFonts w:ascii="Arial" w:hAnsi="Arial" w:cs="Arial"/>
        </w:rPr>
        <w:t xml:space="preserve"> Agreement(s) and the Project Agreement(s) to which such </w:t>
      </w:r>
      <w:r w:rsidR="00AA14D2" w:rsidRPr="002D1A91">
        <w:rPr>
          <w:rFonts w:ascii="Arial" w:hAnsi="Arial" w:cs="Arial"/>
        </w:rPr>
        <w:t xml:space="preserve">Sponsor </w:t>
      </w:r>
      <w:r w:rsidRPr="002D1A91">
        <w:rPr>
          <w:rFonts w:ascii="Arial" w:hAnsi="Arial" w:cs="Arial"/>
        </w:rPr>
        <w:t xml:space="preserve">is a party and to assume the obligations as contained therein and the enforceability of the same against the </w:t>
      </w:r>
      <w:r w:rsidR="00AA14D2" w:rsidRPr="002D1A91">
        <w:rPr>
          <w:rFonts w:ascii="Arial" w:hAnsi="Arial" w:cs="Arial"/>
        </w:rPr>
        <w:t>Sponsor</w:t>
      </w:r>
      <w:r w:rsidRPr="002D1A91">
        <w:rPr>
          <w:rFonts w:ascii="Arial" w:hAnsi="Arial" w:cs="Arial"/>
        </w:rPr>
        <w:t>;</w:t>
      </w:r>
    </w:p>
    <w:p w14:paraId="4081898E" w14:textId="77777777" w:rsidR="00D96016" w:rsidRPr="002D1A91" w:rsidRDefault="00D96016" w:rsidP="009B4FD4">
      <w:pPr>
        <w:spacing w:line="240" w:lineRule="auto"/>
        <w:jc w:val="both"/>
        <w:rPr>
          <w:rFonts w:ascii="Arial" w:hAnsi="Arial" w:cs="Arial"/>
        </w:rPr>
      </w:pPr>
    </w:p>
    <w:p w14:paraId="4486EC0B" w14:textId="098BE8BF" w:rsidR="00D96016" w:rsidRPr="002D1A91" w:rsidRDefault="00D96016" w:rsidP="009B4FD4">
      <w:pPr>
        <w:pStyle w:val="ColorfulList-Accent11"/>
        <w:numPr>
          <w:ilvl w:val="0"/>
          <w:numId w:val="5"/>
        </w:numPr>
        <w:spacing w:line="240" w:lineRule="auto"/>
        <w:ind w:left="1440"/>
        <w:jc w:val="both"/>
        <w:rPr>
          <w:rFonts w:ascii="Arial" w:hAnsi="Arial" w:cs="Arial"/>
        </w:rPr>
      </w:pPr>
      <w:r w:rsidRPr="002D1A91">
        <w:rPr>
          <w:rFonts w:ascii="Arial" w:hAnsi="Arial" w:cs="Arial"/>
        </w:rPr>
        <w:t xml:space="preserve">the Concessionaire has entered into the </w:t>
      </w:r>
      <w:r w:rsidR="00E35F30" w:rsidRPr="002D1A91">
        <w:rPr>
          <w:rFonts w:ascii="Arial" w:hAnsi="Arial" w:cs="Arial"/>
          <w:bCs/>
        </w:rPr>
        <w:t>Project Site</w:t>
      </w:r>
      <w:r w:rsidR="00E35F30" w:rsidRPr="002D1A91">
        <w:rPr>
          <w:rFonts w:ascii="Arial" w:hAnsi="Arial" w:cs="Arial"/>
        </w:rPr>
        <w:t xml:space="preserve"> </w:t>
      </w:r>
      <w:r w:rsidR="00E25E58" w:rsidRPr="002D1A91">
        <w:rPr>
          <w:rFonts w:ascii="Arial" w:hAnsi="Arial" w:cs="Arial"/>
        </w:rPr>
        <w:t xml:space="preserve">Land Instrument </w:t>
      </w:r>
      <w:r w:rsidRPr="002D1A91">
        <w:rPr>
          <w:rFonts w:ascii="Arial" w:hAnsi="Arial" w:cs="Arial"/>
        </w:rPr>
        <w:t xml:space="preserve">with the </w:t>
      </w:r>
      <w:r w:rsidR="007575B4" w:rsidRPr="002D1A91">
        <w:rPr>
          <w:rFonts w:ascii="Arial" w:hAnsi="Arial" w:cs="Arial"/>
        </w:rPr>
        <w:t>Agency</w:t>
      </w:r>
      <w:r w:rsidRPr="002D1A91">
        <w:rPr>
          <w:rFonts w:ascii="Arial" w:hAnsi="Arial" w:cs="Arial"/>
        </w:rPr>
        <w:t xml:space="preserve"> for </w:t>
      </w:r>
      <w:r w:rsidR="005951D9" w:rsidRPr="002D1A91">
        <w:rPr>
          <w:rFonts w:ascii="Arial" w:hAnsi="Arial" w:cs="Arial"/>
        </w:rPr>
        <w:t xml:space="preserve">the </w:t>
      </w:r>
      <w:r w:rsidR="00E35F30" w:rsidRPr="002D1A91">
        <w:rPr>
          <w:rFonts w:ascii="Arial" w:hAnsi="Arial" w:cs="Arial"/>
          <w:bCs/>
        </w:rPr>
        <w:t>Project Site</w:t>
      </w:r>
      <w:r w:rsidR="00E35F30" w:rsidRPr="002D1A91">
        <w:rPr>
          <w:rFonts w:ascii="Arial" w:hAnsi="Arial" w:cs="Arial"/>
        </w:rPr>
        <w:t xml:space="preserve"> </w:t>
      </w:r>
      <w:r w:rsidR="005951D9" w:rsidRPr="002D1A91">
        <w:rPr>
          <w:rFonts w:ascii="Arial" w:hAnsi="Arial" w:cs="Arial"/>
        </w:rPr>
        <w:t xml:space="preserve">Land Instrument Right </w:t>
      </w:r>
      <w:r w:rsidR="00FD09A9" w:rsidRPr="002D1A91">
        <w:rPr>
          <w:rFonts w:ascii="Arial" w:hAnsi="Arial" w:cs="Arial"/>
        </w:rPr>
        <w:t xml:space="preserve">in respect </w:t>
      </w:r>
      <w:r w:rsidRPr="002D1A91">
        <w:rPr>
          <w:rFonts w:ascii="Arial" w:hAnsi="Arial" w:cs="Arial"/>
        </w:rPr>
        <w:t>of the Project Site to the Concessionaire in accordance with Article 4 (</w:t>
      </w:r>
      <w:r w:rsidRPr="002D1A91">
        <w:rPr>
          <w:rFonts w:ascii="Arial" w:hAnsi="Arial" w:cs="Arial"/>
          <w:i/>
        </w:rPr>
        <w:t>Project Site</w:t>
      </w:r>
      <w:r w:rsidRPr="002D1A91">
        <w:rPr>
          <w:rFonts w:ascii="Arial" w:hAnsi="Arial" w:cs="Arial"/>
        </w:rPr>
        <w:t>);</w:t>
      </w:r>
    </w:p>
    <w:p w14:paraId="071A4B93" w14:textId="77777777" w:rsidR="00D96016" w:rsidRPr="002D1A91" w:rsidRDefault="00D96016" w:rsidP="009B4FD4">
      <w:pPr>
        <w:spacing w:line="240" w:lineRule="auto"/>
        <w:jc w:val="both"/>
        <w:rPr>
          <w:rFonts w:ascii="Arial" w:hAnsi="Arial" w:cs="Arial"/>
        </w:rPr>
      </w:pPr>
    </w:p>
    <w:p w14:paraId="2F36C00E" w14:textId="576CA02E" w:rsidR="00114126" w:rsidRPr="002D1A91" w:rsidRDefault="00114126" w:rsidP="009B4FD4">
      <w:pPr>
        <w:pStyle w:val="ColorfulList-Accent11"/>
        <w:numPr>
          <w:ilvl w:val="0"/>
          <w:numId w:val="5"/>
        </w:numPr>
        <w:spacing w:line="240" w:lineRule="auto"/>
        <w:ind w:left="1440"/>
        <w:jc w:val="both"/>
        <w:rPr>
          <w:rFonts w:ascii="Arial" w:hAnsi="Arial" w:cs="Arial"/>
        </w:rPr>
      </w:pPr>
      <w:r w:rsidRPr="002D1A91">
        <w:rPr>
          <w:rFonts w:ascii="Arial" w:hAnsi="Arial" w:cs="Arial"/>
        </w:rPr>
        <w:t xml:space="preserve">the Concessionaire has provided to the </w:t>
      </w:r>
      <w:r w:rsidR="007575B4" w:rsidRPr="002D1A91">
        <w:rPr>
          <w:rFonts w:ascii="Arial" w:hAnsi="Arial" w:cs="Arial"/>
        </w:rPr>
        <w:t>Agency</w:t>
      </w:r>
      <w:r w:rsidRPr="002D1A91">
        <w:rPr>
          <w:rFonts w:ascii="Arial" w:hAnsi="Arial" w:cs="Arial"/>
        </w:rPr>
        <w:t xml:space="preserve"> documents evidencing that:</w:t>
      </w:r>
    </w:p>
    <w:p w14:paraId="61E5C6B2" w14:textId="77777777" w:rsidR="00114126" w:rsidRPr="002D1A91" w:rsidRDefault="00114126" w:rsidP="009B4FD4">
      <w:pPr>
        <w:pStyle w:val="ColorfulList-Accent11"/>
        <w:spacing w:line="240" w:lineRule="auto"/>
        <w:ind w:left="1440"/>
        <w:jc w:val="both"/>
        <w:rPr>
          <w:rFonts w:ascii="Arial" w:hAnsi="Arial" w:cs="Arial"/>
        </w:rPr>
      </w:pPr>
    </w:p>
    <w:p w14:paraId="52639BD6" w14:textId="19D9ABA2" w:rsidR="00A8082B" w:rsidRPr="002D1A91" w:rsidRDefault="00D96016" w:rsidP="00D86CA8">
      <w:pPr>
        <w:pStyle w:val="ColorfulList-Accent11"/>
        <w:numPr>
          <w:ilvl w:val="0"/>
          <w:numId w:val="199"/>
        </w:numPr>
        <w:spacing w:line="240" w:lineRule="auto"/>
        <w:ind w:left="2160" w:hanging="720"/>
        <w:jc w:val="both"/>
        <w:rPr>
          <w:rFonts w:ascii="Arial" w:hAnsi="Arial" w:cs="Arial"/>
        </w:rPr>
      </w:pPr>
      <w:r w:rsidRPr="002D1A91">
        <w:rPr>
          <w:rFonts w:ascii="Arial" w:hAnsi="Arial" w:cs="Arial"/>
        </w:rPr>
        <w:t xml:space="preserve">the Concessionaire entered into </w:t>
      </w:r>
      <w:r w:rsidR="00114126" w:rsidRPr="002D1A91">
        <w:rPr>
          <w:rFonts w:ascii="Arial" w:hAnsi="Arial" w:cs="Arial"/>
        </w:rPr>
        <w:t>a valid and effective</w:t>
      </w:r>
      <w:r w:rsidR="00FD09A9" w:rsidRPr="002D1A91">
        <w:rPr>
          <w:rFonts w:ascii="Arial" w:hAnsi="Arial" w:cs="Arial"/>
        </w:rPr>
        <w:t xml:space="preserve"> </w:t>
      </w:r>
      <w:r w:rsidRPr="002D1A91">
        <w:rPr>
          <w:rFonts w:ascii="Arial" w:hAnsi="Arial" w:cs="Arial"/>
        </w:rPr>
        <w:t>Independent Engineer Contract for the appointment of the Independent Engineer with the counterparties to such contract</w:t>
      </w:r>
      <w:r w:rsidR="00104FC7" w:rsidRPr="002D1A91">
        <w:rPr>
          <w:rFonts w:ascii="Arial" w:hAnsi="Arial" w:cs="Arial"/>
          <w:spacing w:val="1"/>
        </w:rPr>
        <w:t xml:space="preserve">, within </w:t>
      </w:r>
      <w:r w:rsidR="0047012F" w:rsidRPr="002D1A91">
        <w:rPr>
          <w:rFonts w:ascii="Arial" w:hAnsi="Arial" w:cs="Arial"/>
          <w:spacing w:val="1"/>
        </w:rPr>
        <w:t>[</w:t>
      </w:r>
      <w:r w:rsidR="00104FC7" w:rsidRPr="002D1A91">
        <w:rPr>
          <w:rFonts w:ascii="Arial" w:hAnsi="Arial" w:cs="Arial"/>
          <w:spacing w:val="1"/>
        </w:rPr>
        <w:t>one (1) month</w:t>
      </w:r>
      <w:r w:rsidR="0047012F" w:rsidRPr="002D1A91">
        <w:rPr>
          <w:rFonts w:ascii="Arial" w:hAnsi="Arial" w:cs="Arial"/>
          <w:spacing w:val="1"/>
        </w:rPr>
        <w:t>]</w:t>
      </w:r>
      <w:r w:rsidR="0047012F" w:rsidRPr="002D1A91">
        <w:rPr>
          <w:rStyle w:val="FootnoteReference"/>
          <w:rFonts w:ascii="Arial" w:hAnsi="Arial" w:cs="Arial"/>
          <w:spacing w:val="1"/>
        </w:rPr>
        <w:footnoteReference w:id="7"/>
      </w:r>
      <w:r w:rsidR="00104FC7" w:rsidRPr="002D1A91">
        <w:rPr>
          <w:rFonts w:ascii="Arial" w:hAnsi="Arial" w:cs="Arial"/>
          <w:spacing w:val="1"/>
        </w:rPr>
        <w:t xml:space="preserve"> of the Effective Date</w:t>
      </w:r>
      <w:r w:rsidRPr="002D1A91">
        <w:rPr>
          <w:rFonts w:ascii="Arial" w:hAnsi="Arial" w:cs="Arial"/>
        </w:rPr>
        <w:t xml:space="preserve">; </w:t>
      </w:r>
      <w:r w:rsidR="00114126" w:rsidRPr="002D1A91">
        <w:rPr>
          <w:rFonts w:ascii="Arial" w:hAnsi="Arial" w:cs="Arial"/>
        </w:rPr>
        <w:t>and</w:t>
      </w:r>
    </w:p>
    <w:p w14:paraId="1FD77020" w14:textId="77777777" w:rsidR="009B4FD4" w:rsidRPr="002D1A91" w:rsidRDefault="009B4FD4" w:rsidP="009B4FD4">
      <w:pPr>
        <w:pStyle w:val="ColorfulList-Accent11"/>
        <w:spacing w:line="240" w:lineRule="auto"/>
        <w:ind w:left="2160" w:hanging="720"/>
        <w:jc w:val="both"/>
        <w:rPr>
          <w:rFonts w:ascii="Arial" w:hAnsi="Arial" w:cs="Arial"/>
        </w:rPr>
      </w:pPr>
    </w:p>
    <w:p w14:paraId="066B615D" w14:textId="4E9A2850" w:rsidR="00D96016" w:rsidRPr="002D1A91" w:rsidRDefault="00D96016" w:rsidP="00D86CA8">
      <w:pPr>
        <w:pStyle w:val="ColorfulList-Accent11"/>
        <w:numPr>
          <w:ilvl w:val="0"/>
          <w:numId w:val="199"/>
        </w:numPr>
        <w:spacing w:line="240" w:lineRule="auto"/>
        <w:ind w:left="2160" w:hanging="720"/>
        <w:jc w:val="both"/>
        <w:rPr>
          <w:rFonts w:ascii="Arial" w:hAnsi="Arial" w:cs="Arial"/>
        </w:rPr>
      </w:pPr>
      <w:r w:rsidRPr="002D1A91">
        <w:rPr>
          <w:rFonts w:ascii="Arial" w:hAnsi="Arial" w:cs="Arial"/>
        </w:rPr>
        <w:t xml:space="preserve">the Concessionaire entered into </w:t>
      </w:r>
      <w:r w:rsidR="00114126" w:rsidRPr="002D1A91">
        <w:rPr>
          <w:rFonts w:ascii="Arial" w:hAnsi="Arial" w:cs="Arial"/>
        </w:rPr>
        <w:t xml:space="preserve">a valid and effective </w:t>
      </w:r>
      <w:r w:rsidRPr="002D1A91">
        <w:rPr>
          <w:rFonts w:ascii="Arial" w:hAnsi="Arial" w:cs="Arial"/>
        </w:rPr>
        <w:t>Independent Auditor Contract for the appointment of the Independent Auditor with the counterparties to such contract</w:t>
      </w:r>
      <w:r w:rsidR="00114126" w:rsidRPr="002D1A91">
        <w:rPr>
          <w:rFonts w:ascii="Arial" w:hAnsi="Arial" w:cs="Arial"/>
        </w:rPr>
        <w:t xml:space="preserve">, </w:t>
      </w:r>
      <w:r w:rsidR="0014770D" w:rsidRPr="002D1A91">
        <w:rPr>
          <w:rFonts w:ascii="Arial" w:hAnsi="Arial" w:cs="Arial"/>
        </w:rPr>
        <w:t xml:space="preserve">within </w:t>
      </w:r>
      <w:r w:rsidR="0047012F" w:rsidRPr="002D1A91">
        <w:rPr>
          <w:rFonts w:ascii="Arial" w:hAnsi="Arial" w:cs="Arial"/>
        </w:rPr>
        <w:t>[</w:t>
      </w:r>
      <w:r w:rsidR="00307371" w:rsidRPr="002D1A91">
        <w:rPr>
          <w:rFonts w:ascii="Arial" w:hAnsi="Arial" w:cs="Arial"/>
          <w:spacing w:val="1"/>
        </w:rPr>
        <w:t>one (1) month</w:t>
      </w:r>
      <w:r w:rsidR="0047012F" w:rsidRPr="002D1A91">
        <w:rPr>
          <w:rFonts w:ascii="Arial" w:hAnsi="Arial" w:cs="Arial"/>
          <w:spacing w:val="1"/>
        </w:rPr>
        <w:t>]</w:t>
      </w:r>
      <w:r w:rsidR="0047012F" w:rsidRPr="002D1A91">
        <w:rPr>
          <w:rStyle w:val="FootnoteReference"/>
          <w:rFonts w:ascii="Arial" w:hAnsi="Arial" w:cs="Arial"/>
          <w:spacing w:val="1"/>
        </w:rPr>
        <w:footnoteReference w:id="8"/>
      </w:r>
      <w:r w:rsidR="00307371" w:rsidRPr="002D1A91">
        <w:rPr>
          <w:rFonts w:ascii="Arial" w:hAnsi="Arial" w:cs="Arial"/>
          <w:spacing w:val="1"/>
        </w:rPr>
        <w:t xml:space="preserve"> </w:t>
      </w:r>
      <w:r w:rsidR="0014770D" w:rsidRPr="002D1A91">
        <w:rPr>
          <w:rFonts w:ascii="Arial" w:hAnsi="Arial" w:cs="Arial"/>
        </w:rPr>
        <w:t xml:space="preserve">of </w:t>
      </w:r>
      <w:r w:rsidR="00114126" w:rsidRPr="002D1A91">
        <w:rPr>
          <w:rFonts w:ascii="Arial" w:hAnsi="Arial" w:cs="Arial"/>
        </w:rPr>
        <w:t>the Effective Date</w:t>
      </w:r>
      <w:r w:rsidRPr="002D1A91">
        <w:rPr>
          <w:rFonts w:ascii="Arial" w:hAnsi="Arial" w:cs="Arial"/>
        </w:rPr>
        <w:t xml:space="preserve">; </w:t>
      </w:r>
    </w:p>
    <w:p w14:paraId="6082EDE5" w14:textId="77777777" w:rsidR="00D96016" w:rsidRPr="002D1A91" w:rsidRDefault="00D96016" w:rsidP="009B4FD4">
      <w:pPr>
        <w:pStyle w:val="ListParagraph"/>
        <w:spacing w:line="240" w:lineRule="auto"/>
        <w:rPr>
          <w:rFonts w:ascii="Arial" w:hAnsi="Arial" w:cs="Arial"/>
        </w:rPr>
      </w:pPr>
    </w:p>
    <w:p w14:paraId="3EC8559E" w14:textId="705D1E3C" w:rsidR="003D1E0D" w:rsidRPr="002D1A91" w:rsidRDefault="00D96016" w:rsidP="00030FBA">
      <w:pPr>
        <w:pStyle w:val="ColorfulList-Accent11"/>
        <w:numPr>
          <w:ilvl w:val="0"/>
          <w:numId w:val="5"/>
        </w:numPr>
        <w:spacing w:line="240" w:lineRule="auto"/>
        <w:ind w:left="1440"/>
        <w:jc w:val="both"/>
        <w:rPr>
          <w:rFonts w:ascii="Arial" w:hAnsi="Arial" w:cs="Arial"/>
        </w:rPr>
      </w:pPr>
      <w:r w:rsidRPr="002D1A91">
        <w:rPr>
          <w:rFonts w:ascii="Arial" w:hAnsi="Arial" w:cs="Arial"/>
          <w:color w:val="000000" w:themeColor="text1"/>
        </w:rPr>
        <w:t>the Concessionaire has entered into the Escrow Agreement and</w:t>
      </w:r>
      <w:r w:rsidR="00B1379D" w:rsidRPr="002D1A91">
        <w:rPr>
          <w:rFonts w:ascii="Arial" w:hAnsi="Arial" w:cs="Arial"/>
          <w:color w:val="000000" w:themeColor="text1"/>
        </w:rPr>
        <w:t xml:space="preserve"> has</w:t>
      </w:r>
      <w:r w:rsidRPr="002D1A91">
        <w:rPr>
          <w:rFonts w:ascii="Arial" w:hAnsi="Arial" w:cs="Arial"/>
          <w:color w:val="000000" w:themeColor="text1"/>
        </w:rPr>
        <w:t xml:space="preserve"> established the Escrow Account;</w:t>
      </w:r>
    </w:p>
    <w:p w14:paraId="44B70451" w14:textId="0EDB72F1" w:rsidR="00F6465D" w:rsidRPr="002D1A91" w:rsidRDefault="00F6465D" w:rsidP="001806F2">
      <w:pPr>
        <w:pStyle w:val="ListParagraph"/>
        <w:rPr>
          <w:rFonts w:ascii="Arial" w:hAnsi="Arial" w:cs="Arial"/>
        </w:rPr>
      </w:pPr>
    </w:p>
    <w:p w14:paraId="6FCF779C" w14:textId="770124CE" w:rsidR="00560C1E" w:rsidRPr="006A4CA4" w:rsidRDefault="00E948FC" w:rsidP="009B4FD4">
      <w:pPr>
        <w:pStyle w:val="ColorfulList-Accent11"/>
        <w:numPr>
          <w:ilvl w:val="0"/>
          <w:numId w:val="5"/>
        </w:numPr>
        <w:spacing w:line="240" w:lineRule="auto"/>
        <w:ind w:left="1440"/>
        <w:jc w:val="both"/>
        <w:rPr>
          <w:rFonts w:ascii="Arial" w:hAnsi="Arial" w:cs="Arial"/>
        </w:rPr>
      </w:pPr>
      <w:r w:rsidRPr="006A4CA4">
        <w:rPr>
          <w:rFonts w:ascii="Arial" w:hAnsi="Arial" w:cs="Arial"/>
        </w:rPr>
        <w:t>the representations and warranties of the Concessionaire contained in Article 7 (</w:t>
      </w:r>
      <w:r w:rsidRPr="006A4CA4">
        <w:rPr>
          <w:rFonts w:ascii="Arial" w:hAnsi="Arial" w:cs="Arial"/>
          <w:i/>
          <w:iCs/>
        </w:rPr>
        <w:t xml:space="preserve">Concessionaire’s Representations, Warranties and Certain </w:t>
      </w:r>
      <w:r w:rsidRPr="006A4CA4">
        <w:rPr>
          <w:rFonts w:ascii="Arial" w:hAnsi="Arial" w:cs="Arial"/>
          <w:i/>
          <w:iCs/>
        </w:rPr>
        <w:lastRenderedPageBreak/>
        <w:t>Obligations &amp; Undertakings</w:t>
      </w:r>
      <w:r w:rsidRPr="006A4CA4">
        <w:rPr>
          <w:rFonts w:ascii="Arial" w:hAnsi="Arial" w:cs="Arial"/>
        </w:rPr>
        <w:t xml:space="preserve">) of this Agreement were true and correct in all material respects on the Effective Date and remain true and correct in all material respects as </w:t>
      </w:r>
      <w:r w:rsidR="00AC4488" w:rsidRPr="006A4CA4">
        <w:rPr>
          <w:rFonts w:ascii="Arial" w:hAnsi="Arial" w:cs="Arial"/>
        </w:rPr>
        <w:t>at the date of the issuance of the certificate referenced herein</w:t>
      </w:r>
      <w:r w:rsidRPr="006A4CA4">
        <w:rPr>
          <w:rFonts w:ascii="Arial" w:hAnsi="Arial" w:cs="Arial"/>
        </w:rPr>
        <w:t xml:space="preserve">, and the Agency shall have received a certificate to that effect in form and substance reasonably acceptable to the Agency, </w:t>
      </w:r>
      <w:r w:rsidR="00AC4488" w:rsidRPr="006A4CA4">
        <w:rPr>
          <w:rFonts w:ascii="Arial" w:hAnsi="Arial" w:cs="Arial"/>
        </w:rPr>
        <w:t>dated as of the date of its submission to the Agency</w:t>
      </w:r>
      <w:r w:rsidRPr="006A4CA4">
        <w:rPr>
          <w:rFonts w:ascii="Arial" w:hAnsi="Arial" w:cs="Arial"/>
        </w:rPr>
        <w:t xml:space="preserve"> and signed by the company secretary of the Concessionaire;</w:t>
      </w:r>
      <w:r w:rsidR="002E28AE" w:rsidRPr="006A4CA4">
        <w:rPr>
          <w:rStyle w:val="FootnoteReference"/>
          <w:rFonts w:ascii="Arial" w:hAnsi="Arial" w:cs="Arial"/>
        </w:rPr>
        <w:footnoteReference w:id="9"/>
      </w:r>
    </w:p>
    <w:p w14:paraId="052C8181" w14:textId="77777777" w:rsidR="00560C1E" w:rsidRPr="002D1A91" w:rsidRDefault="00560C1E" w:rsidP="00560C1E">
      <w:pPr>
        <w:pStyle w:val="ListParagraph"/>
        <w:rPr>
          <w:rFonts w:ascii="Arial" w:hAnsi="Arial" w:cs="Arial"/>
        </w:rPr>
      </w:pPr>
    </w:p>
    <w:p w14:paraId="61862FE8" w14:textId="01EDF344" w:rsidR="00D96016" w:rsidRPr="002D1A91" w:rsidRDefault="00F6465D" w:rsidP="009B4FD4">
      <w:pPr>
        <w:pStyle w:val="ColorfulList-Accent11"/>
        <w:numPr>
          <w:ilvl w:val="0"/>
          <w:numId w:val="5"/>
        </w:numPr>
        <w:spacing w:line="240" w:lineRule="auto"/>
        <w:ind w:left="1440"/>
        <w:jc w:val="both"/>
        <w:rPr>
          <w:rFonts w:ascii="Arial" w:hAnsi="Arial" w:cs="Arial"/>
        </w:rPr>
      </w:pPr>
      <w:r w:rsidRPr="002D1A91">
        <w:rPr>
          <w:rFonts w:ascii="Arial" w:hAnsi="Arial" w:cs="Arial"/>
        </w:rPr>
        <w:t xml:space="preserve">the Specific </w:t>
      </w:r>
      <w:r w:rsidR="005951D9" w:rsidRPr="002D1A91">
        <w:rPr>
          <w:rFonts w:ascii="Arial" w:hAnsi="Arial" w:cs="Arial"/>
        </w:rPr>
        <w:t xml:space="preserve">Concessionaire </w:t>
      </w:r>
      <w:r w:rsidRPr="002D1A91">
        <w:rPr>
          <w:rFonts w:ascii="Arial" w:hAnsi="Arial" w:cs="Arial"/>
        </w:rPr>
        <w:t>Conditions Precedent</w:t>
      </w:r>
      <w:r w:rsidR="00050BE0" w:rsidRPr="002D1A91">
        <w:rPr>
          <w:rFonts w:ascii="Arial" w:hAnsi="Arial" w:cs="Arial"/>
        </w:rPr>
        <w:t>; and</w:t>
      </w:r>
    </w:p>
    <w:p w14:paraId="07B32937" w14:textId="77777777" w:rsidR="00050BE0" w:rsidRPr="002D1A91" w:rsidRDefault="00050BE0" w:rsidP="00030FBA">
      <w:pPr>
        <w:pStyle w:val="ListParagraph"/>
        <w:rPr>
          <w:rFonts w:ascii="Arial" w:hAnsi="Arial" w:cs="Arial"/>
        </w:rPr>
      </w:pPr>
    </w:p>
    <w:p w14:paraId="00F9BC23" w14:textId="2B6DE7E8" w:rsidR="00050BE0" w:rsidRPr="002D1A91" w:rsidRDefault="00050BE0" w:rsidP="00050BE0">
      <w:pPr>
        <w:pStyle w:val="ColorfulList-Accent11"/>
        <w:numPr>
          <w:ilvl w:val="0"/>
          <w:numId w:val="5"/>
        </w:numPr>
        <w:spacing w:line="240" w:lineRule="auto"/>
        <w:ind w:left="1440"/>
        <w:jc w:val="both"/>
        <w:rPr>
          <w:rFonts w:ascii="Arial" w:hAnsi="Arial" w:cs="Arial"/>
        </w:rPr>
      </w:pPr>
      <w:r w:rsidRPr="002D1A91">
        <w:rPr>
          <w:rFonts w:ascii="Arial" w:hAnsi="Arial" w:cs="Arial"/>
        </w:rPr>
        <w:t>the Concessionaire has submitted copies of documents evidencing satisfaction of each of the Concessionaire Conditions Precedent to the Independent Engineer and the Independent Auditor.</w:t>
      </w:r>
    </w:p>
    <w:p w14:paraId="187A2670" w14:textId="77777777" w:rsidR="00D96016" w:rsidRPr="002D1A91" w:rsidRDefault="00D96016" w:rsidP="009B4FD4">
      <w:pPr>
        <w:spacing w:line="240" w:lineRule="auto"/>
        <w:rPr>
          <w:rFonts w:ascii="Arial" w:hAnsi="Arial" w:cs="Arial"/>
        </w:rPr>
      </w:pPr>
    </w:p>
    <w:p w14:paraId="58B0E6E7" w14:textId="5765BF24"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7575B4" w:rsidRPr="002D1A91">
        <w:rPr>
          <w:rFonts w:ascii="Arial" w:hAnsi="Arial" w:cs="Arial"/>
        </w:rPr>
        <w:t>Agency</w:t>
      </w:r>
      <w:r w:rsidRPr="002D1A91">
        <w:rPr>
          <w:rFonts w:ascii="Arial" w:hAnsi="Arial" w:cs="Arial"/>
        </w:rPr>
        <w:t xml:space="preserve"> shall satisfy the following Conditions Precedent to the satisfaction of the Concessionaire, the Independent Auditor and the Independent Engineer prior to the Scheduled Commencement Date (the </w:t>
      </w:r>
      <w:r w:rsidR="007575B4" w:rsidRPr="002D1A91">
        <w:rPr>
          <w:rFonts w:ascii="Arial" w:hAnsi="Arial" w:cs="Arial"/>
          <w:b/>
          <w:bCs/>
        </w:rPr>
        <w:t>Agency</w:t>
      </w:r>
      <w:r w:rsidRPr="002D1A91">
        <w:rPr>
          <w:rFonts w:ascii="Arial" w:hAnsi="Arial" w:cs="Arial"/>
          <w:b/>
        </w:rPr>
        <w:t xml:space="preserve"> Conditions Precedent</w:t>
      </w:r>
      <w:r w:rsidRPr="002D1A91">
        <w:rPr>
          <w:rFonts w:ascii="Arial" w:hAnsi="Arial" w:cs="Arial"/>
        </w:rPr>
        <w:t>):</w:t>
      </w:r>
    </w:p>
    <w:p w14:paraId="15970DDA" w14:textId="77777777" w:rsidR="00D96016" w:rsidRPr="002D1A91" w:rsidRDefault="00D96016" w:rsidP="009B4FD4">
      <w:pPr>
        <w:spacing w:line="240" w:lineRule="auto"/>
        <w:jc w:val="both"/>
        <w:rPr>
          <w:rFonts w:ascii="Arial" w:hAnsi="Arial" w:cs="Arial"/>
        </w:rPr>
      </w:pPr>
    </w:p>
    <w:p w14:paraId="5EFB272E" w14:textId="151D9361" w:rsidR="00D96016" w:rsidRPr="002D1A91" w:rsidRDefault="00D96016" w:rsidP="009B4FD4">
      <w:pPr>
        <w:pStyle w:val="ColorfulList-Accent11"/>
        <w:numPr>
          <w:ilvl w:val="0"/>
          <w:numId w:val="9"/>
        </w:numPr>
        <w:spacing w:line="240" w:lineRule="auto"/>
        <w:ind w:left="1440"/>
        <w:jc w:val="both"/>
        <w:rPr>
          <w:rFonts w:ascii="Arial" w:hAnsi="Arial" w:cs="Arial"/>
        </w:rPr>
      </w:pPr>
      <w:r w:rsidRPr="002D1A91">
        <w:rPr>
          <w:rFonts w:ascii="Arial" w:hAnsi="Arial" w:cs="Arial"/>
        </w:rPr>
        <w:t xml:space="preserve">the </w:t>
      </w:r>
      <w:r w:rsidR="007575B4" w:rsidRPr="002D1A91">
        <w:rPr>
          <w:rFonts w:ascii="Arial" w:hAnsi="Arial" w:cs="Arial"/>
        </w:rPr>
        <w:t>Agency</w:t>
      </w:r>
      <w:r w:rsidRPr="002D1A91">
        <w:rPr>
          <w:rFonts w:ascii="Arial" w:hAnsi="Arial" w:cs="Arial"/>
        </w:rPr>
        <w:t xml:space="preserve"> has</w:t>
      </w:r>
      <w:r w:rsidR="00A93E4E" w:rsidRPr="002D1A91">
        <w:rPr>
          <w:rFonts w:ascii="Arial" w:hAnsi="Arial" w:cs="Arial"/>
        </w:rPr>
        <w:t xml:space="preserve"> </w:t>
      </w:r>
      <w:r w:rsidR="005951D9" w:rsidRPr="002D1A91">
        <w:rPr>
          <w:rFonts w:ascii="Arial" w:hAnsi="Arial" w:cs="Arial"/>
        </w:rPr>
        <w:t xml:space="preserve">granted the </w:t>
      </w:r>
      <w:r w:rsidR="00E35F30" w:rsidRPr="002D1A91">
        <w:rPr>
          <w:rFonts w:ascii="Arial" w:hAnsi="Arial" w:cs="Arial"/>
          <w:bCs/>
        </w:rPr>
        <w:t>Project Site</w:t>
      </w:r>
      <w:r w:rsidR="00E35F30" w:rsidRPr="002D1A91">
        <w:rPr>
          <w:rFonts w:ascii="Arial" w:hAnsi="Arial" w:cs="Arial"/>
        </w:rPr>
        <w:t xml:space="preserve"> </w:t>
      </w:r>
      <w:r w:rsidR="005951D9" w:rsidRPr="002D1A91">
        <w:rPr>
          <w:rFonts w:ascii="Arial" w:hAnsi="Arial" w:cs="Arial"/>
        </w:rPr>
        <w:t>Land Instrument Right with respect to</w:t>
      </w:r>
      <w:r w:rsidR="00AA4636" w:rsidRPr="002D1A91">
        <w:rPr>
          <w:rFonts w:ascii="Arial" w:hAnsi="Arial" w:cs="Arial"/>
        </w:rPr>
        <w:t xml:space="preserve"> </w:t>
      </w:r>
      <w:r w:rsidRPr="002D1A91">
        <w:rPr>
          <w:rFonts w:ascii="Arial" w:hAnsi="Arial" w:cs="Arial"/>
        </w:rPr>
        <w:t>the Project Site to the Concessionaire in accordance with Article 4 (</w:t>
      </w:r>
      <w:r w:rsidRPr="002D1A91">
        <w:rPr>
          <w:rFonts w:ascii="Arial" w:hAnsi="Arial" w:cs="Arial"/>
          <w:i/>
        </w:rPr>
        <w:t>Project Site</w:t>
      </w:r>
      <w:r w:rsidRPr="002D1A91">
        <w:rPr>
          <w:rFonts w:ascii="Arial" w:hAnsi="Arial" w:cs="Arial"/>
        </w:rPr>
        <w:t xml:space="preserve">) and the </w:t>
      </w:r>
      <w:r w:rsidR="00E35F30" w:rsidRPr="002D1A91">
        <w:rPr>
          <w:rFonts w:ascii="Arial" w:hAnsi="Arial" w:cs="Arial"/>
          <w:bCs/>
        </w:rPr>
        <w:t>Project Site</w:t>
      </w:r>
      <w:r w:rsidR="00E35F30" w:rsidRPr="002D1A91">
        <w:rPr>
          <w:rFonts w:ascii="Arial" w:hAnsi="Arial" w:cs="Arial"/>
        </w:rPr>
        <w:t xml:space="preserve"> </w:t>
      </w:r>
      <w:r w:rsidR="00E25E58" w:rsidRPr="002D1A91">
        <w:rPr>
          <w:rFonts w:ascii="Arial" w:hAnsi="Arial" w:cs="Arial"/>
        </w:rPr>
        <w:t>Land Instrument</w:t>
      </w:r>
      <w:r w:rsidRPr="002D1A91">
        <w:rPr>
          <w:rFonts w:ascii="Arial" w:hAnsi="Arial" w:cs="Arial"/>
        </w:rPr>
        <w:t>;</w:t>
      </w:r>
    </w:p>
    <w:p w14:paraId="641AF862" w14:textId="77777777" w:rsidR="00D96016" w:rsidRPr="002D1A91" w:rsidRDefault="00D96016" w:rsidP="009B4FD4">
      <w:pPr>
        <w:spacing w:line="240" w:lineRule="auto"/>
        <w:jc w:val="both"/>
        <w:rPr>
          <w:rFonts w:ascii="Arial" w:hAnsi="Arial" w:cs="Arial"/>
        </w:rPr>
      </w:pPr>
    </w:p>
    <w:p w14:paraId="79B7BE49" w14:textId="0F0F1330" w:rsidR="00D96016" w:rsidRPr="002D1A91" w:rsidRDefault="00D96016" w:rsidP="009B4FD4">
      <w:pPr>
        <w:pStyle w:val="ColorfulList-Accent11"/>
        <w:numPr>
          <w:ilvl w:val="0"/>
          <w:numId w:val="9"/>
        </w:numPr>
        <w:spacing w:line="240" w:lineRule="auto"/>
        <w:ind w:left="1440"/>
        <w:jc w:val="both"/>
        <w:rPr>
          <w:rFonts w:ascii="Arial" w:hAnsi="Arial" w:cs="Arial"/>
        </w:rPr>
      </w:pPr>
      <w:r w:rsidRPr="002D1A91">
        <w:rPr>
          <w:rFonts w:ascii="Arial" w:hAnsi="Arial" w:cs="Arial"/>
        </w:rPr>
        <w:t xml:space="preserve">the </w:t>
      </w:r>
      <w:r w:rsidR="007575B4" w:rsidRPr="002D1A91">
        <w:rPr>
          <w:rFonts w:ascii="Arial" w:hAnsi="Arial" w:cs="Arial"/>
        </w:rPr>
        <w:t>Agency</w:t>
      </w:r>
      <w:r w:rsidRPr="002D1A91">
        <w:rPr>
          <w:rFonts w:ascii="Arial" w:hAnsi="Arial" w:cs="Arial"/>
        </w:rPr>
        <w:t xml:space="preserve"> has handed over Vacant Possession of the Project Site to the Concessionaire in accordance with Article 4 (</w:t>
      </w:r>
      <w:r w:rsidRPr="002D1A91">
        <w:rPr>
          <w:rFonts w:ascii="Arial" w:hAnsi="Arial" w:cs="Arial"/>
          <w:i/>
        </w:rPr>
        <w:t>Project Site</w:t>
      </w:r>
      <w:r w:rsidRPr="002D1A91">
        <w:rPr>
          <w:rFonts w:ascii="Arial" w:hAnsi="Arial" w:cs="Arial"/>
        </w:rPr>
        <w:t>)</w:t>
      </w:r>
      <w:r w:rsidR="005067BC" w:rsidRPr="002D1A91">
        <w:rPr>
          <w:rFonts w:ascii="Arial" w:hAnsi="Arial" w:cs="Arial"/>
        </w:rPr>
        <w:t xml:space="preserve"> and </w:t>
      </w:r>
      <w:r w:rsidR="00543AA9" w:rsidRPr="002D1A91">
        <w:rPr>
          <w:rFonts w:ascii="Arial" w:hAnsi="Arial" w:cs="Arial"/>
        </w:rPr>
        <w:t xml:space="preserve">the </w:t>
      </w:r>
      <w:r w:rsidR="00E35F30" w:rsidRPr="002D1A91">
        <w:rPr>
          <w:rFonts w:ascii="Arial" w:hAnsi="Arial" w:cs="Arial"/>
          <w:bCs/>
        </w:rPr>
        <w:t>Project Site</w:t>
      </w:r>
      <w:r w:rsidR="00E35F30" w:rsidRPr="002D1A91">
        <w:rPr>
          <w:rFonts w:ascii="Arial" w:hAnsi="Arial" w:cs="Arial"/>
        </w:rPr>
        <w:t xml:space="preserve"> </w:t>
      </w:r>
      <w:r w:rsidR="00E25E58" w:rsidRPr="002D1A91">
        <w:rPr>
          <w:rFonts w:ascii="Arial" w:hAnsi="Arial" w:cs="Arial"/>
        </w:rPr>
        <w:t>Land Instrument</w:t>
      </w:r>
      <w:r w:rsidRPr="002D1A91">
        <w:rPr>
          <w:rFonts w:ascii="Arial" w:hAnsi="Arial" w:cs="Arial"/>
        </w:rPr>
        <w:t xml:space="preserve">; </w:t>
      </w:r>
    </w:p>
    <w:p w14:paraId="190BEBEF" w14:textId="77777777" w:rsidR="00194FFC" w:rsidRPr="002D1A91" w:rsidRDefault="00194FFC" w:rsidP="009B4FD4">
      <w:pPr>
        <w:pStyle w:val="ColorfulList-Accent11"/>
        <w:spacing w:line="240" w:lineRule="auto"/>
        <w:ind w:left="1440"/>
        <w:jc w:val="both"/>
        <w:rPr>
          <w:rFonts w:ascii="Arial" w:hAnsi="Arial" w:cs="Arial"/>
        </w:rPr>
      </w:pPr>
    </w:p>
    <w:p w14:paraId="7966FB93" w14:textId="505FCD90" w:rsidR="00D96016" w:rsidRPr="002D1A91" w:rsidRDefault="00D96016" w:rsidP="009B4FD4">
      <w:pPr>
        <w:pStyle w:val="ColorfulList-Accent11"/>
        <w:numPr>
          <w:ilvl w:val="0"/>
          <w:numId w:val="9"/>
        </w:numPr>
        <w:spacing w:line="240" w:lineRule="auto"/>
        <w:ind w:left="1440"/>
        <w:jc w:val="both"/>
        <w:rPr>
          <w:rFonts w:ascii="Arial" w:hAnsi="Arial" w:cs="Arial"/>
        </w:rPr>
      </w:pPr>
      <w:r w:rsidRPr="002D1A91">
        <w:rPr>
          <w:rFonts w:ascii="Arial" w:hAnsi="Arial" w:cs="Arial"/>
          <w:spacing w:val="1"/>
        </w:rPr>
        <w:t>t</w:t>
      </w:r>
      <w:r w:rsidRPr="002D1A91">
        <w:rPr>
          <w:rFonts w:ascii="Arial" w:hAnsi="Arial" w:cs="Arial"/>
        </w:rPr>
        <w:t xml:space="preserve">he </w:t>
      </w:r>
      <w:r w:rsidR="007575B4" w:rsidRPr="002D1A91">
        <w:rPr>
          <w:rFonts w:ascii="Arial" w:hAnsi="Arial" w:cs="Arial"/>
        </w:rPr>
        <w:t>Agency</w:t>
      </w:r>
      <w:r w:rsidRPr="002D1A91">
        <w:rPr>
          <w:rFonts w:ascii="Arial" w:hAnsi="Arial" w:cs="Arial"/>
        </w:rPr>
        <w:t xml:space="preserve"> </w:t>
      </w:r>
      <w:r w:rsidRPr="002D1A91">
        <w:rPr>
          <w:rFonts w:ascii="Arial" w:hAnsi="Arial" w:cs="Arial"/>
          <w:spacing w:val="-2"/>
        </w:rPr>
        <w:t>h</w:t>
      </w:r>
      <w:r w:rsidRPr="002D1A91">
        <w:rPr>
          <w:rFonts w:ascii="Arial" w:hAnsi="Arial" w:cs="Arial"/>
        </w:rPr>
        <w:t>as en</w:t>
      </w:r>
      <w:r w:rsidRPr="002D1A91">
        <w:rPr>
          <w:rFonts w:ascii="Arial" w:hAnsi="Arial" w:cs="Arial"/>
          <w:spacing w:val="-1"/>
        </w:rPr>
        <w:t>t</w:t>
      </w:r>
      <w:r w:rsidRPr="002D1A91">
        <w:rPr>
          <w:rFonts w:ascii="Arial" w:hAnsi="Arial" w:cs="Arial"/>
        </w:rPr>
        <w:t>e</w:t>
      </w:r>
      <w:r w:rsidRPr="002D1A91">
        <w:rPr>
          <w:rFonts w:ascii="Arial" w:hAnsi="Arial" w:cs="Arial"/>
          <w:spacing w:val="1"/>
        </w:rPr>
        <w:t>r</w:t>
      </w:r>
      <w:r w:rsidRPr="002D1A91">
        <w:rPr>
          <w:rFonts w:ascii="Arial" w:hAnsi="Arial" w:cs="Arial"/>
          <w:spacing w:val="-2"/>
        </w:rPr>
        <w:t>e</w:t>
      </w:r>
      <w:r w:rsidRPr="002D1A91">
        <w:rPr>
          <w:rFonts w:ascii="Arial" w:hAnsi="Arial" w:cs="Arial"/>
        </w:rPr>
        <w:t xml:space="preserve">d </w:t>
      </w:r>
      <w:r w:rsidRPr="002D1A91">
        <w:rPr>
          <w:rFonts w:ascii="Arial" w:hAnsi="Arial" w:cs="Arial"/>
          <w:spacing w:val="-1"/>
        </w:rPr>
        <w:t>i</w:t>
      </w:r>
      <w:r w:rsidRPr="002D1A91">
        <w:rPr>
          <w:rFonts w:ascii="Arial" w:hAnsi="Arial" w:cs="Arial"/>
        </w:rPr>
        <w:t>n</w:t>
      </w:r>
      <w:r w:rsidRPr="002D1A91">
        <w:rPr>
          <w:rFonts w:ascii="Arial" w:hAnsi="Arial" w:cs="Arial"/>
          <w:spacing w:val="-1"/>
        </w:rPr>
        <w:t>t</w:t>
      </w:r>
      <w:r w:rsidRPr="002D1A91">
        <w:rPr>
          <w:rFonts w:ascii="Arial" w:hAnsi="Arial" w:cs="Arial"/>
        </w:rPr>
        <w:t xml:space="preserve">o </w:t>
      </w:r>
      <w:r w:rsidRPr="002D1A91">
        <w:rPr>
          <w:rFonts w:ascii="Arial" w:hAnsi="Arial" w:cs="Arial"/>
          <w:spacing w:val="1"/>
        </w:rPr>
        <w:t>t</w:t>
      </w:r>
      <w:r w:rsidRPr="002D1A91">
        <w:rPr>
          <w:rFonts w:ascii="Arial" w:hAnsi="Arial" w:cs="Arial"/>
        </w:rPr>
        <w:t xml:space="preserve">he </w:t>
      </w:r>
      <w:r w:rsidRPr="002D1A91">
        <w:rPr>
          <w:rFonts w:ascii="Arial" w:hAnsi="Arial" w:cs="Arial"/>
          <w:spacing w:val="-4"/>
        </w:rPr>
        <w:t>I</w:t>
      </w:r>
      <w:r w:rsidRPr="002D1A91">
        <w:rPr>
          <w:rFonts w:ascii="Arial" w:hAnsi="Arial" w:cs="Arial"/>
        </w:rPr>
        <w:t>ndepende</w:t>
      </w:r>
      <w:r w:rsidRPr="002D1A91">
        <w:rPr>
          <w:rFonts w:ascii="Arial" w:hAnsi="Arial" w:cs="Arial"/>
          <w:spacing w:val="-2"/>
        </w:rPr>
        <w:t>n</w:t>
      </w:r>
      <w:r w:rsidRPr="002D1A91">
        <w:rPr>
          <w:rFonts w:ascii="Arial" w:hAnsi="Arial" w:cs="Arial"/>
        </w:rPr>
        <w:t>t En</w:t>
      </w:r>
      <w:r w:rsidRPr="002D1A91">
        <w:rPr>
          <w:rFonts w:ascii="Arial" w:hAnsi="Arial" w:cs="Arial"/>
          <w:spacing w:val="-3"/>
        </w:rPr>
        <w:t>g</w:t>
      </w:r>
      <w:r w:rsidRPr="002D1A91">
        <w:rPr>
          <w:rFonts w:ascii="Arial" w:hAnsi="Arial" w:cs="Arial"/>
          <w:spacing w:val="1"/>
        </w:rPr>
        <w:t>i</w:t>
      </w:r>
      <w:r w:rsidRPr="002D1A91">
        <w:rPr>
          <w:rFonts w:ascii="Arial" w:hAnsi="Arial" w:cs="Arial"/>
        </w:rPr>
        <w:t>n</w:t>
      </w:r>
      <w:r w:rsidRPr="002D1A91">
        <w:rPr>
          <w:rFonts w:ascii="Arial" w:hAnsi="Arial" w:cs="Arial"/>
          <w:spacing w:val="-2"/>
        </w:rPr>
        <w:t>ee</w:t>
      </w:r>
      <w:r w:rsidRPr="002D1A91">
        <w:rPr>
          <w:rFonts w:ascii="Arial" w:hAnsi="Arial" w:cs="Arial"/>
        </w:rPr>
        <w:t xml:space="preserve">r </w:t>
      </w:r>
      <w:r w:rsidRPr="002D1A91">
        <w:rPr>
          <w:rFonts w:ascii="Arial" w:hAnsi="Arial" w:cs="Arial"/>
          <w:spacing w:val="-1"/>
        </w:rPr>
        <w:t>C</w:t>
      </w:r>
      <w:r w:rsidRPr="002D1A91">
        <w:rPr>
          <w:rFonts w:ascii="Arial" w:hAnsi="Arial" w:cs="Arial"/>
        </w:rPr>
        <w:t>on</w:t>
      </w:r>
      <w:r w:rsidRPr="002D1A91">
        <w:rPr>
          <w:rFonts w:ascii="Arial" w:hAnsi="Arial" w:cs="Arial"/>
          <w:spacing w:val="-1"/>
        </w:rPr>
        <w:t>t</w:t>
      </w:r>
      <w:r w:rsidRPr="002D1A91">
        <w:rPr>
          <w:rFonts w:ascii="Arial" w:hAnsi="Arial" w:cs="Arial"/>
          <w:spacing w:val="1"/>
        </w:rPr>
        <w:t>r</w:t>
      </w:r>
      <w:r w:rsidRPr="002D1A91">
        <w:rPr>
          <w:rFonts w:ascii="Arial" w:hAnsi="Arial" w:cs="Arial"/>
          <w:spacing w:val="-2"/>
        </w:rPr>
        <w:t>a</w:t>
      </w:r>
      <w:r w:rsidRPr="002D1A91">
        <w:rPr>
          <w:rFonts w:ascii="Arial" w:hAnsi="Arial" w:cs="Arial"/>
        </w:rPr>
        <w:t xml:space="preserve">ct </w:t>
      </w:r>
      <w:r w:rsidRPr="002D1A91">
        <w:rPr>
          <w:rFonts w:ascii="Arial" w:hAnsi="Arial" w:cs="Arial"/>
          <w:spacing w:val="1"/>
        </w:rPr>
        <w:t>f</w:t>
      </w:r>
      <w:r w:rsidRPr="002D1A91">
        <w:rPr>
          <w:rFonts w:ascii="Arial" w:hAnsi="Arial" w:cs="Arial"/>
          <w:spacing w:val="-2"/>
        </w:rPr>
        <w:t>o</w:t>
      </w:r>
      <w:r w:rsidRPr="002D1A91">
        <w:rPr>
          <w:rFonts w:ascii="Arial" w:hAnsi="Arial" w:cs="Arial"/>
        </w:rPr>
        <w:t xml:space="preserve">r </w:t>
      </w:r>
      <w:r w:rsidRPr="002D1A91">
        <w:rPr>
          <w:rFonts w:ascii="Arial" w:hAnsi="Arial" w:cs="Arial"/>
          <w:spacing w:val="-1"/>
        </w:rPr>
        <w:t>t</w:t>
      </w:r>
      <w:r w:rsidRPr="002D1A91">
        <w:rPr>
          <w:rFonts w:ascii="Arial" w:hAnsi="Arial" w:cs="Arial"/>
        </w:rPr>
        <w:t xml:space="preserve">he </w:t>
      </w:r>
      <w:r w:rsidRPr="002D1A91">
        <w:rPr>
          <w:rFonts w:ascii="Arial" w:hAnsi="Arial" w:cs="Arial"/>
          <w:spacing w:val="-2"/>
        </w:rPr>
        <w:t>a</w:t>
      </w:r>
      <w:r w:rsidRPr="002D1A91">
        <w:rPr>
          <w:rFonts w:ascii="Arial" w:hAnsi="Arial" w:cs="Arial"/>
        </w:rPr>
        <w:t>ppo</w:t>
      </w:r>
      <w:r w:rsidRPr="002D1A91">
        <w:rPr>
          <w:rFonts w:ascii="Arial" w:hAnsi="Arial" w:cs="Arial"/>
          <w:spacing w:val="-1"/>
        </w:rPr>
        <w:t>i</w:t>
      </w:r>
      <w:r w:rsidRPr="002D1A91">
        <w:rPr>
          <w:rFonts w:ascii="Arial" w:hAnsi="Arial" w:cs="Arial"/>
        </w:rPr>
        <w:t>n</w:t>
      </w:r>
      <w:r w:rsidRPr="002D1A91">
        <w:rPr>
          <w:rFonts w:ascii="Arial" w:hAnsi="Arial" w:cs="Arial"/>
          <w:spacing w:val="-1"/>
        </w:rPr>
        <w:t>t</w:t>
      </w:r>
      <w:r w:rsidRPr="002D1A91">
        <w:rPr>
          <w:rFonts w:ascii="Arial" w:hAnsi="Arial" w:cs="Arial"/>
          <w:spacing w:val="-4"/>
        </w:rPr>
        <w:t>m</w:t>
      </w:r>
      <w:r w:rsidRPr="002D1A91">
        <w:rPr>
          <w:rFonts w:ascii="Arial" w:hAnsi="Arial" w:cs="Arial"/>
        </w:rPr>
        <w:t>ent of</w:t>
      </w:r>
      <w:r w:rsidRPr="002D1A91">
        <w:rPr>
          <w:rFonts w:ascii="Arial" w:hAnsi="Arial" w:cs="Arial"/>
          <w:spacing w:val="1"/>
        </w:rPr>
        <w:t xml:space="preserve"> t</w:t>
      </w:r>
      <w:r w:rsidRPr="002D1A91">
        <w:rPr>
          <w:rFonts w:ascii="Arial" w:hAnsi="Arial" w:cs="Arial"/>
          <w:spacing w:val="-2"/>
        </w:rPr>
        <w:t>h</w:t>
      </w:r>
      <w:r w:rsidRPr="002D1A91">
        <w:rPr>
          <w:rFonts w:ascii="Arial" w:hAnsi="Arial" w:cs="Arial"/>
        </w:rPr>
        <w:t xml:space="preserve">e </w:t>
      </w:r>
      <w:r w:rsidRPr="002D1A91">
        <w:rPr>
          <w:rFonts w:ascii="Arial" w:hAnsi="Arial" w:cs="Arial"/>
          <w:spacing w:val="-4"/>
        </w:rPr>
        <w:t>I</w:t>
      </w:r>
      <w:r w:rsidRPr="002D1A91">
        <w:rPr>
          <w:rFonts w:ascii="Arial" w:hAnsi="Arial" w:cs="Arial"/>
        </w:rPr>
        <w:t>ndepende</w:t>
      </w:r>
      <w:r w:rsidRPr="002D1A91">
        <w:rPr>
          <w:rFonts w:ascii="Arial" w:hAnsi="Arial" w:cs="Arial"/>
          <w:spacing w:val="-2"/>
        </w:rPr>
        <w:t>n</w:t>
      </w:r>
      <w:r w:rsidRPr="002D1A91">
        <w:rPr>
          <w:rFonts w:ascii="Arial" w:hAnsi="Arial" w:cs="Arial"/>
        </w:rPr>
        <w:t>t En</w:t>
      </w:r>
      <w:r w:rsidRPr="002D1A91">
        <w:rPr>
          <w:rFonts w:ascii="Arial" w:hAnsi="Arial" w:cs="Arial"/>
          <w:spacing w:val="-3"/>
        </w:rPr>
        <w:t>g</w:t>
      </w:r>
      <w:r w:rsidRPr="002D1A91">
        <w:rPr>
          <w:rFonts w:ascii="Arial" w:hAnsi="Arial" w:cs="Arial"/>
          <w:spacing w:val="1"/>
        </w:rPr>
        <w:t>i</w:t>
      </w:r>
      <w:r w:rsidRPr="002D1A91">
        <w:rPr>
          <w:rFonts w:ascii="Arial" w:hAnsi="Arial" w:cs="Arial"/>
        </w:rPr>
        <w:t>ne</w:t>
      </w:r>
      <w:r w:rsidRPr="002D1A91">
        <w:rPr>
          <w:rFonts w:ascii="Arial" w:hAnsi="Arial" w:cs="Arial"/>
          <w:spacing w:val="-2"/>
        </w:rPr>
        <w:t>e</w:t>
      </w:r>
      <w:r w:rsidRPr="002D1A91">
        <w:rPr>
          <w:rFonts w:ascii="Arial" w:hAnsi="Arial" w:cs="Arial"/>
          <w:spacing w:val="1"/>
        </w:rPr>
        <w:t>r with the other counterparties to such contract</w:t>
      </w:r>
      <w:r w:rsidR="00104FC7" w:rsidRPr="002D1A91">
        <w:rPr>
          <w:rFonts w:ascii="Arial" w:hAnsi="Arial" w:cs="Arial"/>
          <w:spacing w:val="1"/>
        </w:rPr>
        <w:t xml:space="preserve">, within </w:t>
      </w:r>
      <w:r w:rsidR="00662C47" w:rsidRPr="002D1A91">
        <w:rPr>
          <w:rFonts w:ascii="Arial" w:hAnsi="Arial" w:cs="Arial"/>
          <w:spacing w:val="1"/>
        </w:rPr>
        <w:t>[</w:t>
      </w:r>
      <w:r w:rsidR="00753AF4" w:rsidRPr="002D1A91">
        <w:rPr>
          <w:rFonts w:ascii="Arial" w:hAnsi="Arial" w:cs="Arial"/>
          <w:spacing w:val="1"/>
        </w:rPr>
        <w:t>one</w:t>
      </w:r>
      <w:r w:rsidR="00434D08" w:rsidRPr="002D1A91">
        <w:rPr>
          <w:rFonts w:ascii="Arial" w:hAnsi="Arial" w:cs="Arial"/>
          <w:spacing w:val="1"/>
        </w:rPr>
        <w:t xml:space="preserve"> (</w:t>
      </w:r>
      <w:r w:rsidR="00753AF4" w:rsidRPr="002D1A91">
        <w:rPr>
          <w:rFonts w:ascii="Arial" w:hAnsi="Arial" w:cs="Arial"/>
          <w:spacing w:val="1"/>
        </w:rPr>
        <w:t>1</w:t>
      </w:r>
      <w:r w:rsidR="00434D08" w:rsidRPr="002D1A91">
        <w:rPr>
          <w:rFonts w:ascii="Arial" w:hAnsi="Arial" w:cs="Arial"/>
          <w:spacing w:val="1"/>
        </w:rPr>
        <w:t xml:space="preserve">) </w:t>
      </w:r>
      <w:r w:rsidR="00753AF4" w:rsidRPr="002D1A91">
        <w:rPr>
          <w:rFonts w:ascii="Arial" w:hAnsi="Arial" w:cs="Arial"/>
          <w:spacing w:val="1"/>
        </w:rPr>
        <w:t>month</w:t>
      </w:r>
      <w:r w:rsidR="00662C47" w:rsidRPr="002D1A91">
        <w:rPr>
          <w:rFonts w:ascii="Arial" w:hAnsi="Arial" w:cs="Arial"/>
          <w:spacing w:val="1"/>
        </w:rPr>
        <w:t>]</w:t>
      </w:r>
      <w:r w:rsidR="00662C47" w:rsidRPr="002D1A91">
        <w:rPr>
          <w:rStyle w:val="FootnoteReference"/>
          <w:rFonts w:ascii="Arial" w:hAnsi="Arial" w:cs="Arial"/>
          <w:spacing w:val="1"/>
        </w:rPr>
        <w:footnoteReference w:id="10"/>
      </w:r>
      <w:r w:rsidR="00104FC7" w:rsidRPr="002D1A91">
        <w:rPr>
          <w:rFonts w:ascii="Arial" w:hAnsi="Arial" w:cs="Arial"/>
          <w:spacing w:val="1"/>
        </w:rPr>
        <w:t xml:space="preserve"> of the Effective Date</w:t>
      </w:r>
      <w:r w:rsidRPr="002D1A91">
        <w:rPr>
          <w:rFonts w:ascii="Arial" w:hAnsi="Arial" w:cs="Arial"/>
        </w:rPr>
        <w:t>;</w:t>
      </w:r>
    </w:p>
    <w:p w14:paraId="7ECE28BD" w14:textId="77777777" w:rsidR="00D96016" w:rsidRPr="002D1A91" w:rsidRDefault="00D96016" w:rsidP="009B4FD4">
      <w:pPr>
        <w:spacing w:line="240" w:lineRule="auto"/>
        <w:rPr>
          <w:rFonts w:ascii="Arial" w:hAnsi="Arial" w:cs="Arial"/>
        </w:rPr>
      </w:pPr>
    </w:p>
    <w:p w14:paraId="45FDE20E" w14:textId="065DDED7" w:rsidR="00D96016" w:rsidRPr="002D1A91" w:rsidRDefault="00D96016" w:rsidP="009B4FD4">
      <w:pPr>
        <w:numPr>
          <w:ilvl w:val="0"/>
          <w:numId w:val="9"/>
        </w:numPr>
        <w:spacing w:line="240" w:lineRule="auto"/>
        <w:ind w:left="1440" w:right="86"/>
        <w:jc w:val="both"/>
        <w:rPr>
          <w:rFonts w:ascii="Arial" w:hAnsi="Arial" w:cs="Arial"/>
        </w:rPr>
      </w:pPr>
      <w:r w:rsidRPr="002D1A91">
        <w:rPr>
          <w:rFonts w:ascii="Arial" w:hAnsi="Arial" w:cs="Arial"/>
          <w:spacing w:val="1"/>
        </w:rPr>
        <w:t>t</w:t>
      </w:r>
      <w:r w:rsidRPr="002D1A91">
        <w:rPr>
          <w:rFonts w:ascii="Arial" w:hAnsi="Arial" w:cs="Arial"/>
        </w:rPr>
        <w:t xml:space="preserve">he </w:t>
      </w:r>
      <w:r w:rsidR="007575B4" w:rsidRPr="002D1A91">
        <w:rPr>
          <w:rFonts w:ascii="Arial" w:hAnsi="Arial" w:cs="Arial"/>
        </w:rPr>
        <w:t>Agency</w:t>
      </w:r>
      <w:r w:rsidRPr="002D1A91">
        <w:rPr>
          <w:rFonts w:ascii="Arial" w:hAnsi="Arial" w:cs="Arial"/>
          <w:spacing w:val="-3"/>
        </w:rPr>
        <w:t xml:space="preserve"> </w:t>
      </w:r>
      <w:r w:rsidRPr="002D1A91">
        <w:rPr>
          <w:rFonts w:ascii="Arial" w:hAnsi="Arial" w:cs="Arial"/>
          <w:spacing w:val="-2"/>
        </w:rPr>
        <w:t>h</w:t>
      </w:r>
      <w:r w:rsidRPr="002D1A91">
        <w:rPr>
          <w:rFonts w:ascii="Arial" w:hAnsi="Arial" w:cs="Arial"/>
        </w:rPr>
        <w:t>as en</w:t>
      </w:r>
      <w:r w:rsidRPr="002D1A91">
        <w:rPr>
          <w:rFonts w:ascii="Arial" w:hAnsi="Arial" w:cs="Arial"/>
          <w:spacing w:val="-1"/>
        </w:rPr>
        <w:t>t</w:t>
      </w:r>
      <w:r w:rsidRPr="002D1A91">
        <w:rPr>
          <w:rFonts w:ascii="Arial" w:hAnsi="Arial" w:cs="Arial"/>
        </w:rPr>
        <w:t>e</w:t>
      </w:r>
      <w:r w:rsidRPr="002D1A91">
        <w:rPr>
          <w:rFonts w:ascii="Arial" w:hAnsi="Arial" w:cs="Arial"/>
          <w:spacing w:val="-1"/>
        </w:rPr>
        <w:t>r</w:t>
      </w:r>
      <w:r w:rsidRPr="002D1A91">
        <w:rPr>
          <w:rFonts w:ascii="Arial" w:hAnsi="Arial" w:cs="Arial"/>
        </w:rPr>
        <w:t xml:space="preserve">ed </w:t>
      </w:r>
      <w:r w:rsidRPr="002D1A91">
        <w:rPr>
          <w:rFonts w:ascii="Arial" w:hAnsi="Arial" w:cs="Arial"/>
          <w:spacing w:val="1"/>
        </w:rPr>
        <w:t>i</w:t>
      </w:r>
      <w:r w:rsidRPr="002D1A91">
        <w:rPr>
          <w:rFonts w:ascii="Arial" w:hAnsi="Arial" w:cs="Arial"/>
        </w:rPr>
        <w:t>n</w:t>
      </w:r>
      <w:r w:rsidRPr="002D1A91">
        <w:rPr>
          <w:rFonts w:ascii="Arial" w:hAnsi="Arial" w:cs="Arial"/>
          <w:spacing w:val="-1"/>
        </w:rPr>
        <w:t>t</w:t>
      </w:r>
      <w:r w:rsidRPr="002D1A91">
        <w:rPr>
          <w:rFonts w:ascii="Arial" w:hAnsi="Arial" w:cs="Arial"/>
        </w:rPr>
        <w:t xml:space="preserve">o </w:t>
      </w:r>
      <w:r w:rsidRPr="002D1A91">
        <w:rPr>
          <w:rFonts w:ascii="Arial" w:hAnsi="Arial" w:cs="Arial"/>
          <w:spacing w:val="1"/>
        </w:rPr>
        <w:t>t</w:t>
      </w:r>
      <w:r w:rsidRPr="002D1A91">
        <w:rPr>
          <w:rFonts w:ascii="Arial" w:hAnsi="Arial" w:cs="Arial"/>
          <w:spacing w:val="-2"/>
        </w:rPr>
        <w:t>h</w:t>
      </w:r>
      <w:r w:rsidRPr="002D1A91">
        <w:rPr>
          <w:rFonts w:ascii="Arial" w:hAnsi="Arial" w:cs="Arial"/>
        </w:rPr>
        <w:t xml:space="preserve">e </w:t>
      </w:r>
      <w:r w:rsidRPr="002D1A91">
        <w:rPr>
          <w:rFonts w:ascii="Arial" w:hAnsi="Arial" w:cs="Arial"/>
          <w:spacing w:val="-4"/>
        </w:rPr>
        <w:t>I</w:t>
      </w:r>
      <w:r w:rsidRPr="002D1A91">
        <w:rPr>
          <w:rFonts w:ascii="Arial" w:hAnsi="Arial" w:cs="Arial"/>
        </w:rPr>
        <w:t>ndepende</w:t>
      </w:r>
      <w:r w:rsidRPr="002D1A91">
        <w:rPr>
          <w:rFonts w:ascii="Arial" w:hAnsi="Arial" w:cs="Arial"/>
          <w:spacing w:val="-2"/>
        </w:rPr>
        <w:t>n</w:t>
      </w:r>
      <w:r w:rsidRPr="002D1A91">
        <w:rPr>
          <w:rFonts w:ascii="Arial" w:hAnsi="Arial" w:cs="Arial"/>
        </w:rPr>
        <w:t xml:space="preserve">t </w:t>
      </w:r>
      <w:r w:rsidRPr="002D1A91">
        <w:rPr>
          <w:rFonts w:ascii="Arial" w:hAnsi="Arial" w:cs="Arial"/>
          <w:spacing w:val="-1"/>
        </w:rPr>
        <w:t>A</w:t>
      </w:r>
      <w:r w:rsidRPr="002D1A91">
        <w:rPr>
          <w:rFonts w:ascii="Arial" w:hAnsi="Arial" w:cs="Arial"/>
        </w:rPr>
        <w:t>u</w:t>
      </w:r>
      <w:r w:rsidRPr="002D1A91">
        <w:rPr>
          <w:rFonts w:ascii="Arial" w:hAnsi="Arial" w:cs="Arial"/>
          <w:spacing w:val="-2"/>
        </w:rPr>
        <w:t>d</w:t>
      </w:r>
      <w:r w:rsidRPr="002D1A91">
        <w:rPr>
          <w:rFonts w:ascii="Arial" w:hAnsi="Arial" w:cs="Arial"/>
          <w:spacing w:val="1"/>
        </w:rPr>
        <w:t>it</w:t>
      </w:r>
      <w:r w:rsidRPr="002D1A91">
        <w:rPr>
          <w:rFonts w:ascii="Arial" w:hAnsi="Arial" w:cs="Arial"/>
          <w:spacing w:val="-2"/>
        </w:rPr>
        <w:t>o</w:t>
      </w:r>
      <w:r w:rsidRPr="002D1A91">
        <w:rPr>
          <w:rFonts w:ascii="Arial" w:hAnsi="Arial" w:cs="Arial"/>
        </w:rPr>
        <w:t xml:space="preserve">r </w:t>
      </w:r>
      <w:r w:rsidRPr="002D1A91">
        <w:rPr>
          <w:rFonts w:ascii="Arial" w:hAnsi="Arial" w:cs="Arial"/>
          <w:spacing w:val="-1"/>
        </w:rPr>
        <w:t>C</w:t>
      </w:r>
      <w:r w:rsidRPr="002D1A91">
        <w:rPr>
          <w:rFonts w:ascii="Arial" w:hAnsi="Arial" w:cs="Arial"/>
        </w:rPr>
        <w:t>on</w:t>
      </w:r>
      <w:r w:rsidRPr="002D1A91">
        <w:rPr>
          <w:rFonts w:ascii="Arial" w:hAnsi="Arial" w:cs="Arial"/>
          <w:spacing w:val="1"/>
        </w:rPr>
        <w:t>tr</w:t>
      </w:r>
      <w:r w:rsidRPr="002D1A91">
        <w:rPr>
          <w:rFonts w:ascii="Arial" w:hAnsi="Arial" w:cs="Arial"/>
          <w:spacing w:val="-2"/>
        </w:rPr>
        <w:t>a</w:t>
      </w:r>
      <w:r w:rsidRPr="002D1A91">
        <w:rPr>
          <w:rFonts w:ascii="Arial" w:hAnsi="Arial" w:cs="Arial"/>
        </w:rPr>
        <w:t>ct</w:t>
      </w:r>
      <w:r w:rsidRPr="002D1A91">
        <w:rPr>
          <w:rFonts w:ascii="Arial" w:hAnsi="Arial" w:cs="Arial"/>
          <w:spacing w:val="1"/>
        </w:rPr>
        <w:t xml:space="preserve"> f</w:t>
      </w:r>
      <w:r w:rsidRPr="002D1A91">
        <w:rPr>
          <w:rFonts w:ascii="Arial" w:hAnsi="Arial" w:cs="Arial"/>
          <w:spacing w:val="-2"/>
        </w:rPr>
        <w:t>o</w:t>
      </w:r>
      <w:r w:rsidRPr="002D1A91">
        <w:rPr>
          <w:rFonts w:ascii="Arial" w:hAnsi="Arial" w:cs="Arial"/>
        </w:rPr>
        <w:t xml:space="preserve">r </w:t>
      </w:r>
      <w:r w:rsidRPr="002D1A91">
        <w:rPr>
          <w:rFonts w:ascii="Arial" w:hAnsi="Arial" w:cs="Arial"/>
          <w:spacing w:val="1"/>
        </w:rPr>
        <w:t>t</w:t>
      </w:r>
      <w:r w:rsidRPr="002D1A91">
        <w:rPr>
          <w:rFonts w:ascii="Arial" w:hAnsi="Arial" w:cs="Arial"/>
        </w:rPr>
        <w:t>he app</w:t>
      </w:r>
      <w:r w:rsidRPr="002D1A91">
        <w:rPr>
          <w:rFonts w:ascii="Arial" w:hAnsi="Arial" w:cs="Arial"/>
          <w:spacing w:val="-2"/>
        </w:rPr>
        <w:t>o</w:t>
      </w:r>
      <w:r w:rsidRPr="002D1A91">
        <w:rPr>
          <w:rFonts w:ascii="Arial" w:hAnsi="Arial" w:cs="Arial"/>
          <w:spacing w:val="1"/>
        </w:rPr>
        <w:t>i</w:t>
      </w:r>
      <w:r w:rsidRPr="002D1A91">
        <w:rPr>
          <w:rFonts w:ascii="Arial" w:hAnsi="Arial" w:cs="Arial"/>
        </w:rPr>
        <w:t>n</w:t>
      </w:r>
      <w:r w:rsidRPr="002D1A91">
        <w:rPr>
          <w:rFonts w:ascii="Arial" w:hAnsi="Arial" w:cs="Arial"/>
          <w:spacing w:val="1"/>
        </w:rPr>
        <w:t>t</w:t>
      </w:r>
      <w:r w:rsidRPr="002D1A91">
        <w:rPr>
          <w:rFonts w:ascii="Arial" w:hAnsi="Arial" w:cs="Arial"/>
          <w:spacing w:val="-4"/>
        </w:rPr>
        <w:t>m</w:t>
      </w:r>
      <w:r w:rsidRPr="002D1A91">
        <w:rPr>
          <w:rFonts w:ascii="Arial" w:hAnsi="Arial" w:cs="Arial"/>
        </w:rPr>
        <w:t xml:space="preserve">ent </w:t>
      </w:r>
      <w:r w:rsidRPr="002D1A91">
        <w:rPr>
          <w:rFonts w:ascii="Arial" w:hAnsi="Arial" w:cs="Arial"/>
          <w:spacing w:val="-2"/>
        </w:rPr>
        <w:t>o</w:t>
      </w:r>
      <w:r w:rsidRPr="002D1A91">
        <w:rPr>
          <w:rFonts w:ascii="Arial" w:hAnsi="Arial" w:cs="Arial"/>
        </w:rPr>
        <w:t xml:space="preserve">f </w:t>
      </w:r>
      <w:r w:rsidRPr="002D1A91">
        <w:rPr>
          <w:rFonts w:ascii="Arial" w:hAnsi="Arial" w:cs="Arial"/>
          <w:spacing w:val="1"/>
        </w:rPr>
        <w:t>t</w:t>
      </w:r>
      <w:r w:rsidRPr="002D1A91">
        <w:rPr>
          <w:rFonts w:ascii="Arial" w:hAnsi="Arial" w:cs="Arial"/>
        </w:rPr>
        <w:t xml:space="preserve">he </w:t>
      </w:r>
      <w:r w:rsidRPr="002D1A91">
        <w:rPr>
          <w:rFonts w:ascii="Arial" w:hAnsi="Arial" w:cs="Arial"/>
          <w:spacing w:val="-4"/>
        </w:rPr>
        <w:t>I</w:t>
      </w:r>
      <w:r w:rsidRPr="002D1A91">
        <w:rPr>
          <w:rFonts w:ascii="Arial" w:hAnsi="Arial" w:cs="Arial"/>
        </w:rPr>
        <w:t>ndepende</w:t>
      </w:r>
      <w:r w:rsidRPr="002D1A91">
        <w:rPr>
          <w:rFonts w:ascii="Arial" w:hAnsi="Arial" w:cs="Arial"/>
          <w:spacing w:val="-2"/>
        </w:rPr>
        <w:t>n</w:t>
      </w:r>
      <w:r w:rsidRPr="002D1A91">
        <w:rPr>
          <w:rFonts w:ascii="Arial" w:hAnsi="Arial" w:cs="Arial"/>
        </w:rPr>
        <w:t xml:space="preserve">t </w:t>
      </w:r>
      <w:r w:rsidRPr="002D1A91">
        <w:rPr>
          <w:rFonts w:ascii="Arial" w:hAnsi="Arial" w:cs="Arial"/>
          <w:spacing w:val="-1"/>
        </w:rPr>
        <w:t>A</w:t>
      </w:r>
      <w:r w:rsidRPr="002D1A91">
        <w:rPr>
          <w:rFonts w:ascii="Arial" w:hAnsi="Arial" w:cs="Arial"/>
        </w:rPr>
        <w:t>u</w:t>
      </w:r>
      <w:r w:rsidRPr="002D1A91">
        <w:rPr>
          <w:rFonts w:ascii="Arial" w:hAnsi="Arial" w:cs="Arial"/>
          <w:spacing w:val="-2"/>
        </w:rPr>
        <w:t>d</w:t>
      </w:r>
      <w:r w:rsidRPr="002D1A91">
        <w:rPr>
          <w:rFonts w:ascii="Arial" w:hAnsi="Arial" w:cs="Arial"/>
          <w:spacing w:val="1"/>
        </w:rPr>
        <w:t>it</w:t>
      </w:r>
      <w:r w:rsidRPr="002D1A91">
        <w:rPr>
          <w:rFonts w:ascii="Arial" w:hAnsi="Arial" w:cs="Arial"/>
          <w:spacing w:val="-2"/>
        </w:rPr>
        <w:t>o</w:t>
      </w:r>
      <w:r w:rsidRPr="002D1A91">
        <w:rPr>
          <w:rFonts w:ascii="Arial" w:hAnsi="Arial" w:cs="Arial"/>
          <w:spacing w:val="1"/>
        </w:rPr>
        <w:t>r with the other counterparties to such contract</w:t>
      </w:r>
      <w:r w:rsidR="00B216B5" w:rsidRPr="002D1A91">
        <w:rPr>
          <w:rFonts w:ascii="Arial" w:hAnsi="Arial" w:cs="Arial"/>
        </w:rPr>
        <w:t xml:space="preserve">, within </w:t>
      </w:r>
      <w:r w:rsidR="006C3F3A" w:rsidRPr="002D1A91">
        <w:rPr>
          <w:rFonts w:ascii="Arial" w:hAnsi="Arial" w:cs="Arial"/>
        </w:rPr>
        <w:t>[</w:t>
      </w:r>
      <w:r w:rsidR="00753AF4" w:rsidRPr="002D1A91">
        <w:rPr>
          <w:rFonts w:ascii="Arial" w:hAnsi="Arial" w:cs="Arial"/>
          <w:spacing w:val="1"/>
        </w:rPr>
        <w:t>one</w:t>
      </w:r>
      <w:r w:rsidR="00434D08" w:rsidRPr="002D1A91">
        <w:rPr>
          <w:rFonts w:ascii="Arial" w:hAnsi="Arial" w:cs="Arial"/>
          <w:spacing w:val="1"/>
        </w:rPr>
        <w:t xml:space="preserve"> (</w:t>
      </w:r>
      <w:r w:rsidR="00753AF4" w:rsidRPr="002D1A91">
        <w:rPr>
          <w:rFonts w:ascii="Arial" w:hAnsi="Arial" w:cs="Arial"/>
          <w:spacing w:val="1"/>
        </w:rPr>
        <w:t>1</w:t>
      </w:r>
      <w:r w:rsidR="00434D08" w:rsidRPr="002D1A91">
        <w:rPr>
          <w:rFonts w:ascii="Arial" w:hAnsi="Arial" w:cs="Arial"/>
          <w:spacing w:val="1"/>
        </w:rPr>
        <w:t xml:space="preserve">) </w:t>
      </w:r>
      <w:r w:rsidR="00753AF4" w:rsidRPr="002D1A91">
        <w:rPr>
          <w:rFonts w:ascii="Arial" w:hAnsi="Arial" w:cs="Arial"/>
          <w:spacing w:val="1"/>
        </w:rPr>
        <w:t>month</w:t>
      </w:r>
      <w:r w:rsidR="006C3F3A" w:rsidRPr="002D1A91">
        <w:rPr>
          <w:rFonts w:ascii="Arial" w:hAnsi="Arial" w:cs="Arial"/>
          <w:spacing w:val="1"/>
        </w:rPr>
        <w:t>]</w:t>
      </w:r>
      <w:r w:rsidR="006C3F3A" w:rsidRPr="002D1A91">
        <w:rPr>
          <w:rStyle w:val="FootnoteReference"/>
          <w:rFonts w:ascii="Arial" w:hAnsi="Arial" w:cs="Arial"/>
          <w:spacing w:val="1"/>
        </w:rPr>
        <w:footnoteReference w:id="11"/>
      </w:r>
      <w:r w:rsidR="00307371" w:rsidRPr="002D1A91">
        <w:rPr>
          <w:rFonts w:ascii="Arial" w:hAnsi="Arial" w:cs="Arial"/>
          <w:spacing w:val="1"/>
        </w:rPr>
        <w:t xml:space="preserve"> </w:t>
      </w:r>
      <w:r w:rsidR="00B216B5" w:rsidRPr="002D1A91">
        <w:rPr>
          <w:rFonts w:ascii="Arial" w:hAnsi="Arial" w:cs="Arial"/>
        </w:rPr>
        <w:t>of the Effective Date</w:t>
      </w:r>
      <w:r w:rsidRPr="002D1A91">
        <w:rPr>
          <w:rFonts w:ascii="Arial" w:hAnsi="Arial" w:cs="Arial"/>
        </w:rPr>
        <w:t>;</w:t>
      </w:r>
    </w:p>
    <w:p w14:paraId="37D6159E" w14:textId="77777777" w:rsidR="00D96016" w:rsidRPr="002D1A91" w:rsidRDefault="00D96016" w:rsidP="009B4FD4">
      <w:pPr>
        <w:spacing w:line="240" w:lineRule="auto"/>
        <w:rPr>
          <w:rFonts w:ascii="Arial" w:hAnsi="Arial" w:cs="Arial"/>
        </w:rPr>
      </w:pPr>
    </w:p>
    <w:p w14:paraId="695FFBBF" w14:textId="07525982" w:rsidR="00D96016" w:rsidRPr="002D1A91" w:rsidRDefault="00D96016" w:rsidP="009B4FD4">
      <w:pPr>
        <w:pStyle w:val="ColorfulList-Accent11"/>
        <w:numPr>
          <w:ilvl w:val="0"/>
          <w:numId w:val="9"/>
        </w:numPr>
        <w:spacing w:line="240" w:lineRule="auto"/>
        <w:ind w:left="1440"/>
        <w:jc w:val="both"/>
        <w:rPr>
          <w:rFonts w:ascii="Arial" w:hAnsi="Arial" w:cs="Arial"/>
        </w:rPr>
      </w:pPr>
      <w:r w:rsidRPr="002D1A91">
        <w:rPr>
          <w:rFonts w:ascii="Arial" w:hAnsi="Arial" w:cs="Arial"/>
        </w:rPr>
        <w:t xml:space="preserve">the </w:t>
      </w:r>
      <w:r w:rsidR="007575B4" w:rsidRPr="002D1A91">
        <w:rPr>
          <w:rFonts w:ascii="Arial" w:hAnsi="Arial" w:cs="Arial"/>
        </w:rPr>
        <w:t>Agency</w:t>
      </w:r>
      <w:r w:rsidRPr="002D1A91">
        <w:rPr>
          <w:rFonts w:ascii="Arial" w:hAnsi="Arial" w:cs="Arial"/>
        </w:rPr>
        <w:t xml:space="preserve"> has entered into the Escrow Agreement;</w:t>
      </w:r>
    </w:p>
    <w:p w14:paraId="184450FA" w14:textId="77777777" w:rsidR="00CE2D4D" w:rsidRPr="002D1A91" w:rsidRDefault="00CE2D4D" w:rsidP="00030FBA">
      <w:pPr>
        <w:pStyle w:val="ColorfulList-Accent11"/>
        <w:spacing w:line="240" w:lineRule="auto"/>
        <w:ind w:left="0"/>
        <w:jc w:val="both"/>
        <w:rPr>
          <w:rFonts w:ascii="Arial" w:hAnsi="Arial" w:cs="Arial"/>
        </w:rPr>
      </w:pPr>
    </w:p>
    <w:p w14:paraId="6B16BAED" w14:textId="6BF98F3C" w:rsidR="00D96016" w:rsidRPr="002D1A91" w:rsidRDefault="005951D9" w:rsidP="009B4FD4">
      <w:pPr>
        <w:pStyle w:val="ColorfulList-Accent11"/>
        <w:numPr>
          <w:ilvl w:val="0"/>
          <w:numId w:val="9"/>
        </w:numPr>
        <w:spacing w:line="240" w:lineRule="auto"/>
        <w:ind w:left="1440"/>
        <w:jc w:val="both"/>
        <w:rPr>
          <w:rFonts w:ascii="Arial" w:hAnsi="Arial" w:cs="Arial"/>
        </w:rPr>
      </w:pPr>
      <w:r w:rsidRPr="002D1A91">
        <w:rPr>
          <w:rFonts w:ascii="Arial" w:hAnsi="Arial" w:cs="Arial"/>
        </w:rPr>
        <w:lastRenderedPageBreak/>
        <w:t xml:space="preserve"> the Specific Agency Conditions Precedent</w:t>
      </w:r>
      <w:r w:rsidR="0060267F" w:rsidRPr="002D1A91">
        <w:rPr>
          <w:rFonts w:ascii="Arial" w:hAnsi="Arial" w:cs="Arial"/>
        </w:rPr>
        <w:t>; and</w:t>
      </w:r>
    </w:p>
    <w:p w14:paraId="620DFE05" w14:textId="77777777" w:rsidR="00D96016" w:rsidRPr="002D1A91" w:rsidRDefault="00D96016" w:rsidP="009B4FD4">
      <w:pPr>
        <w:pStyle w:val="ListParagraph"/>
        <w:spacing w:line="240" w:lineRule="auto"/>
        <w:rPr>
          <w:rFonts w:ascii="Arial" w:hAnsi="Arial" w:cs="Arial"/>
        </w:rPr>
      </w:pPr>
    </w:p>
    <w:p w14:paraId="46E4182E" w14:textId="6B7927CC" w:rsidR="009E7748" w:rsidRPr="002D1A91" w:rsidRDefault="00D96016" w:rsidP="009E7748">
      <w:pPr>
        <w:pStyle w:val="ColorfulList-Accent11"/>
        <w:numPr>
          <w:ilvl w:val="0"/>
          <w:numId w:val="9"/>
        </w:numPr>
        <w:spacing w:line="240" w:lineRule="auto"/>
        <w:ind w:left="1440"/>
        <w:jc w:val="both"/>
        <w:rPr>
          <w:rFonts w:ascii="Arial" w:hAnsi="Arial" w:cs="Arial"/>
        </w:rPr>
      </w:pPr>
      <w:r w:rsidRPr="002D1A91">
        <w:rPr>
          <w:rFonts w:ascii="Arial" w:hAnsi="Arial" w:cs="Arial"/>
        </w:rPr>
        <w:t xml:space="preserve">the </w:t>
      </w:r>
      <w:r w:rsidR="007575B4" w:rsidRPr="002D1A91">
        <w:rPr>
          <w:rFonts w:ascii="Arial" w:hAnsi="Arial" w:cs="Arial"/>
        </w:rPr>
        <w:t>Agency</w:t>
      </w:r>
      <w:r w:rsidRPr="002D1A91">
        <w:rPr>
          <w:rFonts w:ascii="Arial" w:hAnsi="Arial" w:cs="Arial"/>
        </w:rPr>
        <w:t xml:space="preserve"> has submitted copies of documents evidencing satisfaction of each of the </w:t>
      </w:r>
      <w:r w:rsidR="007575B4" w:rsidRPr="002D1A91">
        <w:rPr>
          <w:rFonts w:ascii="Arial" w:hAnsi="Arial" w:cs="Arial"/>
        </w:rPr>
        <w:t>Agency</w:t>
      </w:r>
      <w:r w:rsidRPr="002D1A91">
        <w:rPr>
          <w:rFonts w:ascii="Arial" w:hAnsi="Arial" w:cs="Arial"/>
        </w:rPr>
        <w:t xml:space="preserve"> Conditions Precedent to the Independent Engineer and the Independent Auditor</w:t>
      </w:r>
      <w:r w:rsidR="00332783" w:rsidRPr="002D1A91">
        <w:rPr>
          <w:rFonts w:ascii="Arial" w:hAnsi="Arial" w:cs="Arial"/>
        </w:rPr>
        <w:t>.</w:t>
      </w:r>
    </w:p>
    <w:p w14:paraId="144EEDD2" w14:textId="77777777" w:rsidR="009E7748" w:rsidRPr="002D1A91" w:rsidRDefault="009E7748" w:rsidP="009E7748">
      <w:pPr>
        <w:pStyle w:val="ListParagraph"/>
        <w:rPr>
          <w:rFonts w:ascii="Arial" w:hAnsi="Arial" w:cs="Arial"/>
        </w:rPr>
      </w:pPr>
    </w:p>
    <w:p w14:paraId="187BFB01" w14:textId="470ABD5C" w:rsidR="009E7748" w:rsidRPr="006A4CA4" w:rsidRDefault="009E7748" w:rsidP="009E7748">
      <w:pPr>
        <w:pStyle w:val="ColorfulList-Accent11"/>
        <w:numPr>
          <w:ilvl w:val="2"/>
          <w:numId w:val="2"/>
        </w:numPr>
        <w:jc w:val="both"/>
        <w:rPr>
          <w:rFonts w:ascii="Arial" w:eastAsia="MS Mincho" w:hAnsi="Arial" w:cs="Arial"/>
        </w:rPr>
      </w:pPr>
      <w:r w:rsidRPr="006A4CA4">
        <w:rPr>
          <w:rFonts w:ascii="Arial" w:eastAsia="MS Mincho" w:hAnsi="Arial" w:cs="Arial"/>
        </w:rPr>
        <w:t xml:space="preserve">On a monthly basis from the Effective Date, the Concessionaire shall advise the Independent Engineer and the Independent Auditor (with a copy to the Agency) as to the status of the satisfaction of the Concessionaire Conditions Precedent, provided that: </w:t>
      </w:r>
    </w:p>
    <w:p w14:paraId="77046AB2" w14:textId="77777777" w:rsidR="009E7748" w:rsidRPr="006A4CA4" w:rsidRDefault="009E7748" w:rsidP="009E7748">
      <w:pPr>
        <w:pStyle w:val="ColorfulList-Accent11"/>
        <w:ind w:left="780"/>
        <w:jc w:val="both"/>
        <w:rPr>
          <w:rFonts w:ascii="Arial" w:eastAsia="MS Mincho" w:hAnsi="Arial" w:cs="Arial"/>
        </w:rPr>
      </w:pPr>
    </w:p>
    <w:p w14:paraId="4682035D" w14:textId="21F8B166" w:rsidR="009E7748" w:rsidRPr="006A4CA4" w:rsidRDefault="009E7748" w:rsidP="00030FBA">
      <w:pPr>
        <w:pStyle w:val="ColorfulList-Accent11"/>
        <w:numPr>
          <w:ilvl w:val="0"/>
          <w:numId w:val="207"/>
        </w:numPr>
        <w:ind w:left="1440" w:hanging="720"/>
        <w:jc w:val="both"/>
        <w:rPr>
          <w:rFonts w:ascii="Arial" w:eastAsia="MS Mincho" w:hAnsi="Arial" w:cs="Arial"/>
        </w:rPr>
      </w:pPr>
      <w:r w:rsidRPr="006A4CA4">
        <w:rPr>
          <w:rFonts w:ascii="Arial" w:eastAsia="MS Mincho" w:hAnsi="Arial" w:cs="Arial"/>
        </w:rPr>
        <w:t>no review or approval by the Independent Engineer and/or the Independent Auditor of any Concessionaire Conditions Precedent shall relieve the Concessionaire from any liability that it would otherwise have had in respect of such Concessionaire Conditions Precedent or failure to comply with the Applicable Laws or this Agreement with respect thereto; and</w:t>
      </w:r>
    </w:p>
    <w:p w14:paraId="037FA61C" w14:textId="77777777" w:rsidR="009E7748" w:rsidRPr="006A4CA4" w:rsidRDefault="009E7748" w:rsidP="009E7748">
      <w:pPr>
        <w:pStyle w:val="ColorfulList-Accent11"/>
        <w:ind w:left="1080"/>
        <w:jc w:val="both"/>
        <w:rPr>
          <w:rFonts w:ascii="Arial" w:eastAsia="MS Mincho" w:hAnsi="Arial" w:cs="Arial"/>
        </w:rPr>
      </w:pPr>
    </w:p>
    <w:p w14:paraId="613B892B" w14:textId="5CBA6C4C" w:rsidR="009E7748" w:rsidRPr="006A4CA4" w:rsidRDefault="009E7748" w:rsidP="00030FBA">
      <w:pPr>
        <w:pStyle w:val="ColorfulList-Accent11"/>
        <w:numPr>
          <w:ilvl w:val="0"/>
          <w:numId w:val="207"/>
        </w:numPr>
        <w:ind w:left="1440" w:hanging="720"/>
        <w:jc w:val="both"/>
        <w:rPr>
          <w:rFonts w:ascii="Arial" w:eastAsia="MS Mincho" w:hAnsi="Arial" w:cs="Arial"/>
        </w:rPr>
      </w:pPr>
      <w:r w:rsidRPr="006A4CA4">
        <w:rPr>
          <w:rFonts w:ascii="Arial" w:eastAsia="MS Mincho" w:hAnsi="Arial" w:cs="Arial"/>
        </w:rPr>
        <w:t>neither the Agency, the Independent Engineer, the Independent Auditor, nor any of their respective representatives or advisors shall be liable to the Concessionaire or any other Person by reason of their review or approval of any Concessionaire Conditions Precedent.</w:t>
      </w:r>
    </w:p>
    <w:p w14:paraId="529733D6" w14:textId="10CC0E88" w:rsidR="00A95D8A" w:rsidRPr="002D1A91" w:rsidRDefault="00A95D8A" w:rsidP="009E7748">
      <w:pPr>
        <w:pStyle w:val="ColorfulList-Accent11"/>
        <w:spacing w:line="240" w:lineRule="auto"/>
        <w:ind w:left="0"/>
        <w:jc w:val="both"/>
        <w:rPr>
          <w:rFonts w:ascii="Arial" w:hAnsi="Arial" w:cs="Arial"/>
        </w:rPr>
      </w:pPr>
    </w:p>
    <w:p w14:paraId="66AB275F" w14:textId="77777777" w:rsidR="00D96016" w:rsidRPr="002D1A91" w:rsidRDefault="00D96016" w:rsidP="009B4FD4">
      <w:pPr>
        <w:pStyle w:val="Heading2"/>
        <w:spacing w:line="240" w:lineRule="auto"/>
        <w:ind w:left="720"/>
        <w:jc w:val="both"/>
        <w:rPr>
          <w:rFonts w:ascii="Arial" w:hAnsi="Arial" w:cs="Arial"/>
          <w:u w:val="single"/>
        </w:rPr>
      </w:pPr>
      <w:bookmarkStart w:id="37" w:name="_Toc333899837"/>
      <w:r w:rsidRPr="002D1A91">
        <w:rPr>
          <w:rFonts w:ascii="Arial" w:hAnsi="Arial" w:cs="Arial"/>
          <w:u w:val="single"/>
        </w:rPr>
        <w:t>Waiver and/or Deferral of Conditions and Extension of Scheduled Commencement Date</w:t>
      </w:r>
      <w:bookmarkEnd w:id="37"/>
    </w:p>
    <w:p w14:paraId="4F124971" w14:textId="77777777" w:rsidR="00D96016" w:rsidRPr="002D1A91" w:rsidRDefault="00D96016" w:rsidP="009B4FD4">
      <w:pPr>
        <w:spacing w:line="240" w:lineRule="auto"/>
        <w:jc w:val="both"/>
        <w:rPr>
          <w:rFonts w:ascii="Arial" w:hAnsi="Arial" w:cs="Arial"/>
        </w:rPr>
      </w:pPr>
    </w:p>
    <w:p w14:paraId="0B985D67" w14:textId="7777777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The:</w:t>
      </w:r>
    </w:p>
    <w:p w14:paraId="6F43FABA" w14:textId="77777777" w:rsidR="00D96016" w:rsidRPr="002D1A91" w:rsidRDefault="00D96016" w:rsidP="009B4FD4">
      <w:pPr>
        <w:spacing w:line="240" w:lineRule="auto"/>
        <w:jc w:val="both"/>
        <w:rPr>
          <w:rFonts w:ascii="Arial" w:hAnsi="Arial" w:cs="Arial"/>
        </w:rPr>
      </w:pPr>
    </w:p>
    <w:p w14:paraId="1DF6A842" w14:textId="310235A7" w:rsidR="00D96016" w:rsidRPr="002D1A91" w:rsidRDefault="007575B4" w:rsidP="009B4FD4">
      <w:pPr>
        <w:pStyle w:val="ColorfulList-Accent11"/>
        <w:numPr>
          <w:ilvl w:val="0"/>
          <w:numId w:val="11"/>
        </w:numPr>
        <w:spacing w:line="240" w:lineRule="auto"/>
        <w:ind w:left="1440"/>
        <w:jc w:val="both"/>
        <w:rPr>
          <w:rFonts w:ascii="Arial" w:hAnsi="Arial" w:cs="Arial"/>
        </w:rPr>
      </w:pPr>
      <w:r w:rsidRPr="002D1A91">
        <w:rPr>
          <w:rFonts w:ascii="Arial" w:hAnsi="Arial" w:cs="Arial"/>
        </w:rPr>
        <w:t>Agency</w:t>
      </w:r>
      <w:r w:rsidR="00D96016" w:rsidRPr="002D1A91">
        <w:rPr>
          <w:rFonts w:ascii="Arial" w:hAnsi="Arial" w:cs="Arial"/>
        </w:rPr>
        <w:t xml:space="preserve"> may (at its discretion) waive and/or defer any of the Concessionaire Conditions Precedent set forth in Section 3.1.2. For the avoidance of doubt, the </w:t>
      </w:r>
      <w:r w:rsidRPr="002D1A91">
        <w:rPr>
          <w:rFonts w:ascii="Arial" w:hAnsi="Arial" w:cs="Arial"/>
        </w:rPr>
        <w:t>Agency</w:t>
      </w:r>
      <w:r w:rsidR="00D96016" w:rsidRPr="002D1A91">
        <w:rPr>
          <w:rFonts w:ascii="Arial" w:hAnsi="Arial" w:cs="Arial"/>
        </w:rPr>
        <w:t xml:space="preserve"> may, at its sole discretion, grant any waiver and/or deferral hereunder with such conditions as it may deem fit; </w:t>
      </w:r>
    </w:p>
    <w:p w14:paraId="1AA1BB07" w14:textId="77777777" w:rsidR="00D96016" w:rsidRPr="002D1A91" w:rsidRDefault="00D96016" w:rsidP="009B4FD4">
      <w:pPr>
        <w:spacing w:line="240" w:lineRule="auto"/>
        <w:jc w:val="both"/>
        <w:rPr>
          <w:rFonts w:ascii="Arial" w:hAnsi="Arial" w:cs="Arial"/>
        </w:rPr>
      </w:pPr>
    </w:p>
    <w:p w14:paraId="4990C738" w14:textId="3DDC261B" w:rsidR="00D96016" w:rsidRPr="002D1A91" w:rsidRDefault="00D96016" w:rsidP="009B4FD4">
      <w:pPr>
        <w:pStyle w:val="ColorfulList-Accent11"/>
        <w:numPr>
          <w:ilvl w:val="0"/>
          <w:numId w:val="11"/>
        </w:numPr>
        <w:spacing w:line="240" w:lineRule="auto"/>
        <w:ind w:left="1440"/>
        <w:jc w:val="both"/>
        <w:rPr>
          <w:rFonts w:ascii="Arial" w:hAnsi="Arial" w:cs="Arial"/>
        </w:rPr>
      </w:pPr>
      <w:r w:rsidRPr="002D1A91">
        <w:rPr>
          <w:rFonts w:ascii="Arial" w:hAnsi="Arial" w:cs="Arial"/>
        </w:rPr>
        <w:t xml:space="preserve">Concessionaire may (at its discretion) waive and/or defer any of the </w:t>
      </w:r>
      <w:r w:rsidR="007575B4" w:rsidRPr="002D1A91">
        <w:rPr>
          <w:rFonts w:ascii="Arial" w:hAnsi="Arial" w:cs="Arial"/>
        </w:rPr>
        <w:t>Agency</w:t>
      </w:r>
      <w:r w:rsidRPr="002D1A91">
        <w:rPr>
          <w:rFonts w:ascii="Arial" w:hAnsi="Arial" w:cs="Arial"/>
        </w:rPr>
        <w:t xml:space="preserve"> Conditions Precedent set forth in Section 3.1.</w:t>
      </w:r>
      <w:r w:rsidR="003D0342">
        <w:rPr>
          <w:rFonts w:ascii="Arial" w:hAnsi="Arial" w:cs="Arial"/>
        </w:rPr>
        <w:t>3</w:t>
      </w:r>
      <w:r w:rsidR="007A0823" w:rsidRPr="002D1A91">
        <w:rPr>
          <w:rFonts w:ascii="Arial" w:hAnsi="Arial" w:cs="Arial"/>
        </w:rPr>
        <w:t xml:space="preserve"> </w:t>
      </w:r>
      <w:r w:rsidRPr="002D1A91">
        <w:rPr>
          <w:rFonts w:ascii="Arial" w:hAnsi="Arial" w:cs="Arial"/>
        </w:rPr>
        <w:t>. For the avoidance of doubt, the Concessionaire may, at its sole discretion, grant any waiver and/or deferral hereunder with such conditions as it may deem fit</w:t>
      </w:r>
      <w:r w:rsidR="000F27D9" w:rsidRPr="002D1A91">
        <w:rPr>
          <w:rFonts w:ascii="Arial" w:hAnsi="Arial" w:cs="Arial"/>
        </w:rPr>
        <w:t>.</w:t>
      </w:r>
    </w:p>
    <w:p w14:paraId="52379AB7" w14:textId="77777777" w:rsidR="00D96016" w:rsidRPr="002D1A91" w:rsidRDefault="00D96016" w:rsidP="009B4FD4">
      <w:pPr>
        <w:spacing w:line="240" w:lineRule="auto"/>
        <w:jc w:val="both"/>
        <w:rPr>
          <w:rFonts w:ascii="Arial" w:hAnsi="Arial" w:cs="Arial"/>
        </w:rPr>
      </w:pPr>
    </w:p>
    <w:p w14:paraId="3A37437C" w14:textId="3B9A382A"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Notwithstanding anything contained herein, the Scheduled Commencement Date may be extended from time to time with the mutual consent of the Parties.</w:t>
      </w:r>
    </w:p>
    <w:p w14:paraId="7524C030" w14:textId="77777777" w:rsidR="00D96016" w:rsidRPr="002D1A91" w:rsidRDefault="00D96016" w:rsidP="009B4FD4">
      <w:pPr>
        <w:spacing w:line="240" w:lineRule="auto"/>
        <w:jc w:val="both"/>
        <w:rPr>
          <w:rFonts w:ascii="Arial" w:hAnsi="Arial" w:cs="Arial"/>
        </w:rPr>
      </w:pPr>
    </w:p>
    <w:p w14:paraId="4E6BC824" w14:textId="6F38F769" w:rsidR="00ED7A9B" w:rsidRPr="006A4CA4" w:rsidRDefault="00D96016" w:rsidP="00200ABA">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Any deferral and/or waiver of a Condition</w:t>
      </w:r>
      <w:r w:rsidR="00D84BEE">
        <w:rPr>
          <w:rFonts w:ascii="Arial" w:hAnsi="Arial" w:cs="Arial"/>
        </w:rPr>
        <w:t>s</w:t>
      </w:r>
      <w:r w:rsidRPr="002D1A91">
        <w:rPr>
          <w:rFonts w:ascii="Arial" w:hAnsi="Arial" w:cs="Arial"/>
        </w:rPr>
        <w:t xml:space="preserve"> Precedent in terms of this Section 3.</w:t>
      </w:r>
      <w:r w:rsidR="005B2052">
        <w:rPr>
          <w:rFonts w:ascii="Arial" w:hAnsi="Arial" w:cs="Arial"/>
        </w:rPr>
        <w:t>2</w:t>
      </w:r>
      <w:r w:rsidRPr="002D1A91">
        <w:rPr>
          <w:rFonts w:ascii="Arial" w:hAnsi="Arial" w:cs="Arial"/>
        </w:rPr>
        <w:t xml:space="preserve"> (</w:t>
      </w:r>
      <w:r w:rsidRPr="002D1A91">
        <w:rPr>
          <w:rFonts w:ascii="Arial" w:hAnsi="Arial" w:cs="Arial"/>
          <w:i/>
        </w:rPr>
        <w:t xml:space="preserve">Waiver and/or Deferral </w:t>
      </w:r>
      <w:r w:rsidR="00EE2EAF">
        <w:rPr>
          <w:rFonts w:ascii="Arial" w:hAnsi="Arial" w:cs="Arial"/>
          <w:i/>
        </w:rPr>
        <w:t>of</w:t>
      </w:r>
      <w:r w:rsidR="00EE2EAF" w:rsidRPr="002D1A91">
        <w:rPr>
          <w:rFonts w:ascii="Arial" w:hAnsi="Arial" w:cs="Arial"/>
          <w:i/>
        </w:rPr>
        <w:t xml:space="preserve"> </w:t>
      </w:r>
      <w:r w:rsidRPr="002D1A91">
        <w:rPr>
          <w:rFonts w:ascii="Arial" w:hAnsi="Arial" w:cs="Arial"/>
          <w:i/>
        </w:rPr>
        <w:t>Conditions and Extension of Scheduled Commencement Date</w:t>
      </w:r>
      <w:r w:rsidRPr="002D1A91">
        <w:rPr>
          <w:rFonts w:ascii="Arial" w:hAnsi="Arial" w:cs="Arial"/>
        </w:rPr>
        <w:t>) shall be notified in writing to the Independent Engineer and the Independent Auditor by the Party granting such deferral and/or waiver of such condition in accordance with this Agreement.</w:t>
      </w:r>
      <w:r w:rsidR="009E7748" w:rsidRPr="002D1A91">
        <w:rPr>
          <w:rFonts w:ascii="Arial" w:hAnsi="Arial" w:cs="Arial"/>
        </w:rPr>
        <w:t xml:space="preserve"> </w:t>
      </w:r>
    </w:p>
    <w:p w14:paraId="4C421390" w14:textId="77777777" w:rsidR="00D96016" w:rsidRPr="002D1A91" w:rsidRDefault="00D96016" w:rsidP="009B4FD4">
      <w:pPr>
        <w:spacing w:line="240" w:lineRule="auto"/>
        <w:jc w:val="both"/>
        <w:rPr>
          <w:rFonts w:ascii="Arial" w:hAnsi="Arial" w:cs="Arial"/>
          <w:sz w:val="18"/>
          <w:szCs w:val="18"/>
        </w:rPr>
      </w:pPr>
    </w:p>
    <w:p w14:paraId="1DF5615E" w14:textId="77777777" w:rsidR="00D96016" w:rsidRPr="002D1A91" w:rsidRDefault="00D96016" w:rsidP="009B4FD4">
      <w:pPr>
        <w:pStyle w:val="Heading2"/>
        <w:spacing w:line="240" w:lineRule="auto"/>
        <w:ind w:left="720"/>
        <w:jc w:val="both"/>
        <w:rPr>
          <w:rFonts w:ascii="Arial" w:hAnsi="Arial" w:cs="Arial"/>
          <w:u w:val="single"/>
        </w:rPr>
      </w:pPr>
      <w:bookmarkStart w:id="38" w:name="_Toc333899838"/>
      <w:r w:rsidRPr="002D1A91">
        <w:rPr>
          <w:rFonts w:ascii="Arial" w:hAnsi="Arial" w:cs="Arial"/>
          <w:u w:val="single"/>
        </w:rPr>
        <w:t>Commencement Certificate &amp; Commencement Date</w:t>
      </w:r>
      <w:bookmarkEnd w:id="38"/>
    </w:p>
    <w:p w14:paraId="69A515C2" w14:textId="77777777" w:rsidR="00D96016" w:rsidRPr="002D1A91" w:rsidRDefault="00D96016" w:rsidP="009B4FD4">
      <w:pPr>
        <w:spacing w:line="240" w:lineRule="auto"/>
        <w:jc w:val="both"/>
        <w:rPr>
          <w:rFonts w:ascii="Arial" w:hAnsi="Arial" w:cs="Arial"/>
          <w:sz w:val="18"/>
          <w:szCs w:val="18"/>
        </w:rPr>
      </w:pPr>
    </w:p>
    <w:p w14:paraId="7D409FAB" w14:textId="4806B560"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Each Party shall promptly inform the other Party in writing (together with copies delivered to the Independent Engineer and the Independent Auditor) when the Conditions Precedent for which it is responsible have been satisfied. </w:t>
      </w:r>
    </w:p>
    <w:p w14:paraId="333A6E6A" w14:textId="77777777" w:rsidR="00D96016" w:rsidRPr="002D1A91" w:rsidRDefault="00D96016" w:rsidP="009B4FD4">
      <w:pPr>
        <w:spacing w:line="240" w:lineRule="auto"/>
        <w:jc w:val="both"/>
        <w:rPr>
          <w:rFonts w:ascii="Arial" w:hAnsi="Arial" w:cs="Arial"/>
          <w:sz w:val="18"/>
          <w:szCs w:val="18"/>
        </w:rPr>
      </w:pPr>
    </w:p>
    <w:p w14:paraId="63AAA5C2" w14:textId="7777777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Parties agree that: </w:t>
      </w:r>
    </w:p>
    <w:p w14:paraId="24A5E7BC" w14:textId="77777777" w:rsidR="00D96016" w:rsidRPr="002D1A91" w:rsidRDefault="00D96016" w:rsidP="009B4FD4">
      <w:pPr>
        <w:spacing w:line="240" w:lineRule="auto"/>
        <w:jc w:val="both"/>
        <w:rPr>
          <w:rFonts w:ascii="Arial" w:hAnsi="Arial" w:cs="Arial"/>
          <w:sz w:val="18"/>
          <w:szCs w:val="18"/>
        </w:rPr>
      </w:pPr>
    </w:p>
    <w:p w14:paraId="0BB7CC20" w14:textId="3B4FB18B" w:rsidR="00D96016" w:rsidRPr="002D1A91" w:rsidRDefault="00D96016" w:rsidP="009B4FD4">
      <w:pPr>
        <w:pStyle w:val="ColorfulList-Accent11"/>
        <w:numPr>
          <w:ilvl w:val="0"/>
          <w:numId w:val="12"/>
        </w:numPr>
        <w:spacing w:line="240" w:lineRule="auto"/>
        <w:ind w:left="1440"/>
        <w:jc w:val="both"/>
        <w:rPr>
          <w:rFonts w:ascii="Arial" w:hAnsi="Arial" w:cs="Arial"/>
        </w:rPr>
      </w:pPr>
      <w:r w:rsidRPr="002D1A91">
        <w:rPr>
          <w:rFonts w:ascii="Arial" w:hAnsi="Arial" w:cs="Arial"/>
        </w:rPr>
        <w:t xml:space="preserve">within thirty (30) days of the </w:t>
      </w:r>
      <w:r w:rsidR="00CF7C91" w:rsidRPr="002D1A91">
        <w:rPr>
          <w:rFonts w:ascii="Arial" w:hAnsi="Arial" w:cs="Arial"/>
        </w:rPr>
        <w:t>Agency</w:t>
      </w:r>
      <w:r w:rsidRPr="002D1A91">
        <w:rPr>
          <w:rFonts w:ascii="Arial" w:hAnsi="Arial" w:cs="Arial"/>
        </w:rPr>
        <w:t>’s receipt from the Concessionaire, through the Independent Engineer and the Independent Auditor, evidence of satisfaction of a Concessionaire</w:t>
      </w:r>
      <w:r w:rsidR="00FD09A9" w:rsidRPr="002D1A91">
        <w:rPr>
          <w:rFonts w:ascii="Arial" w:hAnsi="Arial" w:cs="Arial"/>
        </w:rPr>
        <w:t xml:space="preserve"> </w:t>
      </w:r>
      <w:r w:rsidRPr="002D1A91">
        <w:rPr>
          <w:rFonts w:ascii="Arial" w:hAnsi="Arial" w:cs="Arial"/>
        </w:rPr>
        <w:t>Condition</w:t>
      </w:r>
      <w:r w:rsidR="00D84BEE">
        <w:rPr>
          <w:rFonts w:ascii="Arial" w:hAnsi="Arial" w:cs="Arial"/>
        </w:rPr>
        <w:t>s</w:t>
      </w:r>
      <w:r w:rsidRPr="002D1A91">
        <w:rPr>
          <w:rFonts w:ascii="Arial" w:hAnsi="Arial" w:cs="Arial"/>
        </w:rPr>
        <w:t xml:space="preserve"> Precedent, the </w:t>
      </w:r>
      <w:r w:rsidR="00941ADD" w:rsidRPr="002D1A91">
        <w:rPr>
          <w:rFonts w:ascii="Arial" w:hAnsi="Arial" w:cs="Arial"/>
        </w:rPr>
        <w:t>Agency</w:t>
      </w:r>
      <w:r w:rsidR="00F571AE" w:rsidRPr="002D1A91">
        <w:rPr>
          <w:rFonts w:ascii="Arial" w:hAnsi="Arial" w:cs="Arial"/>
        </w:rPr>
        <w:t xml:space="preserve"> </w:t>
      </w:r>
      <w:r w:rsidRPr="002D1A91">
        <w:rPr>
          <w:rFonts w:ascii="Arial" w:hAnsi="Arial" w:cs="Arial"/>
        </w:rPr>
        <w:t>shall notify the Independent Engineer and the Independent Auditor in writing (with a copy to the Concessionaire) whether it has any objections on the satisfaction of such Concessionaire Condition</w:t>
      </w:r>
      <w:r w:rsidR="00D84BEE">
        <w:rPr>
          <w:rFonts w:ascii="Arial" w:hAnsi="Arial" w:cs="Arial"/>
        </w:rPr>
        <w:t>s</w:t>
      </w:r>
      <w:r w:rsidRPr="002D1A91">
        <w:rPr>
          <w:rFonts w:ascii="Arial" w:hAnsi="Arial" w:cs="Arial"/>
        </w:rPr>
        <w:t xml:space="preserve"> Precedent. In the event the </w:t>
      </w:r>
      <w:r w:rsidR="00CF7C91" w:rsidRPr="002D1A91">
        <w:rPr>
          <w:rFonts w:ascii="Arial" w:hAnsi="Arial" w:cs="Arial"/>
        </w:rPr>
        <w:t>Agency</w:t>
      </w:r>
      <w:r w:rsidRPr="002D1A91">
        <w:rPr>
          <w:rFonts w:ascii="Arial" w:hAnsi="Arial" w:cs="Arial"/>
        </w:rPr>
        <w:t>does not raise any objection in writing on the satisfaction of a Concessionaire Condition</w:t>
      </w:r>
      <w:r w:rsidR="00D84BEE">
        <w:rPr>
          <w:rFonts w:ascii="Arial" w:hAnsi="Arial" w:cs="Arial"/>
        </w:rPr>
        <w:t>s</w:t>
      </w:r>
      <w:r w:rsidRPr="002D1A91">
        <w:rPr>
          <w:rFonts w:ascii="Arial" w:hAnsi="Arial" w:cs="Arial"/>
        </w:rPr>
        <w:t xml:space="preserve"> Precedent within the thirty (30) day period set out herein, such Concessionaire Condition</w:t>
      </w:r>
      <w:r w:rsidR="00D84BEE">
        <w:rPr>
          <w:rFonts w:ascii="Arial" w:hAnsi="Arial" w:cs="Arial"/>
        </w:rPr>
        <w:t>s</w:t>
      </w:r>
      <w:r w:rsidRPr="002D1A91">
        <w:rPr>
          <w:rFonts w:ascii="Arial" w:hAnsi="Arial" w:cs="Arial"/>
        </w:rPr>
        <w:t xml:space="preserve"> Precedent shall be deemed to be not objected to by the </w:t>
      </w:r>
      <w:r w:rsidR="00CF7C91" w:rsidRPr="002D1A91">
        <w:rPr>
          <w:rFonts w:ascii="Arial" w:hAnsi="Arial" w:cs="Arial"/>
        </w:rPr>
        <w:t>Agency</w:t>
      </w:r>
      <w:r w:rsidRPr="002D1A91">
        <w:rPr>
          <w:rFonts w:ascii="Arial" w:hAnsi="Arial" w:cs="Arial"/>
        </w:rPr>
        <w:t xml:space="preserve">. In the event the </w:t>
      </w:r>
      <w:r w:rsidR="00CF7C91" w:rsidRPr="002D1A91">
        <w:rPr>
          <w:rFonts w:ascii="Arial" w:hAnsi="Arial" w:cs="Arial"/>
        </w:rPr>
        <w:t>Agency</w:t>
      </w:r>
      <w:r w:rsidRPr="002D1A91">
        <w:rPr>
          <w:rFonts w:ascii="Arial" w:hAnsi="Arial" w:cs="Arial"/>
        </w:rPr>
        <w:t xml:space="preserve"> raises any objections on the satisfaction of a Concessionaire Condition</w:t>
      </w:r>
      <w:r w:rsidR="00D84BEE">
        <w:rPr>
          <w:rFonts w:ascii="Arial" w:hAnsi="Arial" w:cs="Arial"/>
        </w:rPr>
        <w:t>s</w:t>
      </w:r>
      <w:r w:rsidRPr="002D1A91">
        <w:rPr>
          <w:rFonts w:ascii="Arial" w:hAnsi="Arial" w:cs="Arial"/>
        </w:rPr>
        <w:t xml:space="preserve"> Precedent and notifies the same to the Independent Engineer and the Independent Auditor (with a copy to the Concessionaire) within the thirty (30) day period set out herein, the Concessionaire shall address such objections and re-submit to the Independent Engineer and the Independent Auditor (with a copy to</w:t>
      </w:r>
      <w:r w:rsidR="00EE2EAF">
        <w:rPr>
          <w:rFonts w:ascii="Arial" w:hAnsi="Arial" w:cs="Arial"/>
        </w:rPr>
        <w:t xml:space="preserve"> the</w:t>
      </w:r>
      <w:r w:rsidRPr="002D1A91">
        <w:rPr>
          <w:rFonts w:ascii="Arial" w:hAnsi="Arial" w:cs="Arial"/>
        </w:rPr>
        <w:t xml:space="preserve"> </w:t>
      </w:r>
      <w:r w:rsidR="00CF7C91" w:rsidRPr="002D1A91">
        <w:rPr>
          <w:rFonts w:ascii="Arial" w:hAnsi="Arial" w:cs="Arial"/>
        </w:rPr>
        <w:t>Agency</w:t>
      </w:r>
      <w:r w:rsidRPr="002D1A91">
        <w:rPr>
          <w:rFonts w:ascii="Arial" w:hAnsi="Arial" w:cs="Arial"/>
        </w:rPr>
        <w:t>) evidence of satisfaction of such Concessionaire Condition</w:t>
      </w:r>
      <w:r w:rsidR="00D84BEE">
        <w:rPr>
          <w:rFonts w:ascii="Arial" w:hAnsi="Arial" w:cs="Arial"/>
        </w:rPr>
        <w:t>s</w:t>
      </w:r>
      <w:r w:rsidRPr="002D1A91">
        <w:rPr>
          <w:rFonts w:ascii="Arial" w:hAnsi="Arial" w:cs="Arial"/>
        </w:rPr>
        <w:t xml:space="preserve"> Precedent and the process in this Section 3.</w:t>
      </w:r>
      <w:r w:rsidR="005B2052">
        <w:rPr>
          <w:rFonts w:ascii="Arial" w:hAnsi="Arial" w:cs="Arial"/>
        </w:rPr>
        <w:t>3</w:t>
      </w:r>
      <w:r w:rsidRPr="002D1A91">
        <w:rPr>
          <w:rFonts w:ascii="Arial" w:hAnsi="Arial" w:cs="Arial"/>
        </w:rPr>
        <w:t xml:space="preserve">.2(a) shall be repeated until such time that the </w:t>
      </w:r>
      <w:r w:rsidR="00CF7C91" w:rsidRPr="002D1A91">
        <w:rPr>
          <w:rFonts w:ascii="Arial" w:hAnsi="Arial" w:cs="Arial"/>
        </w:rPr>
        <w:t>Agency</w:t>
      </w:r>
      <w:r w:rsidRPr="002D1A91">
        <w:rPr>
          <w:rFonts w:ascii="Arial" w:hAnsi="Arial" w:cs="Arial"/>
        </w:rPr>
        <w:t xml:space="preserve"> has not objected to or is deemed to have not objected to the satisfaction of such Concessionaire Condition</w:t>
      </w:r>
      <w:r w:rsidR="00D84BEE">
        <w:rPr>
          <w:rFonts w:ascii="Arial" w:hAnsi="Arial" w:cs="Arial"/>
        </w:rPr>
        <w:t>s</w:t>
      </w:r>
      <w:r w:rsidRPr="002D1A91">
        <w:rPr>
          <w:rFonts w:ascii="Arial" w:hAnsi="Arial" w:cs="Arial"/>
        </w:rPr>
        <w:t xml:space="preserve"> Precedent. The provisions of this Section 3.</w:t>
      </w:r>
      <w:r w:rsidR="005B2052">
        <w:rPr>
          <w:rFonts w:ascii="Arial" w:hAnsi="Arial" w:cs="Arial"/>
        </w:rPr>
        <w:t>3</w:t>
      </w:r>
      <w:r w:rsidRPr="002D1A91">
        <w:rPr>
          <w:rFonts w:ascii="Arial" w:hAnsi="Arial" w:cs="Arial"/>
        </w:rPr>
        <w:t>.2(a) shall apply to each Concessionaire Condition</w:t>
      </w:r>
      <w:r w:rsidR="00D84BEE">
        <w:rPr>
          <w:rFonts w:ascii="Arial" w:hAnsi="Arial" w:cs="Arial"/>
        </w:rPr>
        <w:t>s</w:t>
      </w:r>
      <w:r w:rsidRPr="002D1A91">
        <w:rPr>
          <w:rFonts w:ascii="Arial" w:hAnsi="Arial" w:cs="Arial"/>
        </w:rPr>
        <w:t xml:space="preserve"> Precedent for which evidence of satisfaction is submitted by the Concessionaire to the Independent Engineer and the Independent Auditor (with a copy to the </w:t>
      </w:r>
      <w:r w:rsidR="00CF7C91" w:rsidRPr="002D1A91">
        <w:rPr>
          <w:rFonts w:ascii="Arial" w:hAnsi="Arial" w:cs="Arial"/>
        </w:rPr>
        <w:t>Agency</w:t>
      </w:r>
      <w:r w:rsidRPr="002D1A91">
        <w:rPr>
          <w:rFonts w:ascii="Arial" w:hAnsi="Arial" w:cs="Arial"/>
        </w:rPr>
        <w:t>) from time to time;</w:t>
      </w:r>
    </w:p>
    <w:p w14:paraId="251E9D47" w14:textId="77777777" w:rsidR="00D96016" w:rsidRPr="002D1A91" w:rsidRDefault="00D96016" w:rsidP="009B4FD4">
      <w:pPr>
        <w:spacing w:line="240" w:lineRule="auto"/>
        <w:jc w:val="both"/>
        <w:rPr>
          <w:rFonts w:ascii="Arial" w:hAnsi="Arial" w:cs="Arial"/>
          <w:sz w:val="18"/>
          <w:szCs w:val="18"/>
        </w:rPr>
      </w:pPr>
    </w:p>
    <w:p w14:paraId="2284625E" w14:textId="14CD4CFE" w:rsidR="00D96016" w:rsidRPr="002D1A91" w:rsidRDefault="00D96016" w:rsidP="009B4FD4">
      <w:pPr>
        <w:pStyle w:val="ColorfulList-Accent11"/>
        <w:numPr>
          <w:ilvl w:val="0"/>
          <w:numId w:val="12"/>
        </w:numPr>
        <w:spacing w:line="240" w:lineRule="auto"/>
        <w:ind w:left="1440"/>
        <w:jc w:val="both"/>
        <w:rPr>
          <w:rFonts w:ascii="Arial" w:hAnsi="Arial" w:cs="Arial"/>
        </w:rPr>
      </w:pPr>
      <w:r w:rsidRPr="002D1A91">
        <w:rPr>
          <w:rFonts w:ascii="Arial" w:hAnsi="Arial" w:cs="Arial"/>
        </w:rPr>
        <w:t xml:space="preserve">within thirty (30) days of the Concessionaire’s receipt from the </w:t>
      </w:r>
      <w:r w:rsidR="00CF7C91" w:rsidRPr="002D1A91">
        <w:rPr>
          <w:rFonts w:ascii="Arial" w:hAnsi="Arial" w:cs="Arial"/>
        </w:rPr>
        <w:t>Agency</w:t>
      </w:r>
      <w:r w:rsidRPr="002D1A91">
        <w:rPr>
          <w:rFonts w:ascii="Arial" w:hAnsi="Arial" w:cs="Arial"/>
        </w:rPr>
        <w:t>, through the Independent Engineer and the Independent Auditor, evidence of satisfaction of</w:t>
      </w:r>
      <w:r w:rsidR="00FD09A9" w:rsidRPr="002D1A91">
        <w:rPr>
          <w:rFonts w:ascii="Arial" w:hAnsi="Arial" w:cs="Arial"/>
        </w:rPr>
        <w:t xml:space="preserve"> </w:t>
      </w:r>
      <w:r w:rsidR="00FB49E8">
        <w:rPr>
          <w:rFonts w:ascii="Arial" w:hAnsi="Arial" w:cs="Arial"/>
        </w:rPr>
        <w:t>an</w:t>
      </w:r>
      <w:r w:rsidR="00FD09A9" w:rsidRPr="002D1A91">
        <w:rPr>
          <w:rFonts w:ascii="Arial" w:hAnsi="Arial" w:cs="Arial"/>
        </w:rPr>
        <w:t xml:space="preserve"> </w:t>
      </w:r>
      <w:r w:rsidR="00CF7C91" w:rsidRPr="002D1A91">
        <w:rPr>
          <w:rFonts w:ascii="Arial" w:hAnsi="Arial" w:cs="Arial"/>
        </w:rPr>
        <w:t>Agency</w:t>
      </w:r>
      <w:r w:rsidRPr="002D1A91">
        <w:rPr>
          <w:rFonts w:ascii="Arial" w:hAnsi="Arial" w:cs="Arial"/>
        </w:rPr>
        <w:t xml:space="preserve"> Condition</w:t>
      </w:r>
      <w:r w:rsidR="00D84BEE">
        <w:rPr>
          <w:rFonts w:ascii="Arial" w:hAnsi="Arial" w:cs="Arial"/>
        </w:rPr>
        <w:t>s</w:t>
      </w:r>
      <w:r w:rsidRPr="002D1A91">
        <w:rPr>
          <w:rFonts w:ascii="Arial" w:hAnsi="Arial" w:cs="Arial"/>
        </w:rPr>
        <w:t xml:space="preserve"> Precedent, the Concessionaire shall notify the Independent Engineer and the Independent Auditor in writing (with a copy to the </w:t>
      </w:r>
      <w:r w:rsidR="00CF7C91" w:rsidRPr="002D1A91">
        <w:rPr>
          <w:rFonts w:ascii="Arial" w:hAnsi="Arial" w:cs="Arial"/>
        </w:rPr>
        <w:t>Agency</w:t>
      </w:r>
      <w:r w:rsidRPr="002D1A91">
        <w:rPr>
          <w:rFonts w:ascii="Arial" w:hAnsi="Arial" w:cs="Arial"/>
        </w:rPr>
        <w:t xml:space="preserve">) whether it has any objections on the satisfaction of such </w:t>
      </w:r>
      <w:r w:rsidR="00CF7C91" w:rsidRPr="002D1A91">
        <w:rPr>
          <w:rFonts w:ascii="Arial" w:hAnsi="Arial" w:cs="Arial"/>
        </w:rPr>
        <w:t>Agency</w:t>
      </w:r>
      <w:r w:rsidRPr="002D1A91">
        <w:rPr>
          <w:rFonts w:ascii="Arial" w:hAnsi="Arial" w:cs="Arial"/>
        </w:rPr>
        <w:t xml:space="preserve"> Condition</w:t>
      </w:r>
      <w:r w:rsidR="00D84BEE">
        <w:rPr>
          <w:rFonts w:ascii="Arial" w:hAnsi="Arial" w:cs="Arial"/>
        </w:rPr>
        <w:t>s</w:t>
      </w:r>
      <w:r w:rsidRPr="002D1A91">
        <w:rPr>
          <w:rFonts w:ascii="Arial" w:hAnsi="Arial" w:cs="Arial"/>
        </w:rPr>
        <w:t xml:space="preserve"> Precedent. In the event the Concessionaire does not raise any objection in writing </w:t>
      </w:r>
      <w:r w:rsidRPr="002D1A91">
        <w:rPr>
          <w:rFonts w:ascii="Arial" w:hAnsi="Arial" w:cs="Arial"/>
        </w:rPr>
        <w:lastRenderedPageBreak/>
        <w:t xml:space="preserve">on the satisfaction of </w:t>
      </w:r>
      <w:r w:rsidR="00FB49E8">
        <w:rPr>
          <w:rFonts w:ascii="Arial" w:hAnsi="Arial" w:cs="Arial"/>
        </w:rPr>
        <w:t>an</w:t>
      </w:r>
      <w:r w:rsidR="00FB49E8" w:rsidRPr="002D1A91">
        <w:rPr>
          <w:rFonts w:ascii="Arial" w:hAnsi="Arial" w:cs="Arial"/>
        </w:rPr>
        <w:t xml:space="preserve"> </w:t>
      </w:r>
      <w:r w:rsidR="00CF7C91" w:rsidRPr="002D1A91">
        <w:rPr>
          <w:rFonts w:ascii="Arial" w:hAnsi="Arial" w:cs="Arial"/>
        </w:rPr>
        <w:t>Agency</w:t>
      </w:r>
      <w:r w:rsidRPr="002D1A91">
        <w:rPr>
          <w:rFonts w:ascii="Arial" w:hAnsi="Arial" w:cs="Arial"/>
        </w:rPr>
        <w:t xml:space="preserve"> Condition</w:t>
      </w:r>
      <w:r w:rsidR="00D84BEE">
        <w:rPr>
          <w:rFonts w:ascii="Arial" w:hAnsi="Arial" w:cs="Arial"/>
        </w:rPr>
        <w:t>s</w:t>
      </w:r>
      <w:r w:rsidRPr="002D1A91">
        <w:rPr>
          <w:rFonts w:ascii="Arial" w:hAnsi="Arial" w:cs="Arial"/>
        </w:rPr>
        <w:t xml:space="preserve"> Precedent within the thirty (30) day period set out herein, such </w:t>
      </w:r>
      <w:r w:rsidR="00CF7C91" w:rsidRPr="002D1A91">
        <w:rPr>
          <w:rFonts w:ascii="Arial" w:hAnsi="Arial" w:cs="Arial"/>
        </w:rPr>
        <w:t>Agency</w:t>
      </w:r>
      <w:r w:rsidR="00FD09A9" w:rsidRPr="002D1A91">
        <w:rPr>
          <w:rFonts w:ascii="Arial" w:hAnsi="Arial" w:cs="Arial"/>
        </w:rPr>
        <w:t xml:space="preserve"> </w:t>
      </w:r>
      <w:r w:rsidRPr="002D1A91">
        <w:rPr>
          <w:rFonts w:ascii="Arial" w:hAnsi="Arial" w:cs="Arial"/>
        </w:rPr>
        <w:t>Condition</w:t>
      </w:r>
      <w:r w:rsidR="00D84BEE">
        <w:rPr>
          <w:rFonts w:ascii="Arial" w:hAnsi="Arial" w:cs="Arial"/>
        </w:rPr>
        <w:t>s</w:t>
      </w:r>
      <w:r w:rsidRPr="002D1A91">
        <w:rPr>
          <w:rFonts w:ascii="Arial" w:hAnsi="Arial" w:cs="Arial"/>
        </w:rPr>
        <w:t xml:space="preserve"> Precedent shall be deemed to be not objected to by the Concessionaire. In the event the Concessionaire raises any objections on the satisfaction of a </w:t>
      </w:r>
      <w:r w:rsidR="00CF7C91" w:rsidRPr="002D1A91">
        <w:rPr>
          <w:rFonts w:ascii="Arial" w:hAnsi="Arial" w:cs="Arial"/>
        </w:rPr>
        <w:t>Agency</w:t>
      </w:r>
      <w:r w:rsidRPr="002D1A91">
        <w:rPr>
          <w:rFonts w:ascii="Arial" w:hAnsi="Arial" w:cs="Arial"/>
        </w:rPr>
        <w:t xml:space="preserve"> Condition</w:t>
      </w:r>
      <w:r w:rsidR="00D84BEE">
        <w:rPr>
          <w:rFonts w:ascii="Arial" w:hAnsi="Arial" w:cs="Arial"/>
        </w:rPr>
        <w:t>s</w:t>
      </w:r>
      <w:r w:rsidRPr="002D1A91">
        <w:rPr>
          <w:rFonts w:ascii="Arial" w:hAnsi="Arial" w:cs="Arial"/>
        </w:rPr>
        <w:t xml:space="preserve"> Precedent and notifies the same to the Independent Engineer and the Independent Auditor (with a copy to </w:t>
      </w:r>
      <w:r w:rsidR="005F7439">
        <w:rPr>
          <w:rFonts w:ascii="Arial" w:hAnsi="Arial" w:cs="Arial"/>
        </w:rPr>
        <w:t xml:space="preserve">the </w:t>
      </w:r>
      <w:r w:rsidR="00CF7C91" w:rsidRPr="002D1A91">
        <w:rPr>
          <w:rFonts w:ascii="Arial" w:hAnsi="Arial" w:cs="Arial"/>
        </w:rPr>
        <w:t>Agency</w:t>
      </w:r>
      <w:r w:rsidRPr="002D1A91">
        <w:rPr>
          <w:rFonts w:ascii="Arial" w:hAnsi="Arial" w:cs="Arial"/>
        </w:rPr>
        <w:t xml:space="preserve">) within the thirty (30) day period set out herein, the </w:t>
      </w:r>
      <w:r w:rsidR="00CF7C91" w:rsidRPr="002D1A91">
        <w:rPr>
          <w:rFonts w:ascii="Arial" w:hAnsi="Arial" w:cs="Arial"/>
        </w:rPr>
        <w:t>Agency</w:t>
      </w:r>
      <w:r w:rsidRPr="002D1A91">
        <w:rPr>
          <w:rFonts w:ascii="Arial" w:hAnsi="Arial" w:cs="Arial"/>
        </w:rPr>
        <w:t xml:space="preserve"> shall address such objections and re-submit to the Independent Engineer and the Independent Auditor (with a copy to the Concessionaire) evidence of satisfaction of such </w:t>
      </w:r>
      <w:r w:rsidR="00CF7C91" w:rsidRPr="002D1A91">
        <w:rPr>
          <w:rFonts w:ascii="Arial" w:hAnsi="Arial" w:cs="Arial"/>
        </w:rPr>
        <w:t>Agency</w:t>
      </w:r>
      <w:r w:rsidRPr="002D1A91">
        <w:rPr>
          <w:rFonts w:ascii="Arial" w:hAnsi="Arial" w:cs="Arial"/>
        </w:rPr>
        <w:t xml:space="preserve"> Condition</w:t>
      </w:r>
      <w:r w:rsidR="00D84BEE">
        <w:rPr>
          <w:rFonts w:ascii="Arial" w:hAnsi="Arial" w:cs="Arial"/>
        </w:rPr>
        <w:t>s</w:t>
      </w:r>
      <w:r w:rsidRPr="002D1A91">
        <w:rPr>
          <w:rFonts w:ascii="Arial" w:hAnsi="Arial" w:cs="Arial"/>
        </w:rPr>
        <w:t xml:space="preserve"> Precedent and the process in this Section 3.</w:t>
      </w:r>
      <w:r w:rsidR="005B2052">
        <w:rPr>
          <w:rFonts w:ascii="Arial" w:hAnsi="Arial" w:cs="Arial"/>
        </w:rPr>
        <w:t>3</w:t>
      </w:r>
      <w:r w:rsidRPr="002D1A91">
        <w:rPr>
          <w:rFonts w:ascii="Arial" w:hAnsi="Arial" w:cs="Arial"/>
        </w:rPr>
        <w:t xml:space="preserve">.2(b) shall be repeated until such time that the Concessionaire has not objected to or is deemed to have not objected to the satisfaction of such </w:t>
      </w:r>
      <w:r w:rsidR="00CF7C91" w:rsidRPr="002D1A91">
        <w:rPr>
          <w:rFonts w:ascii="Arial" w:hAnsi="Arial" w:cs="Arial"/>
        </w:rPr>
        <w:t>Agency</w:t>
      </w:r>
      <w:r w:rsidRPr="002D1A91">
        <w:rPr>
          <w:rFonts w:ascii="Arial" w:hAnsi="Arial" w:cs="Arial"/>
        </w:rPr>
        <w:t xml:space="preserve"> Condition</w:t>
      </w:r>
      <w:r w:rsidR="00D84BEE">
        <w:rPr>
          <w:rFonts w:ascii="Arial" w:hAnsi="Arial" w:cs="Arial"/>
        </w:rPr>
        <w:t>s</w:t>
      </w:r>
      <w:r w:rsidRPr="002D1A91">
        <w:rPr>
          <w:rFonts w:ascii="Arial" w:hAnsi="Arial" w:cs="Arial"/>
        </w:rPr>
        <w:t xml:space="preserve"> Precedent. The provisions of this Section 3.</w:t>
      </w:r>
      <w:r w:rsidR="005B2052">
        <w:rPr>
          <w:rFonts w:ascii="Arial" w:hAnsi="Arial" w:cs="Arial"/>
        </w:rPr>
        <w:t>3</w:t>
      </w:r>
      <w:r w:rsidRPr="002D1A91">
        <w:rPr>
          <w:rFonts w:ascii="Arial" w:hAnsi="Arial" w:cs="Arial"/>
        </w:rPr>
        <w:t xml:space="preserve">.2(b) shall apply to each </w:t>
      </w:r>
      <w:r w:rsidR="00CF7C91" w:rsidRPr="002D1A91">
        <w:rPr>
          <w:rFonts w:ascii="Arial" w:hAnsi="Arial" w:cs="Arial"/>
        </w:rPr>
        <w:t>Agency</w:t>
      </w:r>
      <w:r w:rsidRPr="002D1A91">
        <w:rPr>
          <w:rFonts w:ascii="Arial" w:hAnsi="Arial" w:cs="Arial"/>
        </w:rPr>
        <w:t xml:space="preserve"> Condition</w:t>
      </w:r>
      <w:r w:rsidR="00D84BEE">
        <w:rPr>
          <w:rFonts w:ascii="Arial" w:hAnsi="Arial" w:cs="Arial"/>
        </w:rPr>
        <w:t>s</w:t>
      </w:r>
      <w:r w:rsidRPr="002D1A91">
        <w:rPr>
          <w:rFonts w:ascii="Arial" w:hAnsi="Arial" w:cs="Arial"/>
        </w:rPr>
        <w:t xml:space="preserve"> Precedent for which evidence of satisfaction is submitted by the </w:t>
      </w:r>
      <w:r w:rsidR="00CF7C91" w:rsidRPr="002D1A91">
        <w:rPr>
          <w:rFonts w:ascii="Arial" w:hAnsi="Arial" w:cs="Arial"/>
        </w:rPr>
        <w:t>Agency</w:t>
      </w:r>
      <w:r w:rsidRPr="002D1A91">
        <w:rPr>
          <w:rFonts w:ascii="Arial" w:hAnsi="Arial" w:cs="Arial"/>
        </w:rPr>
        <w:t xml:space="preserve"> to the Independent Engin</w:t>
      </w:r>
      <w:r w:rsidR="002A520D" w:rsidRPr="002D1A91">
        <w:rPr>
          <w:rFonts w:ascii="Arial" w:hAnsi="Arial" w:cs="Arial"/>
        </w:rPr>
        <w:t xml:space="preserve"> </w:t>
      </w:r>
      <w:r w:rsidRPr="002D1A91">
        <w:rPr>
          <w:rFonts w:ascii="Arial" w:hAnsi="Arial" w:cs="Arial"/>
        </w:rPr>
        <w:t xml:space="preserve">eer and the Independent Auditor (with a copy to </w:t>
      </w:r>
      <w:r w:rsidR="005F7439">
        <w:rPr>
          <w:rFonts w:ascii="Arial" w:hAnsi="Arial" w:cs="Arial"/>
        </w:rPr>
        <w:t xml:space="preserve">the </w:t>
      </w:r>
      <w:r w:rsidRPr="002D1A91">
        <w:rPr>
          <w:rFonts w:ascii="Arial" w:hAnsi="Arial" w:cs="Arial"/>
        </w:rPr>
        <w:t xml:space="preserve">Concessionaire) from time to time.     </w:t>
      </w:r>
    </w:p>
    <w:p w14:paraId="4BBE851E" w14:textId="77777777" w:rsidR="00D96016" w:rsidRPr="002D1A91" w:rsidRDefault="00D96016" w:rsidP="009B4FD4">
      <w:pPr>
        <w:spacing w:line="240" w:lineRule="auto"/>
        <w:jc w:val="both"/>
        <w:rPr>
          <w:rFonts w:ascii="Arial" w:hAnsi="Arial" w:cs="Arial"/>
          <w:sz w:val="18"/>
          <w:szCs w:val="18"/>
        </w:rPr>
      </w:pPr>
    </w:p>
    <w:p w14:paraId="6705A8FC" w14:textId="7777777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The Parties hereby jointly undertake to procure that the Independent Engineer and the Independent Auditor jointly issue the Commencement Certificate within three (3) days of the date on which the Independent Engineer and the Independent Auditor are satisfied that each of the:</w:t>
      </w:r>
    </w:p>
    <w:p w14:paraId="5F30CAA0" w14:textId="77777777" w:rsidR="00D96016" w:rsidRPr="002D1A91" w:rsidRDefault="00D96016" w:rsidP="009B4FD4">
      <w:pPr>
        <w:spacing w:line="240" w:lineRule="auto"/>
        <w:jc w:val="both"/>
        <w:rPr>
          <w:rFonts w:ascii="Arial" w:hAnsi="Arial" w:cs="Arial"/>
          <w:sz w:val="18"/>
          <w:szCs w:val="18"/>
        </w:rPr>
      </w:pPr>
    </w:p>
    <w:p w14:paraId="6DDA385C" w14:textId="230F7136" w:rsidR="00D96016" w:rsidRPr="002D1A91" w:rsidRDefault="00D96016" w:rsidP="009B4FD4">
      <w:pPr>
        <w:pStyle w:val="ColorfulList-Accent11"/>
        <w:numPr>
          <w:ilvl w:val="0"/>
          <w:numId w:val="13"/>
        </w:numPr>
        <w:spacing w:line="240" w:lineRule="auto"/>
        <w:ind w:left="1440"/>
        <w:jc w:val="both"/>
        <w:rPr>
          <w:rFonts w:ascii="Arial" w:hAnsi="Arial" w:cs="Arial"/>
        </w:rPr>
      </w:pPr>
      <w:r w:rsidRPr="002D1A91">
        <w:rPr>
          <w:rFonts w:ascii="Arial" w:hAnsi="Arial" w:cs="Arial"/>
        </w:rPr>
        <w:t xml:space="preserve">Concessionaire Conditions Precedent stand satisfied (and/or waived or deferred by the </w:t>
      </w:r>
      <w:r w:rsidR="00CF7C91" w:rsidRPr="002D1A91">
        <w:rPr>
          <w:rFonts w:ascii="Arial" w:hAnsi="Arial" w:cs="Arial"/>
        </w:rPr>
        <w:t>Agency</w:t>
      </w:r>
      <w:r w:rsidRPr="002D1A91">
        <w:rPr>
          <w:rFonts w:ascii="Arial" w:hAnsi="Arial" w:cs="Arial"/>
        </w:rPr>
        <w:t xml:space="preserve"> in accordance with Section 3.</w:t>
      </w:r>
      <w:r w:rsidR="005B2052">
        <w:rPr>
          <w:rFonts w:ascii="Arial" w:hAnsi="Arial" w:cs="Arial"/>
        </w:rPr>
        <w:t>2</w:t>
      </w:r>
      <w:r w:rsidRPr="002D1A91">
        <w:rPr>
          <w:rFonts w:ascii="Arial" w:hAnsi="Arial" w:cs="Arial"/>
        </w:rPr>
        <w:t xml:space="preserve">.1(a)); </w:t>
      </w:r>
    </w:p>
    <w:p w14:paraId="67B11243" w14:textId="77777777" w:rsidR="00D96016" w:rsidRPr="002D1A91" w:rsidRDefault="00D96016" w:rsidP="009B4FD4">
      <w:pPr>
        <w:spacing w:line="240" w:lineRule="auto"/>
        <w:jc w:val="both"/>
        <w:rPr>
          <w:rFonts w:ascii="Arial" w:hAnsi="Arial" w:cs="Arial"/>
          <w:sz w:val="20"/>
          <w:szCs w:val="20"/>
        </w:rPr>
      </w:pPr>
    </w:p>
    <w:p w14:paraId="0F168376" w14:textId="4FCBBF6C" w:rsidR="00D96016" w:rsidRPr="002D1A91" w:rsidRDefault="00D96016" w:rsidP="009B4FD4">
      <w:pPr>
        <w:pStyle w:val="ColorfulList-Accent11"/>
        <w:numPr>
          <w:ilvl w:val="0"/>
          <w:numId w:val="13"/>
        </w:numPr>
        <w:spacing w:line="240" w:lineRule="auto"/>
        <w:ind w:left="1440"/>
        <w:jc w:val="both"/>
        <w:rPr>
          <w:rFonts w:ascii="Arial" w:hAnsi="Arial" w:cs="Arial"/>
        </w:rPr>
      </w:pPr>
      <w:r w:rsidRPr="002D1A91">
        <w:rPr>
          <w:rFonts w:ascii="Arial" w:hAnsi="Arial" w:cs="Arial"/>
        </w:rPr>
        <w:t xml:space="preserve">Concessionaire Conditions Precedent are not objected to or deemed not to have been objected to by the </w:t>
      </w:r>
      <w:r w:rsidR="00CF7C91" w:rsidRPr="002D1A91">
        <w:rPr>
          <w:rFonts w:ascii="Arial" w:hAnsi="Arial" w:cs="Arial"/>
        </w:rPr>
        <w:t>Agency</w:t>
      </w:r>
      <w:r w:rsidRPr="002D1A91">
        <w:rPr>
          <w:rFonts w:ascii="Arial" w:hAnsi="Arial" w:cs="Arial"/>
        </w:rPr>
        <w:t xml:space="preserve"> (acting through the </w:t>
      </w:r>
      <w:r w:rsidR="00CF7C91" w:rsidRPr="002D1A91">
        <w:rPr>
          <w:rFonts w:ascii="Arial" w:hAnsi="Arial" w:cs="Arial"/>
        </w:rPr>
        <w:t>Agency</w:t>
      </w:r>
      <w:r w:rsidRPr="002D1A91">
        <w:rPr>
          <w:rFonts w:ascii="Arial" w:hAnsi="Arial" w:cs="Arial"/>
        </w:rPr>
        <w:t xml:space="preserve"> Representative) in accordance with Section 3.</w:t>
      </w:r>
      <w:r w:rsidR="005B2052">
        <w:rPr>
          <w:rFonts w:ascii="Arial" w:hAnsi="Arial" w:cs="Arial"/>
        </w:rPr>
        <w:t>3</w:t>
      </w:r>
      <w:r w:rsidRPr="002D1A91">
        <w:rPr>
          <w:rFonts w:ascii="Arial" w:hAnsi="Arial" w:cs="Arial"/>
        </w:rPr>
        <w:t>.2(a) and if any Concessionaire Condition</w:t>
      </w:r>
      <w:r w:rsidR="00D84BEE">
        <w:rPr>
          <w:rFonts w:ascii="Arial" w:hAnsi="Arial" w:cs="Arial"/>
        </w:rPr>
        <w:t>s</w:t>
      </w:r>
      <w:r w:rsidRPr="002D1A91">
        <w:rPr>
          <w:rFonts w:ascii="Arial" w:hAnsi="Arial" w:cs="Arial"/>
        </w:rPr>
        <w:t xml:space="preserve"> Precedent is objected to by the </w:t>
      </w:r>
      <w:r w:rsidR="00CF7C91" w:rsidRPr="002D1A91">
        <w:rPr>
          <w:rFonts w:ascii="Arial" w:hAnsi="Arial" w:cs="Arial"/>
        </w:rPr>
        <w:t>Agency</w:t>
      </w:r>
      <w:r w:rsidRPr="002D1A91">
        <w:rPr>
          <w:rFonts w:ascii="Arial" w:hAnsi="Arial" w:cs="Arial"/>
        </w:rPr>
        <w:t xml:space="preserve"> in accordance with Section 3.</w:t>
      </w:r>
      <w:r w:rsidR="005B2052">
        <w:rPr>
          <w:rFonts w:ascii="Arial" w:hAnsi="Arial" w:cs="Arial"/>
        </w:rPr>
        <w:t>3</w:t>
      </w:r>
      <w:r w:rsidRPr="002D1A91">
        <w:rPr>
          <w:rFonts w:ascii="Arial" w:hAnsi="Arial" w:cs="Arial"/>
        </w:rPr>
        <w:t>.2(a), the Concessionaire has addressed such objections and re-submitted evidence of satisfaction of such Concessionaire Condition</w:t>
      </w:r>
      <w:r w:rsidR="00D84BEE">
        <w:rPr>
          <w:rFonts w:ascii="Arial" w:hAnsi="Arial" w:cs="Arial"/>
        </w:rPr>
        <w:t>s</w:t>
      </w:r>
      <w:r w:rsidRPr="002D1A91">
        <w:rPr>
          <w:rFonts w:ascii="Arial" w:hAnsi="Arial" w:cs="Arial"/>
        </w:rPr>
        <w:t xml:space="preserve"> Precedent to the Independent Engineer and the Independent Auditor (with a copy to the </w:t>
      </w:r>
      <w:r w:rsidR="007D6AB1" w:rsidRPr="002D1A91">
        <w:rPr>
          <w:rFonts w:ascii="Arial" w:hAnsi="Arial" w:cs="Arial"/>
        </w:rPr>
        <w:t>Agency</w:t>
      </w:r>
      <w:r w:rsidRPr="002D1A91">
        <w:rPr>
          <w:rFonts w:ascii="Arial" w:hAnsi="Arial" w:cs="Arial"/>
        </w:rPr>
        <w:t>) in accordance with Section 3.</w:t>
      </w:r>
      <w:r w:rsidR="005B2052">
        <w:rPr>
          <w:rFonts w:ascii="Arial" w:hAnsi="Arial" w:cs="Arial"/>
        </w:rPr>
        <w:t>3</w:t>
      </w:r>
      <w:r w:rsidRPr="002D1A91">
        <w:rPr>
          <w:rFonts w:ascii="Arial" w:hAnsi="Arial" w:cs="Arial"/>
        </w:rPr>
        <w:t xml:space="preserve">.2(a); </w:t>
      </w:r>
    </w:p>
    <w:p w14:paraId="6DBE07A7" w14:textId="77777777" w:rsidR="00D96016" w:rsidRPr="002D1A91" w:rsidRDefault="00D96016" w:rsidP="009B4FD4">
      <w:pPr>
        <w:spacing w:line="240" w:lineRule="auto"/>
        <w:jc w:val="both"/>
        <w:rPr>
          <w:rFonts w:ascii="Arial" w:hAnsi="Arial" w:cs="Arial"/>
          <w:sz w:val="18"/>
          <w:szCs w:val="18"/>
        </w:rPr>
      </w:pPr>
    </w:p>
    <w:p w14:paraId="2E387DF1" w14:textId="567B7EF4" w:rsidR="00D96016" w:rsidRPr="002D1A91" w:rsidRDefault="007D6AB1" w:rsidP="009B4FD4">
      <w:pPr>
        <w:pStyle w:val="ColorfulList-Accent11"/>
        <w:numPr>
          <w:ilvl w:val="0"/>
          <w:numId w:val="13"/>
        </w:numPr>
        <w:spacing w:line="240" w:lineRule="auto"/>
        <w:ind w:left="1440"/>
        <w:jc w:val="both"/>
        <w:rPr>
          <w:rFonts w:ascii="Arial" w:hAnsi="Arial" w:cs="Arial"/>
        </w:rPr>
      </w:pPr>
      <w:r w:rsidRPr="002D1A91">
        <w:rPr>
          <w:rFonts w:ascii="Arial" w:hAnsi="Arial" w:cs="Arial"/>
        </w:rPr>
        <w:t>Agency</w:t>
      </w:r>
      <w:r w:rsidR="00D96016" w:rsidRPr="002D1A91">
        <w:rPr>
          <w:rFonts w:ascii="Arial" w:hAnsi="Arial" w:cs="Arial"/>
        </w:rPr>
        <w:t xml:space="preserve"> Conditions Precedent stand satisfied (and/or waived or deferred by the Concessionaire in accordance with Section 3.</w:t>
      </w:r>
      <w:r w:rsidR="005B2052">
        <w:rPr>
          <w:rFonts w:ascii="Arial" w:hAnsi="Arial" w:cs="Arial"/>
        </w:rPr>
        <w:t>2</w:t>
      </w:r>
      <w:r w:rsidR="00D96016" w:rsidRPr="002D1A91">
        <w:rPr>
          <w:rFonts w:ascii="Arial" w:hAnsi="Arial" w:cs="Arial"/>
        </w:rPr>
        <w:t xml:space="preserve">.1(b)); </w:t>
      </w:r>
      <w:r w:rsidR="005668AA" w:rsidRPr="002D1A91">
        <w:rPr>
          <w:rFonts w:ascii="Arial" w:hAnsi="Arial" w:cs="Arial"/>
        </w:rPr>
        <w:t>and</w:t>
      </w:r>
    </w:p>
    <w:p w14:paraId="48444C29" w14:textId="77777777" w:rsidR="00D96016" w:rsidRPr="002D1A91" w:rsidRDefault="00D96016" w:rsidP="009B4FD4">
      <w:pPr>
        <w:spacing w:line="240" w:lineRule="auto"/>
        <w:jc w:val="both"/>
        <w:rPr>
          <w:rFonts w:ascii="Arial" w:hAnsi="Arial" w:cs="Arial"/>
          <w:sz w:val="18"/>
          <w:szCs w:val="18"/>
        </w:rPr>
      </w:pPr>
    </w:p>
    <w:p w14:paraId="7F2A90EA" w14:textId="1D90D305" w:rsidR="00D96016" w:rsidRPr="002D1A91" w:rsidRDefault="007D6AB1" w:rsidP="009B4FD4">
      <w:pPr>
        <w:pStyle w:val="ColorfulList-Accent11"/>
        <w:numPr>
          <w:ilvl w:val="0"/>
          <w:numId w:val="13"/>
        </w:numPr>
        <w:spacing w:line="240" w:lineRule="auto"/>
        <w:ind w:left="1440"/>
        <w:jc w:val="both"/>
        <w:rPr>
          <w:rFonts w:ascii="Arial" w:hAnsi="Arial" w:cs="Arial"/>
        </w:rPr>
      </w:pPr>
      <w:r w:rsidRPr="002D1A91">
        <w:rPr>
          <w:rFonts w:ascii="Arial" w:hAnsi="Arial" w:cs="Arial"/>
        </w:rPr>
        <w:t>Agency</w:t>
      </w:r>
      <w:r w:rsidR="00D96016" w:rsidRPr="002D1A91">
        <w:rPr>
          <w:rFonts w:ascii="Arial" w:hAnsi="Arial" w:cs="Arial"/>
        </w:rPr>
        <w:t xml:space="preserve"> Conditions Precedent are not objected to or deemed </w:t>
      </w:r>
      <w:r w:rsidR="002103DD">
        <w:rPr>
          <w:rFonts w:ascii="Arial" w:hAnsi="Arial" w:cs="Arial"/>
        </w:rPr>
        <w:t>not to</w:t>
      </w:r>
      <w:r w:rsidR="00D96016" w:rsidRPr="002D1A91">
        <w:rPr>
          <w:rFonts w:ascii="Arial" w:hAnsi="Arial" w:cs="Arial"/>
        </w:rPr>
        <w:t xml:space="preserve"> have been objected to by the Concessionaire in accordance with Section 3.</w:t>
      </w:r>
      <w:r w:rsidR="005B2052">
        <w:rPr>
          <w:rFonts w:ascii="Arial" w:hAnsi="Arial" w:cs="Arial"/>
        </w:rPr>
        <w:t>3</w:t>
      </w:r>
      <w:r w:rsidR="00D96016" w:rsidRPr="002D1A91">
        <w:rPr>
          <w:rFonts w:ascii="Arial" w:hAnsi="Arial" w:cs="Arial"/>
        </w:rPr>
        <w:t xml:space="preserve">.2(b) and if any </w:t>
      </w:r>
      <w:r w:rsidRPr="002D1A91">
        <w:rPr>
          <w:rFonts w:ascii="Arial" w:hAnsi="Arial" w:cs="Arial"/>
        </w:rPr>
        <w:t>Agency</w:t>
      </w:r>
      <w:r w:rsidR="00D96016" w:rsidRPr="002D1A91">
        <w:rPr>
          <w:rFonts w:ascii="Arial" w:hAnsi="Arial" w:cs="Arial"/>
        </w:rPr>
        <w:t xml:space="preserve"> Condition</w:t>
      </w:r>
      <w:r w:rsidR="00D84BEE">
        <w:rPr>
          <w:rFonts w:ascii="Arial" w:hAnsi="Arial" w:cs="Arial"/>
        </w:rPr>
        <w:t>s</w:t>
      </w:r>
      <w:r w:rsidR="00D96016" w:rsidRPr="002D1A91">
        <w:rPr>
          <w:rFonts w:ascii="Arial" w:hAnsi="Arial" w:cs="Arial"/>
        </w:rPr>
        <w:t xml:space="preserve"> Precedent is objected to by the Concessionaire in accordance with Section 3.</w:t>
      </w:r>
      <w:r w:rsidR="005B2052">
        <w:rPr>
          <w:rFonts w:ascii="Arial" w:hAnsi="Arial" w:cs="Arial"/>
        </w:rPr>
        <w:t>3</w:t>
      </w:r>
      <w:r w:rsidR="00D96016" w:rsidRPr="002D1A91">
        <w:rPr>
          <w:rFonts w:ascii="Arial" w:hAnsi="Arial" w:cs="Arial"/>
        </w:rPr>
        <w:t xml:space="preserve">.2(b), the </w:t>
      </w:r>
      <w:r w:rsidRPr="002D1A91">
        <w:rPr>
          <w:rFonts w:ascii="Arial" w:hAnsi="Arial" w:cs="Arial"/>
        </w:rPr>
        <w:t>Agency</w:t>
      </w:r>
      <w:r w:rsidR="00D96016" w:rsidRPr="002D1A91">
        <w:rPr>
          <w:rFonts w:ascii="Arial" w:hAnsi="Arial" w:cs="Arial"/>
        </w:rPr>
        <w:t xml:space="preserve"> has addressed such objections and re-submitted evidence of satisfaction of such </w:t>
      </w:r>
      <w:r w:rsidRPr="002D1A91">
        <w:rPr>
          <w:rFonts w:ascii="Arial" w:hAnsi="Arial" w:cs="Arial"/>
        </w:rPr>
        <w:t>Agency</w:t>
      </w:r>
      <w:r w:rsidR="00D96016" w:rsidRPr="002D1A91">
        <w:rPr>
          <w:rFonts w:ascii="Arial" w:hAnsi="Arial" w:cs="Arial"/>
        </w:rPr>
        <w:t xml:space="preserve"> Condition</w:t>
      </w:r>
      <w:r w:rsidR="00D84BEE">
        <w:rPr>
          <w:rFonts w:ascii="Arial" w:hAnsi="Arial" w:cs="Arial"/>
        </w:rPr>
        <w:t>s</w:t>
      </w:r>
      <w:r w:rsidR="00D96016" w:rsidRPr="002D1A91">
        <w:rPr>
          <w:rFonts w:ascii="Arial" w:hAnsi="Arial" w:cs="Arial"/>
        </w:rPr>
        <w:t xml:space="preserve"> Precedent to the Independent Engineer and the </w:t>
      </w:r>
      <w:r w:rsidR="00D96016" w:rsidRPr="002D1A91">
        <w:rPr>
          <w:rFonts w:ascii="Arial" w:hAnsi="Arial" w:cs="Arial"/>
        </w:rPr>
        <w:lastRenderedPageBreak/>
        <w:t>Independent Auditor (with a copy to the Concessionaire) in accordance with Section 3.</w:t>
      </w:r>
      <w:r w:rsidR="005B2052">
        <w:rPr>
          <w:rFonts w:ascii="Arial" w:hAnsi="Arial" w:cs="Arial"/>
        </w:rPr>
        <w:t>3</w:t>
      </w:r>
      <w:r w:rsidR="00D96016" w:rsidRPr="002D1A91">
        <w:rPr>
          <w:rFonts w:ascii="Arial" w:hAnsi="Arial" w:cs="Arial"/>
        </w:rPr>
        <w:t>.2(b)</w:t>
      </w:r>
      <w:r w:rsidR="005668AA" w:rsidRPr="002D1A91">
        <w:rPr>
          <w:rFonts w:ascii="Arial" w:hAnsi="Arial" w:cs="Arial"/>
        </w:rPr>
        <w:t>.</w:t>
      </w:r>
    </w:p>
    <w:p w14:paraId="1F0660EA" w14:textId="77777777" w:rsidR="00D96016" w:rsidRPr="002D1A91" w:rsidRDefault="00D96016" w:rsidP="009B4FD4">
      <w:pPr>
        <w:spacing w:line="240" w:lineRule="auto"/>
        <w:jc w:val="both"/>
        <w:rPr>
          <w:rFonts w:ascii="Arial" w:hAnsi="Arial" w:cs="Arial"/>
        </w:rPr>
      </w:pPr>
    </w:p>
    <w:p w14:paraId="52C0A6E1" w14:textId="77777777" w:rsidR="00D96016" w:rsidRPr="002D1A91" w:rsidRDefault="00D96016" w:rsidP="00103475">
      <w:pPr>
        <w:pStyle w:val="ColorfulList-Accent11"/>
        <w:numPr>
          <w:ilvl w:val="2"/>
          <w:numId w:val="2"/>
        </w:numPr>
        <w:spacing w:line="240" w:lineRule="auto"/>
        <w:ind w:left="720"/>
        <w:jc w:val="both"/>
        <w:rPr>
          <w:rFonts w:ascii="Arial" w:hAnsi="Arial" w:cs="Arial"/>
        </w:rPr>
      </w:pPr>
      <w:r w:rsidRPr="002D1A91">
        <w:rPr>
          <w:rFonts w:ascii="Arial" w:hAnsi="Arial" w:cs="Arial"/>
        </w:rPr>
        <w:t>The Independent Engineer and the Independent Auditor, jointly, shall set out in the Commencement Certificate the date on which the Commencement Date is achieved.</w:t>
      </w:r>
    </w:p>
    <w:p w14:paraId="43CEF695" w14:textId="77777777" w:rsidR="00D96016" w:rsidRPr="002D1A91" w:rsidRDefault="00D96016" w:rsidP="009B4FD4">
      <w:pPr>
        <w:spacing w:line="240" w:lineRule="auto"/>
        <w:jc w:val="both"/>
        <w:rPr>
          <w:rFonts w:ascii="Arial" w:hAnsi="Arial" w:cs="Arial"/>
        </w:rPr>
      </w:pPr>
    </w:p>
    <w:p w14:paraId="75D67ABB" w14:textId="77777777" w:rsidR="00D96016" w:rsidRPr="002D1A91" w:rsidRDefault="00D96016" w:rsidP="009B4FD4">
      <w:pPr>
        <w:pStyle w:val="Heading2"/>
        <w:spacing w:line="240" w:lineRule="auto"/>
        <w:ind w:left="720"/>
        <w:jc w:val="both"/>
        <w:rPr>
          <w:rFonts w:ascii="Arial" w:hAnsi="Arial" w:cs="Arial"/>
          <w:u w:val="single"/>
        </w:rPr>
      </w:pPr>
      <w:bookmarkStart w:id="39" w:name="_Toc333899839"/>
      <w:r w:rsidRPr="002D1A91">
        <w:rPr>
          <w:rFonts w:ascii="Arial" w:hAnsi="Arial" w:cs="Arial"/>
          <w:u w:val="single"/>
        </w:rPr>
        <w:t>Termination Prior to Commencement Date</w:t>
      </w:r>
      <w:bookmarkEnd w:id="39"/>
    </w:p>
    <w:p w14:paraId="402F5883" w14:textId="77777777" w:rsidR="00D96016" w:rsidRPr="002D1A91" w:rsidRDefault="00D96016" w:rsidP="009B4FD4">
      <w:pPr>
        <w:spacing w:line="240" w:lineRule="auto"/>
        <w:jc w:val="both"/>
        <w:rPr>
          <w:rFonts w:ascii="Arial" w:hAnsi="Arial" w:cs="Arial"/>
        </w:rPr>
      </w:pPr>
    </w:p>
    <w:p w14:paraId="736367BD" w14:textId="7777777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w:t>
      </w:r>
    </w:p>
    <w:p w14:paraId="478FA8CF" w14:textId="77777777" w:rsidR="00D96016" w:rsidRPr="002D1A91" w:rsidRDefault="00D96016" w:rsidP="009B4FD4">
      <w:pPr>
        <w:spacing w:line="240" w:lineRule="auto"/>
        <w:jc w:val="both"/>
        <w:rPr>
          <w:rFonts w:ascii="Arial" w:hAnsi="Arial" w:cs="Arial"/>
        </w:rPr>
      </w:pPr>
    </w:p>
    <w:p w14:paraId="6D4BDD72" w14:textId="57FC2D06" w:rsidR="00D96016" w:rsidRPr="002D1A91" w:rsidRDefault="00D96016" w:rsidP="009B4FD4">
      <w:pPr>
        <w:pStyle w:val="ColorfulList-Accent11"/>
        <w:numPr>
          <w:ilvl w:val="0"/>
          <w:numId w:val="14"/>
        </w:numPr>
        <w:spacing w:line="240" w:lineRule="auto"/>
        <w:ind w:left="1440"/>
        <w:jc w:val="both"/>
        <w:rPr>
          <w:rFonts w:ascii="Arial" w:hAnsi="Arial" w:cs="Arial"/>
        </w:rPr>
      </w:pPr>
      <w:r w:rsidRPr="002D1A91">
        <w:rPr>
          <w:rFonts w:ascii="Arial" w:hAnsi="Arial" w:cs="Arial"/>
        </w:rPr>
        <w:t>the Conditions Precedent are not satisfied, waived and/or deferred on or prior to the date falling ninety (90) days following the Scheduled Commencement Date, (including the extended time, if any) due to reasons attributable to the Concessionaire; and/or</w:t>
      </w:r>
    </w:p>
    <w:p w14:paraId="127B4CDD" w14:textId="77777777" w:rsidR="00D96016" w:rsidRPr="002D1A91" w:rsidRDefault="00D96016" w:rsidP="009B4FD4">
      <w:pPr>
        <w:spacing w:line="240" w:lineRule="auto"/>
        <w:jc w:val="both"/>
        <w:rPr>
          <w:rFonts w:ascii="Arial" w:hAnsi="Arial" w:cs="Arial"/>
        </w:rPr>
      </w:pPr>
    </w:p>
    <w:p w14:paraId="1F4063DF" w14:textId="77777777" w:rsidR="00D96016" w:rsidRPr="002D1A91" w:rsidRDefault="00D96016" w:rsidP="009B4FD4">
      <w:pPr>
        <w:pStyle w:val="ColorfulList-Accent11"/>
        <w:numPr>
          <w:ilvl w:val="0"/>
          <w:numId w:val="14"/>
        </w:numPr>
        <w:spacing w:line="240" w:lineRule="auto"/>
        <w:ind w:left="1440"/>
        <w:jc w:val="both"/>
        <w:rPr>
          <w:rFonts w:ascii="Arial" w:hAnsi="Arial" w:cs="Arial"/>
        </w:rPr>
      </w:pPr>
      <w:r w:rsidRPr="002D1A91">
        <w:rPr>
          <w:rFonts w:ascii="Arial" w:hAnsi="Arial" w:cs="Arial"/>
        </w:rPr>
        <w:t xml:space="preserve">of occurrence of a Concessionaire Event of Default prior to the Commencement Date; </w:t>
      </w:r>
    </w:p>
    <w:p w14:paraId="04443496" w14:textId="77777777" w:rsidR="00D96016" w:rsidRPr="002D1A91" w:rsidRDefault="00D96016" w:rsidP="009B4FD4">
      <w:pPr>
        <w:spacing w:line="240" w:lineRule="auto"/>
        <w:jc w:val="both"/>
        <w:rPr>
          <w:rFonts w:ascii="Arial" w:hAnsi="Arial" w:cs="Arial"/>
        </w:rPr>
      </w:pPr>
    </w:p>
    <w:p w14:paraId="47A21869" w14:textId="45945DAC" w:rsidR="00D96016" w:rsidRPr="002D1A91" w:rsidRDefault="00D96016" w:rsidP="009B4FD4">
      <w:pPr>
        <w:spacing w:line="240" w:lineRule="auto"/>
        <w:ind w:left="720"/>
        <w:jc w:val="both"/>
        <w:rPr>
          <w:rFonts w:ascii="Arial" w:hAnsi="Arial" w:cs="Arial"/>
        </w:rPr>
      </w:pPr>
      <w:r w:rsidRPr="002D1A91">
        <w:rPr>
          <w:rFonts w:ascii="Arial" w:hAnsi="Arial" w:cs="Arial"/>
        </w:rPr>
        <w:t xml:space="preserve">then the </w:t>
      </w:r>
      <w:r w:rsidR="007D6AB1" w:rsidRPr="002D1A91">
        <w:rPr>
          <w:rFonts w:ascii="Arial" w:hAnsi="Arial" w:cs="Arial"/>
        </w:rPr>
        <w:t>Agency</w:t>
      </w:r>
      <w:r w:rsidRPr="002D1A91">
        <w:rPr>
          <w:rFonts w:ascii="Arial" w:hAnsi="Arial" w:cs="Arial"/>
        </w:rPr>
        <w:t xml:space="preserve"> shall have the right (to be exercised in its sole and absolute discretion) to Terminate this Agreement by issuance of a written Termination Notice to the Concessionaire. In such case, the </w:t>
      </w:r>
      <w:r w:rsidR="007D6AB1" w:rsidRPr="002D1A91">
        <w:rPr>
          <w:rFonts w:ascii="Arial" w:hAnsi="Arial" w:cs="Arial"/>
        </w:rPr>
        <w:t>Agency</w:t>
      </w:r>
      <w:r w:rsidRPr="002D1A91">
        <w:rPr>
          <w:rFonts w:ascii="Arial" w:hAnsi="Arial" w:cs="Arial"/>
        </w:rPr>
        <w:t xml:space="preserve"> shall be entitled to encash the </w:t>
      </w:r>
      <w:r w:rsidR="00485643" w:rsidRPr="002D1A91">
        <w:rPr>
          <w:rFonts w:ascii="Arial" w:hAnsi="Arial" w:cs="Arial"/>
        </w:rPr>
        <w:t xml:space="preserve"> Development </w:t>
      </w:r>
      <w:r w:rsidRPr="002D1A91">
        <w:rPr>
          <w:rFonts w:ascii="Arial" w:hAnsi="Arial" w:cs="Arial"/>
        </w:rPr>
        <w:t>Performance Security to its full value</w:t>
      </w:r>
      <w:r w:rsidR="00617299" w:rsidRPr="002D1A91">
        <w:rPr>
          <w:rFonts w:ascii="Arial" w:hAnsi="Arial" w:cs="Arial"/>
        </w:rPr>
        <w:t>.</w:t>
      </w:r>
      <w:r w:rsidRPr="002D1A91">
        <w:rPr>
          <w:rFonts w:ascii="Arial" w:hAnsi="Arial" w:cs="Arial"/>
        </w:rPr>
        <w:t xml:space="preserve"> </w:t>
      </w:r>
      <w:r w:rsidR="00617299" w:rsidRPr="002D1A91">
        <w:rPr>
          <w:rFonts w:ascii="Arial" w:hAnsi="Arial" w:cs="Arial"/>
        </w:rPr>
        <w:t xml:space="preserve">Furthermore, the Agency shall make payment to the Concessionaire </w:t>
      </w:r>
      <w:r w:rsidR="00540FC3">
        <w:rPr>
          <w:rFonts w:ascii="Arial" w:hAnsi="Arial" w:cs="Arial"/>
        </w:rPr>
        <w:t>of the Concessionaire CP Failure Termination Amount</w:t>
      </w:r>
      <w:r w:rsidR="00617299" w:rsidRPr="002D1A91">
        <w:rPr>
          <w:rFonts w:ascii="Arial" w:hAnsi="Arial" w:cs="Arial"/>
        </w:rPr>
        <w:t xml:space="preserve">. </w:t>
      </w:r>
      <w:r w:rsidR="004A2131" w:rsidRPr="006A4CA4">
        <w:rPr>
          <w:rFonts w:ascii="Arial" w:hAnsi="Arial" w:cs="Arial"/>
        </w:rPr>
        <w:t xml:space="preserve"> </w:t>
      </w:r>
      <w:r w:rsidRPr="002D1A91">
        <w:rPr>
          <w:rFonts w:ascii="Arial" w:hAnsi="Arial" w:cs="Arial"/>
        </w:rPr>
        <w:t xml:space="preserve">Except for the encashment of </w:t>
      </w:r>
      <w:r w:rsidR="001D35E2" w:rsidRPr="002D1A91">
        <w:rPr>
          <w:rFonts w:ascii="Arial" w:hAnsi="Arial" w:cs="Arial"/>
        </w:rPr>
        <w:t xml:space="preserve">the </w:t>
      </w:r>
      <w:r w:rsidR="00485643" w:rsidRPr="002D1A91">
        <w:rPr>
          <w:rFonts w:ascii="Arial" w:hAnsi="Arial" w:cs="Arial"/>
        </w:rPr>
        <w:t xml:space="preserve"> Development </w:t>
      </w:r>
      <w:r w:rsidR="001D35E2" w:rsidRPr="002D1A91">
        <w:rPr>
          <w:rFonts w:ascii="Arial" w:hAnsi="Arial" w:cs="Arial"/>
        </w:rPr>
        <w:t>Performance Security</w:t>
      </w:r>
      <w:r w:rsidR="00617299" w:rsidRPr="002D1A91">
        <w:rPr>
          <w:rFonts w:ascii="Arial" w:hAnsi="Arial" w:cs="Arial"/>
        </w:rPr>
        <w:t xml:space="preserve"> and the payment of the Approved Pre-Commencement Costs </w:t>
      </w:r>
      <w:r w:rsidRPr="002D1A91">
        <w:rPr>
          <w:rFonts w:ascii="Arial" w:hAnsi="Arial" w:cs="Arial"/>
        </w:rPr>
        <w:t>in terms of this Section 3.</w:t>
      </w:r>
      <w:r w:rsidR="005B2052">
        <w:rPr>
          <w:rFonts w:ascii="Arial" w:hAnsi="Arial" w:cs="Arial"/>
        </w:rPr>
        <w:t>4</w:t>
      </w:r>
      <w:r w:rsidRPr="002D1A91">
        <w:rPr>
          <w:rFonts w:ascii="Arial" w:hAnsi="Arial" w:cs="Arial"/>
        </w:rPr>
        <w:t xml:space="preserve">.1, each Party hereto shall have no claims against the other for costs, damages, compensation or otherwise for such Termination of this Agreement.  </w:t>
      </w:r>
    </w:p>
    <w:p w14:paraId="308F5DA5" w14:textId="77777777" w:rsidR="00D96016" w:rsidRPr="002D1A91" w:rsidRDefault="00D96016" w:rsidP="009B4FD4">
      <w:pPr>
        <w:spacing w:line="240" w:lineRule="auto"/>
        <w:jc w:val="both"/>
        <w:rPr>
          <w:rFonts w:ascii="Arial" w:hAnsi="Arial" w:cs="Arial"/>
        </w:rPr>
      </w:pPr>
    </w:p>
    <w:p w14:paraId="07085332" w14:textId="7777777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In the event:</w:t>
      </w:r>
    </w:p>
    <w:p w14:paraId="656C46E1" w14:textId="77777777" w:rsidR="00D96016" w:rsidRPr="002D1A91" w:rsidRDefault="00D96016" w:rsidP="009B4FD4">
      <w:pPr>
        <w:spacing w:line="240" w:lineRule="auto"/>
        <w:jc w:val="both"/>
        <w:rPr>
          <w:rFonts w:ascii="Arial" w:hAnsi="Arial" w:cs="Arial"/>
        </w:rPr>
      </w:pPr>
    </w:p>
    <w:p w14:paraId="05E81BE7" w14:textId="408EAC42" w:rsidR="00D96016" w:rsidRPr="002D1A91" w:rsidRDefault="00D96016" w:rsidP="009B4FD4">
      <w:pPr>
        <w:pStyle w:val="ColorfulList-Accent11"/>
        <w:numPr>
          <w:ilvl w:val="0"/>
          <w:numId w:val="15"/>
        </w:numPr>
        <w:spacing w:line="240" w:lineRule="auto"/>
        <w:ind w:left="1440"/>
        <w:jc w:val="both"/>
        <w:rPr>
          <w:rFonts w:ascii="Arial" w:hAnsi="Arial" w:cs="Arial"/>
        </w:rPr>
      </w:pPr>
      <w:r w:rsidRPr="002D1A91">
        <w:rPr>
          <w:rFonts w:ascii="Arial" w:hAnsi="Arial" w:cs="Arial"/>
        </w:rPr>
        <w:t xml:space="preserve">the Conditions Precedent are not satisfied, waived and/or deferred on or prior to the date falling ninety (90) days following the Scheduled Commencement Date, (including the extended time, if any) due to reasons attributable to the </w:t>
      </w:r>
      <w:r w:rsidR="007D6AB1" w:rsidRPr="002D1A91">
        <w:rPr>
          <w:rFonts w:ascii="Arial" w:hAnsi="Arial" w:cs="Arial"/>
        </w:rPr>
        <w:t>Agency</w:t>
      </w:r>
      <w:r w:rsidRPr="002D1A91">
        <w:rPr>
          <w:rFonts w:ascii="Arial" w:hAnsi="Arial" w:cs="Arial"/>
        </w:rPr>
        <w:t xml:space="preserve"> and/or a Force Majeure Event; and/or </w:t>
      </w:r>
    </w:p>
    <w:p w14:paraId="3483318E" w14:textId="77777777" w:rsidR="00D96016" w:rsidRPr="002D1A91" w:rsidRDefault="00D96016" w:rsidP="009B4FD4">
      <w:pPr>
        <w:spacing w:line="240" w:lineRule="auto"/>
        <w:jc w:val="both"/>
        <w:rPr>
          <w:rFonts w:ascii="Arial" w:hAnsi="Arial" w:cs="Arial"/>
        </w:rPr>
      </w:pPr>
    </w:p>
    <w:p w14:paraId="2810D6C0" w14:textId="289DF9B5" w:rsidR="00D96016" w:rsidRPr="002D1A91" w:rsidRDefault="00D96016" w:rsidP="009B4FD4">
      <w:pPr>
        <w:pStyle w:val="ColorfulList-Accent11"/>
        <w:numPr>
          <w:ilvl w:val="0"/>
          <w:numId w:val="15"/>
        </w:numPr>
        <w:spacing w:line="240" w:lineRule="auto"/>
        <w:ind w:left="1440"/>
        <w:jc w:val="both"/>
        <w:rPr>
          <w:rFonts w:ascii="Arial" w:hAnsi="Arial" w:cs="Arial"/>
        </w:rPr>
      </w:pPr>
      <w:r w:rsidRPr="002D1A91">
        <w:rPr>
          <w:rFonts w:ascii="Arial" w:hAnsi="Arial" w:cs="Arial"/>
        </w:rPr>
        <w:t xml:space="preserve">of occurrence of </w:t>
      </w:r>
      <w:r w:rsidR="00B569B6">
        <w:rPr>
          <w:rFonts w:ascii="Arial" w:hAnsi="Arial" w:cs="Arial"/>
        </w:rPr>
        <w:t>an</w:t>
      </w:r>
      <w:r w:rsidR="00B569B6" w:rsidRPr="002D1A91">
        <w:rPr>
          <w:rFonts w:ascii="Arial" w:hAnsi="Arial" w:cs="Arial"/>
        </w:rPr>
        <w:t xml:space="preserve"> </w:t>
      </w:r>
      <w:r w:rsidR="007D6AB1" w:rsidRPr="002D1A91">
        <w:rPr>
          <w:rFonts w:ascii="Arial" w:hAnsi="Arial" w:cs="Arial"/>
        </w:rPr>
        <w:t>Agency</w:t>
      </w:r>
      <w:r w:rsidRPr="002D1A91">
        <w:rPr>
          <w:rFonts w:ascii="Arial" w:hAnsi="Arial" w:cs="Arial"/>
        </w:rPr>
        <w:t xml:space="preserve"> Event of Default prior to </w:t>
      </w:r>
      <w:r w:rsidR="00B569B6">
        <w:rPr>
          <w:rFonts w:ascii="Arial" w:hAnsi="Arial" w:cs="Arial"/>
        </w:rPr>
        <w:t xml:space="preserve">the </w:t>
      </w:r>
      <w:r w:rsidRPr="002D1A91">
        <w:rPr>
          <w:rFonts w:ascii="Arial" w:hAnsi="Arial" w:cs="Arial"/>
        </w:rPr>
        <w:t>Commencement Date,</w:t>
      </w:r>
    </w:p>
    <w:p w14:paraId="290B4623" w14:textId="77777777" w:rsidR="00D96016" w:rsidRPr="002D1A91" w:rsidRDefault="00D96016" w:rsidP="009B4FD4">
      <w:pPr>
        <w:spacing w:line="240" w:lineRule="auto"/>
        <w:jc w:val="both"/>
        <w:rPr>
          <w:rFonts w:ascii="Arial" w:hAnsi="Arial" w:cs="Arial"/>
        </w:rPr>
      </w:pPr>
    </w:p>
    <w:p w14:paraId="308E8402" w14:textId="7B28BE7E" w:rsidR="00D96016" w:rsidRPr="002D1A91" w:rsidRDefault="00D96016" w:rsidP="008A798A">
      <w:pPr>
        <w:spacing w:line="240" w:lineRule="auto"/>
        <w:ind w:left="720"/>
        <w:jc w:val="both"/>
        <w:rPr>
          <w:rFonts w:ascii="Arial" w:hAnsi="Arial" w:cs="Arial"/>
        </w:rPr>
      </w:pPr>
      <w:r w:rsidRPr="002D1A91">
        <w:rPr>
          <w:rFonts w:ascii="Arial" w:hAnsi="Arial" w:cs="Arial"/>
        </w:rPr>
        <w:t xml:space="preserve">the Concessionaire shall have the right (to be exercised in its sole </w:t>
      </w:r>
      <w:r w:rsidR="00B569B6">
        <w:rPr>
          <w:rFonts w:ascii="Arial" w:hAnsi="Arial" w:cs="Arial"/>
        </w:rPr>
        <w:t xml:space="preserve">and absolute </w:t>
      </w:r>
      <w:r w:rsidRPr="002D1A91">
        <w:rPr>
          <w:rFonts w:ascii="Arial" w:hAnsi="Arial" w:cs="Arial"/>
        </w:rPr>
        <w:t xml:space="preserve">discretion) to Terminate this Agreement by issuance of a written Termination Notice to the </w:t>
      </w:r>
      <w:r w:rsidR="007D6AB1" w:rsidRPr="002D1A91">
        <w:rPr>
          <w:rFonts w:ascii="Arial" w:hAnsi="Arial" w:cs="Arial"/>
        </w:rPr>
        <w:t>Agency</w:t>
      </w:r>
      <w:r w:rsidRPr="002D1A91">
        <w:rPr>
          <w:rFonts w:ascii="Arial" w:hAnsi="Arial" w:cs="Arial"/>
        </w:rPr>
        <w:t xml:space="preserve">. In such case, the </w:t>
      </w:r>
      <w:r w:rsidR="007D6AB1" w:rsidRPr="002D1A91">
        <w:rPr>
          <w:rFonts w:ascii="Arial" w:hAnsi="Arial" w:cs="Arial"/>
        </w:rPr>
        <w:t>Agency</w:t>
      </w:r>
      <w:r w:rsidRPr="002D1A91">
        <w:rPr>
          <w:rFonts w:ascii="Arial" w:hAnsi="Arial" w:cs="Arial"/>
        </w:rPr>
        <w:t xml:space="preserve"> shall (within fifteen (15) days of its receipt of the Termination Notice) return the </w:t>
      </w:r>
      <w:r w:rsidR="00485643" w:rsidRPr="002D1A91">
        <w:rPr>
          <w:rFonts w:ascii="Arial" w:hAnsi="Arial" w:cs="Arial"/>
        </w:rPr>
        <w:t xml:space="preserve">Development </w:t>
      </w:r>
      <w:r w:rsidR="001D35E2" w:rsidRPr="002D1A91">
        <w:rPr>
          <w:rFonts w:ascii="Arial" w:hAnsi="Arial" w:cs="Arial"/>
        </w:rPr>
        <w:t>Performance Security, as applicable,</w:t>
      </w:r>
      <w:r w:rsidRPr="002D1A91">
        <w:rPr>
          <w:rFonts w:ascii="Arial" w:hAnsi="Arial" w:cs="Arial"/>
        </w:rPr>
        <w:t xml:space="preserve"> to the Concessionaire without any encashment, </w:t>
      </w:r>
      <w:r w:rsidRPr="002D1A91">
        <w:rPr>
          <w:rFonts w:ascii="Arial" w:hAnsi="Arial" w:cs="Arial"/>
        </w:rPr>
        <w:lastRenderedPageBreak/>
        <w:t>demands or claims</w:t>
      </w:r>
      <w:r w:rsidR="00555CC6" w:rsidRPr="002D1A91">
        <w:rPr>
          <w:rFonts w:ascii="Arial" w:hAnsi="Arial" w:cs="Arial"/>
        </w:rPr>
        <w:t>.</w:t>
      </w:r>
      <w:r w:rsidR="00555CC6" w:rsidRPr="002D1A91">
        <w:t xml:space="preserve"> </w:t>
      </w:r>
      <w:r w:rsidR="00555CC6" w:rsidRPr="002D1A91">
        <w:rPr>
          <w:rFonts w:ascii="Arial" w:hAnsi="Arial" w:cs="Arial"/>
        </w:rPr>
        <w:t xml:space="preserve">Furthermore, the Agency shall make payment to the Concessionaire </w:t>
      </w:r>
      <w:r w:rsidR="00A97C10">
        <w:rPr>
          <w:rFonts w:ascii="Arial" w:hAnsi="Arial" w:cs="Arial"/>
        </w:rPr>
        <w:t>of the Agency CP Failure Termination Amount</w:t>
      </w:r>
      <w:r w:rsidRPr="002D1A91">
        <w:rPr>
          <w:rFonts w:ascii="Arial" w:hAnsi="Arial" w:cs="Arial"/>
        </w:rPr>
        <w:t xml:space="preserve">. Except </w:t>
      </w:r>
      <w:r w:rsidR="00B712F6" w:rsidRPr="002D1A91">
        <w:rPr>
          <w:rFonts w:ascii="Arial" w:hAnsi="Arial" w:cs="Arial"/>
        </w:rPr>
        <w:t xml:space="preserve">for </w:t>
      </w:r>
      <w:r w:rsidR="000E544A" w:rsidRPr="002D1A91">
        <w:rPr>
          <w:rFonts w:ascii="Arial" w:hAnsi="Arial" w:cs="Arial"/>
        </w:rPr>
        <w:t>the payment of the Approved Pre-Commencement Costs</w:t>
      </w:r>
      <w:r w:rsidRPr="002D1A91">
        <w:rPr>
          <w:rFonts w:ascii="Arial" w:hAnsi="Arial" w:cs="Arial"/>
        </w:rPr>
        <w:t xml:space="preserve">, each Party hereto shall have no claims against the other for costs, damages, compensation or otherwise for such Termination of this Agreement. </w:t>
      </w:r>
    </w:p>
    <w:p w14:paraId="666B0BA7" w14:textId="77777777" w:rsidR="00D96016" w:rsidRPr="002D1A91" w:rsidRDefault="00D96016" w:rsidP="009B4FD4">
      <w:pPr>
        <w:spacing w:line="240" w:lineRule="auto"/>
        <w:jc w:val="both"/>
        <w:rPr>
          <w:rFonts w:ascii="Arial" w:hAnsi="Arial" w:cs="Arial"/>
        </w:rPr>
      </w:pPr>
    </w:p>
    <w:p w14:paraId="05B45B44" w14:textId="26BE68B8" w:rsidR="00252E83" w:rsidRPr="002D1A91" w:rsidRDefault="00D96016" w:rsidP="00252E83">
      <w:pPr>
        <w:pStyle w:val="ColorfulList-Accent11"/>
        <w:numPr>
          <w:ilvl w:val="2"/>
          <w:numId w:val="2"/>
        </w:numPr>
        <w:ind w:left="720"/>
        <w:jc w:val="both"/>
        <w:rPr>
          <w:rFonts w:ascii="Arial" w:hAnsi="Arial" w:cs="Arial"/>
        </w:rPr>
      </w:pPr>
      <w:r w:rsidRPr="002D1A91">
        <w:rPr>
          <w:rFonts w:ascii="Arial" w:hAnsi="Arial" w:cs="Arial"/>
        </w:rPr>
        <w:t>It is clarified that the provisions of this Section 3.</w:t>
      </w:r>
      <w:r w:rsidR="005B2052">
        <w:rPr>
          <w:rFonts w:ascii="Arial" w:hAnsi="Arial" w:cs="Arial"/>
        </w:rPr>
        <w:t>4</w:t>
      </w:r>
      <w:r w:rsidRPr="002D1A91">
        <w:rPr>
          <w:rFonts w:ascii="Arial" w:hAnsi="Arial" w:cs="Arial"/>
        </w:rPr>
        <w:t xml:space="preserve"> (</w:t>
      </w:r>
      <w:r w:rsidRPr="002D1A91">
        <w:rPr>
          <w:rFonts w:ascii="Arial" w:hAnsi="Arial" w:cs="Arial"/>
          <w:i/>
        </w:rPr>
        <w:t>Termination Prior to Commencement Date</w:t>
      </w:r>
      <w:r w:rsidRPr="002D1A91">
        <w:rPr>
          <w:rFonts w:ascii="Arial" w:hAnsi="Arial" w:cs="Arial"/>
        </w:rPr>
        <w:t>) shall only apply to any Termination of this Agreement occurring prior to the Commencement Date.</w:t>
      </w:r>
      <w:r w:rsidR="00252E83" w:rsidRPr="002D1A91">
        <w:rPr>
          <w:rFonts w:ascii="Arial" w:hAnsi="Arial" w:cs="Arial"/>
        </w:rPr>
        <w:t xml:space="preserve"> </w:t>
      </w:r>
    </w:p>
    <w:p w14:paraId="6701F7D2" w14:textId="77777777" w:rsidR="00AF554B" w:rsidRPr="002D1A91" w:rsidRDefault="00AF554B" w:rsidP="00030FBA">
      <w:pPr>
        <w:pStyle w:val="ColorfulList-Accent11"/>
        <w:jc w:val="both"/>
        <w:rPr>
          <w:rFonts w:ascii="Arial" w:hAnsi="Arial" w:cs="Arial"/>
        </w:rPr>
      </w:pPr>
    </w:p>
    <w:p w14:paraId="6AD11E40" w14:textId="02E24896" w:rsidR="00252E83" w:rsidRPr="002D1A91" w:rsidRDefault="00252E83" w:rsidP="00E84BD5">
      <w:pPr>
        <w:pStyle w:val="ColorfulList-Accent11"/>
        <w:numPr>
          <w:ilvl w:val="2"/>
          <w:numId w:val="2"/>
        </w:numPr>
        <w:ind w:left="720"/>
        <w:jc w:val="both"/>
        <w:rPr>
          <w:rFonts w:ascii="Arial" w:hAnsi="Arial" w:cs="Arial"/>
        </w:rPr>
      </w:pPr>
      <w:r w:rsidRPr="002D1A91">
        <w:rPr>
          <w:rFonts w:ascii="Arial" w:hAnsi="Arial" w:cs="Arial"/>
        </w:rPr>
        <w:t xml:space="preserve">This Agreement and any other Agency Agreements (if executed) to which the Concessionaire and/or the Sponsor are a party, shall have no further effect. The Parties shall have no further rights and shall be released from all their obligations under this Agreement, except in respect of any rights or obligations arising before the Termination occurred and except as set out in Section </w:t>
      </w:r>
      <w:r w:rsidR="00DE7FB5">
        <w:rPr>
          <w:rFonts w:ascii="Arial" w:hAnsi="Arial" w:cs="Arial"/>
        </w:rPr>
        <w:t>29</w:t>
      </w:r>
      <w:r w:rsidRPr="002D1A91">
        <w:rPr>
          <w:rFonts w:ascii="Arial" w:hAnsi="Arial" w:cs="Arial"/>
        </w:rPr>
        <w:t>.4 (</w:t>
      </w:r>
      <w:r w:rsidRPr="002D1A91">
        <w:rPr>
          <w:rFonts w:ascii="Arial" w:hAnsi="Arial" w:cs="Arial"/>
          <w:i/>
          <w:iCs/>
        </w:rPr>
        <w:t>Survival</w:t>
      </w:r>
      <w:r w:rsidRPr="002D1A91">
        <w:rPr>
          <w:rFonts w:ascii="Arial" w:hAnsi="Arial" w:cs="Arial"/>
        </w:rPr>
        <w:t>)</w:t>
      </w:r>
      <w:r w:rsidR="004E03EA" w:rsidRPr="002D1A91">
        <w:rPr>
          <w:rFonts w:ascii="Arial" w:hAnsi="Arial" w:cs="Arial"/>
        </w:rPr>
        <w:t>, Section 3.</w:t>
      </w:r>
      <w:r w:rsidR="005B2052">
        <w:rPr>
          <w:rFonts w:ascii="Arial" w:hAnsi="Arial" w:cs="Arial"/>
        </w:rPr>
        <w:t>4</w:t>
      </w:r>
      <w:r w:rsidR="004E03EA" w:rsidRPr="002D1A91">
        <w:rPr>
          <w:rFonts w:ascii="Arial" w:hAnsi="Arial" w:cs="Arial"/>
        </w:rPr>
        <w:t>.1 and Section 3.</w:t>
      </w:r>
      <w:r w:rsidR="005B2052">
        <w:rPr>
          <w:rFonts w:ascii="Arial" w:hAnsi="Arial" w:cs="Arial"/>
        </w:rPr>
        <w:t>4</w:t>
      </w:r>
      <w:r w:rsidR="004E03EA" w:rsidRPr="002D1A91">
        <w:rPr>
          <w:rFonts w:ascii="Arial" w:hAnsi="Arial" w:cs="Arial"/>
        </w:rPr>
        <w:t>.2</w:t>
      </w:r>
      <w:r w:rsidRPr="002D1A91">
        <w:rPr>
          <w:rFonts w:ascii="Arial" w:hAnsi="Arial" w:cs="Arial"/>
        </w:rPr>
        <w:t>.</w:t>
      </w:r>
      <w:r w:rsidR="008F2086" w:rsidRPr="002D1A91">
        <w:rPr>
          <w:rFonts w:ascii="Arial" w:hAnsi="Arial" w:cs="Arial"/>
        </w:rPr>
        <w:t xml:space="preserve"> </w:t>
      </w:r>
    </w:p>
    <w:p w14:paraId="53F3823E" w14:textId="77777777" w:rsidR="00AF554B" w:rsidRPr="002D1A91" w:rsidRDefault="00AF554B" w:rsidP="00030FBA">
      <w:pPr>
        <w:pStyle w:val="ListParagraph"/>
        <w:rPr>
          <w:rFonts w:ascii="Arial" w:hAnsi="Arial" w:cs="Arial"/>
        </w:rPr>
      </w:pPr>
    </w:p>
    <w:p w14:paraId="56F32179" w14:textId="37C6F24B" w:rsidR="00AF554B" w:rsidRPr="006A4CA4" w:rsidRDefault="00AF554B" w:rsidP="00AF554B">
      <w:pPr>
        <w:pStyle w:val="Heading2"/>
        <w:ind w:left="720"/>
        <w:rPr>
          <w:rFonts w:ascii="Arial" w:hAnsi="Arial" w:cs="Arial"/>
          <w:u w:val="single"/>
        </w:rPr>
      </w:pPr>
      <w:r w:rsidRPr="006A4CA4">
        <w:rPr>
          <w:rFonts w:ascii="Arial" w:hAnsi="Arial" w:cs="Arial"/>
          <w:u w:val="single"/>
        </w:rPr>
        <w:t xml:space="preserve">Delay in Achieving the Commencement Date </w:t>
      </w:r>
    </w:p>
    <w:p w14:paraId="75AD76B7" w14:textId="77777777" w:rsidR="00AF554B" w:rsidRPr="006A4CA4" w:rsidRDefault="00AF554B" w:rsidP="00030FBA">
      <w:pPr>
        <w:rPr>
          <w:rFonts w:ascii="Arial" w:hAnsi="Arial" w:cs="Arial"/>
          <w:smallCaps/>
        </w:rPr>
      </w:pPr>
    </w:p>
    <w:p w14:paraId="35844FF2" w14:textId="6649F9D1" w:rsidR="00AF554B" w:rsidRPr="002D1A91" w:rsidRDefault="00AF554B" w:rsidP="00030FBA">
      <w:pPr>
        <w:pStyle w:val="ColorfulList-Accent11"/>
        <w:numPr>
          <w:ilvl w:val="2"/>
          <w:numId w:val="2"/>
        </w:numPr>
        <w:spacing w:line="240" w:lineRule="auto"/>
        <w:ind w:left="720" w:right="-55"/>
        <w:jc w:val="both"/>
        <w:rPr>
          <w:rFonts w:ascii="Arial" w:hAnsi="Arial" w:cs="Arial"/>
        </w:rPr>
      </w:pPr>
      <w:r w:rsidRPr="002D1A91">
        <w:rPr>
          <w:rFonts w:ascii="Arial" w:hAnsi="Arial" w:cs="Arial"/>
        </w:rPr>
        <w:t>If</w:t>
      </w:r>
      <w:r w:rsidR="00FD09A9" w:rsidRPr="002D1A91">
        <w:rPr>
          <w:rFonts w:ascii="Arial" w:hAnsi="Arial" w:cs="Arial"/>
        </w:rPr>
        <w:t xml:space="preserve"> </w:t>
      </w:r>
      <w:r w:rsidRPr="002D1A91">
        <w:rPr>
          <w:rFonts w:ascii="Arial" w:hAnsi="Arial" w:cs="Arial"/>
        </w:rPr>
        <w:t>the achievement of the Commencement Date has been delayed due to:</w:t>
      </w:r>
    </w:p>
    <w:p w14:paraId="2FFBC032" w14:textId="77777777" w:rsidR="00AF554B" w:rsidRPr="006A4CA4" w:rsidRDefault="00AF554B" w:rsidP="00AF554B">
      <w:pPr>
        <w:rPr>
          <w:rFonts w:ascii="Arial" w:hAnsi="Arial" w:cs="Arial"/>
        </w:rPr>
      </w:pPr>
    </w:p>
    <w:p w14:paraId="38D08869" w14:textId="53B00D5C" w:rsidR="00AE6024" w:rsidRPr="006A4CA4" w:rsidRDefault="00AF554B" w:rsidP="00030FBA">
      <w:pPr>
        <w:pStyle w:val="BodyText"/>
        <w:numPr>
          <w:ilvl w:val="0"/>
          <w:numId w:val="221"/>
        </w:numPr>
        <w:spacing w:line="268" w:lineRule="auto"/>
        <w:ind w:left="1440" w:right="-55" w:hanging="720"/>
        <w:rPr>
          <w:rFonts w:ascii="Arial" w:hAnsi="Arial" w:cs="Arial"/>
          <w:sz w:val="22"/>
          <w:szCs w:val="22"/>
        </w:rPr>
      </w:pPr>
      <w:r w:rsidRPr="006A4CA4">
        <w:rPr>
          <w:rFonts w:ascii="Arial" w:hAnsi="Arial" w:cs="Arial"/>
          <w:sz w:val="22"/>
          <w:szCs w:val="22"/>
        </w:rPr>
        <w:t xml:space="preserve">any delay or failure on the part of </w:t>
      </w:r>
      <w:r w:rsidR="00CC5FFC">
        <w:rPr>
          <w:rFonts w:ascii="Arial" w:hAnsi="Arial" w:cs="Arial"/>
          <w:sz w:val="22"/>
          <w:szCs w:val="22"/>
        </w:rPr>
        <w:t>the</w:t>
      </w:r>
      <w:r w:rsidRPr="006A4CA4">
        <w:rPr>
          <w:rFonts w:ascii="Arial" w:hAnsi="Arial" w:cs="Arial"/>
          <w:sz w:val="22"/>
          <w:szCs w:val="22"/>
        </w:rPr>
        <w:t xml:space="preserve"> </w:t>
      </w:r>
      <w:r w:rsidR="00AE6024" w:rsidRPr="006A4CA4">
        <w:rPr>
          <w:rFonts w:ascii="Arial" w:hAnsi="Arial" w:cs="Arial"/>
          <w:sz w:val="22"/>
          <w:szCs w:val="22"/>
        </w:rPr>
        <w:t>Agency</w:t>
      </w:r>
      <w:r w:rsidRPr="006A4CA4">
        <w:rPr>
          <w:rFonts w:ascii="Arial" w:hAnsi="Arial" w:cs="Arial"/>
          <w:sz w:val="22"/>
          <w:szCs w:val="22"/>
        </w:rPr>
        <w:t xml:space="preserve"> in the performance of its obligations under this Agreement, which is not otherwise attributable to the Sponsors, the </w:t>
      </w:r>
      <w:r w:rsidR="00FD09A9" w:rsidRPr="006A4CA4">
        <w:rPr>
          <w:rFonts w:ascii="Arial" w:hAnsi="Arial" w:cs="Arial"/>
          <w:sz w:val="22"/>
          <w:szCs w:val="22"/>
        </w:rPr>
        <w:t>Concessionaire</w:t>
      </w:r>
      <w:r w:rsidRPr="006A4CA4">
        <w:rPr>
          <w:rFonts w:ascii="Arial" w:hAnsi="Arial" w:cs="Arial"/>
          <w:sz w:val="22"/>
          <w:szCs w:val="22"/>
        </w:rPr>
        <w:t xml:space="preserve"> or any of its Contractors; or </w:t>
      </w:r>
    </w:p>
    <w:p w14:paraId="274B5558" w14:textId="3F803469" w:rsidR="00B31A19" w:rsidRPr="006A4CA4" w:rsidRDefault="00AE6024" w:rsidP="00511701">
      <w:pPr>
        <w:pStyle w:val="BodyText"/>
        <w:numPr>
          <w:ilvl w:val="0"/>
          <w:numId w:val="221"/>
        </w:numPr>
        <w:spacing w:line="268" w:lineRule="auto"/>
        <w:ind w:left="1440" w:right="-55" w:hanging="720"/>
        <w:rPr>
          <w:rFonts w:ascii="Arial" w:hAnsi="Arial" w:cs="Arial"/>
          <w:sz w:val="22"/>
          <w:szCs w:val="22"/>
        </w:rPr>
      </w:pPr>
      <w:r w:rsidRPr="006A4CA4">
        <w:rPr>
          <w:rFonts w:ascii="Arial" w:hAnsi="Arial" w:cs="Arial"/>
          <w:sz w:val="22"/>
          <w:szCs w:val="22"/>
        </w:rPr>
        <w:t xml:space="preserve">the occurrence of a Force Majeure Event, </w:t>
      </w:r>
      <w:r w:rsidR="00AF554B" w:rsidRPr="006A4CA4">
        <w:rPr>
          <w:rFonts w:ascii="Arial" w:hAnsi="Arial" w:cs="Arial"/>
          <w:sz w:val="22"/>
          <w:szCs w:val="22"/>
        </w:rPr>
        <w:t xml:space="preserve">the Independent </w:t>
      </w:r>
      <w:r w:rsidR="00FD09A9" w:rsidRPr="006A4CA4">
        <w:rPr>
          <w:rFonts w:ascii="Arial" w:hAnsi="Arial" w:cs="Arial"/>
          <w:sz w:val="22"/>
          <w:szCs w:val="22"/>
        </w:rPr>
        <w:t xml:space="preserve">Engineer and Independent Auditor </w:t>
      </w:r>
      <w:r w:rsidR="00AF554B" w:rsidRPr="006A4CA4">
        <w:rPr>
          <w:rFonts w:ascii="Arial" w:hAnsi="Arial" w:cs="Arial"/>
          <w:sz w:val="22"/>
          <w:szCs w:val="22"/>
        </w:rPr>
        <w:t xml:space="preserve">shall confer with the Parties with a view to equitably adjusting the Scheduled Commencement Date and the </w:t>
      </w:r>
      <w:r w:rsidR="003A3FD0" w:rsidRPr="003A3FD0">
        <w:rPr>
          <w:rFonts w:ascii="Arial" w:hAnsi="Arial" w:cs="Arial"/>
          <w:sz w:val="22"/>
          <w:szCs w:val="22"/>
        </w:rPr>
        <w:t>Project Development Completion Schedule</w:t>
      </w:r>
      <w:r w:rsidR="00AF554B" w:rsidRPr="006A4CA4">
        <w:rPr>
          <w:rFonts w:ascii="Arial" w:hAnsi="Arial" w:cs="Arial"/>
          <w:sz w:val="22"/>
          <w:szCs w:val="22"/>
        </w:rPr>
        <w:t>, taking into account:</w:t>
      </w:r>
    </w:p>
    <w:p w14:paraId="75DFCC23" w14:textId="63D566CB" w:rsidR="007621A6" w:rsidRPr="006A4CA4" w:rsidRDefault="00B31A19" w:rsidP="00DC0F8C">
      <w:pPr>
        <w:pStyle w:val="BodyText"/>
        <w:numPr>
          <w:ilvl w:val="0"/>
          <w:numId w:val="267"/>
        </w:numPr>
        <w:spacing w:line="268" w:lineRule="auto"/>
        <w:ind w:left="2160" w:right="-55"/>
        <w:rPr>
          <w:rFonts w:ascii="Arial" w:hAnsi="Arial" w:cs="Arial"/>
          <w:sz w:val="22"/>
          <w:szCs w:val="22"/>
        </w:rPr>
      </w:pPr>
      <w:r>
        <w:rPr>
          <w:rFonts w:ascii="Arial" w:hAnsi="Arial" w:cs="Arial"/>
          <w:sz w:val="22"/>
          <w:szCs w:val="22"/>
        </w:rPr>
        <w:t xml:space="preserve">the </w:t>
      </w:r>
      <w:r w:rsidRPr="006A4CA4">
        <w:rPr>
          <w:rFonts w:ascii="Arial" w:hAnsi="Arial" w:cs="Arial"/>
          <w:sz w:val="22"/>
          <w:szCs w:val="22"/>
        </w:rPr>
        <w:t>effect which the Concessionaire demonstrates is solely attributable to the Agency’s delay</w:t>
      </w:r>
      <w:r w:rsidRPr="006A4CA4">
        <w:rPr>
          <w:rFonts w:ascii="Arial" w:hAnsi="Arial" w:cs="Arial"/>
          <w:spacing w:val="-5"/>
          <w:sz w:val="22"/>
          <w:szCs w:val="22"/>
        </w:rPr>
        <w:t xml:space="preserve"> </w:t>
      </w:r>
      <w:r w:rsidRPr="006A4CA4">
        <w:rPr>
          <w:rFonts w:ascii="Arial" w:hAnsi="Arial" w:cs="Arial"/>
          <w:sz w:val="22"/>
          <w:szCs w:val="22"/>
        </w:rPr>
        <w:t>or</w:t>
      </w:r>
      <w:r w:rsidRPr="006A4CA4">
        <w:rPr>
          <w:rFonts w:ascii="Arial" w:hAnsi="Arial" w:cs="Arial"/>
          <w:spacing w:val="-7"/>
          <w:sz w:val="22"/>
          <w:szCs w:val="22"/>
        </w:rPr>
        <w:t xml:space="preserve"> </w:t>
      </w:r>
      <w:r w:rsidRPr="006A4CA4">
        <w:rPr>
          <w:rFonts w:ascii="Arial" w:hAnsi="Arial" w:cs="Arial"/>
          <w:sz w:val="22"/>
          <w:szCs w:val="22"/>
        </w:rPr>
        <w:t>failure</w:t>
      </w:r>
      <w:r w:rsidRPr="006A4CA4">
        <w:rPr>
          <w:rFonts w:ascii="Arial" w:hAnsi="Arial" w:cs="Arial"/>
          <w:spacing w:val="-8"/>
          <w:sz w:val="22"/>
          <w:szCs w:val="22"/>
        </w:rPr>
        <w:t xml:space="preserve"> </w:t>
      </w:r>
      <w:r w:rsidRPr="006A4CA4">
        <w:rPr>
          <w:rFonts w:ascii="Arial" w:hAnsi="Arial" w:cs="Arial"/>
          <w:sz w:val="22"/>
          <w:szCs w:val="22"/>
        </w:rPr>
        <w:t>and</w:t>
      </w:r>
      <w:r w:rsidRPr="006A4CA4">
        <w:rPr>
          <w:rFonts w:ascii="Arial" w:hAnsi="Arial" w:cs="Arial"/>
          <w:spacing w:val="-8"/>
          <w:sz w:val="22"/>
          <w:szCs w:val="22"/>
        </w:rPr>
        <w:t xml:space="preserve"> </w:t>
      </w:r>
      <w:r w:rsidRPr="006A4CA4">
        <w:rPr>
          <w:rFonts w:ascii="Arial" w:hAnsi="Arial" w:cs="Arial"/>
          <w:sz w:val="22"/>
          <w:szCs w:val="22"/>
        </w:rPr>
        <w:t>which</w:t>
      </w:r>
      <w:r w:rsidRPr="006A4CA4">
        <w:rPr>
          <w:rFonts w:ascii="Arial" w:hAnsi="Arial" w:cs="Arial"/>
          <w:spacing w:val="-8"/>
          <w:sz w:val="22"/>
          <w:szCs w:val="22"/>
        </w:rPr>
        <w:t xml:space="preserve"> </w:t>
      </w:r>
      <w:r w:rsidRPr="006A4CA4">
        <w:rPr>
          <w:rFonts w:ascii="Arial" w:hAnsi="Arial" w:cs="Arial"/>
          <w:sz w:val="22"/>
          <w:szCs w:val="22"/>
        </w:rPr>
        <w:t>would</w:t>
      </w:r>
      <w:r w:rsidRPr="006A4CA4">
        <w:rPr>
          <w:rFonts w:ascii="Arial" w:hAnsi="Arial" w:cs="Arial"/>
          <w:spacing w:val="-6"/>
          <w:sz w:val="22"/>
          <w:szCs w:val="22"/>
        </w:rPr>
        <w:t xml:space="preserve"> </w:t>
      </w:r>
      <w:r w:rsidRPr="006A4CA4">
        <w:rPr>
          <w:rFonts w:ascii="Arial" w:hAnsi="Arial" w:cs="Arial"/>
          <w:sz w:val="22"/>
          <w:szCs w:val="22"/>
        </w:rPr>
        <w:t>not</w:t>
      </w:r>
      <w:r w:rsidRPr="006A4CA4">
        <w:rPr>
          <w:rFonts w:ascii="Arial" w:hAnsi="Arial" w:cs="Arial"/>
          <w:spacing w:val="-5"/>
          <w:sz w:val="22"/>
          <w:szCs w:val="22"/>
        </w:rPr>
        <w:t xml:space="preserve"> </w:t>
      </w:r>
      <w:r w:rsidRPr="006A4CA4">
        <w:rPr>
          <w:rFonts w:ascii="Arial" w:hAnsi="Arial" w:cs="Arial"/>
          <w:sz w:val="22"/>
          <w:szCs w:val="22"/>
        </w:rPr>
        <w:t>have</w:t>
      </w:r>
      <w:r w:rsidRPr="006A4CA4">
        <w:rPr>
          <w:rFonts w:ascii="Arial" w:hAnsi="Arial" w:cs="Arial"/>
          <w:spacing w:val="-8"/>
          <w:sz w:val="22"/>
          <w:szCs w:val="22"/>
        </w:rPr>
        <w:t xml:space="preserve"> </w:t>
      </w:r>
      <w:r w:rsidRPr="006A4CA4">
        <w:rPr>
          <w:rFonts w:ascii="Arial" w:hAnsi="Arial" w:cs="Arial"/>
          <w:sz w:val="22"/>
          <w:szCs w:val="22"/>
        </w:rPr>
        <w:t>occurred</w:t>
      </w:r>
      <w:r w:rsidRPr="006A4CA4">
        <w:rPr>
          <w:rFonts w:ascii="Arial" w:hAnsi="Arial" w:cs="Arial"/>
          <w:spacing w:val="-6"/>
          <w:sz w:val="22"/>
          <w:szCs w:val="22"/>
        </w:rPr>
        <w:t xml:space="preserve"> </w:t>
      </w:r>
      <w:r w:rsidRPr="006A4CA4">
        <w:rPr>
          <w:rFonts w:ascii="Arial" w:hAnsi="Arial" w:cs="Arial"/>
          <w:sz w:val="22"/>
          <w:szCs w:val="22"/>
        </w:rPr>
        <w:t>but</w:t>
      </w:r>
      <w:r w:rsidRPr="006A4CA4">
        <w:rPr>
          <w:rFonts w:ascii="Arial" w:hAnsi="Arial" w:cs="Arial"/>
          <w:spacing w:val="-7"/>
          <w:sz w:val="22"/>
          <w:szCs w:val="22"/>
        </w:rPr>
        <w:t xml:space="preserve"> </w:t>
      </w:r>
      <w:r w:rsidRPr="006A4CA4">
        <w:rPr>
          <w:rFonts w:ascii="Arial" w:hAnsi="Arial" w:cs="Arial"/>
          <w:sz w:val="22"/>
          <w:szCs w:val="22"/>
        </w:rPr>
        <w:t>for</w:t>
      </w:r>
      <w:r w:rsidRPr="006A4CA4">
        <w:rPr>
          <w:rFonts w:ascii="Arial" w:hAnsi="Arial" w:cs="Arial"/>
          <w:spacing w:val="-7"/>
          <w:sz w:val="22"/>
          <w:szCs w:val="22"/>
        </w:rPr>
        <w:t xml:space="preserve"> </w:t>
      </w:r>
      <w:r w:rsidRPr="006A4CA4">
        <w:rPr>
          <w:rFonts w:ascii="Arial" w:hAnsi="Arial" w:cs="Arial"/>
          <w:sz w:val="22"/>
          <w:szCs w:val="22"/>
        </w:rPr>
        <w:t>such</w:t>
      </w:r>
      <w:r w:rsidRPr="006A4CA4">
        <w:rPr>
          <w:rFonts w:ascii="Arial" w:hAnsi="Arial" w:cs="Arial"/>
          <w:spacing w:val="-6"/>
          <w:sz w:val="22"/>
          <w:szCs w:val="22"/>
        </w:rPr>
        <w:t xml:space="preserve"> </w:t>
      </w:r>
      <w:r w:rsidRPr="006A4CA4">
        <w:rPr>
          <w:rFonts w:ascii="Arial" w:hAnsi="Arial" w:cs="Arial"/>
          <w:sz w:val="22"/>
          <w:szCs w:val="22"/>
        </w:rPr>
        <w:t>delay or failure;</w:t>
      </w:r>
    </w:p>
    <w:p w14:paraId="5635D602" w14:textId="0CD568DE" w:rsidR="007621A6" w:rsidRPr="006A4CA4" w:rsidRDefault="00AF554B" w:rsidP="00DC0F8C">
      <w:pPr>
        <w:pStyle w:val="BodyText"/>
        <w:numPr>
          <w:ilvl w:val="0"/>
          <w:numId w:val="267"/>
        </w:numPr>
        <w:spacing w:line="268" w:lineRule="auto"/>
        <w:ind w:left="2160" w:right="-55"/>
        <w:rPr>
          <w:rFonts w:ascii="Arial" w:hAnsi="Arial" w:cs="Arial"/>
        </w:rPr>
      </w:pPr>
      <w:r w:rsidRPr="006A4CA4">
        <w:rPr>
          <w:rFonts w:ascii="Arial" w:hAnsi="Arial" w:cs="Arial"/>
          <w:sz w:val="22"/>
          <w:szCs w:val="22"/>
        </w:rPr>
        <w:t xml:space="preserve">the effect which the </w:t>
      </w:r>
      <w:r w:rsidR="0012531C" w:rsidRPr="006A4CA4">
        <w:rPr>
          <w:rFonts w:ascii="Arial" w:hAnsi="Arial" w:cs="Arial"/>
          <w:sz w:val="22"/>
          <w:szCs w:val="22"/>
        </w:rPr>
        <w:t>Concessionaire</w:t>
      </w:r>
      <w:r w:rsidRPr="006A4CA4">
        <w:rPr>
          <w:rFonts w:ascii="Arial" w:hAnsi="Arial" w:cs="Arial"/>
          <w:sz w:val="22"/>
          <w:szCs w:val="22"/>
        </w:rPr>
        <w:t xml:space="preserve"> demonstrates is solely attributable to the occurrence of a Force Majeure Event and which would</w:t>
      </w:r>
      <w:r w:rsidRPr="006A4CA4">
        <w:rPr>
          <w:rFonts w:ascii="Arial" w:hAnsi="Arial" w:cs="Arial"/>
          <w:spacing w:val="-1"/>
          <w:sz w:val="22"/>
          <w:szCs w:val="22"/>
        </w:rPr>
        <w:t xml:space="preserve"> </w:t>
      </w:r>
      <w:r w:rsidRPr="006A4CA4">
        <w:rPr>
          <w:rFonts w:ascii="Arial" w:hAnsi="Arial" w:cs="Arial"/>
          <w:sz w:val="22"/>
          <w:szCs w:val="22"/>
        </w:rPr>
        <w:t>not have occurred but for such delay or failure; and</w:t>
      </w:r>
    </w:p>
    <w:p w14:paraId="50DB707E" w14:textId="7224CE6F" w:rsidR="00AF554B" w:rsidRPr="006A4CA4" w:rsidRDefault="00AF554B" w:rsidP="00DC0F8C">
      <w:pPr>
        <w:pStyle w:val="BodyText"/>
        <w:numPr>
          <w:ilvl w:val="0"/>
          <w:numId w:val="267"/>
        </w:numPr>
        <w:spacing w:line="268" w:lineRule="auto"/>
        <w:ind w:left="2160" w:right="-55"/>
        <w:rPr>
          <w:rFonts w:ascii="Arial" w:hAnsi="Arial" w:cs="Arial"/>
          <w:sz w:val="22"/>
          <w:szCs w:val="22"/>
        </w:rPr>
      </w:pPr>
      <w:r w:rsidRPr="006A4CA4">
        <w:rPr>
          <w:rFonts w:ascii="Arial" w:hAnsi="Arial" w:cs="Arial"/>
          <w:sz w:val="22"/>
          <w:szCs w:val="22"/>
        </w:rPr>
        <w:t xml:space="preserve">the ability of the Parties to reschedule their obligations to avoid or minimise the overall resulting delays and ensure that any such adjustment to the Scheduled Commencement Date and the </w:t>
      </w:r>
      <w:r w:rsidR="00C568CD" w:rsidRPr="00C568CD">
        <w:rPr>
          <w:rFonts w:ascii="Arial" w:hAnsi="Arial" w:cs="Arial"/>
          <w:sz w:val="22"/>
          <w:szCs w:val="22"/>
        </w:rPr>
        <w:lastRenderedPageBreak/>
        <w:t>Project Development Completion Schedule</w:t>
      </w:r>
      <w:r w:rsidRPr="006A4CA4">
        <w:rPr>
          <w:rFonts w:ascii="Arial" w:hAnsi="Arial" w:cs="Arial"/>
          <w:sz w:val="22"/>
          <w:szCs w:val="22"/>
        </w:rPr>
        <w:t xml:space="preserve"> is limited to that necessary and is a consequence of the delay or failure.</w:t>
      </w:r>
    </w:p>
    <w:p w14:paraId="404DF0BF" w14:textId="54F00731" w:rsidR="00F23465" w:rsidRPr="006A4CA4" w:rsidRDefault="00F23465" w:rsidP="00030FBA">
      <w:pPr>
        <w:pStyle w:val="ColorfulList-Accent11"/>
        <w:numPr>
          <w:ilvl w:val="2"/>
          <w:numId w:val="2"/>
        </w:numPr>
        <w:spacing w:line="240" w:lineRule="auto"/>
        <w:ind w:left="720" w:right="-55"/>
        <w:jc w:val="both"/>
        <w:rPr>
          <w:rFonts w:ascii="Arial" w:hAnsi="Arial" w:cs="Arial"/>
        </w:rPr>
      </w:pPr>
      <w:r w:rsidRPr="006A4CA4">
        <w:rPr>
          <w:rFonts w:ascii="Arial" w:hAnsi="Arial" w:cs="Arial"/>
        </w:rPr>
        <w:t>The remedies set out in this Section 3.</w:t>
      </w:r>
      <w:r w:rsidR="005B2052">
        <w:rPr>
          <w:rFonts w:ascii="Arial" w:hAnsi="Arial" w:cs="Arial"/>
        </w:rPr>
        <w:t>5</w:t>
      </w:r>
      <w:r w:rsidRPr="006A4CA4">
        <w:rPr>
          <w:rFonts w:ascii="Arial" w:hAnsi="Arial" w:cs="Arial"/>
        </w:rPr>
        <w:t xml:space="preserve"> shall be the Concessionaire’s sole and exclusive remedies with respect to any delay in achieving the Commencement Date by the Scheduled Commencement Date due to any matter referred to in </w:t>
      </w:r>
      <w:r w:rsidR="00200ABA" w:rsidRPr="006A4CA4">
        <w:rPr>
          <w:rFonts w:ascii="Arial" w:hAnsi="Arial" w:cs="Arial"/>
        </w:rPr>
        <w:t>Section</w:t>
      </w:r>
      <w:r w:rsidRPr="006A4CA4">
        <w:rPr>
          <w:rFonts w:ascii="Arial" w:hAnsi="Arial" w:cs="Arial"/>
        </w:rPr>
        <w:t xml:space="preserve"> 3.</w:t>
      </w:r>
      <w:r w:rsidR="005B2052">
        <w:rPr>
          <w:rFonts w:ascii="Arial" w:hAnsi="Arial" w:cs="Arial"/>
        </w:rPr>
        <w:t>5</w:t>
      </w:r>
      <w:r w:rsidRPr="006A4CA4">
        <w:rPr>
          <w:rFonts w:ascii="Arial" w:hAnsi="Arial" w:cs="Arial"/>
        </w:rPr>
        <w:t xml:space="preserve">.1, provided that if the Concessionaire fails to achieve the Commencement Date by the Scheduled Commencement Date (as adjusted under </w:t>
      </w:r>
      <w:r w:rsidR="00200ABA" w:rsidRPr="006A4CA4">
        <w:rPr>
          <w:rFonts w:ascii="Arial" w:hAnsi="Arial" w:cs="Arial"/>
        </w:rPr>
        <w:t>Section</w:t>
      </w:r>
      <w:r w:rsidRPr="006A4CA4">
        <w:rPr>
          <w:rFonts w:ascii="Arial" w:hAnsi="Arial" w:cs="Arial"/>
        </w:rPr>
        <w:t xml:space="preserve"> 3.</w:t>
      </w:r>
      <w:r w:rsidR="005B2052">
        <w:rPr>
          <w:rFonts w:ascii="Arial" w:hAnsi="Arial" w:cs="Arial"/>
        </w:rPr>
        <w:t>5</w:t>
      </w:r>
      <w:r w:rsidRPr="006A4CA4">
        <w:rPr>
          <w:rFonts w:ascii="Arial" w:hAnsi="Arial" w:cs="Arial"/>
        </w:rPr>
        <w:t xml:space="preserve">.1), then, unless the Scheduled Commencement Date is extended in accordance with </w:t>
      </w:r>
      <w:r w:rsidR="00200ABA" w:rsidRPr="006A4CA4">
        <w:rPr>
          <w:rFonts w:ascii="Arial" w:hAnsi="Arial" w:cs="Arial"/>
        </w:rPr>
        <w:t>Section</w:t>
      </w:r>
      <w:r w:rsidRPr="006A4CA4">
        <w:rPr>
          <w:rFonts w:ascii="Arial" w:hAnsi="Arial" w:cs="Arial"/>
        </w:rPr>
        <w:t xml:space="preserve"> 3.</w:t>
      </w:r>
      <w:r w:rsidR="005B2052">
        <w:rPr>
          <w:rFonts w:ascii="Arial" w:hAnsi="Arial" w:cs="Arial"/>
        </w:rPr>
        <w:t>5</w:t>
      </w:r>
      <w:r w:rsidRPr="006A4CA4">
        <w:rPr>
          <w:rFonts w:ascii="Arial" w:hAnsi="Arial" w:cs="Arial"/>
        </w:rPr>
        <w:t>.3, either Party may exercise its right to terminate this Agreement pursuant to Section 3.</w:t>
      </w:r>
      <w:r w:rsidR="005B2052">
        <w:rPr>
          <w:rFonts w:ascii="Arial" w:hAnsi="Arial" w:cs="Arial"/>
        </w:rPr>
        <w:t>4</w:t>
      </w:r>
      <w:r w:rsidRPr="006A4CA4">
        <w:rPr>
          <w:rFonts w:ascii="Arial" w:hAnsi="Arial" w:cs="Arial"/>
        </w:rPr>
        <w:t>.</w:t>
      </w:r>
    </w:p>
    <w:p w14:paraId="4D11325F" w14:textId="77777777" w:rsidR="00CD2C91" w:rsidRPr="006A4CA4" w:rsidRDefault="00CD2C91" w:rsidP="00030FBA">
      <w:pPr>
        <w:pStyle w:val="ColorfulList-Accent11"/>
        <w:spacing w:line="240" w:lineRule="auto"/>
        <w:ind w:right="-55"/>
        <w:jc w:val="both"/>
        <w:rPr>
          <w:rFonts w:ascii="Arial" w:hAnsi="Arial" w:cs="Arial"/>
        </w:rPr>
      </w:pPr>
    </w:p>
    <w:p w14:paraId="60509507" w14:textId="5940003D" w:rsidR="00CD2C91" w:rsidRPr="006A4CA4" w:rsidRDefault="00CD2C91" w:rsidP="00030FBA">
      <w:pPr>
        <w:pStyle w:val="ListParagraph"/>
        <w:numPr>
          <w:ilvl w:val="2"/>
          <w:numId w:val="2"/>
        </w:numPr>
        <w:ind w:right="-55"/>
        <w:jc w:val="both"/>
        <w:rPr>
          <w:rFonts w:ascii="Arial" w:hAnsi="Arial" w:cs="Arial"/>
        </w:rPr>
      </w:pPr>
      <w:r w:rsidRPr="006A4CA4">
        <w:rPr>
          <w:rFonts w:ascii="Arial" w:hAnsi="Arial" w:cs="Arial"/>
        </w:rPr>
        <w:t>If, for reasons other than those specified under Section 3.</w:t>
      </w:r>
      <w:r w:rsidR="005B2052">
        <w:rPr>
          <w:rFonts w:ascii="Arial" w:hAnsi="Arial" w:cs="Arial"/>
        </w:rPr>
        <w:t>5</w:t>
      </w:r>
      <w:r w:rsidRPr="006A4CA4">
        <w:rPr>
          <w:rFonts w:ascii="Arial" w:hAnsi="Arial" w:cs="Arial"/>
        </w:rPr>
        <w:t xml:space="preserve">.1, the Concessionaire is unable to achieve the Commencement Date by the Scheduled Commencement Date then, the Scheduled Commencement Date shall be extended for a period not exceeding one hundred and eighty (180) </w:t>
      </w:r>
      <w:r w:rsidR="00026342">
        <w:rPr>
          <w:rFonts w:ascii="Arial" w:hAnsi="Arial" w:cs="Arial"/>
        </w:rPr>
        <w:t>days</w:t>
      </w:r>
      <w:r w:rsidRPr="006A4CA4">
        <w:rPr>
          <w:rFonts w:ascii="Arial" w:hAnsi="Arial" w:cs="Arial"/>
        </w:rPr>
        <w:t xml:space="preserve">. No later than twenty (20) </w:t>
      </w:r>
      <w:r w:rsidR="00026342">
        <w:rPr>
          <w:rFonts w:ascii="Arial" w:hAnsi="Arial" w:cs="Arial"/>
        </w:rPr>
        <w:t xml:space="preserve">days </w:t>
      </w:r>
      <w:r w:rsidRPr="006A4CA4">
        <w:rPr>
          <w:rFonts w:ascii="Arial" w:hAnsi="Arial" w:cs="Arial"/>
        </w:rPr>
        <w:t>prior to the Scheduled Commencement Date, the Concessionaire shall provide written notice to the Independent</w:t>
      </w:r>
      <w:r w:rsidR="0012531C" w:rsidRPr="006A4CA4">
        <w:rPr>
          <w:rFonts w:ascii="Arial" w:hAnsi="Arial" w:cs="Arial"/>
        </w:rPr>
        <w:t xml:space="preserve"> Engineer and Independent Auditor</w:t>
      </w:r>
      <w:r w:rsidRPr="006A4CA4">
        <w:rPr>
          <w:rFonts w:ascii="Arial" w:hAnsi="Arial" w:cs="Arial"/>
        </w:rPr>
        <w:t xml:space="preserve"> of its expected inability to achieve the Commencement Date by the Scheduled Commencement Date (the </w:t>
      </w:r>
      <w:r w:rsidRPr="006A4CA4">
        <w:rPr>
          <w:rFonts w:ascii="Arial" w:hAnsi="Arial" w:cs="Arial"/>
          <w:b/>
          <w:bCs/>
        </w:rPr>
        <w:t>Commencement Date Delay Notice</w:t>
      </w:r>
      <w:r w:rsidRPr="006A4CA4">
        <w:rPr>
          <w:rFonts w:ascii="Arial" w:hAnsi="Arial" w:cs="Arial"/>
        </w:rPr>
        <w:t>).</w:t>
      </w:r>
    </w:p>
    <w:p w14:paraId="741B4755" w14:textId="77777777" w:rsidR="00CD2C91" w:rsidRPr="002D1A91" w:rsidRDefault="00CD2C91" w:rsidP="00030FBA">
      <w:pPr>
        <w:pStyle w:val="ColorfulList-Accent11"/>
        <w:spacing w:line="240" w:lineRule="auto"/>
        <w:jc w:val="both"/>
        <w:rPr>
          <w:rFonts w:ascii="Arial" w:hAnsi="Arial" w:cs="Arial"/>
        </w:rPr>
      </w:pPr>
    </w:p>
    <w:p w14:paraId="40FC257B" w14:textId="0CC6CC18" w:rsidR="00D96016" w:rsidRPr="002D1A91" w:rsidRDefault="00D96016" w:rsidP="00A1600E">
      <w:pPr>
        <w:pStyle w:val="Heading1"/>
        <w:spacing w:line="240" w:lineRule="auto"/>
        <w:ind w:left="720" w:hanging="720"/>
        <w:jc w:val="both"/>
        <w:rPr>
          <w:rFonts w:ascii="Arial" w:hAnsi="Arial" w:cs="Arial"/>
        </w:rPr>
      </w:pPr>
      <w:bookmarkStart w:id="40" w:name="_Toc333899840"/>
      <w:bookmarkStart w:id="41" w:name="_Toc229101097"/>
      <w:r w:rsidRPr="002D1A91">
        <w:rPr>
          <w:rFonts w:ascii="Arial" w:hAnsi="Arial" w:cs="Arial"/>
        </w:rPr>
        <w:t>Project Site</w:t>
      </w:r>
      <w:bookmarkEnd w:id="40"/>
      <w:bookmarkEnd w:id="41"/>
    </w:p>
    <w:p w14:paraId="2436B015" w14:textId="77777777" w:rsidR="00D96016" w:rsidRPr="002D1A91" w:rsidRDefault="00D96016" w:rsidP="009B4FD4">
      <w:pPr>
        <w:spacing w:line="240" w:lineRule="auto"/>
        <w:jc w:val="both"/>
        <w:rPr>
          <w:rFonts w:ascii="Arial" w:hAnsi="Arial" w:cs="Arial"/>
        </w:rPr>
      </w:pPr>
    </w:p>
    <w:p w14:paraId="610DEBA5" w14:textId="41906007" w:rsidR="00D96016" w:rsidRPr="002D1A91" w:rsidRDefault="00E02332" w:rsidP="009B4FD4">
      <w:pPr>
        <w:pStyle w:val="Heading2"/>
        <w:spacing w:line="240" w:lineRule="auto"/>
        <w:ind w:left="720"/>
        <w:jc w:val="both"/>
        <w:rPr>
          <w:rFonts w:ascii="Arial" w:hAnsi="Arial" w:cs="Arial"/>
          <w:u w:val="single"/>
        </w:rPr>
      </w:pPr>
      <w:r w:rsidRPr="002D1A91">
        <w:rPr>
          <w:rFonts w:ascii="Arial" w:hAnsi="Arial" w:cs="Arial"/>
          <w:u w:val="single"/>
        </w:rPr>
        <w:t>Land Instrument Right</w:t>
      </w:r>
    </w:p>
    <w:p w14:paraId="6E1606DC" w14:textId="77777777" w:rsidR="00D96016" w:rsidRPr="002D1A91" w:rsidRDefault="00D96016" w:rsidP="009B4FD4">
      <w:pPr>
        <w:spacing w:line="240" w:lineRule="auto"/>
        <w:jc w:val="both"/>
        <w:rPr>
          <w:rFonts w:ascii="Arial" w:hAnsi="Arial" w:cs="Arial"/>
        </w:rPr>
      </w:pPr>
    </w:p>
    <w:p w14:paraId="5E1211AB" w14:textId="2CE1E170" w:rsidR="00D96016" w:rsidRPr="002D1A91" w:rsidRDefault="000E4E90" w:rsidP="009B4FD4">
      <w:pPr>
        <w:pStyle w:val="ColorfulList-Accent11"/>
        <w:numPr>
          <w:ilvl w:val="2"/>
          <w:numId w:val="2"/>
        </w:numPr>
        <w:spacing w:line="240" w:lineRule="auto"/>
        <w:ind w:left="720"/>
        <w:jc w:val="both"/>
        <w:rPr>
          <w:rFonts w:ascii="Arial" w:hAnsi="Arial" w:cs="Arial"/>
        </w:rPr>
      </w:pPr>
      <w:r w:rsidRPr="002D1A91">
        <w:rPr>
          <w:rFonts w:ascii="Arial" w:hAnsi="Arial" w:cs="Arial"/>
          <w:color w:val="000000"/>
        </w:rPr>
        <w:t xml:space="preserve">Pursuant to the Project Site </w:t>
      </w:r>
      <w:r w:rsidR="00074EDA" w:rsidRPr="002D1A91">
        <w:rPr>
          <w:rFonts w:ascii="Arial" w:hAnsi="Arial" w:cs="Arial"/>
          <w:color w:val="000000"/>
        </w:rPr>
        <w:t>Land Instrument</w:t>
      </w:r>
      <w:r w:rsidRPr="002D1A91">
        <w:rPr>
          <w:rFonts w:ascii="Arial" w:hAnsi="Arial" w:cs="Arial"/>
          <w:color w:val="000000"/>
        </w:rPr>
        <w:t xml:space="preserve">, the </w:t>
      </w:r>
      <w:r w:rsidR="006D2A8B" w:rsidRPr="002D1A91">
        <w:rPr>
          <w:rFonts w:ascii="Arial" w:hAnsi="Arial" w:cs="Arial"/>
        </w:rPr>
        <w:t xml:space="preserve">Agency </w:t>
      </w:r>
      <w:r w:rsidR="00F755BD" w:rsidRPr="002D1A91">
        <w:rPr>
          <w:rFonts w:ascii="Arial" w:hAnsi="Arial" w:cs="Arial"/>
        </w:rPr>
        <w:t xml:space="preserve">agrees to </w:t>
      </w:r>
      <w:r w:rsidR="00B7638B" w:rsidRPr="002D1A91">
        <w:rPr>
          <w:rFonts w:ascii="Arial" w:hAnsi="Arial" w:cs="Arial"/>
        </w:rPr>
        <w:t xml:space="preserve">grant the </w:t>
      </w:r>
      <w:r w:rsidR="00E35F30" w:rsidRPr="002D1A91">
        <w:rPr>
          <w:rFonts w:ascii="Arial" w:hAnsi="Arial" w:cs="Arial"/>
          <w:bCs/>
        </w:rPr>
        <w:t>Project Site</w:t>
      </w:r>
      <w:r w:rsidR="00E35F30" w:rsidRPr="002D1A91">
        <w:rPr>
          <w:rFonts w:ascii="Arial" w:hAnsi="Arial" w:cs="Arial"/>
        </w:rPr>
        <w:t xml:space="preserve"> </w:t>
      </w:r>
      <w:r w:rsidR="00B7638B" w:rsidRPr="002D1A91">
        <w:rPr>
          <w:rFonts w:ascii="Arial" w:hAnsi="Arial" w:cs="Arial"/>
        </w:rPr>
        <w:t xml:space="preserve">Land Instrument Right in respect of </w:t>
      </w:r>
      <w:r w:rsidR="00F755BD" w:rsidRPr="002D1A91">
        <w:rPr>
          <w:rFonts w:ascii="Arial" w:hAnsi="Arial" w:cs="Arial"/>
        </w:rPr>
        <w:t xml:space="preserve">the Project Site for the Concession Period to the Concessionaire for the purposes set out herein (the </w:t>
      </w:r>
      <w:r w:rsidR="00E35F30" w:rsidRPr="002D1A91">
        <w:rPr>
          <w:rFonts w:ascii="Arial" w:hAnsi="Arial" w:cs="Arial"/>
          <w:b/>
        </w:rPr>
        <w:t>Project Site</w:t>
      </w:r>
      <w:r w:rsidR="00E35F30" w:rsidRPr="002D1A91" w:rsidDel="00B7638B">
        <w:rPr>
          <w:rFonts w:ascii="Arial" w:hAnsi="Arial" w:cs="Arial"/>
          <w:b/>
        </w:rPr>
        <w:t xml:space="preserve"> </w:t>
      </w:r>
      <w:r w:rsidR="00B7638B" w:rsidRPr="002D1A91">
        <w:rPr>
          <w:rFonts w:ascii="Arial" w:hAnsi="Arial" w:cs="Arial"/>
          <w:b/>
        </w:rPr>
        <w:t>Land Instrument Right</w:t>
      </w:r>
      <w:r w:rsidR="00F755BD" w:rsidRPr="002D1A91">
        <w:rPr>
          <w:rFonts w:ascii="Arial" w:hAnsi="Arial" w:cs="Arial"/>
        </w:rPr>
        <w:t xml:space="preserve">) and in accordance with the </w:t>
      </w:r>
      <w:r w:rsidR="0052203B" w:rsidRPr="002D1A91">
        <w:rPr>
          <w:rFonts w:ascii="Arial" w:hAnsi="Arial" w:cs="Arial"/>
        </w:rPr>
        <w:t>Project Site</w:t>
      </w:r>
      <w:r w:rsidR="00B7638B" w:rsidRPr="002D1A91">
        <w:rPr>
          <w:rFonts w:ascii="Arial" w:hAnsi="Arial" w:cs="Arial"/>
        </w:rPr>
        <w:t xml:space="preserve"> </w:t>
      </w:r>
      <w:r w:rsidR="00B7638B" w:rsidRPr="002D1A91">
        <w:rPr>
          <w:rFonts w:ascii="Arial" w:hAnsi="Arial" w:cs="Arial"/>
          <w:color w:val="000000"/>
        </w:rPr>
        <w:t>Land Instrument</w:t>
      </w:r>
      <w:r w:rsidR="0012531C" w:rsidRPr="002D1A91">
        <w:rPr>
          <w:rFonts w:ascii="Arial" w:hAnsi="Arial" w:cs="Arial"/>
        </w:rPr>
        <w:t xml:space="preserve">. </w:t>
      </w:r>
      <w:r w:rsidR="00F755BD" w:rsidRPr="002D1A91">
        <w:rPr>
          <w:rFonts w:ascii="Arial" w:hAnsi="Arial" w:cs="Arial"/>
          <w:color w:val="000000"/>
        </w:rPr>
        <w:t xml:space="preserve">The Project Site </w:t>
      </w:r>
      <w:r w:rsidR="00B7638B" w:rsidRPr="002D1A91">
        <w:rPr>
          <w:rFonts w:ascii="Arial" w:hAnsi="Arial" w:cs="Arial"/>
          <w:color w:val="000000"/>
        </w:rPr>
        <w:t>Land Instrument</w:t>
      </w:r>
      <w:r w:rsidR="00F755BD" w:rsidRPr="002D1A91">
        <w:rPr>
          <w:rFonts w:ascii="Arial" w:hAnsi="Arial" w:cs="Arial"/>
          <w:color w:val="000000"/>
        </w:rPr>
        <w:t xml:space="preserve"> shall be duly executed by the Parties and, to the extent required by Applicable Laws, registered by the Concessionaire with the relevant Government Authority and all costs, fees, expenses, duties, charges and taxes (including charges relating to the registration of the Project Site</w:t>
      </w:r>
      <w:r w:rsidR="00B7638B" w:rsidRPr="002D1A91">
        <w:rPr>
          <w:rFonts w:ascii="Arial" w:hAnsi="Arial" w:cs="Arial"/>
          <w:color w:val="000000"/>
        </w:rPr>
        <w:t xml:space="preserve"> Land Instrument</w:t>
      </w:r>
      <w:r w:rsidR="00F755BD" w:rsidRPr="002D1A91">
        <w:rPr>
          <w:rFonts w:ascii="Arial" w:hAnsi="Arial" w:cs="Arial"/>
          <w:color w:val="000000"/>
        </w:rPr>
        <w:t>) relating to the same shall be borne by the Concessionaire</w:t>
      </w:r>
      <w:r w:rsidR="00D96016" w:rsidRPr="002D1A91">
        <w:rPr>
          <w:rFonts w:ascii="Arial" w:hAnsi="Arial" w:cs="Arial"/>
        </w:rPr>
        <w:t>.</w:t>
      </w:r>
    </w:p>
    <w:p w14:paraId="763CAEC0" w14:textId="77777777" w:rsidR="00D96016" w:rsidRPr="002D1A91" w:rsidRDefault="00F755BD" w:rsidP="009B4FD4">
      <w:pPr>
        <w:spacing w:line="240" w:lineRule="auto"/>
        <w:jc w:val="both"/>
        <w:rPr>
          <w:rFonts w:ascii="Arial" w:hAnsi="Arial" w:cs="Arial"/>
        </w:rPr>
      </w:pPr>
      <w:r w:rsidRPr="002D1A91">
        <w:rPr>
          <w:rFonts w:ascii="Arial" w:hAnsi="Arial" w:cs="Arial"/>
        </w:rPr>
        <w:t xml:space="preserve"> </w:t>
      </w:r>
    </w:p>
    <w:p w14:paraId="1108EF98" w14:textId="389024ED" w:rsidR="00D96016" w:rsidRPr="002D1A91" w:rsidRDefault="00CF455B" w:rsidP="009B4FD4">
      <w:pPr>
        <w:pStyle w:val="ColorfulList-Accent11"/>
        <w:numPr>
          <w:ilvl w:val="2"/>
          <w:numId w:val="2"/>
        </w:numPr>
        <w:spacing w:line="240" w:lineRule="auto"/>
        <w:ind w:left="720"/>
        <w:jc w:val="both"/>
        <w:rPr>
          <w:rFonts w:ascii="Arial" w:hAnsi="Arial" w:cs="Arial"/>
        </w:rPr>
      </w:pPr>
      <w:r w:rsidRPr="002D1A91">
        <w:rPr>
          <w:rFonts w:ascii="Arial" w:hAnsi="Arial" w:cs="Arial"/>
          <w:color w:val="000000"/>
        </w:rPr>
        <w:t xml:space="preserve">The Concessionaire shall be responsible for payment of all charges in accordance with the Project Site </w:t>
      </w:r>
      <w:r w:rsidR="00B7638B" w:rsidRPr="002D1A91">
        <w:rPr>
          <w:rFonts w:ascii="Arial" w:hAnsi="Arial" w:cs="Arial"/>
          <w:color w:val="000000"/>
        </w:rPr>
        <w:t xml:space="preserve">Land Instrument </w:t>
      </w:r>
      <w:r w:rsidRPr="002D1A91">
        <w:rPr>
          <w:rFonts w:ascii="Arial" w:hAnsi="Arial" w:cs="Arial"/>
          <w:color w:val="000000"/>
        </w:rPr>
        <w:t xml:space="preserve">that relate to the </w:t>
      </w:r>
      <w:r w:rsidR="00E35F30" w:rsidRPr="002D1A91">
        <w:rPr>
          <w:rFonts w:ascii="Arial" w:hAnsi="Arial" w:cs="Arial"/>
          <w:bCs/>
        </w:rPr>
        <w:t>Project Site</w:t>
      </w:r>
      <w:r w:rsidR="00E35F30" w:rsidRPr="002D1A91">
        <w:rPr>
          <w:rFonts w:ascii="Arial" w:hAnsi="Arial" w:cs="Arial"/>
          <w:color w:val="000000"/>
        </w:rPr>
        <w:t xml:space="preserve"> </w:t>
      </w:r>
      <w:r w:rsidR="00B7638B" w:rsidRPr="002D1A91">
        <w:rPr>
          <w:rFonts w:ascii="Arial" w:hAnsi="Arial" w:cs="Arial"/>
          <w:color w:val="000000"/>
        </w:rPr>
        <w:t>Land Instrument Right</w:t>
      </w:r>
      <w:r w:rsidRPr="002D1A91">
        <w:rPr>
          <w:rFonts w:ascii="Arial" w:hAnsi="Arial" w:cs="Arial"/>
          <w:color w:val="000000"/>
        </w:rPr>
        <w:t xml:space="preserve"> of the Project Site to the Concessionaire by</w:t>
      </w:r>
      <w:r w:rsidR="0012531C" w:rsidRPr="002D1A91">
        <w:rPr>
          <w:rFonts w:ascii="Arial" w:hAnsi="Arial" w:cs="Arial"/>
          <w:color w:val="000000"/>
        </w:rPr>
        <w:t xml:space="preserve"> the</w:t>
      </w:r>
      <w:r w:rsidR="006D2A8B" w:rsidRPr="002D1A91">
        <w:rPr>
          <w:rFonts w:ascii="Arial" w:hAnsi="Arial" w:cs="Arial"/>
        </w:rPr>
        <w:t xml:space="preserve"> Agency</w:t>
      </w:r>
      <w:r w:rsidR="00D96016" w:rsidRPr="002D1A91">
        <w:rPr>
          <w:rFonts w:ascii="Arial" w:hAnsi="Arial" w:cs="Arial"/>
        </w:rPr>
        <w:t>.</w:t>
      </w:r>
    </w:p>
    <w:p w14:paraId="1EDC46CE" w14:textId="77777777" w:rsidR="00D96016" w:rsidRPr="002D1A91" w:rsidRDefault="00D96016" w:rsidP="009B4FD4">
      <w:pPr>
        <w:spacing w:line="240" w:lineRule="auto"/>
        <w:jc w:val="both"/>
        <w:rPr>
          <w:rFonts w:ascii="Arial" w:hAnsi="Arial" w:cs="Arial"/>
        </w:rPr>
      </w:pPr>
    </w:p>
    <w:p w14:paraId="0395033D" w14:textId="4B5BF126" w:rsidR="00CF455B" w:rsidRPr="002D1A91" w:rsidRDefault="00CF455B" w:rsidP="009B4FD4">
      <w:pPr>
        <w:pStyle w:val="ColorfulList-Accent11"/>
        <w:numPr>
          <w:ilvl w:val="2"/>
          <w:numId w:val="2"/>
        </w:numPr>
        <w:spacing w:line="240" w:lineRule="auto"/>
        <w:ind w:left="720"/>
        <w:jc w:val="both"/>
        <w:rPr>
          <w:rFonts w:ascii="Arial" w:hAnsi="Arial" w:cs="Arial"/>
        </w:rPr>
      </w:pPr>
      <w:r w:rsidRPr="002D1A91">
        <w:rPr>
          <w:rFonts w:ascii="Arial" w:hAnsi="Arial" w:cs="Arial"/>
          <w:color w:val="000000"/>
        </w:rPr>
        <w:t xml:space="preserve">The </w:t>
      </w:r>
      <w:r w:rsidR="00E35F30" w:rsidRPr="002D1A91">
        <w:rPr>
          <w:rFonts w:ascii="Arial" w:hAnsi="Arial" w:cs="Arial"/>
          <w:bCs/>
        </w:rPr>
        <w:t>Project Site</w:t>
      </w:r>
      <w:r w:rsidR="00E35F30" w:rsidRPr="002D1A91">
        <w:rPr>
          <w:rFonts w:ascii="Arial" w:hAnsi="Arial" w:cs="Arial"/>
        </w:rPr>
        <w:t xml:space="preserve"> </w:t>
      </w:r>
      <w:r w:rsidR="00B7638B" w:rsidRPr="002D1A91">
        <w:rPr>
          <w:rFonts w:ascii="Arial" w:hAnsi="Arial" w:cs="Arial"/>
        </w:rPr>
        <w:t>Land Instrument Right</w:t>
      </w:r>
      <w:r w:rsidRPr="002D1A91">
        <w:rPr>
          <w:rFonts w:ascii="Arial" w:hAnsi="Arial" w:cs="Arial"/>
          <w:color w:val="000000"/>
        </w:rPr>
        <w:t xml:space="preserve"> shall commence on the physical handing over of the Vacant Possession of the Project Site to the Concessionaire by the </w:t>
      </w:r>
      <w:r w:rsidR="006D2A8B" w:rsidRPr="002D1A91">
        <w:rPr>
          <w:rFonts w:ascii="Arial" w:hAnsi="Arial" w:cs="Arial"/>
        </w:rPr>
        <w:t xml:space="preserve">Agency </w:t>
      </w:r>
      <w:r w:rsidRPr="002D1A91">
        <w:rPr>
          <w:rFonts w:ascii="Arial" w:hAnsi="Arial" w:cs="Arial"/>
          <w:color w:val="000000"/>
        </w:rPr>
        <w:t>and upon commencement</w:t>
      </w:r>
      <w:r w:rsidR="00AD4DBC" w:rsidRPr="002D1A91">
        <w:rPr>
          <w:rFonts w:ascii="Arial" w:hAnsi="Arial" w:cs="Arial"/>
          <w:color w:val="000000"/>
        </w:rPr>
        <w:t>,</w:t>
      </w:r>
      <w:r w:rsidRPr="002D1A91">
        <w:rPr>
          <w:rFonts w:ascii="Arial" w:hAnsi="Arial" w:cs="Arial"/>
          <w:color w:val="000000"/>
        </w:rPr>
        <w:t xml:space="preserve"> shall </w:t>
      </w:r>
      <w:r w:rsidR="00AD4DBC" w:rsidRPr="002D1A91">
        <w:rPr>
          <w:rFonts w:ascii="Arial" w:hAnsi="Arial" w:cs="Arial"/>
          <w:color w:val="000000"/>
        </w:rPr>
        <w:t xml:space="preserve">expire on the </w:t>
      </w:r>
      <w:r w:rsidR="00AD4DBC" w:rsidRPr="002D1A91">
        <w:rPr>
          <w:rFonts w:ascii="Arial" w:hAnsi="Arial" w:cs="Arial"/>
          <w:bCs/>
        </w:rPr>
        <w:t>Project Site</w:t>
      </w:r>
      <w:r w:rsidR="00AD4DBC" w:rsidRPr="002D1A91">
        <w:rPr>
          <w:rFonts w:ascii="Arial" w:hAnsi="Arial" w:cs="Arial"/>
        </w:rPr>
        <w:t xml:space="preserve"> Land </w:t>
      </w:r>
      <w:r w:rsidR="00AD4DBC" w:rsidRPr="002D1A91">
        <w:rPr>
          <w:rFonts w:ascii="Arial" w:hAnsi="Arial" w:cs="Arial"/>
        </w:rPr>
        <w:lastRenderedPageBreak/>
        <w:t>Instrument Right</w:t>
      </w:r>
      <w:r w:rsidR="00AD4DBC" w:rsidRPr="002D1A91">
        <w:rPr>
          <w:rFonts w:ascii="Arial" w:hAnsi="Arial" w:cs="Arial"/>
          <w:color w:val="000000"/>
        </w:rPr>
        <w:t xml:space="preserve"> Expiry Date</w:t>
      </w:r>
      <w:r w:rsidRPr="002D1A91">
        <w:rPr>
          <w:rFonts w:ascii="Arial" w:hAnsi="Arial" w:cs="Arial"/>
          <w:color w:val="000000"/>
        </w:rPr>
        <w:t xml:space="preserve">. Any extension of the Concession Period shall also extend the </w:t>
      </w:r>
      <w:r w:rsidR="00E35F30" w:rsidRPr="002D1A91">
        <w:rPr>
          <w:rFonts w:ascii="Arial" w:hAnsi="Arial" w:cs="Arial"/>
          <w:bCs/>
        </w:rPr>
        <w:t>Project Site</w:t>
      </w:r>
      <w:r w:rsidR="00E35F30" w:rsidRPr="002D1A91">
        <w:rPr>
          <w:rFonts w:ascii="Arial" w:hAnsi="Arial" w:cs="Arial"/>
        </w:rPr>
        <w:t xml:space="preserve"> </w:t>
      </w:r>
      <w:r w:rsidR="00B7638B" w:rsidRPr="002D1A91">
        <w:rPr>
          <w:rFonts w:ascii="Arial" w:hAnsi="Arial" w:cs="Arial"/>
        </w:rPr>
        <w:t>Land Instrument Right</w:t>
      </w:r>
      <w:r w:rsidRPr="002D1A91">
        <w:rPr>
          <w:rFonts w:ascii="Arial" w:hAnsi="Arial" w:cs="Arial"/>
          <w:color w:val="000000"/>
        </w:rPr>
        <w:t xml:space="preserve"> and the Concessionaire and the </w:t>
      </w:r>
      <w:r w:rsidR="006D2A8B" w:rsidRPr="002D1A91">
        <w:rPr>
          <w:rFonts w:ascii="Arial" w:hAnsi="Arial" w:cs="Arial"/>
        </w:rPr>
        <w:t xml:space="preserve">Agency </w:t>
      </w:r>
      <w:r w:rsidRPr="002D1A91">
        <w:rPr>
          <w:rFonts w:ascii="Arial" w:hAnsi="Arial" w:cs="Arial"/>
          <w:color w:val="000000"/>
        </w:rPr>
        <w:t>shall enter into such addend</w:t>
      </w:r>
      <w:r w:rsidR="00CB4B64">
        <w:rPr>
          <w:rFonts w:ascii="Arial" w:hAnsi="Arial" w:cs="Arial"/>
          <w:color w:val="000000"/>
        </w:rPr>
        <w:t>a</w:t>
      </w:r>
      <w:r w:rsidRPr="002D1A91">
        <w:rPr>
          <w:rFonts w:ascii="Arial" w:hAnsi="Arial" w:cs="Arial"/>
          <w:color w:val="000000"/>
        </w:rPr>
        <w:t xml:space="preserve">, extensions or modifications of the Project Site </w:t>
      </w:r>
      <w:r w:rsidR="00B7638B" w:rsidRPr="002D1A91">
        <w:rPr>
          <w:rFonts w:ascii="Arial" w:hAnsi="Arial" w:cs="Arial"/>
          <w:color w:val="000000"/>
        </w:rPr>
        <w:t>Land Instrument</w:t>
      </w:r>
      <w:r w:rsidR="00B7638B" w:rsidRPr="002D1A91" w:rsidDel="009413FD">
        <w:rPr>
          <w:rFonts w:ascii="Arial" w:hAnsi="Arial" w:cs="Arial"/>
          <w:color w:val="000000"/>
        </w:rPr>
        <w:t xml:space="preserve"> </w:t>
      </w:r>
      <w:r w:rsidRPr="002D1A91">
        <w:rPr>
          <w:rFonts w:ascii="Arial" w:hAnsi="Arial" w:cs="Arial"/>
          <w:color w:val="000000"/>
        </w:rPr>
        <w:t>as are necessary to give effect to such extension</w:t>
      </w:r>
      <w:r w:rsidR="00D96016" w:rsidRPr="002D1A91">
        <w:rPr>
          <w:rFonts w:ascii="Arial" w:hAnsi="Arial" w:cs="Arial"/>
        </w:rPr>
        <w:t>.</w:t>
      </w:r>
    </w:p>
    <w:p w14:paraId="06A9E9B2" w14:textId="77777777" w:rsidR="00CF455B" w:rsidRPr="002D1A91" w:rsidRDefault="00CF455B" w:rsidP="009B4FD4">
      <w:pPr>
        <w:pStyle w:val="ListParagraph"/>
        <w:spacing w:line="240" w:lineRule="auto"/>
        <w:rPr>
          <w:rFonts w:ascii="Arial" w:hAnsi="Arial" w:cs="Arial"/>
        </w:rPr>
      </w:pPr>
    </w:p>
    <w:p w14:paraId="3F76FD6C" w14:textId="61A55034" w:rsidR="00D96016" w:rsidRPr="002D1A91" w:rsidRDefault="00CF455B" w:rsidP="009B4FD4">
      <w:pPr>
        <w:pStyle w:val="ColorfulList-Accent11"/>
        <w:numPr>
          <w:ilvl w:val="2"/>
          <w:numId w:val="2"/>
        </w:numPr>
        <w:spacing w:line="240" w:lineRule="auto"/>
        <w:ind w:left="720"/>
        <w:jc w:val="both"/>
        <w:rPr>
          <w:rFonts w:ascii="Arial" w:hAnsi="Arial" w:cs="Arial"/>
        </w:rPr>
      </w:pPr>
      <w:r w:rsidRPr="002D1A91">
        <w:rPr>
          <w:rFonts w:ascii="Arial" w:hAnsi="Arial" w:cs="Arial"/>
          <w:color w:val="000000"/>
        </w:rPr>
        <w:t xml:space="preserve">The </w:t>
      </w:r>
      <w:r w:rsidR="006D2A8B" w:rsidRPr="002D1A91">
        <w:rPr>
          <w:rFonts w:ascii="Arial" w:hAnsi="Arial" w:cs="Arial"/>
        </w:rPr>
        <w:t xml:space="preserve">Agency </w:t>
      </w:r>
      <w:r w:rsidRPr="002D1A91">
        <w:rPr>
          <w:rFonts w:ascii="Arial" w:hAnsi="Arial" w:cs="Arial"/>
          <w:color w:val="000000"/>
        </w:rPr>
        <w:t xml:space="preserve">shall grant such permission or exemptions as may be required under the Applicable Laws relating to and regulating land, as applicable in the </w:t>
      </w:r>
      <w:r w:rsidR="006513BB" w:rsidRPr="002D1A91">
        <w:rPr>
          <w:rFonts w:ascii="Arial" w:hAnsi="Arial" w:cs="Arial"/>
        </w:rPr>
        <w:t>Project Jurisdiction</w:t>
      </w:r>
      <w:r w:rsidRPr="002D1A91">
        <w:rPr>
          <w:rFonts w:ascii="Arial" w:hAnsi="Arial" w:cs="Arial"/>
          <w:color w:val="000000"/>
        </w:rPr>
        <w:t xml:space="preserve">, so as to ensure that the Concessionaire can enjoy Vacant Possession and hold the area of land comprising the Project Site, </w:t>
      </w:r>
      <w:r w:rsidR="00414150" w:rsidRPr="002D1A91">
        <w:rPr>
          <w:rFonts w:ascii="Arial" w:hAnsi="Arial" w:cs="Arial"/>
          <w:color w:val="000000"/>
        </w:rPr>
        <w:t xml:space="preserve">except </w:t>
      </w:r>
      <w:r w:rsidRPr="002D1A91">
        <w:rPr>
          <w:rFonts w:ascii="Arial" w:hAnsi="Arial" w:cs="Arial"/>
          <w:color w:val="000000"/>
        </w:rPr>
        <w:t xml:space="preserve">where failure to enjoy Vacant Possession </w:t>
      </w:r>
      <w:r w:rsidR="00414150" w:rsidRPr="002D1A91">
        <w:rPr>
          <w:rFonts w:ascii="Arial" w:hAnsi="Arial" w:cs="Arial"/>
          <w:color w:val="000000"/>
        </w:rPr>
        <w:t xml:space="preserve">has resulted </w:t>
      </w:r>
      <w:r w:rsidRPr="002D1A91">
        <w:rPr>
          <w:rFonts w:ascii="Arial" w:hAnsi="Arial" w:cs="Arial"/>
          <w:color w:val="000000"/>
        </w:rPr>
        <w:t>from a breach by the Concessionaire of the Applicable Standards.</w:t>
      </w:r>
    </w:p>
    <w:p w14:paraId="52E4F512" w14:textId="77777777" w:rsidR="00D96016" w:rsidRPr="002D1A91" w:rsidRDefault="00D96016" w:rsidP="009B4FD4">
      <w:pPr>
        <w:spacing w:line="240" w:lineRule="auto"/>
        <w:jc w:val="both"/>
        <w:rPr>
          <w:rFonts w:ascii="Arial" w:hAnsi="Arial" w:cs="Arial"/>
        </w:rPr>
      </w:pPr>
    </w:p>
    <w:p w14:paraId="349A8F67" w14:textId="14CAEFDF" w:rsidR="00D96016" w:rsidRPr="002D1A91" w:rsidRDefault="00D96016" w:rsidP="009B4FD4">
      <w:pPr>
        <w:pStyle w:val="Heading2"/>
        <w:spacing w:line="240" w:lineRule="auto"/>
        <w:ind w:left="720"/>
        <w:jc w:val="both"/>
        <w:rPr>
          <w:rFonts w:ascii="Arial" w:hAnsi="Arial" w:cs="Arial"/>
          <w:u w:val="single"/>
        </w:rPr>
      </w:pPr>
      <w:bookmarkStart w:id="42" w:name="_Toc333899842"/>
      <w:r w:rsidRPr="002D1A91">
        <w:rPr>
          <w:rFonts w:ascii="Arial" w:hAnsi="Arial" w:cs="Arial"/>
          <w:u w:val="single"/>
        </w:rPr>
        <w:t>Title of Project Site &amp; Delivery of Vacant Possession</w:t>
      </w:r>
      <w:bookmarkEnd w:id="42"/>
    </w:p>
    <w:p w14:paraId="287C306C" w14:textId="77777777" w:rsidR="00D96016" w:rsidRPr="002D1A91" w:rsidRDefault="00D96016" w:rsidP="009B4FD4">
      <w:pPr>
        <w:spacing w:line="240" w:lineRule="auto"/>
        <w:jc w:val="both"/>
        <w:rPr>
          <w:rFonts w:ascii="Arial" w:hAnsi="Arial" w:cs="Arial"/>
        </w:rPr>
      </w:pPr>
    </w:p>
    <w:p w14:paraId="7FCFD73D" w14:textId="1E02C7B0" w:rsidR="00087346" w:rsidRPr="002D1A91" w:rsidRDefault="00CF455B" w:rsidP="00087346">
      <w:pPr>
        <w:pStyle w:val="ColorfulList-Accent11"/>
        <w:numPr>
          <w:ilvl w:val="2"/>
          <w:numId w:val="2"/>
        </w:numPr>
        <w:spacing w:line="240" w:lineRule="auto"/>
        <w:jc w:val="both"/>
        <w:rPr>
          <w:rFonts w:ascii="Arial" w:hAnsi="Arial" w:cs="Arial"/>
        </w:rPr>
      </w:pPr>
      <w:r w:rsidRPr="002D1A91">
        <w:rPr>
          <w:rFonts w:ascii="Arial" w:hAnsi="Arial" w:cs="Arial"/>
        </w:rPr>
        <w:t xml:space="preserve">The </w:t>
      </w:r>
      <w:r w:rsidR="006D2A8B" w:rsidRPr="002D1A91">
        <w:rPr>
          <w:rFonts w:ascii="Arial" w:hAnsi="Arial" w:cs="Arial"/>
        </w:rPr>
        <w:t xml:space="preserve">Agency </w:t>
      </w:r>
      <w:r w:rsidRPr="002D1A91">
        <w:rPr>
          <w:rFonts w:ascii="Arial" w:hAnsi="Arial" w:cs="Arial"/>
        </w:rPr>
        <w:t xml:space="preserve">represents and warrants </w:t>
      </w:r>
      <w:r w:rsidR="00087346" w:rsidRPr="002D1A91">
        <w:rPr>
          <w:rFonts w:ascii="Arial" w:hAnsi="Arial" w:cs="Arial"/>
        </w:rPr>
        <w:t>to the Concessionaire that (a) it has the full legal right, power, and authority to grant the Project Site Land Instrument Right in respect of the Project Site to the Concessionaire; (b) the Project Site is, and upon the handover of Vacant Possession shall be, free and clear of all Encumbrances, and is not subject to any third-party claims or competing interests; and (c) it has the requisite authority to authorize the Concessionaire to undertake the Development Works on the Project Site in accordance with the terms of this Agreement.</w:t>
      </w:r>
    </w:p>
    <w:p w14:paraId="07A53BF9" w14:textId="77777777" w:rsidR="00D96016" w:rsidRPr="002D1A91" w:rsidRDefault="00D96016" w:rsidP="00030FBA">
      <w:pPr>
        <w:pStyle w:val="ColorfulList-Accent11"/>
        <w:spacing w:line="240" w:lineRule="auto"/>
        <w:ind w:left="0"/>
        <w:jc w:val="both"/>
        <w:rPr>
          <w:rFonts w:ascii="Arial" w:hAnsi="Arial" w:cs="Arial"/>
        </w:rPr>
      </w:pPr>
    </w:p>
    <w:p w14:paraId="68FA78DA" w14:textId="1F65AE53" w:rsidR="00D96016" w:rsidRPr="006A4CA4" w:rsidRDefault="00CF455B"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Subject to Section </w:t>
      </w:r>
      <w:r w:rsidR="00BA20B9" w:rsidRPr="002D1A91">
        <w:rPr>
          <w:rFonts w:ascii="Arial" w:hAnsi="Arial" w:cs="Arial"/>
        </w:rPr>
        <w:t>15.</w:t>
      </w:r>
      <w:r w:rsidR="00AB6962">
        <w:rPr>
          <w:rFonts w:ascii="Arial" w:hAnsi="Arial" w:cs="Arial"/>
        </w:rPr>
        <w:t>1</w:t>
      </w:r>
      <w:r w:rsidR="00BA20B9" w:rsidRPr="002D1A91">
        <w:rPr>
          <w:rFonts w:ascii="Arial" w:hAnsi="Arial" w:cs="Arial"/>
        </w:rPr>
        <w:t xml:space="preserve"> </w:t>
      </w:r>
      <w:r w:rsidRPr="002D1A91">
        <w:rPr>
          <w:rFonts w:ascii="Arial" w:hAnsi="Arial" w:cs="Arial"/>
        </w:rPr>
        <w:t>(</w:t>
      </w:r>
      <w:r w:rsidRPr="002D1A91">
        <w:rPr>
          <w:rFonts w:ascii="Arial" w:hAnsi="Arial" w:cs="Arial"/>
          <w:i/>
        </w:rPr>
        <w:t>Relief Events</w:t>
      </w:r>
      <w:r w:rsidRPr="002D1A91">
        <w:rPr>
          <w:rFonts w:ascii="Arial" w:hAnsi="Arial" w:cs="Arial"/>
        </w:rPr>
        <w:t xml:space="preserve">), the </w:t>
      </w:r>
      <w:r w:rsidR="006D2A8B" w:rsidRPr="002D1A91">
        <w:rPr>
          <w:rFonts w:ascii="Arial" w:hAnsi="Arial" w:cs="Arial"/>
        </w:rPr>
        <w:t xml:space="preserve">Agency </w:t>
      </w:r>
      <w:r w:rsidRPr="002D1A91">
        <w:rPr>
          <w:rFonts w:ascii="Arial" w:hAnsi="Arial" w:cs="Arial"/>
        </w:rPr>
        <w:t>shall at its own cost and expense deliver</w:t>
      </w:r>
      <w:r w:rsidR="00CB4B64">
        <w:rPr>
          <w:rFonts w:ascii="Arial" w:hAnsi="Arial" w:cs="Arial"/>
        </w:rPr>
        <w:t>,</w:t>
      </w:r>
      <w:r w:rsidRPr="002D1A91">
        <w:rPr>
          <w:rFonts w:ascii="Arial" w:hAnsi="Arial" w:cs="Arial"/>
        </w:rPr>
        <w:t xml:space="preserve"> to the Concessionaire, Vacant Possession of the Project Site (including all Easementary Rights) in accordance with</w:t>
      </w:r>
      <w:r w:rsidRPr="002D1A91">
        <w:rPr>
          <w:rFonts w:ascii="Arial" w:hAnsi="Arial" w:cs="Arial"/>
          <w:b/>
          <w:smallCaps/>
        </w:rPr>
        <w:t xml:space="preserve"> </w:t>
      </w:r>
      <w:r w:rsidR="00543AA9" w:rsidRPr="002D1A91">
        <w:rPr>
          <w:rFonts w:ascii="Arial" w:hAnsi="Arial" w:cs="Arial"/>
        </w:rPr>
        <w:t>the Project Site</w:t>
      </w:r>
      <w:r w:rsidR="00EA574B" w:rsidRPr="002D1A91">
        <w:rPr>
          <w:rFonts w:ascii="Arial" w:hAnsi="Arial" w:cs="Arial"/>
        </w:rPr>
        <w:t xml:space="preserve"> Land Instrument</w:t>
      </w:r>
      <w:r w:rsidR="00D96016" w:rsidRPr="002D1A91">
        <w:rPr>
          <w:rFonts w:ascii="Arial" w:hAnsi="Arial" w:cs="Arial"/>
        </w:rPr>
        <w:t xml:space="preserve">. </w:t>
      </w:r>
      <w:r w:rsidR="000B1F71" w:rsidRPr="006A4CA4">
        <w:rPr>
          <w:rFonts w:ascii="Arial" w:hAnsi="Arial" w:cs="Arial"/>
        </w:rPr>
        <w:t>Upon the delivery of Vacant Possession by the Agency, the Concessionaire’s right to enter and use the Project Site shall be irrevocable.</w:t>
      </w:r>
    </w:p>
    <w:p w14:paraId="6BFB2247" w14:textId="77777777" w:rsidR="00D96016" w:rsidRPr="002D1A91" w:rsidRDefault="00D96016" w:rsidP="009B4FD4">
      <w:pPr>
        <w:spacing w:line="240" w:lineRule="auto"/>
        <w:rPr>
          <w:rFonts w:ascii="Arial" w:hAnsi="Arial" w:cs="Arial"/>
        </w:rPr>
      </w:pPr>
    </w:p>
    <w:p w14:paraId="16121B95" w14:textId="25AF198F" w:rsidR="00E306F8" w:rsidRPr="002D1A91" w:rsidRDefault="003F70F9"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Parties agree and acknowledge that this Section 4.2.3 shall come into effect as of the Effective Date. </w:t>
      </w:r>
      <w:r w:rsidR="001A497B" w:rsidRPr="002D1A91">
        <w:rPr>
          <w:rFonts w:ascii="Arial" w:hAnsi="Arial" w:cs="Arial"/>
        </w:rPr>
        <w:t xml:space="preserve">In the event the Concessionaire is adversely affected and/or delayed in the performance of its obligations and/or there is any adverse financial impact on the Concessionaire, in each case, resulting from any delay and/or failure of the </w:t>
      </w:r>
      <w:r w:rsidR="006D2A8B" w:rsidRPr="002D1A91">
        <w:rPr>
          <w:rFonts w:ascii="Arial" w:hAnsi="Arial" w:cs="Arial"/>
        </w:rPr>
        <w:t xml:space="preserve">Agency </w:t>
      </w:r>
      <w:r w:rsidR="001A497B" w:rsidRPr="002D1A91">
        <w:rPr>
          <w:rFonts w:ascii="Arial" w:hAnsi="Arial" w:cs="Arial"/>
        </w:rPr>
        <w:t>to deliver Vacant Possession of the Project Site to the Concessionaire in accordance with</w:t>
      </w:r>
      <w:r w:rsidR="00543AA9" w:rsidRPr="002D1A91">
        <w:rPr>
          <w:rFonts w:ascii="Arial" w:hAnsi="Arial" w:cs="Arial"/>
        </w:rPr>
        <w:t xml:space="preserve"> the Project Site </w:t>
      </w:r>
      <w:r w:rsidR="0012531C" w:rsidRPr="002D1A91">
        <w:rPr>
          <w:rFonts w:ascii="Arial" w:hAnsi="Arial" w:cs="Arial"/>
        </w:rPr>
        <w:t>Land Instrument</w:t>
      </w:r>
      <w:r w:rsidR="001A497B" w:rsidRPr="002D1A91">
        <w:rPr>
          <w:rFonts w:ascii="Arial" w:hAnsi="Arial" w:cs="Arial"/>
        </w:rPr>
        <w:t xml:space="preserve">, such delay and/or failure of the </w:t>
      </w:r>
      <w:r w:rsidR="006D2A8B" w:rsidRPr="002D1A91">
        <w:rPr>
          <w:rFonts w:ascii="Arial" w:hAnsi="Arial" w:cs="Arial"/>
        </w:rPr>
        <w:t xml:space="preserve">Agency </w:t>
      </w:r>
      <w:r w:rsidR="001A497B" w:rsidRPr="002D1A91">
        <w:rPr>
          <w:rFonts w:ascii="Arial" w:hAnsi="Arial" w:cs="Arial"/>
        </w:rPr>
        <w:t xml:space="preserve">shall </w:t>
      </w:r>
      <w:r w:rsidR="00AF2505" w:rsidRPr="002D1A91">
        <w:rPr>
          <w:rFonts w:ascii="Arial" w:hAnsi="Arial" w:cs="Arial"/>
        </w:rPr>
        <w:t xml:space="preserve">entitle the Concessionaire to issuance of a Relief </w:t>
      </w:r>
      <w:r w:rsidR="003237EB" w:rsidRPr="002D1A91">
        <w:rPr>
          <w:rFonts w:ascii="Arial" w:hAnsi="Arial" w:cs="Arial"/>
        </w:rPr>
        <w:t xml:space="preserve">Order </w:t>
      </w:r>
      <w:r w:rsidR="00AF2505" w:rsidRPr="002D1A91">
        <w:rPr>
          <w:rFonts w:ascii="Arial" w:hAnsi="Arial" w:cs="Arial"/>
        </w:rPr>
        <w:t xml:space="preserve">Request and in such case, the provisions of </w:t>
      </w:r>
      <w:r w:rsidR="001A497B" w:rsidRPr="002D1A91">
        <w:rPr>
          <w:rFonts w:ascii="Arial" w:hAnsi="Arial" w:cs="Arial"/>
        </w:rPr>
        <w:t xml:space="preserve">Article </w:t>
      </w:r>
      <w:r w:rsidR="00BA20B9" w:rsidRPr="002D1A91">
        <w:rPr>
          <w:rFonts w:ascii="Arial" w:hAnsi="Arial" w:cs="Arial"/>
        </w:rPr>
        <w:t>15</w:t>
      </w:r>
      <w:r w:rsidR="001A497B" w:rsidRPr="002D1A91">
        <w:rPr>
          <w:rFonts w:ascii="Arial" w:hAnsi="Arial" w:cs="Arial"/>
        </w:rPr>
        <w:t xml:space="preserve"> (</w:t>
      </w:r>
      <w:r w:rsidR="001A497B" w:rsidRPr="002D1A91">
        <w:rPr>
          <w:rFonts w:ascii="Arial" w:hAnsi="Arial" w:cs="Arial"/>
          <w:i/>
        </w:rPr>
        <w:t xml:space="preserve">Relief Extensions </w:t>
      </w:r>
      <w:r w:rsidR="000F2430" w:rsidRPr="002D1A91">
        <w:rPr>
          <w:rFonts w:ascii="Arial" w:hAnsi="Arial" w:cs="Arial"/>
          <w:i/>
        </w:rPr>
        <w:t xml:space="preserve">&amp; </w:t>
      </w:r>
      <w:r w:rsidR="001A497B" w:rsidRPr="002D1A91">
        <w:rPr>
          <w:rFonts w:ascii="Arial" w:hAnsi="Arial" w:cs="Arial"/>
          <w:i/>
        </w:rPr>
        <w:t xml:space="preserve">Relief </w:t>
      </w:r>
      <w:r w:rsidR="000F2430" w:rsidRPr="002D1A91">
        <w:rPr>
          <w:rFonts w:ascii="Arial" w:hAnsi="Arial" w:cs="Arial"/>
          <w:i/>
        </w:rPr>
        <w:t>Compen</w:t>
      </w:r>
      <w:r w:rsidR="00DE4A0E" w:rsidRPr="002D1A91">
        <w:rPr>
          <w:rFonts w:ascii="Arial" w:hAnsi="Arial" w:cs="Arial"/>
          <w:i/>
        </w:rPr>
        <w:t>s</w:t>
      </w:r>
      <w:r w:rsidR="000F2430" w:rsidRPr="002D1A91">
        <w:rPr>
          <w:rFonts w:ascii="Arial" w:hAnsi="Arial" w:cs="Arial"/>
          <w:i/>
        </w:rPr>
        <w:t>ations</w:t>
      </w:r>
      <w:r w:rsidR="001A497B" w:rsidRPr="002D1A91">
        <w:rPr>
          <w:rFonts w:ascii="Arial" w:hAnsi="Arial" w:cs="Arial"/>
        </w:rPr>
        <w:t>) shall apply.</w:t>
      </w:r>
      <w:r w:rsidR="00A531D6" w:rsidRPr="002D1A91">
        <w:rPr>
          <w:rFonts w:ascii="Arial" w:hAnsi="Arial" w:cs="Arial"/>
        </w:rPr>
        <w:t xml:space="preserve"> </w:t>
      </w:r>
    </w:p>
    <w:p w14:paraId="0065F24A" w14:textId="77777777" w:rsidR="001A497B" w:rsidRPr="002D1A91" w:rsidRDefault="001A497B" w:rsidP="009B4FD4">
      <w:pPr>
        <w:spacing w:line="240" w:lineRule="auto"/>
        <w:rPr>
          <w:rFonts w:ascii="Arial" w:hAnsi="Arial" w:cs="Arial"/>
        </w:rPr>
      </w:pPr>
    </w:p>
    <w:p w14:paraId="0F3CCC2D" w14:textId="77777777" w:rsidR="00D96016" w:rsidRPr="002D1A91" w:rsidRDefault="00D96016" w:rsidP="009B4FD4">
      <w:pPr>
        <w:pStyle w:val="Heading2"/>
        <w:spacing w:line="240" w:lineRule="auto"/>
        <w:ind w:left="720"/>
        <w:jc w:val="both"/>
        <w:rPr>
          <w:rFonts w:ascii="Arial" w:hAnsi="Arial" w:cs="Arial"/>
          <w:u w:val="single"/>
        </w:rPr>
      </w:pPr>
      <w:bookmarkStart w:id="43" w:name="_Toc333899843"/>
      <w:r w:rsidRPr="002D1A91">
        <w:rPr>
          <w:rFonts w:ascii="Arial" w:hAnsi="Arial" w:cs="Arial"/>
          <w:u w:val="single"/>
        </w:rPr>
        <w:t>Use of Project Site</w:t>
      </w:r>
      <w:bookmarkEnd w:id="43"/>
    </w:p>
    <w:p w14:paraId="2A71A01C" w14:textId="77777777" w:rsidR="00D96016" w:rsidRPr="002D1A91" w:rsidRDefault="00D96016" w:rsidP="009B4FD4">
      <w:pPr>
        <w:spacing w:line="240" w:lineRule="auto"/>
        <w:jc w:val="both"/>
        <w:rPr>
          <w:rFonts w:ascii="Arial" w:hAnsi="Arial" w:cs="Arial"/>
        </w:rPr>
      </w:pPr>
    </w:p>
    <w:p w14:paraId="641809C4" w14:textId="07C3E31F"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hereby unconditionally and irrevocably confirms, acknowledges and agrees that the </w:t>
      </w:r>
      <w:r w:rsidR="006D2A8B" w:rsidRPr="002D1A91">
        <w:rPr>
          <w:rFonts w:ascii="Arial" w:hAnsi="Arial" w:cs="Arial"/>
        </w:rPr>
        <w:t xml:space="preserve">Agency </w:t>
      </w:r>
      <w:r w:rsidRPr="002D1A91">
        <w:rPr>
          <w:rFonts w:ascii="Arial" w:hAnsi="Arial" w:cs="Arial"/>
        </w:rPr>
        <w:t xml:space="preserve">shall enter into the  </w:t>
      </w:r>
      <w:r w:rsidR="00E35F30" w:rsidRPr="002D1A91">
        <w:rPr>
          <w:rFonts w:ascii="Arial" w:hAnsi="Arial" w:cs="Arial"/>
          <w:bCs/>
        </w:rPr>
        <w:t>Project Site</w:t>
      </w:r>
      <w:r w:rsidR="00E35F30" w:rsidRPr="002D1A91">
        <w:rPr>
          <w:rFonts w:ascii="Arial" w:hAnsi="Arial" w:cs="Arial"/>
          <w:color w:val="000000"/>
        </w:rPr>
        <w:t xml:space="preserve"> </w:t>
      </w:r>
      <w:r w:rsidR="009413FD" w:rsidRPr="002D1A91">
        <w:rPr>
          <w:rFonts w:ascii="Arial" w:hAnsi="Arial" w:cs="Arial"/>
          <w:color w:val="000000"/>
        </w:rPr>
        <w:t xml:space="preserve">Land Instrument </w:t>
      </w:r>
      <w:r w:rsidRPr="002D1A91">
        <w:rPr>
          <w:rFonts w:ascii="Arial" w:hAnsi="Arial" w:cs="Arial"/>
        </w:rPr>
        <w:t>with the Concessionaire that shall grant the</w:t>
      </w:r>
      <w:r w:rsidR="0012531C" w:rsidRPr="002D1A91">
        <w:rPr>
          <w:rFonts w:ascii="Arial" w:hAnsi="Arial" w:cs="Arial"/>
        </w:rPr>
        <w:t xml:space="preserve"> </w:t>
      </w:r>
      <w:r w:rsidRPr="002D1A91">
        <w:rPr>
          <w:rFonts w:ascii="Arial" w:hAnsi="Arial" w:cs="Arial"/>
        </w:rPr>
        <w:t>Project Site</w:t>
      </w:r>
      <w:r w:rsidR="0012531C" w:rsidRPr="002D1A91">
        <w:rPr>
          <w:rFonts w:ascii="Arial" w:hAnsi="Arial" w:cs="Arial"/>
        </w:rPr>
        <w:t xml:space="preserve"> Land Instrument Right </w:t>
      </w:r>
      <w:r w:rsidRPr="002D1A91">
        <w:rPr>
          <w:rFonts w:ascii="Arial" w:hAnsi="Arial" w:cs="Arial"/>
        </w:rPr>
        <w:t xml:space="preserve">to </w:t>
      </w:r>
      <w:r w:rsidR="00840BCE">
        <w:rPr>
          <w:rFonts w:ascii="Arial" w:hAnsi="Arial" w:cs="Arial"/>
        </w:rPr>
        <w:t xml:space="preserve">the </w:t>
      </w:r>
      <w:r w:rsidRPr="002D1A91">
        <w:rPr>
          <w:rFonts w:ascii="Arial" w:hAnsi="Arial" w:cs="Arial"/>
        </w:rPr>
        <w:t xml:space="preserve">Concessionaire for the sole purpose of implementation </w:t>
      </w:r>
      <w:r w:rsidRPr="002D1A91">
        <w:rPr>
          <w:rFonts w:ascii="Arial" w:hAnsi="Arial" w:cs="Arial"/>
        </w:rPr>
        <w:lastRenderedPageBreak/>
        <w:t xml:space="preserve">of the Project and for enjoying the rights and benefits of the Concession granted hereunder and that the Concessionaire shall use the Project Site only for the purposes of implementing the Project thereupon and for purposes incidental or necessary thereto subject to the terms and conditions of the Applicable Standards. The Concessionaire shall, in carrying out its obligations under this Agreement, utilize all existing roads and land areas at the Project Site. </w:t>
      </w:r>
    </w:p>
    <w:p w14:paraId="093B9BDE" w14:textId="77777777" w:rsidR="00D96016" w:rsidRPr="002D1A91" w:rsidRDefault="00D96016" w:rsidP="009B4FD4">
      <w:pPr>
        <w:spacing w:line="240" w:lineRule="auto"/>
        <w:jc w:val="both"/>
        <w:rPr>
          <w:rFonts w:ascii="Arial" w:hAnsi="Arial" w:cs="Arial"/>
        </w:rPr>
      </w:pPr>
    </w:p>
    <w:p w14:paraId="4ED74A32" w14:textId="11470FDC"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hereby undertakes that it shall not without prior written consent of the</w:t>
      </w:r>
      <w:r w:rsidR="006D2A8B" w:rsidRPr="002D1A91">
        <w:rPr>
          <w:rFonts w:ascii="Arial" w:hAnsi="Arial" w:cs="Arial"/>
        </w:rPr>
        <w:t xml:space="preserve"> Agency</w:t>
      </w:r>
      <w:r w:rsidR="00CB461D" w:rsidRPr="002D1A91">
        <w:rPr>
          <w:rFonts w:ascii="Arial" w:hAnsi="Arial" w:cs="Arial"/>
        </w:rPr>
        <w:t xml:space="preserve"> </w:t>
      </w:r>
      <w:r w:rsidRPr="002D1A91">
        <w:rPr>
          <w:rFonts w:ascii="Arial" w:hAnsi="Arial" w:cs="Arial"/>
        </w:rPr>
        <w:t xml:space="preserve">use the Project Site for any purpose other than: </w:t>
      </w:r>
    </w:p>
    <w:p w14:paraId="344642FF" w14:textId="77777777" w:rsidR="00D96016" w:rsidRPr="002D1A91" w:rsidRDefault="00D96016" w:rsidP="009B4FD4">
      <w:pPr>
        <w:spacing w:line="240" w:lineRule="auto"/>
        <w:jc w:val="both"/>
        <w:rPr>
          <w:rFonts w:ascii="Arial" w:hAnsi="Arial" w:cs="Arial"/>
        </w:rPr>
      </w:pPr>
    </w:p>
    <w:p w14:paraId="0684FA85" w14:textId="55380623" w:rsidR="00D96016" w:rsidRPr="002D1A91" w:rsidRDefault="00D96016" w:rsidP="009B4FD4">
      <w:pPr>
        <w:pStyle w:val="ColorfulList-Accent11"/>
        <w:numPr>
          <w:ilvl w:val="0"/>
          <w:numId w:val="16"/>
        </w:numPr>
        <w:spacing w:line="240" w:lineRule="auto"/>
        <w:ind w:left="1440"/>
        <w:jc w:val="both"/>
        <w:rPr>
          <w:rFonts w:ascii="Arial" w:hAnsi="Arial" w:cs="Arial"/>
        </w:rPr>
      </w:pPr>
      <w:r w:rsidRPr="002D1A91">
        <w:rPr>
          <w:rFonts w:ascii="Arial" w:hAnsi="Arial" w:cs="Arial"/>
        </w:rPr>
        <w:t>for the purposes of the Project and purposes incidental thereto;</w:t>
      </w:r>
      <w:r w:rsidR="00CB461D" w:rsidRPr="002D1A91">
        <w:rPr>
          <w:rFonts w:ascii="Arial" w:hAnsi="Arial" w:cs="Arial"/>
        </w:rPr>
        <w:t xml:space="preserve"> and</w:t>
      </w:r>
    </w:p>
    <w:p w14:paraId="030504CC" w14:textId="77777777" w:rsidR="00D96016" w:rsidRPr="002D1A91" w:rsidRDefault="00D96016" w:rsidP="009B4FD4">
      <w:pPr>
        <w:spacing w:line="240" w:lineRule="auto"/>
        <w:jc w:val="both"/>
        <w:rPr>
          <w:rFonts w:ascii="Arial" w:hAnsi="Arial" w:cs="Arial"/>
        </w:rPr>
      </w:pPr>
    </w:p>
    <w:p w14:paraId="7295C0B3" w14:textId="7B16AE21" w:rsidR="00D96016" w:rsidRPr="002D1A91" w:rsidRDefault="00D96016" w:rsidP="009B4FD4">
      <w:pPr>
        <w:pStyle w:val="ColorfulList-Accent11"/>
        <w:numPr>
          <w:ilvl w:val="0"/>
          <w:numId w:val="16"/>
        </w:numPr>
        <w:spacing w:line="240" w:lineRule="auto"/>
        <w:ind w:left="1440"/>
        <w:jc w:val="both"/>
        <w:rPr>
          <w:rFonts w:ascii="Arial" w:hAnsi="Arial" w:cs="Arial"/>
        </w:rPr>
      </w:pPr>
      <w:r w:rsidRPr="002D1A91">
        <w:rPr>
          <w:rFonts w:ascii="Arial" w:hAnsi="Arial" w:cs="Arial"/>
        </w:rPr>
        <w:t xml:space="preserve">as may otherwise be approved by the </w:t>
      </w:r>
      <w:r w:rsidR="006D2A8B" w:rsidRPr="002D1A91">
        <w:rPr>
          <w:rFonts w:ascii="Arial" w:hAnsi="Arial" w:cs="Arial"/>
        </w:rPr>
        <w:t xml:space="preserve">Agency </w:t>
      </w:r>
      <w:r w:rsidRPr="002D1A91">
        <w:rPr>
          <w:rFonts w:ascii="Arial" w:hAnsi="Arial" w:cs="Arial"/>
        </w:rPr>
        <w:t>in writing.</w:t>
      </w:r>
    </w:p>
    <w:p w14:paraId="760E94E1" w14:textId="77777777" w:rsidR="00D96016" w:rsidRPr="002D1A91" w:rsidRDefault="00D96016" w:rsidP="009B4FD4">
      <w:pPr>
        <w:spacing w:line="240" w:lineRule="auto"/>
        <w:jc w:val="both"/>
        <w:rPr>
          <w:rFonts w:ascii="Arial" w:hAnsi="Arial" w:cs="Arial"/>
        </w:rPr>
      </w:pPr>
    </w:p>
    <w:p w14:paraId="28726444" w14:textId="77777777" w:rsidR="00D96016" w:rsidRPr="002D1A91" w:rsidRDefault="00D96016" w:rsidP="009B4FD4">
      <w:pPr>
        <w:pStyle w:val="Heading2"/>
        <w:spacing w:line="240" w:lineRule="auto"/>
        <w:ind w:left="720"/>
        <w:jc w:val="both"/>
        <w:rPr>
          <w:rFonts w:ascii="Arial" w:hAnsi="Arial" w:cs="Arial"/>
          <w:u w:val="single"/>
        </w:rPr>
      </w:pPr>
      <w:r w:rsidRPr="002D1A91">
        <w:rPr>
          <w:rFonts w:ascii="Arial" w:hAnsi="Arial" w:cs="Arial"/>
          <w:u w:val="single"/>
        </w:rPr>
        <w:t xml:space="preserve">Concessionaire’s Responsibility </w:t>
      </w:r>
    </w:p>
    <w:p w14:paraId="477D472A" w14:textId="77777777" w:rsidR="00D96016" w:rsidRPr="002D1A91" w:rsidRDefault="00D96016" w:rsidP="009B4FD4">
      <w:pPr>
        <w:spacing w:line="240" w:lineRule="auto"/>
        <w:jc w:val="both"/>
        <w:rPr>
          <w:rFonts w:ascii="Arial" w:hAnsi="Arial" w:cs="Arial"/>
        </w:rPr>
      </w:pPr>
    </w:p>
    <w:p w14:paraId="2C1FF485" w14:textId="1C8C6039"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Subject to Section 4.1</w:t>
      </w:r>
      <w:r w:rsidR="00B85BC6">
        <w:rPr>
          <w:rFonts w:ascii="Arial" w:hAnsi="Arial" w:cs="Arial"/>
        </w:rPr>
        <w:t>3</w:t>
      </w:r>
      <w:r w:rsidRPr="002D1A91">
        <w:rPr>
          <w:rFonts w:ascii="Arial" w:hAnsi="Arial" w:cs="Arial"/>
        </w:rPr>
        <w:t xml:space="preserve"> (</w:t>
      </w:r>
      <w:r w:rsidRPr="002D1A91">
        <w:rPr>
          <w:rFonts w:ascii="Arial" w:hAnsi="Arial" w:cs="Arial"/>
          <w:i/>
        </w:rPr>
        <w:t>Removal of Material Adverse Impediment</w:t>
      </w:r>
      <w:r w:rsidRPr="002D1A91">
        <w:rPr>
          <w:rFonts w:ascii="Arial" w:hAnsi="Arial" w:cs="Arial"/>
        </w:rPr>
        <w:t xml:space="preserve">), the physical and the ambient conditions (including climatic, hydrological, hydro-geological, ecological, environmental, geotechnical, geological, paleontological and archaeological conditions) of the Project Site (the </w:t>
      </w:r>
      <w:r w:rsidRPr="002D1A91">
        <w:rPr>
          <w:rFonts w:ascii="Arial" w:hAnsi="Arial" w:cs="Arial"/>
          <w:b/>
        </w:rPr>
        <w:t>Project Site Conditions</w:t>
      </w:r>
      <w:r w:rsidRPr="002D1A91">
        <w:rPr>
          <w:rFonts w:ascii="Arial" w:hAnsi="Arial" w:cs="Arial"/>
        </w:rPr>
        <w:t>) shall be the sole responsibility of the Concessionaire. Accordingly, without limiting any other obligations of the Concessionaire that are included in this Agreement, the Concessionaire shall be deemed as at the Effective Date to have:</w:t>
      </w:r>
    </w:p>
    <w:p w14:paraId="60F4591F" w14:textId="77777777" w:rsidR="00D96016" w:rsidRPr="002D1A91" w:rsidRDefault="00D96016" w:rsidP="009B4FD4">
      <w:pPr>
        <w:spacing w:line="240" w:lineRule="auto"/>
        <w:jc w:val="both"/>
        <w:rPr>
          <w:rFonts w:ascii="Arial" w:hAnsi="Arial" w:cs="Arial"/>
        </w:rPr>
      </w:pPr>
    </w:p>
    <w:p w14:paraId="190BED0E" w14:textId="77777777" w:rsidR="00D96016" w:rsidRPr="002D1A91" w:rsidRDefault="00D96016" w:rsidP="009B4FD4">
      <w:pPr>
        <w:pStyle w:val="ColorfulList-Accent11"/>
        <w:numPr>
          <w:ilvl w:val="0"/>
          <w:numId w:val="17"/>
        </w:numPr>
        <w:spacing w:line="240" w:lineRule="auto"/>
        <w:ind w:left="1440"/>
        <w:jc w:val="both"/>
        <w:rPr>
          <w:rFonts w:ascii="Arial" w:hAnsi="Arial" w:cs="Arial"/>
        </w:rPr>
      </w:pPr>
      <w:r w:rsidRPr="002D1A91">
        <w:rPr>
          <w:rFonts w:ascii="Arial" w:hAnsi="Arial" w:cs="Arial"/>
        </w:rPr>
        <w:t>carried out an investigation of all Project Site Conditions and of any extraneous material in or under the Project Site including its surface, sub-soil and ground water to enable the Concession Assets to be designed and constructed and for its obligations to be performed with due regard for the Project Site Conditions and the seismic activity (if any) in the region of the Project Site;</w:t>
      </w:r>
    </w:p>
    <w:p w14:paraId="7991F00C" w14:textId="77777777" w:rsidR="00D96016" w:rsidRPr="002D1A91" w:rsidRDefault="00D96016" w:rsidP="009B4FD4">
      <w:pPr>
        <w:spacing w:line="240" w:lineRule="auto"/>
        <w:jc w:val="both"/>
        <w:rPr>
          <w:rFonts w:ascii="Arial" w:hAnsi="Arial" w:cs="Arial"/>
        </w:rPr>
      </w:pPr>
    </w:p>
    <w:p w14:paraId="6EB304E0" w14:textId="661F3437" w:rsidR="00D96016" w:rsidRPr="002D1A91" w:rsidRDefault="00D96016" w:rsidP="009B4FD4">
      <w:pPr>
        <w:pStyle w:val="ColorfulList-Accent11"/>
        <w:numPr>
          <w:ilvl w:val="0"/>
          <w:numId w:val="17"/>
        </w:numPr>
        <w:spacing w:line="240" w:lineRule="auto"/>
        <w:ind w:left="1440"/>
        <w:jc w:val="both"/>
        <w:rPr>
          <w:rFonts w:ascii="Arial" w:hAnsi="Arial" w:cs="Arial"/>
        </w:rPr>
      </w:pPr>
      <w:r w:rsidRPr="002D1A91">
        <w:rPr>
          <w:rFonts w:ascii="Arial" w:hAnsi="Arial" w:cs="Arial"/>
        </w:rPr>
        <w:t xml:space="preserve">for the purpose of such investigation in section </w:t>
      </w:r>
      <w:r w:rsidR="00840BCE">
        <w:rPr>
          <w:rFonts w:ascii="Arial" w:hAnsi="Arial" w:cs="Arial"/>
        </w:rPr>
        <w:t>4.4.1</w:t>
      </w:r>
      <w:r w:rsidRPr="002D1A91">
        <w:rPr>
          <w:rFonts w:ascii="Arial" w:hAnsi="Arial" w:cs="Arial"/>
        </w:rPr>
        <w:t>(a), inspected and examined the Project Site and surroundings;</w:t>
      </w:r>
      <w:r w:rsidRPr="002D1A91">
        <w:rPr>
          <w:rFonts w:ascii="Arial" w:hAnsi="Arial" w:cs="Arial"/>
        </w:rPr>
        <w:tab/>
      </w:r>
    </w:p>
    <w:p w14:paraId="64CF03C7" w14:textId="77777777" w:rsidR="00D96016" w:rsidRPr="002D1A91" w:rsidRDefault="00D96016" w:rsidP="009B4FD4">
      <w:pPr>
        <w:spacing w:line="240" w:lineRule="auto"/>
        <w:jc w:val="both"/>
        <w:rPr>
          <w:rFonts w:ascii="Arial" w:hAnsi="Arial" w:cs="Arial"/>
        </w:rPr>
      </w:pPr>
    </w:p>
    <w:p w14:paraId="74D0D39D" w14:textId="77777777" w:rsidR="00D96016" w:rsidRPr="002D1A91" w:rsidRDefault="00D96016" w:rsidP="009B4FD4">
      <w:pPr>
        <w:pStyle w:val="ColorfulList-Accent11"/>
        <w:numPr>
          <w:ilvl w:val="0"/>
          <w:numId w:val="17"/>
        </w:numPr>
        <w:spacing w:line="240" w:lineRule="auto"/>
        <w:ind w:left="1440"/>
        <w:jc w:val="both"/>
        <w:rPr>
          <w:rFonts w:ascii="Arial" w:hAnsi="Arial" w:cs="Arial"/>
        </w:rPr>
      </w:pPr>
      <w:r w:rsidRPr="002D1A91">
        <w:rPr>
          <w:rFonts w:ascii="Arial" w:hAnsi="Arial" w:cs="Arial"/>
        </w:rPr>
        <w:t>satisfied itself as to the nature of the Project Site Conditions, the surface, sub-soil and ground water of the Project Site, the form and nature of the Project Site, the load-bearing and other relevant properties of the Project Site, the risk of damage to property affecting the Project Site, the nature of the materials (whether natural or otherwise) to be excavated and the nature of the design, its obligations and material necessary for the implementation of the Project;</w:t>
      </w:r>
    </w:p>
    <w:p w14:paraId="0A532493" w14:textId="77777777" w:rsidR="00D96016" w:rsidRPr="002D1A91" w:rsidRDefault="00D96016" w:rsidP="009B4FD4">
      <w:pPr>
        <w:spacing w:line="240" w:lineRule="auto"/>
        <w:jc w:val="both"/>
        <w:rPr>
          <w:rFonts w:ascii="Arial" w:hAnsi="Arial" w:cs="Arial"/>
        </w:rPr>
      </w:pPr>
    </w:p>
    <w:p w14:paraId="32AEDCAB" w14:textId="77777777" w:rsidR="00D96016" w:rsidRPr="002D1A91" w:rsidRDefault="00D96016" w:rsidP="009B4FD4">
      <w:pPr>
        <w:pStyle w:val="ColorfulList-Accent11"/>
        <w:numPr>
          <w:ilvl w:val="0"/>
          <w:numId w:val="17"/>
        </w:numPr>
        <w:spacing w:line="240" w:lineRule="auto"/>
        <w:ind w:left="1440"/>
        <w:jc w:val="both"/>
        <w:rPr>
          <w:rFonts w:ascii="Arial" w:hAnsi="Arial" w:cs="Arial"/>
        </w:rPr>
      </w:pPr>
      <w:r w:rsidRPr="002D1A91">
        <w:rPr>
          <w:rFonts w:ascii="Arial" w:hAnsi="Arial" w:cs="Arial"/>
        </w:rPr>
        <w:t xml:space="preserve">satisfied itself as to the adequacy of its right of passage over, access to and through the Project Site and any accommodation it may require for </w:t>
      </w:r>
      <w:r w:rsidRPr="002D1A91">
        <w:rPr>
          <w:rFonts w:ascii="Arial" w:hAnsi="Arial" w:cs="Arial"/>
        </w:rPr>
        <w:lastRenderedPageBreak/>
        <w:t>the purposes of fulfilling any of its obligations included in this Agreement, such as any additional land or buildings located outside the Project Site;</w:t>
      </w:r>
    </w:p>
    <w:p w14:paraId="7954479C" w14:textId="77777777" w:rsidR="00D96016" w:rsidRPr="002D1A91" w:rsidRDefault="00D96016" w:rsidP="009B4FD4">
      <w:pPr>
        <w:spacing w:line="240" w:lineRule="auto"/>
        <w:jc w:val="both"/>
        <w:rPr>
          <w:rFonts w:ascii="Arial" w:hAnsi="Arial" w:cs="Arial"/>
        </w:rPr>
      </w:pPr>
    </w:p>
    <w:p w14:paraId="314C346B" w14:textId="77777777" w:rsidR="00D96016" w:rsidRPr="002D1A91" w:rsidRDefault="00D96016" w:rsidP="009B4FD4">
      <w:pPr>
        <w:pStyle w:val="ColorfulList-Accent11"/>
        <w:numPr>
          <w:ilvl w:val="0"/>
          <w:numId w:val="17"/>
        </w:numPr>
        <w:spacing w:line="240" w:lineRule="auto"/>
        <w:ind w:left="1440"/>
        <w:jc w:val="both"/>
        <w:rPr>
          <w:rFonts w:ascii="Arial" w:hAnsi="Arial" w:cs="Arial"/>
        </w:rPr>
      </w:pPr>
      <w:r w:rsidRPr="002D1A91">
        <w:rPr>
          <w:rFonts w:ascii="Arial" w:hAnsi="Arial" w:cs="Arial"/>
        </w:rPr>
        <w:t>satisfied itself as to the possibility of interference by Persons with rights-of-way across, access to or use of the Project Site with particular regard to the owners and users of any land adjacent to the Project Site; and</w:t>
      </w:r>
    </w:p>
    <w:p w14:paraId="5383B361" w14:textId="77777777" w:rsidR="00D96016" w:rsidRPr="002D1A91" w:rsidRDefault="00D96016" w:rsidP="009B4FD4">
      <w:pPr>
        <w:spacing w:line="240" w:lineRule="auto"/>
        <w:jc w:val="both"/>
        <w:rPr>
          <w:rFonts w:ascii="Arial" w:hAnsi="Arial" w:cs="Arial"/>
        </w:rPr>
      </w:pPr>
    </w:p>
    <w:p w14:paraId="7E856727" w14:textId="77777777" w:rsidR="00D96016" w:rsidRPr="002D1A91" w:rsidRDefault="00D96016" w:rsidP="009B4FD4">
      <w:pPr>
        <w:pStyle w:val="ColorfulList-Accent11"/>
        <w:numPr>
          <w:ilvl w:val="0"/>
          <w:numId w:val="17"/>
        </w:numPr>
        <w:spacing w:line="240" w:lineRule="auto"/>
        <w:ind w:left="1440"/>
        <w:jc w:val="both"/>
        <w:rPr>
          <w:rFonts w:ascii="Arial" w:hAnsi="Arial" w:cs="Arial"/>
        </w:rPr>
      </w:pPr>
      <w:r w:rsidRPr="002D1A91">
        <w:rPr>
          <w:rFonts w:ascii="Arial" w:hAnsi="Arial" w:cs="Arial"/>
        </w:rPr>
        <w:t>satisfied itself as to the precautions, times and methods of working necessary to prevent or minimize nuisance or interference being caused to any third parties.</w:t>
      </w:r>
    </w:p>
    <w:p w14:paraId="5ED337FB" w14:textId="1321404E" w:rsidR="00D96016" w:rsidRPr="002D1A91" w:rsidRDefault="00D96016" w:rsidP="009B4FD4">
      <w:pPr>
        <w:spacing w:line="240" w:lineRule="auto"/>
        <w:jc w:val="both"/>
        <w:rPr>
          <w:rFonts w:ascii="Arial" w:hAnsi="Arial" w:cs="Arial"/>
        </w:rPr>
      </w:pPr>
    </w:p>
    <w:p w14:paraId="681778EA" w14:textId="57614618"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For the avoidance of doubt, the Concessionaire accepts full responsibility for all matters in Section 4.4.1 and the Concessionaire shall, subject to Section 4.15 (</w:t>
      </w:r>
      <w:r w:rsidRPr="002D1A91">
        <w:rPr>
          <w:rFonts w:ascii="Arial" w:hAnsi="Arial" w:cs="Arial"/>
          <w:i/>
        </w:rPr>
        <w:t xml:space="preserve">Removal of </w:t>
      </w:r>
      <w:r w:rsidR="00840BCE">
        <w:rPr>
          <w:rFonts w:ascii="Arial" w:hAnsi="Arial" w:cs="Arial"/>
          <w:i/>
        </w:rPr>
        <w:t xml:space="preserve">Material </w:t>
      </w:r>
      <w:r w:rsidRPr="002D1A91">
        <w:rPr>
          <w:rFonts w:ascii="Arial" w:hAnsi="Arial" w:cs="Arial"/>
          <w:i/>
        </w:rPr>
        <w:t>Adverse Impediment</w:t>
      </w:r>
      <w:r w:rsidRPr="002D1A91">
        <w:rPr>
          <w:rFonts w:ascii="Arial" w:hAnsi="Arial" w:cs="Arial"/>
        </w:rPr>
        <w:t>):</w:t>
      </w:r>
    </w:p>
    <w:p w14:paraId="678695F4" w14:textId="77777777" w:rsidR="00D96016" w:rsidRPr="002D1A91" w:rsidRDefault="00D96016" w:rsidP="009B4FD4">
      <w:pPr>
        <w:spacing w:line="240" w:lineRule="auto"/>
        <w:jc w:val="both"/>
        <w:rPr>
          <w:rFonts w:ascii="Arial" w:hAnsi="Arial" w:cs="Arial"/>
        </w:rPr>
      </w:pPr>
    </w:p>
    <w:p w14:paraId="31338F87" w14:textId="4C76D7D4" w:rsidR="00D96016" w:rsidRPr="002D1A91" w:rsidRDefault="00D96016" w:rsidP="009B4FD4">
      <w:pPr>
        <w:pStyle w:val="ColorfulList-Accent11"/>
        <w:numPr>
          <w:ilvl w:val="0"/>
          <w:numId w:val="18"/>
        </w:numPr>
        <w:spacing w:line="240" w:lineRule="auto"/>
        <w:ind w:left="1440"/>
        <w:jc w:val="both"/>
        <w:rPr>
          <w:rFonts w:ascii="Arial" w:hAnsi="Arial" w:cs="Arial"/>
        </w:rPr>
      </w:pPr>
      <w:r w:rsidRPr="002D1A91">
        <w:rPr>
          <w:rFonts w:ascii="Arial" w:hAnsi="Arial" w:cs="Arial"/>
        </w:rPr>
        <w:t xml:space="preserve">not be entitled to make any claim against the </w:t>
      </w:r>
      <w:r w:rsidR="006D2A8B" w:rsidRPr="002D1A91">
        <w:rPr>
          <w:rFonts w:ascii="Arial" w:hAnsi="Arial" w:cs="Arial"/>
        </w:rPr>
        <w:t xml:space="preserve">Agency </w:t>
      </w:r>
      <w:r w:rsidRPr="002D1A91">
        <w:rPr>
          <w:rFonts w:ascii="Arial" w:hAnsi="Arial" w:cs="Arial"/>
        </w:rPr>
        <w:t xml:space="preserve">whether in contract, tort or otherwise on any ground relating to the matters in Section 4.4.1; and </w:t>
      </w:r>
    </w:p>
    <w:p w14:paraId="2215F860" w14:textId="77777777" w:rsidR="00D96016" w:rsidRPr="002D1A91" w:rsidRDefault="00D96016" w:rsidP="009B4FD4">
      <w:pPr>
        <w:spacing w:line="240" w:lineRule="auto"/>
        <w:jc w:val="both"/>
        <w:rPr>
          <w:rFonts w:ascii="Arial" w:hAnsi="Arial" w:cs="Arial"/>
        </w:rPr>
      </w:pPr>
    </w:p>
    <w:p w14:paraId="3FE6358B" w14:textId="55C6DA38" w:rsidR="00D96016" w:rsidRPr="002D1A91" w:rsidRDefault="00D96016" w:rsidP="009B4FD4">
      <w:pPr>
        <w:pStyle w:val="ColorfulList-Accent11"/>
        <w:numPr>
          <w:ilvl w:val="0"/>
          <w:numId w:val="18"/>
        </w:numPr>
        <w:spacing w:line="240" w:lineRule="auto"/>
        <w:ind w:left="1440"/>
        <w:jc w:val="both"/>
        <w:rPr>
          <w:rFonts w:ascii="Arial" w:hAnsi="Arial" w:cs="Arial"/>
        </w:rPr>
      </w:pPr>
      <w:r w:rsidRPr="002D1A91">
        <w:rPr>
          <w:rFonts w:ascii="Arial" w:hAnsi="Arial" w:cs="Arial"/>
        </w:rPr>
        <w:t xml:space="preserve">indemnify the </w:t>
      </w:r>
      <w:r w:rsidR="006D2A8B" w:rsidRPr="002D1A91">
        <w:rPr>
          <w:rFonts w:ascii="Arial" w:hAnsi="Arial" w:cs="Arial"/>
        </w:rPr>
        <w:t xml:space="preserve">Agency </w:t>
      </w:r>
      <w:r w:rsidRPr="002D1A91">
        <w:rPr>
          <w:rFonts w:ascii="Arial" w:hAnsi="Arial" w:cs="Arial"/>
        </w:rPr>
        <w:t xml:space="preserve">against all direct Losses sustained by the </w:t>
      </w:r>
      <w:r w:rsidR="006D2A8B" w:rsidRPr="002D1A91">
        <w:rPr>
          <w:rFonts w:ascii="Arial" w:hAnsi="Arial" w:cs="Arial"/>
        </w:rPr>
        <w:t>Agency</w:t>
      </w:r>
      <w:r w:rsidR="006D2A8B" w:rsidRPr="006A4CA4">
        <w:rPr>
          <w:rFonts w:ascii="Arial" w:hAnsi="Arial" w:cs="Arial"/>
        </w:rPr>
        <w:t xml:space="preserve"> </w:t>
      </w:r>
      <w:r w:rsidRPr="002D1A91">
        <w:rPr>
          <w:rFonts w:ascii="Arial" w:hAnsi="Arial" w:cs="Arial"/>
        </w:rPr>
        <w:t xml:space="preserve">and/or any third party in consequence of cleaning-up and otherwise dealing with any potentially hazardous materials being any natural or artificial substance, whether in solid, gaseous or liquid form capable of causing harm to any human or any other living organism supported by the environment (including air, water, land, surface land and sub-surface land) or capable of damaging the environment or public health or posing a threat to public safety including any pollutants and any hazardous, toxic, radioactive, noxious, corrosive or dangerous substances and all substances for which in each case liability or responsibility is imposed under </w:t>
      </w:r>
      <w:r w:rsidR="00840BCE">
        <w:rPr>
          <w:rFonts w:ascii="Arial" w:hAnsi="Arial" w:cs="Arial"/>
        </w:rPr>
        <w:t>Applicable Laws</w:t>
      </w:r>
      <w:r w:rsidRPr="002D1A91">
        <w:rPr>
          <w:rFonts w:ascii="Arial" w:hAnsi="Arial" w:cs="Arial"/>
        </w:rPr>
        <w:t>) at the Project Site.</w:t>
      </w:r>
    </w:p>
    <w:p w14:paraId="7DA0F7F3" w14:textId="77777777" w:rsidR="00D96016" w:rsidRPr="002D1A91" w:rsidRDefault="00D96016" w:rsidP="009B4FD4">
      <w:pPr>
        <w:spacing w:line="240" w:lineRule="auto"/>
        <w:jc w:val="both"/>
        <w:rPr>
          <w:rFonts w:ascii="Arial" w:hAnsi="Arial" w:cs="Arial"/>
        </w:rPr>
      </w:pPr>
    </w:p>
    <w:p w14:paraId="2355190B" w14:textId="77777777" w:rsidR="00D96016" w:rsidRPr="002D1A91" w:rsidRDefault="00D96016" w:rsidP="009B4FD4">
      <w:pPr>
        <w:pStyle w:val="Heading2"/>
        <w:spacing w:line="240" w:lineRule="auto"/>
        <w:ind w:left="720"/>
        <w:jc w:val="both"/>
        <w:rPr>
          <w:rFonts w:ascii="Arial" w:hAnsi="Arial" w:cs="Arial"/>
          <w:u w:val="single"/>
        </w:rPr>
      </w:pPr>
      <w:bookmarkStart w:id="44" w:name="_Toc333899845"/>
      <w:r w:rsidRPr="002D1A91">
        <w:rPr>
          <w:rFonts w:ascii="Arial" w:hAnsi="Arial" w:cs="Arial"/>
          <w:u w:val="single"/>
        </w:rPr>
        <w:t>No Sale or Creation of Encumbrance</w:t>
      </w:r>
      <w:bookmarkEnd w:id="44"/>
    </w:p>
    <w:p w14:paraId="12AE86E7" w14:textId="77777777" w:rsidR="00D96016" w:rsidRPr="002D1A91" w:rsidRDefault="00D96016" w:rsidP="009B4FD4">
      <w:pPr>
        <w:spacing w:line="240" w:lineRule="auto"/>
        <w:jc w:val="both"/>
        <w:rPr>
          <w:rFonts w:ascii="Arial" w:hAnsi="Arial" w:cs="Arial"/>
        </w:rPr>
      </w:pPr>
    </w:p>
    <w:p w14:paraId="4C79FF78" w14:textId="48AE675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shall not part with, dispose of, sell, sublease or create any Encumbrance of any nature whatsoever on the whole or any part of the Project Site and shall not place or create nor permit any Contractor or other person claiming through or under the Concessionaire to place or create any Encumbrance over all or any part of the Project Site or the Concession Assets, or on any rights of the Concessionaire therein or under this Agreement, save and except as otherwise expressly set forth in this Agreement.</w:t>
      </w:r>
    </w:p>
    <w:p w14:paraId="7F4A773B" w14:textId="77777777" w:rsidR="00D96016" w:rsidRPr="002D1A91" w:rsidRDefault="00D96016" w:rsidP="009B4FD4">
      <w:pPr>
        <w:spacing w:line="240" w:lineRule="auto"/>
        <w:jc w:val="both"/>
        <w:rPr>
          <w:rFonts w:ascii="Arial" w:hAnsi="Arial" w:cs="Arial"/>
        </w:rPr>
      </w:pPr>
    </w:p>
    <w:p w14:paraId="66CD0E10" w14:textId="77777777" w:rsidR="00D96016" w:rsidRPr="002D1A91" w:rsidRDefault="00D96016" w:rsidP="009B4FD4">
      <w:pPr>
        <w:pStyle w:val="Heading2"/>
        <w:spacing w:line="240" w:lineRule="auto"/>
        <w:ind w:left="720"/>
        <w:jc w:val="both"/>
        <w:rPr>
          <w:rFonts w:ascii="Arial" w:hAnsi="Arial" w:cs="Arial"/>
          <w:u w:val="single"/>
        </w:rPr>
      </w:pPr>
      <w:bookmarkStart w:id="45" w:name="_Toc333899846"/>
      <w:r w:rsidRPr="002D1A91">
        <w:rPr>
          <w:rFonts w:ascii="Arial" w:hAnsi="Arial" w:cs="Arial"/>
          <w:u w:val="single"/>
        </w:rPr>
        <w:t>Protection of Site from Encroachments</w:t>
      </w:r>
      <w:bookmarkEnd w:id="45"/>
    </w:p>
    <w:p w14:paraId="63A170EC" w14:textId="77777777" w:rsidR="00D96016" w:rsidRPr="002D1A91" w:rsidRDefault="00D96016" w:rsidP="009B4FD4">
      <w:pPr>
        <w:spacing w:line="240" w:lineRule="auto"/>
        <w:jc w:val="both"/>
        <w:rPr>
          <w:rFonts w:ascii="Arial" w:hAnsi="Arial" w:cs="Arial"/>
          <w:sz w:val="18"/>
          <w:szCs w:val="18"/>
        </w:rPr>
      </w:pPr>
    </w:p>
    <w:p w14:paraId="43760A44" w14:textId="562DBC93" w:rsidR="00D96016" w:rsidRPr="002D1A91" w:rsidRDefault="00D96016" w:rsidP="00030FB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Following the delivery and handing over to the Concessionaire of the Vacant Possession of the Project Site by the </w:t>
      </w:r>
      <w:r w:rsidR="006D2A8B" w:rsidRPr="002D1A91">
        <w:rPr>
          <w:rFonts w:ascii="Arial" w:hAnsi="Arial" w:cs="Arial"/>
        </w:rPr>
        <w:t xml:space="preserve">Agency </w:t>
      </w:r>
      <w:r w:rsidRPr="002D1A91">
        <w:rPr>
          <w:rFonts w:ascii="Arial" w:hAnsi="Arial" w:cs="Arial"/>
        </w:rPr>
        <w:t xml:space="preserve">and until the Transfer Date, the </w:t>
      </w:r>
      <w:r w:rsidRPr="002D1A91">
        <w:rPr>
          <w:rFonts w:ascii="Arial" w:hAnsi="Arial" w:cs="Arial"/>
        </w:rPr>
        <w:lastRenderedPageBreak/>
        <w:t>Concessionaire shall be fully responsible for and shall protect the Project Site from, in each case, any and all occupations, thefts, encroachments and Encumbrances.</w:t>
      </w:r>
      <w:r w:rsidR="003A2C52" w:rsidRPr="002D1A91">
        <w:rPr>
          <w:rFonts w:ascii="Arial" w:hAnsi="Arial" w:cs="Arial"/>
        </w:rPr>
        <w:t xml:space="preserve"> </w:t>
      </w:r>
      <w:r w:rsidRPr="002D1A91">
        <w:rPr>
          <w:rFonts w:ascii="Arial" w:hAnsi="Arial" w:cs="Arial"/>
        </w:rPr>
        <w:t xml:space="preserve">The Concessionaire further undertakes, covenants and confirms to indemnify </w:t>
      </w:r>
      <w:r w:rsidR="006D2A8B" w:rsidRPr="002D1A91">
        <w:rPr>
          <w:rFonts w:ascii="Arial" w:hAnsi="Arial" w:cs="Arial"/>
        </w:rPr>
        <w:t xml:space="preserve"> </w:t>
      </w:r>
      <w:r w:rsidRPr="002D1A91">
        <w:rPr>
          <w:rFonts w:ascii="Arial" w:hAnsi="Arial" w:cs="Arial"/>
        </w:rPr>
        <w:t xml:space="preserve">any Government Authority and the </w:t>
      </w:r>
      <w:r w:rsidR="006D2A8B" w:rsidRPr="002D1A91">
        <w:rPr>
          <w:rFonts w:ascii="Arial" w:hAnsi="Arial" w:cs="Arial"/>
        </w:rPr>
        <w:t>Agency</w:t>
      </w:r>
      <w:r w:rsidR="006D2A8B" w:rsidRPr="006A4CA4">
        <w:rPr>
          <w:rFonts w:ascii="Arial" w:hAnsi="Arial" w:cs="Arial"/>
        </w:rPr>
        <w:t xml:space="preserve"> </w:t>
      </w:r>
      <w:r w:rsidRPr="002D1A91">
        <w:rPr>
          <w:rFonts w:ascii="Arial" w:hAnsi="Arial" w:cs="Arial"/>
        </w:rPr>
        <w:t>from any costs, claims</w:t>
      </w:r>
      <w:r w:rsidR="00750385">
        <w:rPr>
          <w:rFonts w:ascii="Arial" w:hAnsi="Arial" w:cs="Arial"/>
        </w:rPr>
        <w:t>,</w:t>
      </w:r>
      <w:r w:rsidRPr="002D1A91">
        <w:rPr>
          <w:rFonts w:ascii="Arial" w:hAnsi="Arial" w:cs="Arial"/>
        </w:rPr>
        <w:t xml:space="preserve"> expenses or charges incurred resulting from any breach of its obligations under this Section 4.6 (</w:t>
      </w:r>
      <w:r w:rsidRPr="002D1A91">
        <w:rPr>
          <w:rFonts w:ascii="Arial" w:hAnsi="Arial" w:cs="Arial"/>
          <w:i/>
        </w:rPr>
        <w:t>Protection of Site from Encroachments</w:t>
      </w:r>
      <w:r w:rsidRPr="002D1A91">
        <w:rPr>
          <w:rFonts w:ascii="Arial" w:hAnsi="Arial" w:cs="Arial"/>
        </w:rPr>
        <w:t xml:space="preserve">). </w:t>
      </w:r>
    </w:p>
    <w:p w14:paraId="03373840" w14:textId="5A1D5932" w:rsidR="009C13B7" w:rsidRPr="002D1A91" w:rsidRDefault="009C13B7" w:rsidP="00030FBA">
      <w:pPr>
        <w:pStyle w:val="ColorfulList-Accent11"/>
        <w:spacing w:line="240" w:lineRule="auto"/>
        <w:ind w:left="0"/>
        <w:jc w:val="both"/>
        <w:rPr>
          <w:rFonts w:ascii="Arial" w:hAnsi="Arial" w:cs="Arial"/>
        </w:rPr>
      </w:pPr>
    </w:p>
    <w:p w14:paraId="4F59659D" w14:textId="4D993EFC" w:rsidR="00536152" w:rsidRPr="006A4CA4" w:rsidRDefault="005F4EB3" w:rsidP="00FB4742">
      <w:pPr>
        <w:pStyle w:val="ListParagraph"/>
        <w:numPr>
          <w:ilvl w:val="2"/>
          <w:numId w:val="2"/>
        </w:numPr>
        <w:jc w:val="both"/>
        <w:rPr>
          <w:rFonts w:ascii="Arial" w:hAnsi="Arial" w:cs="Arial"/>
        </w:rPr>
      </w:pPr>
      <w:r>
        <w:rPr>
          <w:rFonts w:ascii="Arial" w:hAnsi="Arial" w:cs="Arial"/>
        </w:rPr>
        <w:t>[</w:t>
      </w:r>
      <w:r w:rsidR="00610A63" w:rsidRPr="006A4CA4">
        <w:rPr>
          <w:rFonts w:ascii="Arial" w:hAnsi="Arial" w:cs="Arial"/>
        </w:rPr>
        <w:t xml:space="preserve">Following the delivery and handing over of Vacant Possession of the Project Site to the Concessionaire and until the Transfer Date, the Agency shall be fully responsible for and shall protect all Agency-retained areas and adjacent areas from any and all occupations, thefts, encroachments, and Encumbrances to the extent that such events affect or impede the Concessionaire’s use of the </w:t>
      </w:r>
      <w:r w:rsidR="003A2C52" w:rsidRPr="006A4CA4">
        <w:rPr>
          <w:rFonts w:ascii="Arial" w:hAnsi="Arial" w:cs="Arial"/>
        </w:rPr>
        <w:t>Project Site</w:t>
      </w:r>
      <w:r w:rsidR="00610A63" w:rsidRPr="006A4CA4">
        <w:rPr>
          <w:rFonts w:ascii="Arial" w:hAnsi="Arial" w:cs="Arial"/>
        </w:rPr>
        <w:t>.</w:t>
      </w:r>
      <w:r>
        <w:rPr>
          <w:rFonts w:ascii="Arial" w:hAnsi="Arial" w:cs="Arial"/>
        </w:rPr>
        <w:t>]</w:t>
      </w:r>
      <w:r>
        <w:rPr>
          <w:rStyle w:val="FootnoteReference"/>
          <w:rFonts w:ascii="Arial" w:hAnsi="Arial" w:cs="Arial"/>
        </w:rPr>
        <w:footnoteReference w:id="12"/>
      </w:r>
      <w:r w:rsidR="00610A63" w:rsidRPr="006A4CA4">
        <w:rPr>
          <w:rFonts w:ascii="Arial" w:hAnsi="Arial" w:cs="Arial"/>
        </w:rPr>
        <w:t xml:space="preserve"> </w:t>
      </w:r>
    </w:p>
    <w:p w14:paraId="0D77916D" w14:textId="6DD562F9" w:rsidR="00610A63" w:rsidRPr="002D1A91" w:rsidRDefault="00610A63" w:rsidP="00610A63">
      <w:pPr>
        <w:pStyle w:val="ListParagraph"/>
        <w:ind w:left="780"/>
        <w:rPr>
          <w:rFonts w:ascii="Arial" w:hAnsi="Arial" w:cs="Arial"/>
        </w:rPr>
      </w:pPr>
    </w:p>
    <w:p w14:paraId="2CC2FC64" w14:textId="0B123359" w:rsidR="00536152" w:rsidRPr="006A4CA4" w:rsidRDefault="00536152" w:rsidP="009C13B7">
      <w:pPr>
        <w:pStyle w:val="ColorfulList-Accent11"/>
        <w:numPr>
          <w:ilvl w:val="2"/>
          <w:numId w:val="2"/>
        </w:numPr>
        <w:spacing w:line="240" w:lineRule="auto"/>
        <w:jc w:val="both"/>
        <w:rPr>
          <w:rFonts w:ascii="Arial" w:hAnsi="Arial" w:cs="Arial"/>
        </w:rPr>
      </w:pPr>
      <w:r w:rsidRPr="006A4CA4">
        <w:rPr>
          <w:rFonts w:ascii="Arial" w:hAnsi="Arial" w:cs="Arial"/>
        </w:rPr>
        <w:t xml:space="preserve">Following the delivery and handing over to the Concessionaire of the Vacant Possession of the </w:t>
      </w:r>
      <w:r w:rsidR="0012531C" w:rsidRPr="006A4CA4">
        <w:rPr>
          <w:rFonts w:ascii="Arial" w:hAnsi="Arial" w:cs="Arial"/>
        </w:rPr>
        <w:t>Project</w:t>
      </w:r>
      <w:r w:rsidRPr="006A4CA4">
        <w:rPr>
          <w:rFonts w:ascii="Arial" w:hAnsi="Arial" w:cs="Arial"/>
        </w:rPr>
        <w:t xml:space="preserve"> Site by the Agency and until the Transfer Date, the Agency undertakes not to give possession of the Project Site to any other Person without the Concessionaire's prior written approval during the Concession Period.</w:t>
      </w:r>
    </w:p>
    <w:p w14:paraId="0911996A" w14:textId="77777777" w:rsidR="009C13B7" w:rsidRPr="002D1A91" w:rsidRDefault="009C13B7" w:rsidP="009B4FD4">
      <w:pPr>
        <w:spacing w:line="240" w:lineRule="auto"/>
        <w:jc w:val="both"/>
        <w:rPr>
          <w:rFonts w:ascii="Arial" w:hAnsi="Arial" w:cs="Arial"/>
          <w:sz w:val="18"/>
          <w:szCs w:val="18"/>
        </w:rPr>
      </w:pPr>
    </w:p>
    <w:p w14:paraId="706569AB" w14:textId="77777777" w:rsidR="00D96016" w:rsidRPr="002D1A91" w:rsidRDefault="00D96016" w:rsidP="009B4FD4">
      <w:pPr>
        <w:pStyle w:val="Heading2"/>
        <w:spacing w:line="240" w:lineRule="auto"/>
        <w:ind w:left="720"/>
        <w:jc w:val="both"/>
        <w:rPr>
          <w:rFonts w:ascii="Arial" w:hAnsi="Arial" w:cs="Arial"/>
          <w:u w:val="single"/>
        </w:rPr>
      </w:pPr>
      <w:bookmarkStart w:id="46" w:name="_Toc333899847"/>
      <w:r w:rsidRPr="002D1A91">
        <w:rPr>
          <w:rFonts w:ascii="Arial" w:hAnsi="Arial" w:cs="Arial"/>
          <w:u w:val="single"/>
        </w:rPr>
        <w:t>Special/Temporary Right of Way</w:t>
      </w:r>
      <w:bookmarkEnd w:id="46"/>
    </w:p>
    <w:p w14:paraId="7D93A759" w14:textId="77777777" w:rsidR="00D96016" w:rsidRPr="002D1A91" w:rsidRDefault="00D96016" w:rsidP="009B4FD4">
      <w:pPr>
        <w:spacing w:line="240" w:lineRule="auto"/>
        <w:jc w:val="both"/>
        <w:rPr>
          <w:rFonts w:ascii="Arial" w:hAnsi="Arial" w:cs="Arial"/>
          <w:sz w:val="18"/>
          <w:szCs w:val="18"/>
        </w:rPr>
      </w:pPr>
    </w:p>
    <w:p w14:paraId="248806A2" w14:textId="2DC39A07"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at its own cost and risk, obtain any special or temporary right of way that is not included in the Scope of the Project and description of Project Site and the Concession Assets, and is required by the Concessionaire in connection with access to the Project Site and shall also obtain (at its cost and expense) such other facilities, the provision of which is not the responsibility of the </w:t>
      </w:r>
      <w:r w:rsidR="006D2A8B" w:rsidRPr="002D1A91">
        <w:rPr>
          <w:rFonts w:ascii="Arial" w:hAnsi="Arial" w:cs="Arial"/>
        </w:rPr>
        <w:t xml:space="preserve">Agency </w:t>
      </w:r>
      <w:r w:rsidRPr="002D1A91">
        <w:rPr>
          <w:rFonts w:ascii="Arial" w:hAnsi="Arial" w:cs="Arial"/>
        </w:rPr>
        <w:t xml:space="preserve">under the </w:t>
      </w:r>
      <w:r w:rsidR="006D2A8B" w:rsidRPr="002D1A91">
        <w:rPr>
          <w:rFonts w:ascii="Arial" w:hAnsi="Arial" w:cs="Arial"/>
        </w:rPr>
        <w:t xml:space="preserve">Agency </w:t>
      </w:r>
      <w:r w:rsidRPr="002D1A91">
        <w:rPr>
          <w:rFonts w:ascii="Arial" w:hAnsi="Arial" w:cs="Arial"/>
        </w:rPr>
        <w:t xml:space="preserve">Agreements, as may be required by the Concessionaire for the purposes of the Project and its implementation in accordance with the Applicable Standards; provided, that the </w:t>
      </w:r>
      <w:r w:rsidR="006D2A8B" w:rsidRPr="002D1A91">
        <w:rPr>
          <w:rFonts w:ascii="Arial" w:hAnsi="Arial" w:cs="Arial"/>
        </w:rPr>
        <w:t xml:space="preserve">Agency </w:t>
      </w:r>
      <w:r w:rsidRPr="002D1A91">
        <w:rPr>
          <w:rFonts w:ascii="Arial" w:hAnsi="Arial" w:cs="Arial"/>
        </w:rPr>
        <w:t xml:space="preserve">shall reasonably facilitate the Concessionaire in obtaining the aforesaid special or temporary right of way. </w:t>
      </w:r>
    </w:p>
    <w:p w14:paraId="11732DBA" w14:textId="77777777" w:rsidR="00D96016" w:rsidRPr="002D1A91" w:rsidRDefault="00D96016" w:rsidP="009B4FD4">
      <w:pPr>
        <w:spacing w:line="240" w:lineRule="auto"/>
        <w:jc w:val="both"/>
        <w:rPr>
          <w:rFonts w:ascii="Arial" w:hAnsi="Arial" w:cs="Arial"/>
          <w:sz w:val="20"/>
          <w:szCs w:val="20"/>
        </w:rPr>
      </w:pPr>
    </w:p>
    <w:p w14:paraId="0AADE6E1" w14:textId="77777777" w:rsidR="00D96016" w:rsidRPr="002D1A91" w:rsidRDefault="00D96016" w:rsidP="009B4FD4">
      <w:pPr>
        <w:pStyle w:val="Heading2"/>
        <w:spacing w:line="240" w:lineRule="auto"/>
        <w:ind w:left="720"/>
        <w:jc w:val="both"/>
        <w:rPr>
          <w:rFonts w:ascii="Arial" w:hAnsi="Arial" w:cs="Arial"/>
          <w:u w:val="single"/>
        </w:rPr>
      </w:pPr>
      <w:bookmarkStart w:id="47" w:name="_Toc333899848"/>
      <w:r w:rsidRPr="002D1A91">
        <w:rPr>
          <w:rFonts w:ascii="Arial" w:hAnsi="Arial" w:cs="Arial"/>
          <w:u w:val="single"/>
        </w:rPr>
        <w:t>Project Site Access</w:t>
      </w:r>
      <w:bookmarkEnd w:id="47"/>
    </w:p>
    <w:p w14:paraId="4C7F02F4" w14:textId="77777777" w:rsidR="00D96016" w:rsidRPr="002D1A91" w:rsidRDefault="00D96016" w:rsidP="009B4FD4">
      <w:pPr>
        <w:spacing w:line="240" w:lineRule="auto"/>
        <w:jc w:val="both"/>
        <w:rPr>
          <w:rFonts w:ascii="Arial" w:hAnsi="Arial" w:cs="Arial"/>
          <w:sz w:val="18"/>
          <w:szCs w:val="18"/>
        </w:rPr>
      </w:pPr>
    </w:p>
    <w:p w14:paraId="3FA133D7" w14:textId="45683F08"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Following </w:t>
      </w:r>
      <w:r w:rsidR="00211BA9" w:rsidRPr="002D1A91">
        <w:rPr>
          <w:rFonts w:ascii="Arial" w:hAnsi="Arial" w:cs="Arial"/>
        </w:rPr>
        <w:t xml:space="preserve">the </w:t>
      </w:r>
      <w:r w:rsidR="007C429A" w:rsidRPr="002D1A91">
        <w:rPr>
          <w:rFonts w:ascii="Arial" w:hAnsi="Arial" w:cs="Arial"/>
          <w:bCs/>
        </w:rPr>
        <w:t>Project Site</w:t>
      </w:r>
      <w:r w:rsidR="007C429A" w:rsidRPr="002D1A91">
        <w:rPr>
          <w:rFonts w:ascii="Arial" w:hAnsi="Arial" w:cs="Arial"/>
        </w:rPr>
        <w:t xml:space="preserve"> Land Instrument Right</w:t>
      </w:r>
      <w:r w:rsidRPr="002D1A91">
        <w:rPr>
          <w:rFonts w:ascii="Arial" w:hAnsi="Arial" w:cs="Arial"/>
        </w:rPr>
        <w:t xml:space="preserve"> of the Project Site and delivery of the Vacant Possession of the Project Site to the Concessionaire by the</w:t>
      </w:r>
      <w:r w:rsidR="006D2A8B" w:rsidRPr="006A4CA4">
        <w:rPr>
          <w:rFonts w:ascii="Arial" w:hAnsi="Arial" w:cs="Arial"/>
        </w:rPr>
        <w:t xml:space="preserve"> </w:t>
      </w:r>
      <w:r w:rsidR="006D2A8B" w:rsidRPr="002D1A91">
        <w:rPr>
          <w:rFonts w:ascii="Arial" w:hAnsi="Arial" w:cs="Arial"/>
        </w:rPr>
        <w:t>Agency</w:t>
      </w:r>
      <w:r w:rsidRPr="002D1A91">
        <w:rPr>
          <w:rFonts w:ascii="Arial" w:hAnsi="Arial" w:cs="Arial"/>
        </w:rPr>
        <w:t xml:space="preserve">, the </w:t>
      </w:r>
      <w:r w:rsidR="00AD17A3" w:rsidRPr="002D1A91">
        <w:rPr>
          <w:rFonts w:ascii="Arial" w:hAnsi="Arial" w:cs="Arial"/>
          <w:bCs/>
        </w:rPr>
        <w:t>Project Site</w:t>
      </w:r>
      <w:r w:rsidR="00AD17A3" w:rsidRPr="002D1A91">
        <w:rPr>
          <w:rFonts w:ascii="Arial" w:hAnsi="Arial" w:cs="Arial"/>
        </w:rPr>
        <w:t xml:space="preserve"> Land Instrument Right</w:t>
      </w:r>
      <w:r w:rsidR="00AA4636" w:rsidRPr="002D1A91">
        <w:rPr>
          <w:rFonts w:ascii="Arial" w:hAnsi="Arial" w:cs="Arial"/>
        </w:rPr>
        <w:t xml:space="preserve"> </w:t>
      </w:r>
      <w:r w:rsidRPr="002D1A91">
        <w:rPr>
          <w:rFonts w:ascii="Arial" w:hAnsi="Arial" w:cs="Arial"/>
        </w:rPr>
        <w:t>granted to the Concessionaire shall always be subject to the right of access of the</w:t>
      </w:r>
      <w:r w:rsidR="006D2A8B" w:rsidRPr="002D1A91">
        <w:rPr>
          <w:rFonts w:ascii="Arial" w:hAnsi="Arial" w:cs="Arial"/>
        </w:rPr>
        <w:t xml:space="preserve"> Agency</w:t>
      </w:r>
      <w:r w:rsidRPr="002D1A91">
        <w:rPr>
          <w:rFonts w:ascii="Arial" w:hAnsi="Arial" w:cs="Arial"/>
        </w:rPr>
        <w:t xml:space="preserve">, any relevant Government Authority, the Independent Auditor and the Independent Engineer and their representatives, officers, employees and agents for inspection, viewing and exercise of their rights and performance of their obligations under this Agreement; provided, that the exercise of such right of access shall not interfere </w:t>
      </w:r>
      <w:r w:rsidRPr="002D1A91">
        <w:rPr>
          <w:rFonts w:ascii="Arial" w:hAnsi="Arial" w:cs="Arial"/>
        </w:rPr>
        <w:lastRenderedPageBreak/>
        <w:t xml:space="preserve">with the Concessionaire’s performance of its rights and obligations under this Agreement. </w:t>
      </w:r>
    </w:p>
    <w:p w14:paraId="264E99D8" w14:textId="77777777" w:rsidR="00D96016" w:rsidRPr="002D1A91" w:rsidRDefault="00D96016" w:rsidP="009B4FD4">
      <w:pPr>
        <w:spacing w:line="240" w:lineRule="auto"/>
        <w:jc w:val="both"/>
        <w:rPr>
          <w:rFonts w:ascii="Arial" w:hAnsi="Arial" w:cs="Arial"/>
          <w:sz w:val="18"/>
          <w:szCs w:val="18"/>
        </w:rPr>
      </w:pPr>
    </w:p>
    <w:p w14:paraId="3070CC09" w14:textId="77777777" w:rsidR="00D96016" w:rsidRPr="002D1A91" w:rsidRDefault="00D96016" w:rsidP="009B4FD4">
      <w:pPr>
        <w:pStyle w:val="Heading2"/>
        <w:spacing w:line="240" w:lineRule="auto"/>
        <w:ind w:left="720"/>
        <w:jc w:val="both"/>
        <w:rPr>
          <w:rFonts w:ascii="Arial" w:hAnsi="Arial" w:cs="Arial"/>
          <w:u w:val="single"/>
        </w:rPr>
      </w:pPr>
      <w:bookmarkStart w:id="48" w:name="_Toc333899849"/>
      <w:r w:rsidRPr="002D1A91">
        <w:rPr>
          <w:rFonts w:ascii="Arial" w:hAnsi="Arial" w:cs="Arial"/>
          <w:u w:val="single"/>
        </w:rPr>
        <w:t>Geological and Archaeological Finds</w:t>
      </w:r>
      <w:bookmarkEnd w:id="48"/>
    </w:p>
    <w:p w14:paraId="72504391" w14:textId="77777777" w:rsidR="00D96016" w:rsidRPr="002D1A91" w:rsidRDefault="00D96016" w:rsidP="009B4FD4">
      <w:pPr>
        <w:spacing w:line="240" w:lineRule="auto"/>
        <w:jc w:val="both"/>
        <w:rPr>
          <w:rFonts w:ascii="Arial" w:hAnsi="Arial" w:cs="Arial"/>
          <w:sz w:val="20"/>
          <w:szCs w:val="20"/>
        </w:rPr>
      </w:pPr>
    </w:p>
    <w:p w14:paraId="0C3D0AC3" w14:textId="64B22A70"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It is expressly agreed between the Parties that mining, geological or archaeological rights do not form part of the </w:t>
      </w:r>
      <w:r w:rsidR="00AD17A3" w:rsidRPr="002D1A91">
        <w:rPr>
          <w:rFonts w:ascii="Arial" w:hAnsi="Arial" w:cs="Arial"/>
          <w:bCs/>
        </w:rPr>
        <w:t>Project Site</w:t>
      </w:r>
      <w:r w:rsidR="00AD17A3" w:rsidRPr="002D1A91">
        <w:rPr>
          <w:rFonts w:ascii="Arial" w:hAnsi="Arial" w:cs="Arial"/>
        </w:rPr>
        <w:t xml:space="preserve"> Land Instrument Right</w:t>
      </w:r>
      <w:r w:rsidR="00AA4636" w:rsidRPr="002D1A91">
        <w:rPr>
          <w:rFonts w:ascii="Arial" w:hAnsi="Arial" w:cs="Arial"/>
        </w:rPr>
        <w:t xml:space="preserve"> </w:t>
      </w:r>
      <w:r w:rsidRPr="002D1A91">
        <w:rPr>
          <w:rFonts w:ascii="Arial" w:hAnsi="Arial" w:cs="Arial"/>
        </w:rPr>
        <w:t xml:space="preserve">to be granted to the Concessionaire in terms of the  </w:t>
      </w:r>
      <w:r w:rsidR="00E35F30" w:rsidRPr="002D1A91">
        <w:rPr>
          <w:rFonts w:ascii="Arial" w:hAnsi="Arial" w:cs="Arial"/>
          <w:bCs/>
        </w:rPr>
        <w:t>Project Site</w:t>
      </w:r>
      <w:r w:rsidR="00E35F30" w:rsidRPr="002D1A91">
        <w:rPr>
          <w:rFonts w:ascii="Arial" w:hAnsi="Arial" w:cs="Arial"/>
          <w:color w:val="000000"/>
        </w:rPr>
        <w:t xml:space="preserve"> </w:t>
      </w:r>
      <w:r w:rsidR="009413FD" w:rsidRPr="002D1A91">
        <w:rPr>
          <w:rFonts w:ascii="Arial" w:hAnsi="Arial" w:cs="Arial"/>
          <w:color w:val="000000"/>
        </w:rPr>
        <w:t xml:space="preserve">Land Instrument </w:t>
      </w:r>
      <w:r w:rsidRPr="002D1A91">
        <w:rPr>
          <w:rFonts w:ascii="Arial" w:hAnsi="Arial" w:cs="Arial"/>
        </w:rPr>
        <w:t xml:space="preserve">and the Concessionaire hereby acknowledges and agrees that it shall not have any mining rights or interest in the underlying minerals, fossils, antiquities, structures or other remnants or things either of particular geological or archaeological interest and that all such rights, interest and property on or under the Project Site shall vest in and belong to the </w:t>
      </w:r>
      <w:r w:rsidR="006D2A8B" w:rsidRPr="002D1A91">
        <w:rPr>
          <w:rFonts w:ascii="Arial" w:hAnsi="Arial" w:cs="Arial"/>
        </w:rPr>
        <w:t xml:space="preserve">Agency </w:t>
      </w:r>
      <w:r w:rsidRPr="002D1A91">
        <w:rPr>
          <w:rFonts w:ascii="Arial" w:hAnsi="Arial" w:cs="Arial"/>
        </w:rPr>
        <w:t xml:space="preserve">or the relevant concerned Government Authority. </w:t>
      </w:r>
    </w:p>
    <w:p w14:paraId="1CD2A2B3" w14:textId="77777777" w:rsidR="00D96016" w:rsidRPr="002D1A91" w:rsidRDefault="00D96016" w:rsidP="009B4FD4">
      <w:pPr>
        <w:spacing w:line="240" w:lineRule="auto"/>
        <w:jc w:val="both"/>
        <w:rPr>
          <w:rFonts w:ascii="Arial" w:hAnsi="Arial" w:cs="Arial"/>
          <w:sz w:val="18"/>
          <w:szCs w:val="18"/>
        </w:rPr>
      </w:pPr>
    </w:p>
    <w:p w14:paraId="57B867EB" w14:textId="3805C57D"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shall procure all no-objection certificates and consents from the Culture Department</w:t>
      </w:r>
      <w:r w:rsidR="00AD17A3" w:rsidRPr="002D1A91">
        <w:rPr>
          <w:rFonts w:ascii="Arial" w:hAnsi="Arial" w:cs="Arial"/>
        </w:rPr>
        <w:t xml:space="preserve"> of the relevant Project Jurisdiction</w:t>
      </w:r>
      <w:r w:rsidRPr="002D1A91">
        <w:rPr>
          <w:rFonts w:ascii="Arial" w:hAnsi="Arial" w:cs="Arial"/>
        </w:rPr>
        <w:t xml:space="preserve"> that may be required by the Concessionaire under the Applicable Laws, in respect of any potential geological and archeological finds on the Project Site, prior to commencement of the Project Works. Furthermore, the Concessionaire shall take all reasonable precautions to prevent its employees, workmen, agents, representatives and/or any other persons appointed by the Concessionaire from having access to the Project Site, including the Contractors, from removing or damaging such interest or property (as set out in Section 4.9.1) and shall inform the </w:t>
      </w:r>
      <w:r w:rsidR="006D2A8B" w:rsidRPr="002D1A91">
        <w:rPr>
          <w:rFonts w:ascii="Arial" w:hAnsi="Arial" w:cs="Arial"/>
        </w:rPr>
        <w:t xml:space="preserve">Agency </w:t>
      </w:r>
      <w:r w:rsidRPr="002D1A91">
        <w:rPr>
          <w:rFonts w:ascii="Arial" w:hAnsi="Arial" w:cs="Arial"/>
        </w:rPr>
        <w:t xml:space="preserve">forthwith of the discovery thereof and comply with such instructions as the </w:t>
      </w:r>
      <w:r w:rsidR="006D2A8B" w:rsidRPr="002D1A91">
        <w:rPr>
          <w:rFonts w:ascii="Arial" w:hAnsi="Arial" w:cs="Arial"/>
        </w:rPr>
        <w:t xml:space="preserve">Agency </w:t>
      </w:r>
      <w:r w:rsidRPr="002D1A91">
        <w:rPr>
          <w:rFonts w:ascii="Arial" w:hAnsi="Arial" w:cs="Arial"/>
        </w:rPr>
        <w:t xml:space="preserve">and/or the concerned Government Authority may issue in relation to the protection and/or removal of such property. In the event any expenses are incurred by the Concessionaire in fulfilling its obligations as set out in this Section 4.9.2 as a result of the geological and/or archaeological finds being on the Project Site, then the same shall </w:t>
      </w:r>
      <w:r w:rsidR="00584669" w:rsidRPr="002D1A91">
        <w:rPr>
          <w:rFonts w:ascii="Arial" w:hAnsi="Arial" w:cs="Arial"/>
        </w:rPr>
        <w:t xml:space="preserve">entitle the Concessionaire to issuance of a Relief </w:t>
      </w:r>
      <w:r w:rsidR="003237EB" w:rsidRPr="002D1A91">
        <w:rPr>
          <w:rFonts w:ascii="Arial" w:hAnsi="Arial" w:cs="Arial"/>
        </w:rPr>
        <w:t xml:space="preserve">Order </w:t>
      </w:r>
      <w:r w:rsidR="00584669" w:rsidRPr="002D1A91">
        <w:rPr>
          <w:rFonts w:ascii="Arial" w:hAnsi="Arial" w:cs="Arial"/>
        </w:rPr>
        <w:t xml:space="preserve">Request </w:t>
      </w:r>
      <w:r w:rsidRPr="002D1A91">
        <w:rPr>
          <w:rFonts w:ascii="Arial" w:hAnsi="Arial" w:cs="Arial"/>
        </w:rPr>
        <w:t>and in such case</w:t>
      </w:r>
      <w:r w:rsidR="00710D73">
        <w:rPr>
          <w:rFonts w:ascii="Arial" w:hAnsi="Arial" w:cs="Arial"/>
        </w:rPr>
        <w:t>,</w:t>
      </w:r>
      <w:r w:rsidRPr="002D1A91">
        <w:rPr>
          <w:rFonts w:ascii="Arial" w:hAnsi="Arial" w:cs="Arial"/>
        </w:rPr>
        <w:t xml:space="preserve"> the provisions of Article 15 (</w:t>
      </w:r>
      <w:r w:rsidRPr="002D1A91">
        <w:rPr>
          <w:rFonts w:ascii="Arial" w:hAnsi="Arial" w:cs="Arial"/>
          <w:i/>
        </w:rPr>
        <w:t>Relief Extensions &amp; Relief Compensations</w:t>
      </w:r>
      <w:r w:rsidRPr="002D1A91">
        <w:rPr>
          <w:rFonts w:ascii="Arial" w:hAnsi="Arial" w:cs="Arial"/>
        </w:rPr>
        <w:t>) shall apply. Further, in the event the Concessionaire is delayed in performance of its obligations under this Agreement due to the occurrence of the circumstances set out in this Section 4.9 (</w:t>
      </w:r>
      <w:r w:rsidRPr="002D1A91">
        <w:rPr>
          <w:rFonts w:ascii="Arial" w:hAnsi="Arial" w:cs="Arial"/>
          <w:i/>
        </w:rPr>
        <w:t>Geological and Arch</w:t>
      </w:r>
      <w:r w:rsidR="0012531C" w:rsidRPr="002D1A91">
        <w:rPr>
          <w:rFonts w:ascii="Arial" w:hAnsi="Arial" w:cs="Arial"/>
          <w:i/>
        </w:rPr>
        <w:t>a</w:t>
      </w:r>
      <w:r w:rsidRPr="002D1A91">
        <w:rPr>
          <w:rFonts w:ascii="Arial" w:hAnsi="Arial" w:cs="Arial"/>
          <w:i/>
        </w:rPr>
        <w:t>eological Finds</w:t>
      </w:r>
      <w:r w:rsidRPr="002D1A91">
        <w:rPr>
          <w:rFonts w:ascii="Arial" w:hAnsi="Arial" w:cs="Arial"/>
        </w:rPr>
        <w:t>), the Concessionaire shall be granted extensions in the timeline in which it has to perform its obligations under this Agreement (provided that such extensions are duly certified by the Independent Engineer) and in such case</w:t>
      </w:r>
      <w:r w:rsidR="00710D73">
        <w:rPr>
          <w:rFonts w:ascii="Arial" w:hAnsi="Arial" w:cs="Arial"/>
        </w:rPr>
        <w:t>,</w:t>
      </w:r>
      <w:r w:rsidRPr="002D1A91">
        <w:rPr>
          <w:rFonts w:ascii="Arial" w:hAnsi="Arial" w:cs="Arial"/>
        </w:rPr>
        <w:t xml:space="preserve"> the provisions of Article 15 (</w:t>
      </w:r>
      <w:r w:rsidRPr="002D1A91">
        <w:rPr>
          <w:rFonts w:ascii="Arial" w:hAnsi="Arial" w:cs="Arial"/>
          <w:i/>
        </w:rPr>
        <w:t>Relief Extensions &amp; Relief Compensations</w:t>
      </w:r>
      <w:r w:rsidRPr="002D1A91">
        <w:rPr>
          <w:rFonts w:ascii="Arial" w:hAnsi="Arial" w:cs="Arial"/>
        </w:rPr>
        <w:t xml:space="preserve">) shall apply. Notwithstanding anything contained herein, the </w:t>
      </w:r>
      <w:r w:rsidR="006D2A8B" w:rsidRPr="002D1A91">
        <w:rPr>
          <w:rFonts w:ascii="Arial" w:hAnsi="Arial" w:cs="Arial"/>
        </w:rPr>
        <w:t xml:space="preserve">Agency </w:t>
      </w:r>
      <w:r w:rsidRPr="002D1A91">
        <w:rPr>
          <w:rFonts w:ascii="Arial" w:hAnsi="Arial" w:cs="Arial"/>
        </w:rPr>
        <w:t xml:space="preserve">shall procure the issuance of the instructions required from the concerned Government Authority and referred to in this Section 4.9.2.  </w:t>
      </w:r>
    </w:p>
    <w:p w14:paraId="587799BB" w14:textId="77777777" w:rsidR="00D96016" w:rsidRPr="002D1A91" w:rsidRDefault="00D96016" w:rsidP="009B4FD4">
      <w:pPr>
        <w:spacing w:line="240" w:lineRule="auto"/>
        <w:jc w:val="both"/>
        <w:rPr>
          <w:rFonts w:ascii="Arial" w:hAnsi="Arial" w:cs="Arial"/>
          <w:sz w:val="18"/>
          <w:szCs w:val="18"/>
        </w:rPr>
      </w:pPr>
    </w:p>
    <w:p w14:paraId="7F518255" w14:textId="77777777" w:rsidR="00D96016" w:rsidRPr="002D1A91" w:rsidRDefault="00D96016" w:rsidP="009B4FD4">
      <w:pPr>
        <w:pStyle w:val="Heading2"/>
        <w:spacing w:line="240" w:lineRule="auto"/>
        <w:ind w:left="720"/>
        <w:jc w:val="both"/>
        <w:rPr>
          <w:rFonts w:ascii="Arial" w:hAnsi="Arial" w:cs="Arial"/>
          <w:u w:val="single"/>
        </w:rPr>
      </w:pPr>
      <w:bookmarkStart w:id="49" w:name="_Toc333899850"/>
      <w:r w:rsidRPr="002D1A91">
        <w:rPr>
          <w:rFonts w:ascii="Arial" w:hAnsi="Arial" w:cs="Arial"/>
          <w:u w:val="single"/>
        </w:rPr>
        <w:t>Existing Utilities and Roads</w:t>
      </w:r>
      <w:bookmarkEnd w:id="49"/>
    </w:p>
    <w:p w14:paraId="7501EA31" w14:textId="77777777" w:rsidR="00D96016" w:rsidRPr="002D1A91" w:rsidRDefault="00D96016" w:rsidP="009B4FD4">
      <w:pPr>
        <w:spacing w:line="240" w:lineRule="auto"/>
        <w:jc w:val="both"/>
        <w:rPr>
          <w:rFonts w:ascii="Arial" w:hAnsi="Arial" w:cs="Arial"/>
          <w:sz w:val="18"/>
          <w:szCs w:val="18"/>
        </w:rPr>
      </w:pPr>
    </w:p>
    <w:p w14:paraId="6582489E" w14:textId="17FF1F24" w:rsidR="00A43C4E"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Notwithstanding anything to the contrary contained herein, the Concessionaire shall ensure that the respective entities owning the existing roads, right of way </w:t>
      </w:r>
      <w:r w:rsidRPr="002D1A91">
        <w:rPr>
          <w:rFonts w:ascii="Arial" w:hAnsi="Arial" w:cs="Arial"/>
        </w:rPr>
        <w:lastRenderedPageBreak/>
        <w:t xml:space="preserve">or utilities on, under or above the Project Site are enabled by the Concessionaire to keep such utilities in continuous satisfactory use, if necessary, by providing suitable temporary or permanent diversions with the authority of the controlling body of that road, right of way or utility, and the </w:t>
      </w:r>
      <w:r w:rsidR="006D2A8B" w:rsidRPr="006A4CA4">
        <w:rPr>
          <w:rFonts w:ascii="Arial" w:hAnsi="Arial" w:cs="Arial"/>
        </w:rPr>
        <w:t xml:space="preserve">Agency </w:t>
      </w:r>
      <w:r w:rsidRPr="002D1A91">
        <w:rPr>
          <w:rFonts w:ascii="Arial" w:hAnsi="Arial" w:cs="Arial"/>
        </w:rPr>
        <w:t xml:space="preserve">shall, upon written request from the Concessionaire (as certified by the Independent Engineer), initiate and undertake, at the </w:t>
      </w:r>
      <w:r w:rsidR="006D2A8B" w:rsidRPr="006A4CA4">
        <w:rPr>
          <w:rFonts w:ascii="Arial" w:hAnsi="Arial" w:cs="Arial"/>
        </w:rPr>
        <w:t xml:space="preserve">Agency’s </w:t>
      </w:r>
      <w:r w:rsidRPr="002D1A91">
        <w:rPr>
          <w:rFonts w:ascii="Arial" w:hAnsi="Arial" w:cs="Arial"/>
        </w:rPr>
        <w:t xml:space="preserve">cost, legal proceedings for acquisition of any right of way necessary for such diversion. </w:t>
      </w:r>
      <w:r w:rsidR="00A43C4E" w:rsidRPr="002D1A91">
        <w:rPr>
          <w:rFonts w:ascii="Arial" w:hAnsi="Arial" w:cs="Arial"/>
        </w:rPr>
        <w:t xml:space="preserve">The Concessionaire shall be responsible for identifying the existing utilities and roads through </w:t>
      </w:r>
      <w:r w:rsidR="00DD13BD" w:rsidRPr="002D1A91">
        <w:rPr>
          <w:rFonts w:ascii="Arial" w:hAnsi="Arial" w:cs="Arial"/>
        </w:rPr>
        <w:t xml:space="preserve">the </w:t>
      </w:r>
      <w:r w:rsidR="00DD13BD" w:rsidRPr="002D1A91">
        <w:rPr>
          <w:rFonts w:ascii="Arial" w:hAnsi="Arial" w:cs="Arial"/>
          <w:bCs/>
        </w:rPr>
        <w:t xml:space="preserve"> </w:t>
      </w:r>
      <w:r w:rsidR="00D02889" w:rsidRPr="002D1A91">
        <w:rPr>
          <w:rFonts w:ascii="Arial" w:hAnsi="Arial" w:cs="Arial"/>
          <w:bCs/>
        </w:rPr>
        <w:t>Pre-Commencement</w:t>
      </w:r>
      <w:r w:rsidR="00AB4D26" w:rsidRPr="002D1A91">
        <w:rPr>
          <w:rFonts w:ascii="Arial" w:hAnsi="Arial" w:cs="Arial"/>
          <w:bCs/>
        </w:rPr>
        <w:t xml:space="preserve"> </w:t>
      </w:r>
      <w:r w:rsidR="00D02889" w:rsidRPr="002D1A91">
        <w:rPr>
          <w:rFonts w:ascii="Arial" w:hAnsi="Arial" w:cs="Arial"/>
          <w:bCs/>
        </w:rPr>
        <w:t>Activities</w:t>
      </w:r>
      <w:r w:rsidR="00DD13BD" w:rsidRPr="002D1A91" w:rsidDel="003869DA">
        <w:rPr>
          <w:rFonts w:ascii="Arial" w:hAnsi="Arial" w:cs="Arial"/>
        </w:rPr>
        <w:t xml:space="preserve"> </w:t>
      </w:r>
      <w:r w:rsidR="00A43C4E" w:rsidRPr="002D1A91">
        <w:rPr>
          <w:rFonts w:ascii="Arial" w:hAnsi="Arial" w:cs="Arial"/>
        </w:rPr>
        <w:t xml:space="preserve"> submitted by the Concessionaire to the Independent Engineer and during the relocation of </w:t>
      </w:r>
      <w:r w:rsidR="0034424C" w:rsidRPr="002D1A91">
        <w:rPr>
          <w:rFonts w:ascii="Arial" w:hAnsi="Arial" w:cs="Arial"/>
        </w:rPr>
        <w:t>existing utilities</w:t>
      </w:r>
      <w:r w:rsidR="004A3EB7">
        <w:rPr>
          <w:rFonts w:ascii="Arial" w:hAnsi="Arial" w:cs="Arial"/>
        </w:rPr>
        <w:t>, supervising the same</w:t>
      </w:r>
      <w:r w:rsidR="00A43C4E" w:rsidRPr="002D1A91">
        <w:rPr>
          <w:rFonts w:ascii="Arial" w:hAnsi="Arial" w:cs="Arial"/>
        </w:rPr>
        <w:t xml:space="preserve"> in relation to the agreed alignment (for excavation, laying, backfilling, erection of utility poles</w:t>
      </w:r>
      <w:r w:rsidR="00BF04B0">
        <w:rPr>
          <w:rFonts w:ascii="Arial" w:hAnsi="Arial" w:cs="Arial"/>
        </w:rPr>
        <w:t xml:space="preserve">, </w:t>
      </w:r>
      <w:r w:rsidR="00A43C4E" w:rsidRPr="002D1A91">
        <w:rPr>
          <w:rFonts w:ascii="Arial" w:hAnsi="Arial" w:cs="Arial"/>
        </w:rPr>
        <w:t>etc.) by seeking assistance from the design consultant with respect to the survey points without damaging the existing utilities and roads. In the event of any breach by the Concessionaire of its obligations under this Section 4.10.1, the Concessionaire shall be responsible for rectification of the same at its own cost, risk and expense.</w:t>
      </w:r>
    </w:p>
    <w:p w14:paraId="19DA79D1" w14:textId="4ACD414A" w:rsidR="00417D45" w:rsidRPr="006A4CA4" w:rsidRDefault="00417D45" w:rsidP="00030FBA">
      <w:pPr>
        <w:pStyle w:val="ColorfulList-Accent11"/>
        <w:spacing w:line="240" w:lineRule="auto"/>
        <w:jc w:val="both"/>
        <w:rPr>
          <w:rStyle w:val="citation-20"/>
          <w:rFonts w:ascii="Arial" w:hAnsi="Arial" w:cs="Arial"/>
        </w:rPr>
      </w:pPr>
    </w:p>
    <w:p w14:paraId="73545FB2" w14:textId="7D5416C0" w:rsidR="0059643F" w:rsidRPr="006A4CA4" w:rsidRDefault="002D3ADE" w:rsidP="009B4FD4">
      <w:pPr>
        <w:pStyle w:val="ColorfulList-Accent11"/>
        <w:numPr>
          <w:ilvl w:val="2"/>
          <w:numId w:val="2"/>
        </w:numPr>
        <w:spacing w:line="240" w:lineRule="auto"/>
        <w:ind w:left="720"/>
        <w:jc w:val="both"/>
        <w:rPr>
          <w:rFonts w:ascii="Arial" w:hAnsi="Arial" w:cs="Arial"/>
        </w:rPr>
      </w:pPr>
      <w:r>
        <w:rPr>
          <w:rStyle w:val="citation-20"/>
          <w:rFonts w:ascii="Arial" w:hAnsi="Arial" w:cs="Arial"/>
        </w:rPr>
        <w:t>[</w:t>
      </w:r>
      <w:r w:rsidR="0059643F" w:rsidRPr="006A4CA4">
        <w:rPr>
          <w:rStyle w:val="citation-20"/>
          <w:rFonts w:ascii="Arial" w:hAnsi="Arial" w:cs="Arial"/>
        </w:rPr>
        <w:t xml:space="preserve">Notwithstanding the Concessionaire’s obligations to identify utilities through the </w:t>
      </w:r>
      <w:r w:rsidR="00AB4D26" w:rsidRPr="002D1A91">
        <w:rPr>
          <w:rFonts w:ascii="Arial" w:hAnsi="Arial" w:cs="Arial"/>
          <w:bCs/>
        </w:rPr>
        <w:t>Pre-Commencement Activities</w:t>
      </w:r>
      <w:r w:rsidR="0059643F" w:rsidRPr="006A4CA4">
        <w:rPr>
          <w:rStyle w:val="citation-19"/>
          <w:rFonts w:ascii="Arial" w:hAnsi="Arial" w:cs="Arial"/>
        </w:rPr>
        <w:t>, the Agency’s obligations and warranties in respect of the Project Site shall extend to all existing utilities (including hidden or underground utilities) that were not apparent or discoverable through a review of the records provided by the Agency or through a diligent physical inspection of the Project Site</w:t>
      </w:r>
      <w:r w:rsidR="0059643F" w:rsidRPr="006A4CA4">
        <w:rPr>
          <w:rFonts w:ascii="Arial" w:hAnsi="Arial" w:cs="Arial"/>
        </w:rPr>
        <w:t xml:space="preserve">. </w:t>
      </w:r>
      <w:r w:rsidR="0059643F" w:rsidRPr="006A4CA4">
        <w:rPr>
          <w:rStyle w:val="citation-18"/>
          <w:rFonts w:ascii="Arial" w:hAnsi="Arial" w:cs="Arial"/>
        </w:rPr>
        <w:t>In the event the Concessionaire encounters such non-apparent utilities, it shall be deemed a Relief Event</w:t>
      </w:r>
      <w:r w:rsidR="0059643F" w:rsidRPr="006A4CA4">
        <w:rPr>
          <w:rStyle w:val="citation-17"/>
          <w:rFonts w:ascii="Arial" w:hAnsi="Arial" w:cs="Arial"/>
        </w:rPr>
        <w:t>, and the Agency shall be responsible for all costs and delays associated with the relocation or diversion of the same in accordance with the provisions of Article 15 (</w:t>
      </w:r>
      <w:r w:rsidR="0059643F" w:rsidRPr="006A4CA4">
        <w:rPr>
          <w:rStyle w:val="citation-17"/>
          <w:rFonts w:ascii="Arial" w:hAnsi="Arial" w:cs="Arial"/>
          <w:i/>
          <w:iCs/>
        </w:rPr>
        <w:t>Relief Extensions &amp; Relief Compensations</w:t>
      </w:r>
      <w:r w:rsidR="0059643F" w:rsidRPr="006A4CA4">
        <w:rPr>
          <w:rStyle w:val="citation-17"/>
          <w:rFonts w:ascii="Arial" w:hAnsi="Arial" w:cs="Arial"/>
        </w:rPr>
        <w:t>)</w:t>
      </w:r>
      <w:r w:rsidR="0059643F" w:rsidRPr="006A4CA4">
        <w:rPr>
          <w:rFonts w:ascii="Arial" w:hAnsi="Arial" w:cs="Arial"/>
        </w:rPr>
        <w:t>.</w:t>
      </w:r>
      <w:r>
        <w:rPr>
          <w:rFonts w:ascii="Arial" w:hAnsi="Arial" w:cs="Arial"/>
        </w:rPr>
        <w:t>]</w:t>
      </w:r>
      <w:r>
        <w:rPr>
          <w:rStyle w:val="FootnoteReference"/>
          <w:rFonts w:ascii="Arial" w:hAnsi="Arial" w:cs="Arial"/>
        </w:rPr>
        <w:footnoteReference w:id="13"/>
      </w:r>
    </w:p>
    <w:p w14:paraId="67B61C7C" w14:textId="77777777" w:rsidR="0059643F" w:rsidRPr="002D1A91" w:rsidRDefault="0059643F" w:rsidP="00FB4742">
      <w:pPr>
        <w:pStyle w:val="ColorfulList-Accent11"/>
        <w:spacing w:line="240" w:lineRule="auto"/>
        <w:jc w:val="both"/>
        <w:rPr>
          <w:rFonts w:ascii="Arial" w:hAnsi="Arial" w:cs="Arial"/>
        </w:rPr>
      </w:pPr>
    </w:p>
    <w:p w14:paraId="18046EF1" w14:textId="187D9E19" w:rsidR="004B15DE" w:rsidRPr="006A4CA4" w:rsidRDefault="002D3ADE" w:rsidP="009B4FD4">
      <w:pPr>
        <w:pStyle w:val="ColorfulList-Accent11"/>
        <w:numPr>
          <w:ilvl w:val="2"/>
          <w:numId w:val="2"/>
        </w:numPr>
        <w:spacing w:line="240" w:lineRule="auto"/>
        <w:ind w:left="720"/>
        <w:jc w:val="both"/>
        <w:rPr>
          <w:rFonts w:ascii="Arial" w:hAnsi="Arial" w:cs="Arial"/>
        </w:rPr>
      </w:pPr>
      <w:r>
        <w:rPr>
          <w:rFonts w:ascii="Arial" w:hAnsi="Arial" w:cs="Arial"/>
        </w:rPr>
        <w:t>[</w:t>
      </w:r>
      <w:r w:rsidR="0059643F" w:rsidRPr="006A4CA4">
        <w:rPr>
          <w:rFonts w:ascii="Arial" w:hAnsi="Arial" w:cs="Arial"/>
        </w:rPr>
        <w:t>In the event the Concessionaire suffers a delay in the performance of its obligations under this Agreement due to the relocation of existing utilities</w:t>
      </w:r>
      <w:r w:rsidR="00E25875">
        <w:rPr>
          <w:rFonts w:ascii="Arial" w:hAnsi="Arial" w:cs="Arial"/>
        </w:rPr>
        <w:t xml:space="preserve"> (the </w:t>
      </w:r>
      <w:r w:rsidR="00E25875" w:rsidRPr="00DC0F8C">
        <w:rPr>
          <w:rFonts w:ascii="Arial" w:hAnsi="Arial" w:cs="Arial"/>
          <w:b/>
          <w:bCs/>
        </w:rPr>
        <w:t>Utility Relocation Delay</w:t>
      </w:r>
      <w:r w:rsidR="00E25875">
        <w:rPr>
          <w:rFonts w:ascii="Arial" w:hAnsi="Arial" w:cs="Arial"/>
        </w:rPr>
        <w:t>)</w:t>
      </w:r>
      <w:r w:rsidR="0059643F" w:rsidRPr="006A4CA4">
        <w:rPr>
          <w:rFonts w:ascii="Arial" w:hAnsi="Arial" w:cs="Arial"/>
        </w:rPr>
        <w:t>, the Concessionaire shall be entitled, at its sole election, to either: an extension of Time for Completion corresponding to the period of such delay; or a cash compensation amount equivalent to the actual costs and/or losses incurred as a direct result of such delay</w:t>
      </w:r>
      <w:r w:rsidR="00E25875">
        <w:rPr>
          <w:rFonts w:ascii="Arial" w:hAnsi="Arial" w:cs="Arial"/>
        </w:rPr>
        <w:t xml:space="preserve"> (the </w:t>
      </w:r>
      <w:r w:rsidR="00E25875" w:rsidRPr="00DC0F8C">
        <w:rPr>
          <w:rFonts w:ascii="Arial" w:hAnsi="Arial" w:cs="Arial"/>
          <w:b/>
          <w:bCs/>
        </w:rPr>
        <w:t>Compensation Amount)</w:t>
      </w:r>
      <w:r w:rsidR="0059643F" w:rsidRPr="006A4CA4">
        <w:rPr>
          <w:rFonts w:ascii="Arial" w:hAnsi="Arial" w:cs="Arial"/>
        </w:rPr>
        <w:t>. The occurrence of such Utility Relocation Delay and the corresponding extension of time or Compensation Amount must be duly verified and certified by the Independent Engineer. In the event the Concessionaire elects to receive the Compensation Amount, the Agency shall make full payment of the IE-certified Compensation Amount to the Concessionaire within sixty (60) days of the issuance of the Independent Engineer's certification.</w:t>
      </w:r>
      <w:r>
        <w:rPr>
          <w:rFonts w:ascii="Arial" w:hAnsi="Arial" w:cs="Arial"/>
        </w:rPr>
        <w:t>]</w:t>
      </w:r>
      <w:r>
        <w:rPr>
          <w:rStyle w:val="FootnoteReference"/>
          <w:rFonts w:ascii="Arial" w:hAnsi="Arial" w:cs="Arial"/>
        </w:rPr>
        <w:footnoteReference w:id="14"/>
      </w:r>
    </w:p>
    <w:p w14:paraId="5228C81D" w14:textId="77777777" w:rsidR="00D96016" w:rsidRPr="002D1A91" w:rsidRDefault="00D96016" w:rsidP="009B4FD4">
      <w:pPr>
        <w:pStyle w:val="ColorfulList-Accent11"/>
        <w:spacing w:line="240" w:lineRule="auto"/>
        <w:ind w:left="780"/>
        <w:jc w:val="both"/>
        <w:rPr>
          <w:rFonts w:ascii="Arial" w:hAnsi="Arial" w:cs="Arial"/>
          <w:sz w:val="16"/>
          <w:szCs w:val="16"/>
        </w:rPr>
      </w:pPr>
    </w:p>
    <w:p w14:paraId="4C1F531C" w14:textId="77777777" w:rsidR="00D96016" w:rsidRPr="002D1A91" w:rsidRDefault="00D96016" w:rsidP="009B4FD4">
      <w:pPr>
        <w:pStyle w:val="Heading2"/>
        <w:spacing w:line="240" w:lineRule="auto"/>
        <w:ind w:left="720"/>
        <w:jc w:val="both"/>
        <w:rPr>
          <w:rFonts w:ascii="Arial" w:hAnsi="Arial" w:cs="Arial"/>
          <w:u w:val="single"/>
        </w:rPr>
      </w:pPr>
      <w:bookmarkStart w:id="50" w:name="_Toc333899852"/>
      <w:r w:rsidRPr="002D1A91">
        <w:rPr>
          <w:rFonts w:ascii="Arial" w:hAnsi="Arial" w:cs="Arial"/>
          <w:u w:val="single"/>
        </w:rPr>
        <w:t>New Utilities and Roads</w:t>
      </w:r>
      <w:bookmarkEnd w:id="50"/>
    </w:p>
    <w:p w14:paraId="68C44478" w14:textId="77777777" w:rsidR="00D96016" w:rsidRPr="002D1A91" w:rsidRDefault="00D96016" w:rsidP="009B4FD4">
      <w:pPr>
        <w:spacing w:line="240" w:lineRule="auto"/>
        <w:jc w:val="both"/>
        <w:rPr>
          <w:rFonts w:ascii="Arial" w:hAnsi="Arial" w:cs="Arial"/>
          <w:sz w:val="18"/>
          <w:szCs w:val="18"/>
        </w:rPr>
      </w:pPr>
    </w:p>
    <w:p w14:paraId="4C838DA1" w14:textId="509376F3"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The Concessionaire shall allow utility companies (subject to </w:t>
      </w:r>
      <w:r w:rsidR="00DF002E">
        <w:rPr>
          <w:rFonts w:ascii="Arial" w:hAnsi="Arial" w:cs="Arial"/>
        </w:rPr>
        <w:t xml:space="preserve">the </w:t>
      </w:r>
      <w:r w:rsidRPr="002D1A91">
        <w:rPr>
          <w:rFonts w:ascii="Arial" w:hAnsi="Arial" w:cs="Arial"/>
        </w:rPr>
        <w:t xml:space="preserve">consent of </w:t>
      </w:r>
      <w:r w:rsidR="00DF002E">
        <w:rPr>
          <w:rFonts w:ascii="Arial" w:hAnsi="Arial" w:cs="Arial"/>
        </w:rPr>
        <w:t>the</w:t>
      </w:r>
      <w:r w:rsidR="006D2A8B" w:rsidRPr="002D1A91">
        <w:rPr>
          <w:rFonts w:ascii="Arial" w:hAnsi="Arial" w:cs="Arial"/>
        </w:rPr>
        <w:t>Agency</w:t>
      </w:r>
      <w:r w:rsidR="006D2A8B" w:rsidRPr="006A4CA4">
        <w:rPr>
          <w:rFonts w:ascii="Arial" w:hAnsi="Arial" w:cs="Arial"/>
        </w:rPr>
        <w:t xml:space="preserve"> </w:t>
      </w:r>
      <w:r w:rsidRPr="002D1A91">
        <w:rPr>
          <w:rFonts w:ascii="Arial" w:hAnsi="Arial" w:cs="Arial"/>
        </w:rPr>
        <w:t xml:space="preserve">and subject to such conditions as the </w:t>
      </w:r>
      <w:r w:rsidR="006D2A8B" w:rsidRPr="002D1A91">
        <w:rPr>
          <w:rFonts w:ascii="Arial" w:hAnsi="Arial" w:cs="Arial"/>
        </w:rPr>
        <w:t xml:space="preserve">Agency </w:t>
      </w:r>
      <w:r w:rsidRPr="002D1A91">
        <w:rPr>
          <w:rFonts w:ascii="Arial" w:hAnsi="Arial" w:cs="Arial"/>
        </w:rPr>
        <w:t>may specify and subject to mutual agreement between the</w:t>
      </w:r>
      <w:r w:rsidR="006D2A8B" w:rsidRPr="002D1A91">
        <w:rPr>
          <w:rFonts w:ascii="Arial" w:hAnsi="Arial" w:cs="Arial"/>
        </w:rPr>
        <w:t xml:space="preserve"> Agency</w:t>
      </w:r>
      <w:r w:rsidRPr="002D1A91">
        <w:rPr>
          <w:rFonts w:ascii="Arial" w:hAnsi="Arial" w:cs="Arial"/>
        </w:rPr>
        <w:t>, Concessionaire and the utility companies), access to, and use of the Project Site for laying telephone lines, water pipes, electric cables or other public utilities; provided, that nothing contained in this Section 4.1</w:t>
      </w:r>
      <w:r w:rsidR="008D63CD">
        <w:rPr>
          <w:rFonts w:ascii="Arial" w:hAnsi="Arial" w:cs="Arial"/>
        </w:rPr>
        <w:t>1</w:t>
      </w:r>
      <w:r w:rsidRPr="002D1A91">
        <w:rPr>
          <w:rFonts w:ascii="Arial" w:hAnsi="Arial" w:cs="Arial"/>
        </w:rPr>
        <w:t xml:space="preserve">.1 shall waive and/or relieve or be deemed to waive and/or relieve the obligations of the Concessionaire contained in the </w:t>
      </w:r>
      <w:r w:rsidR="006D2A8B" w:rsidRPr="002D1A91">
        <w:rPr>
          <w:rFonts w:ascii="Arial" w:hAnsi="Arial" w:cs="Arial"/>
        </w:rPr>
        <w:t xml:space="preserve">Agency </w:t>
      </w:r>
      <w:r w:rsidRPr="002D1A91">
        <w:rPr>
          <w:rFonts w:ascii="Arial" w:hAnsi="Arial" w:cs="Arial"/>
        </w:rPr>
        <w:t xml:space="preserve">Agreements and any damage caused to the Concession Assets by such access to, and use of the Project Site for laying telephone lines, water pipes, electric cables or other public utilities shall be restored forthwith. </w:t>
      </w:r>
    </w:p>
    <w:p w14:paraId="6DDD31C0" w14:textId="77777777" w:rsidR="00D96016" w:rsidRPr="002D1A91" w:rsidRDefault="00D96016" w:rsidP="009B4FD4">
      <w:pPr>
        <w:spacing w:line="240" w:lineRule="auto"/>
        <w:jc w:val="both"/>
        <w:rPr>
          <w:rFonts w:ascii="Arial" w:hAnsi="Arial" w:cs="Arial"/>
          <w:sz w:val="18"/>
          <w:szCs w:val="18"/>
        </w:rPr>
      </w:pPr>
    </w:p>
    <w:p w14:paraId="59CA91E7" w14:textId="2EA7956A"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affected part of the Concession Assets (or any part thereof) (the </w:t>
      </w:r>
      <w:r w:rsidRPr="002D1A91">
        <w:rPr>
          <w:rFonts w:ascii="Arial" w:hAnsi="Arial" w:cs="Arial"/>
          <w:b/>
        </w:rPr>
        <w:t>Utilities Affected Assets</w:t>
      </w:r>
      <w:r w:rsidRPr="002D1A91">
        <w:rPr>
          <w:rFonts w:ascii="Arial" w:hAnsi="Arial" w:cs="Arial"/>
        </w:rPr>
        <w:t xml:space="preserve">) shall be restored in accordance with the Applicable Standards and Good Industry Practice by the Concessionaire and the costs relating to the same shall be borne by the Concessionaire and/or the utility companies in accordance with the terms mutually agreed between the Concessionaire and the utility companies; provided, however, any such terms (including any amendments of the same) shall be subject to the prior approval of the </w:t>
      </w:r>
      <w:r w:rsidR="006D2A8B" w:rsidRPr="002D1A91">
        <w:rPr>
          <w:rFonts w:ascii="Arial" w:hAnsi="Arial" w:cs="Arial"/>
        </w:rPr>
        <w:t>Agency</w:t>
      </w:r>
      <w:r w:rsidR="006D2A8B" w:rsidRPr="006A4CA4">
        <w:rPr>
          <w:rFonts w:ascii="Arial" w:hAnsi="Arial" w:cs="Arial"/>
        </w:rPr>
        <w:t xml:space="preserve"> </w:t>
      </w:r>
      <w:r w:rsidRPr="002D1A91">
        <w:rPr>
          <w:rFonts w:ascii="Arial" w:hAnsi="Arial" w:cs="Arial"/>
        </w:rPr>
        <w:t xml:space="preserve">(which approval shall not be unreasonably delayed, conditioned or withheld). Notwithstanding anything to the contrary set out herein, the </w:t>
      </w:r>
      <w:r w:rsidR="006D2A8B" w:rsidRPr="002D1A91">
        <w:rPr>
          <w:rFonts w:ascii="Arial" w:hAnsi="Arial" w:cs="Arial"/>
        </w:rPr>
        <w:t xml:space="preserve">Agency </w:t>
      </w:r>
      <w:r w:rsidRPr="002D1A91">
        <w:rPr>
          <w:rFonts w:ascii="Arial" w:hAnsi="Arial" w:cs="Arial"/>
        </w:rPr>
        <w:t xml:space="preserve">shall neither be responsible for restoration of any Utilities Affected Assets nor for any costs relating to the same. </w:t>
      </w:r>
    </w:p>
    <w:p w14:paraId="4B4C2E33" w14:textId="77777777" w:rsidR="00D96016" w:rsidRPr="002D1A91" w:rsidRDefault="00D96016" w:rsidP="009B4FD4">
      <w:pPr>
        <w:spacing w:line="240" w:lineRule="auto"/>
        <w:jc w:val="both"/>
        <w:rPr>
          <w:rFonts w:ascii="Arial" w:hAnsi="Arial" w:cs="Arial"/>
          <w:sz w:val="18"/>
          <w:szCs w:val="18"/>
        </w:rPr>
      </w:pPr>
    </w:p>
    <w:p w14:paraId="449527DA" w14:textId="1A34F471"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6D2A8B" w:rsidRPr="002D1A91">
        <w:rPr>
          <w:rFonts w:ascii="Arial" w:hAnsi="Arial" w:cs="Arial"/>
        </w:rPr>
        <w:t>Agency</w:t>
      </w:r>
      <w:r w:rsidRPr="002D1A91">
        <w:rPr>
          <w:rFonts w:ascii="Arial" w:hAnsi="Arial" w:cs="Arial"/>
        </w:rPr>
        <w:t xml:space="preserve"> exclusively reserves the right to charge fees from the utility company or any other entity for allowing the passage of the telephone lines, water pipes, electric cables or other public utilities over or under the Project Site and such fee, in case being paid to the Concessionaire, shall be paid to the </w:t>
      </w:r>
      <w:r w:rsidR="006D2A8B" w:rsidRPr="002D1A91">
        <w:rPr>
          <w:rFonts w:ascii="Arial" w:hAnsi="Arial" w:cs="Arial"/>
        </w:rPr>
        <w:t xml:space="preserve">Agency </w:t>
      </w:r>
      <w:r w:rsidR="0081624F" w:rsidRPr="002D1A91">
        <w:rPr>
          <w:rFonts w:ascii="Arial" w:hAnsi="Arial" w:cs="Arial"/>
        </w:rPr>
        <w:t xml:space="preserve">through </w:t>
      </w:r>
      <w:r w:rsidR="001E329F" w:rsidRPr="002D1A91">
        <w:rPr>
          <w:rFonts w:ascii="Arial" w:hAnsi="Arial" w:cs="Arial"/>
        </w:rPr>
        <w:t xml:space="preserve">such </w:t>
      </w:r>
      <w:r w:rsidR="00000C9F" w:rsidRPr="002D1A91">
        <w:rPr>
          <w:rFonts w:ascii="Arial" w:hAnsi="Arial" w:cs="Arial"/>
        </w:rPr>
        <w:t>mechanism</w:t>
      </w:r>
      <w:r w:rsidR="001E329F" w:rsidRPr="002D1A91">
        <w:rPr>
          <w:rFonts w:ascii="Arial" w:hAnsi="Arial" w:cs="Arial"/>
        </w:rPr>
        <w:t xml:space="preserve"> as </w:t>
      </w:r>
      <w:r w:rsidR="00103EEF">
        <w:rPr>
          <w:rFonts w:ascii="Arial" w:hAnsi="Arial" w:cs="Arial"/>
        </w:rPr>
        <w:t xml:space="preserve">the </w:t>
      </w:r>
      <w:r w:rsidR="006D2A8B" w:rsidRPr="002D1A91">
        <w:rPr>
          <w:rFonts w:ascii="Arial" w:hAnsi="Arial" w:cs="Arial"/>
        </w:rPr>
        <w:t xml:space="preserve">Agency </w:t>
      </w:r>
      <w:r w:rsidR="001E329F" w:rsidRPr="002D1A91">
        <w:rPr>
          <w:rFonts w:ascii="Arial" w:hAnsi="Arial" w:cs="Arial"/>
        </w:rPr>
        <w:t xml:space="preserve">has </w:t>
      </w:r>
      <w:r w:rsidR="00DE6E19" w:rsidRPr="002D1A91">
        <w:rPr>
          <w:rFonts w:ascii="Arial" w:hAnsi="Arial" w:cs="Arial"/>
        </w:rPr>
        <w:t xml:space="preserve">notified </w:t>
      </w:r>
      <w:r w:rsidR="001E329F" w:rsidRPr="002D1A91">
        <w:rPr>
          <w:rFonts w:ascii="Arial" w:hAnsi="Arial" w:cs="Arial"/>
        </w:rPr>
        <w:t>to the Concessionaire</w:t>
      </w:r>
      <w:r w:rsidRPr="002D1A91">
        <w:rPr>
          <w:rFonts w:ascii="Arial" w:hAnsi="Arial" w:cs="Arial"/>
        </w:rPr>
        <w:t xml:space="preserve"> (the </w:t>
      </w:r>
      <w:r w:rsidRPr="002D1A91">
        <w:rPr>
          <w:rFonts w:ascii="Arial" w:hAnsi="Arial" w:cs="Arial"/>
          <w:b/>
        </w:rPr>
        <w:t xml:space="preserve">Utility </w:t>
      </w:r>
      <w:r w:rsidR="0081624F" w:rsidRPr="002D1A91">
        <w:rPr>
          <w:rFonts w:ascii="Arial" w:hAnsi="Arial" w:cs="Arial"/>
          <w:b/>
        </w:rPr>
        <w:t>Proceeds</w:t>
      </w:r>
      <w:r w:rsidRPr="002D1A91">
        <w:rPr>
          <w:rFonts w:ascii="Arial" w:hAnsi="Arial" w:cs="Arial"/>
        </w:rPr>
        <w:t>).</w:t>
      </w:r>
    </w:p>
    <w:p w14:paraId="2926C16B" w14:textId="77777777" w:rsidR="00D96016" w:rsidRPr="002D1A91" w:rsidRDefault="00D96016" w:rsidP="009B4FD4">
      <w:pPr>
        <w:pStyle w:val="ListParagraph"/>
        <w:spacing w:line="240" w:lineRule="auto"/>
        <w:rPr>
          <w:rFonts w:ascii="Arial" w:hAnsi="Arial" w:cs="Arial"/>
          <w:sz w:val="18"/>
          <w:szCs w:val="18"/>
        </w:rPr>
      </w:pPr>
    </w:p>
    <w:p w14:paraId="44225942" w14:textId="39FBD0FE" w:rsidR="00D96016" w:rsidRPr="002D1A91" w:rsidRDefault="006D2A8B" w:rsidP="009B4FD4">
      <w:pPr>
        <w:pStyle w:val="Heading2"/>
        <w:spacing w:line="240" w:lineRule="auto"/>
        <w:ind w:left="720"/>
        <w:jc w:val="both"/>
        <w:rPr>
          <w:rFonts w:ascii="Arial" w:hAnsi="Arial" w:cs="Arial"/>
          <w:u w:val="single"/>
        </w:rPr>
      </w:pPr>
      <w:bookmarkStart w:id="51" w:name="_Toc333899854"/>
      <w:r w:rsidRPr="002D1A91">
        <w:rPr>
          <w:rFonts w:ascii="Arial" w:hAnsi="Arial" w:cs="Arial"/>
          <w:u w:val="single"/>
        </w:rPr>
        <w:t xml:space="preserve">Agency </w:t>
      </w:r>
      <w:r w:rsidR="00D96016" w:rsidRPr="002D1A91">
        <w:rPr>
          <w:rFonts w:ascii="Arial" w:hAnsi="Arial" w:cs="Arial"/>
          <w:u w:val="single"/>
        </w:rPr>
        <w:t>Indemnities in Respect of Project Site</w:t>
      </w:r>
      <w:bookmarkEnd w:id="51"/>
    </w:p>
    <w:p w14:paraId="74C70327" w14:textId="77777777" w:rsidR="00D96016" w:rsidRPr="002D1A91" w:rsidRDefault="00D96016" w:rsidP="009B4FD4">
      <w:pPr>
        <w:spacing w:line="240" w:lineRule="auto"/>
        <w:jc w:val="both"/>
        <w:rPr>
          <w:rFonts w:ascii="Arial" w:hAnsi="Arial" w:cs="Arial"/>
          <w:sz w:val="20"/>
          <w:szCs w:val="20"/>
        </w:rPr>
      </w:pPr>
    </w:p>
    <w:p w14:paraId="11D0E8A1" w14:textId="273FA27D" w:rsidR="00D96016" w:rsidRPr="002D1A91" w:rsidRDefault="00D96016" w:rsidP="009B4FD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6D2A8B" w:rsidRPr="002D1A91">
        <w:rPr>
          <w:rFonts w:ascii="Arial" w:hAnsi="Arial" w:cs="Arial"/>
        </w:rPr>
        <w:t xml:space="preserve">Agency </w:t>
      </w:r>
      <w:r w:rsidRPr="002D1A91">
        <w:rPr>
          <w:rFonts w:ascii="Arial" w:hAnsi="Arial" w:cs="Arial"/>
        </w:rPr>
        <w:t>shall indemnify and shall hold the Concessionaire harmless from any costs, claims</w:t>
      </w:r>
      <w:r w:rsidR="00103EEF">
        <w:rPr>
          <w:rFonts w:ascii="Arial" w:hAnsi="Arial" w:cs="Arial"/>
        </w:rPr>
        <w:t>,</w:t>
      </w:r>
      <w:r w:rsidRPr="002D1A91">
        <w:rPr>
          <w:rFonts w:ascii="Arial" w:hAnsi="Arial" w:cs="Arial"/>
        </w:rPr>
        <w:t xml:space="preserve"> expenses or charges incurred (in respect of the time period falling prior to delivery of Vacant Possession of Project Site to the Concessionaire) in relocating, rehabilitating or resettling persons in connection with making available the Project Site to the Concessionaire for implementation of the Project and for delivery of Vacant Possession of the Project Site to the Concessionaire.</w:t>
      </w:r>
    </w:p>
    <w:p w14:paraId="16792CE7" w14:textId="77777777" w:rsidR="00D96016" w:rsidRPr="002D1A91" w:rsidRDefault="00D96016" w:rsidP="009B4FD4">
      <w:pPr>
        <w:spacing w:line="240" w:lineRule="auto"/>
        <w:jc w:val="both"/>
        <w:rPr>
          <w:rFonts w:ascii="Arial" w:hAnsi="Arial" w:cs="Arial"/>
        </w:rPr>
      </w:pPr>
    </w:p>
    <w:p w14:paraId="4B968470" w14:textId="366FDDDC" w:rsidR="00E85F56" w:rsidRPr="002D1A91" w:rsidRDefault="00D96016" w:rsidP="00E85F5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A146F6" w:rsidRPr="002D1A91">
        <w:rPr>
          <w:rFonts w:ascii="Arial" w:hAnsi="Arial" w:cs="Arial"/>
        </w:rPr>
        <w:t xml:space="preserve">Agency </w:t>
      </w:r>
      <w:r w:rsidRPr="002D1A91">
        <w:rPr>
          <w:rFonts w:ascii="Arial" w:hAnsi="Arial" w:cs="Arial"/>
        </w:rPr>
        <w:t xml:space="preserve">hereby indemnifies and holds harmless the Concessionaire against all Losses arising in connection with or relating to any defect in title in the Concessionaire’s </w:t>
      </w:r>
      <w:r w:rsidR="00F75471" w:rsidRPr="00F75471">
        <w:rPr>
          <w:rFonts w:ascii="Arial" w:hAnsi="Arial" w:cs="Arial"/>
        </w:rPr>
        <w:t>Project Site Land Instrument Right</w:t>
      </w:r>
      <w:r w:rsidRPr="002D1A91">
        <w:rPr>
          <w:rFonts w:ascii="Arial" w:hAnsi="Arial" w:cs="Arial"/>
        </w:rPr>
        <w:t xml:space="preserve"> in the Project Site, which prevents, impedes or delays the Concessionaire from constructing or Operating and Maintaining the Concession Assets in accordance with this Agreement; provided, that such Losses are not the consequence of any breach or non-</w:t>
      </w:r>
      <w:r w:rsidRPr="002D1A91">
        <w:rPr>
          <w:rFonts w:ascii="Arial" w:hAnsi="Arial" w:cs="Arial"/>
        </w:rPr>
        <w:lastRenderedPageBreak/>
        <w:t xml:space="preserve">compliance by the Concessionaire of this Agreement, the  </w:t>
      </w:r>
      <w:r w:rsidR="00E35F30" w:rsidRPr="002D1A91">
        <w:rPr>
          <w:rFonts w:ascii="Arial" w:hAnsi="Arial" w:cs="Arial"/>
          <w:bCs/>
        </w:rPr>
        <w:t>Project Site</w:t>
      </w:r>
      <w:r w:rsidR="00E35F30" w:rsidRPr="002D1A91">
        <w:rPr>
          <w:rFonts w:ascii="Arial" w:hAnsi="Arial" w:cs="Arial"/>
          <w:color w:val="000000"/>
        </w:rPr>
        <w:t xml:space="preserve"> </w:t>
      </w:r>
      <w:r w:rsidR="009413FD" w:rsidRPr="002D1A91">
        <w:rPr>
          <w:rFonts w:ascii="Arial" w:hAnsi="Arial" w:cs="Arial"/>
          <w:color w:val="000000"/>
        </w:rPr>
        <w:t xml:space="preserve">Land Instrument </w:t>
      </w:r>
      <w:r w:rsidRPr="002D1A91">
        <w:rPr>
          <w:rFonts w:ascii="Arial" w:hAnsi="Arial" w:cs="Arial"/>
        </w:rPr>
        <w:t>and the Applicable Standards; provided, further that such action is not a consequence of the Concessionaire’s failure to maintain the Project Site in its possession free from encroachments and encumbrances by third parties and/or is not as a consequence or failure by the Concessionaire to meet its obligations under this Agreement.</w:t>
      </w:r>
    </w:p>
    <w:p w14:paraId="3DA44AE5" w14:textId="77777777" w:rsidR="00E85F56" w:rsidRPr="002D1A91" w:rsidRDefault="00E85F56" w:rsidP="00030FBA">
      <w:pPr>
        <w:pStyle w:val="ColorfulList-Accent11"/>
        <w:spacing w:line="240" w:lineRule="auto"/>
        <w:jc w:val="both"/>
        <w:rPr>
          <w:rFonts w:ascii="Arial" w:hAnsi="Arial" w:cs="Arial"/>
        </w:rPr>
      </w:pPr>
    </w:p>
    <w:p w14:paraId="6E578D3F" w14:textId="4E9E5E59" w:rsidR="00003B9F" w:rsidRPr="002D1A91" w:rsidRDefault="00F75471" w:rsidP="00030FBA">
      <w:pPr>
        <w:pStyle w:val="ColorfulList-Accent11"/>
        <w:numPr>
          <w:ilvl w:val="2"/>
          <w:numId w:val="2"/>
        </w:numPr>
        <w:spacing w:line="240" w:lineRule="auto"/>
        <w:ind w:left="720"/>
        <w:jc w:val="both"/>
      </w:pPr>
      <w:r>
        <w:rPr>
          <w:rFonts w:ascii="Arial" w:hAnsi="Arial" w:cs="Arial"/>
        </w:rPr>
        <w:t>[</w:t>
      </w:r>
      <w:r w:rsidR="004B6AA4" w:rsidRPr="006A4CA4">
        <w:rPr>
          <w:rFonts w:ascii="Arial" w:hAnsi="Arial" w:cs="Arial"/>
        </w:rPr>
        <w:t>The Agency shall defend any claim, suit, action or proceeding brought by any third party asserting any title, competing interest, or right in respect of the Project Site. Furthermore, the Agency hereby indemnifies and holds harmless the Concessionaire against all Losses arising in connection with or relating to any such third-party claim, suit, action or proceeding.</w:t>
      </w:r>
      <w:r>
        <w:rPr>
          <w:rFonts w:ascii="Arial" w:hAnsi="Arial" w:cs="Arial"/>
        </w:rPr>
        <w:t>]</w:t>
      </w:r>
      <w:r>
        <w:rPr>
          <w:rStyle w:val="FootnoteReference"/>
          <w:rFonts w:ascii="Arial" w:hAnsi="Arial" w:cs="Arial"/>
        </w:rPr>
        <w:footnoteReference w:id="15"/>
      </w:r>
    </w:p>
    <w:p w14:paraId="51BB4ADA" w14:textId="77777777" w:rsidR="00E85F56" w:rsidRPr="002D1A91" w:rsidRDefault="00E85F56" w:rsidP="00030FBA">
      <w:pPr>
        <w:pStyle w:val="Heading2"/>
        <w:numPr>
          <w:ilvl w:val="0"/>
          <w:numId w:val="0"/>
        </w:numPr>
        <w:spacing w:line="240" w:lineRule="auto"/>
        <w:ind w:left="720"/>
        <w:jc w:val="both"/>
        <w:rPr>
          <w:rFonts w:ascii="Arial" w:hAnsi="Arial" w:cs="Arial"/>
          <w:u w:val="single"/>
        </w:rPr>
      </w:pPr>
      <w:bookmarkStart w:id="52" w:name="_Toc333899855"/>
    </w:p>
    <w:p w14:paraId="2FD2A5E5" w14:textId="21303704" w:rsidR="00D96016" w:rsidRPr="002D1A91" w:rsidRDefault="00D96016" w:rsidP="009B4FD4">
      <w:pPr>
        <w:pStyle w:val="Heading2"/>
        <w:spacing w:line="240" w:lineRule="auto"/>
        <w:ind w:left="720"/>
        <w:jc w:val="both"/>
        <w:rPr>
          <w:rFonts w:ascii="Arial" w:hAnsi="Arial" w:cs="Arial"/>
          <w:u w:val="single"/>
        </w:rPr>
      </w:pPr>
      <w:r w:rsidRPr="002D1A91">
        <w:rPr>
          <w:rFonts w:ascii="Arial" w:hAnsi="Arial" w:cs="Arial"/>
          <w:u w:val="single"/>
        </w:rPr>
        <w:t>Removal of Material Adverse Impediment</w:t>
      </w:r>
      <w:bookmarkEnd w:id="52"/>
    </w:p>
    <w:p w14:paraId="3F330D58" w14:textId="77777777" w:rsidR="00D96016" w:rsidRPr="002D1A91" w:rsidRDefault="00D96016" w:rsidP="009B4FD4">
      <w:pPr>
        <w:spacing w:line="240" w:lineRule="auto"/>
        <w:jc w:val="both"/>
        <w:rPr>
          <w:rFonts w:ascii="Arial" w:hAnsi="Arial" w:cs="Arial"/>
        </w:rPr>
      </w:pPr>
    </w:p>
    <w:p w14:paraId="2493C9EE" w14:textId="28746305" w:rsidR="00D96016" w:rsidRPr="002D1A91" w:rsidRDefault="00D96016" w:rsidP="00B30A77">
      <w:pPr>
        <w:pStyle w:val="ColorfulList-Accent11"/>
        <w:numPr>
          <w:ilvl w:val="2"/>
          <w:numId w:val="2"/>
        </w:numPr>
        <w:spacing w:line="240" w:lineRule="auto"/>
        <w:ind w:left="720"/>
        <w:jc w:val="both"/>
        <w:rPr>
          <w:rFonts w:ascii="Arial" w:hAnsi="Arial" w:cs="Arial"/>
        </w:rPr>
      </w:pPr>
      <w:r w:rsidRPr="002D1A91">
        <w:rPr>
          <w:rFonts w:ascii="Arial" w:hAnsi="Arial" w:cs="Arial"/>
        </w:rPr>
        <w:t>Following delivery of the Vacant Possession of the Project Site to the Concessionaire by</w:t>
      </w:r>
      <w:r w:rsidR="00A146F6" w:rsidRPr="002D1A91">
        <w:rPr>
          <w:rFonts w:ascii="Arial" w:hAnsi="Arial" w:cs="Arial"/>
        </w:rPr>
        <w:t xml:space="preserve"> </w:t>
      </w:r>
      <w:r w:rsidR="00103EEF">
        <w:rPr>
          <w:rFonts w:ascii="Arial" w:hAnsi="Arial" w:cs="Arial"/>
        </w:rPr>
        <w:t xml:space="preserve">the </w:t>
      </w:r>
      <w:r w:rsidR="00A146F6" w:rsidRPr="002D1A91">
        <w:rPr>
          <w:rFonts w:ascii="Arial" w:hAnsi="Arial" w:cs="Arial"/>
        </w:rPr>
        <w:t>Agency</w:t>
      </w:r>
      <w:r w:rsidRPr="002D1A91">
        <w:rPr>
          <w:rFonts w:ascii="Arial" w:hAnsi="Arial" w:cs="Arial"/>
        </w:rPr>
        <w:t xml:space="preserve">, the Concessionaire shall be responsible for removal of all impediments, debris (including any structures not in anyone’s possession) on the Project Site, whether physical or legal, to the </w:t>
      </w:r>
      <w:r w:rsidR="00E37CAC" w:rsidRPr="002D1A91">
        <w:rPr>
          <w:rFonts w:ascii="Arial" w:hAnsi="Arial" w:cs="Arial"/>
        </w:rPr>
        <w:t xml:space="preserve">development </w:t>
      </w:r>
      <w:r w:rsidRPr="002D1A91">
        <w:rPr>
          <w:rFonts w:ascii="Arial" w:hAnsi="Arial" w:cs="Arial"/>
        </w:rPr>
        <w:t>and Operation and Maintenance of the Concession Assets; provided, however, that the Concessionaire shall Notify the</w:t>
      </w:r>
      <w:r w:rsidR="00A146F6" w:rsidRPr="002D1A91">
        <w:rPr>
          <w:rFonts w:ascii="Arial" w:hAnsi="Arial" w:cs="Arial"/>
        </w:rPr>
        <w:t xml:space="preserve"> Agency</w:t>
      </w:r>
      <w:r w:rsidR="00414150" w:rsidRPr="002D1A91">
        <w:rPr>
          <w:rFonts w:ascii="Arial" w:hAnsi="Arial" w:cs="Arial"/>
        </w:rPr>
        <w:t>, within ten (10) days</w:t>
      </w:r>
      <w:r w:rsidRPr="002D1A91">
        <w:rPr>
          <w:rFonts w:ascii="Arial" w:hAnsi="Arial" w:cs="Arial"/>
        </w:rPr>
        <w:t xml:space="preserve"> of any impediment (the </w:t>
      </w:r>
      <w:r w:rsidRPr="002D1A91">
        <w:rPr>
          <w:rFonts w:ascii="Arial" w:hAnsi="Arial" w:cs="Arial"/>
          <w:b/>
        </w:rPr>
        <w:t>Material Adverse Impediment</w:t>
      </w:r>
      <w:r w:rsidRPr="002D1A91">
        <w:rPr>
          <w:rFonts w:ascii="Arial" w:hAnsi="Arial" w:cs="Arial"/>
        </w:rPr>
        <w:t xml:space="preserve">) on the Project Site, whether physical or legal, to the </w:t>
      </w:r>
      <w:r w:rsidR="00E37CAC" w:rsidRPr="002D1A91">
        <w:rPr>
          <w:rFonts w:ascii="Arial" w:hAnsi="Arial" w:cs="Arial"/>
        </w:rPr>
        <w:t xml:space="preserve">development </w:t>
      </w:r>
      <w:r w:rsidRPr="002D1A91">
        <w:rPr>
          <w:rFonts w:ascii="Arial" w:hAnsi="Arial" w:cs="Arial"/>
        </w:rPr>
        <w:t>and/or Operation and Maintenance of the Concession Assets which:</w:t>
      </w:r>
    </w:p>
    <w:p w14:paraId="54B66496" w14:textId="77777777" w:rsidR="00D96016" w:rsidRPr="002D1A91" w:rsidRDefault="00D96016" w:rsidP="009B4FD4">
      <w:pPr>
        <w:spacing w:line="240" w:lineRule="auto"/>
        <w:jc w:val="both"/>
        <w:rPr>
          <w:rFonts w:ascii="Arial" w:hAnsi="Arial" w:cs="Arial"/>
        </w:rPr>
      </w:pPr>
    </w:p>
    <w:p w14:paraId="743DA003" w14:textId="77777777" w:rsidR="00D96016" w:rsidRPr="002D1A91" w:rsidRDefault="00D96016" w:rsidP="009B4FD4">
      <w:pPr>
        <w:pStyle w:val="ColorfulList-Accent11"/>
        <w:numPr>
          <w:ilvl w:val="0"/>
          <w:numId w:val="19"/>
        </w:numPr>
        <w:spacing w:line="240" w:lineRule="auto"/>
        <w:ind w:left="1440"/>
        <w:jc w:val="both"/>
        <w:rPr>
          <w:rFonts w:ascii="Arial" w:hAnsi="Arial" w:cs="Arial"/>
        </w:rPr>
      </w:pPr>
      <w:r w:rsidRPr="002D1A91">
        <w:rPr>
          <w:rFonts w:ascii="Arial" w:hAnsi="Arial" w:cs="Arial"/>
        </w:rPr>
        <w:t xml:space="preserve">causes a Material Adverse Effect; </w:t>
      </w:r>
    </w:p>
    <w:p w14:paraId="7B3084E7" w14:textId="77777777" w:rsidR="00D96016" w:rsidRPr="002D1A91" w:rsidRDefault="00D96016" w:rsidP="009B4FD4">
      <w:pPr>
        <w:spacing w:line="240" w:lineRule="auto"/>
        <w:jc w:val="both"/>
        <w:rPr>
          <w:rFonts w:ascii="Arial" w:hAnsi="Arial" w:cs="Arial"/>
        </w:rPr>
      </w:pPr>
    </w:p>
    <w:p w14:paraId="17E9D8DF" w14:textId="0271E709" w:rsidR="00712E69" w:rsidRPr="002D1A91" w:rsidRDefault="00D96016" w:rsidP="009B4FD4">
      <w:pPr>
        <w:pStyle w:val="ColorfulList-Accent11"/>
        <w:numPr>
          <w:ilvl w:val="0"/>
          <w:numId w:val="19"/>
        </w:numPr>
        <w:spacing w:line="240" w:lineRule="auto"/>
        <w:ind w:left="1440"/>
        <w:jc w:val="both"/>
        <w:rPr>
          <w:rFonts w:ascii="Arial" w:hAnsi="Arial" w:cs="Arial"/>
        </w:rPr>
      </w:pPr>
      <w:r w:rsidRPr="002D1A91">
        <w:rPr>
          <w:rFonts w:ascii="Arial" w:hAnsi="Arial" w:cs="Arial"/>
        </w:rPr>
        <w:t xml:space="preserve">is not attributable to the Concessionaire; </w:t>
      </w:r>
    </w:p>
    <w:p w14:paraId="01319D16" w14:textId="77777777" w:rsidR="00712E69" w:rsidRPr="002D1A91" w:rsidRDefault="00712E69" w:rsidP="009B4FD4">
      <w:pPr>
        <w:pStyle w:val="ListParagraph"/>
        <w:spacing w:line="240" w:lineRule="auto"/>
        <w:rPr>
          <w:rFonts w:ascii="Arial" w:hAnsi="Arial" w:cs="Arial"/>
        </w:rPr>
      </w:pPr>
    </w:p>
    <w:p w14:paraId="0F678ED4" w14:textId="744C547A" w:rsidR="00D96016" w:rsidRPr="002D1A91" w:rsidRDefault="00BF0BC9" w:rsidP="009B4FD4">
      <w:pPr>
        <w:pStyle w:val="ColorfulList-Accent11"/>
        <w:numPr>
          <w:ilvl w:val="0"/>
          <w:numId w:val="19"/>
        </w:numPr>
        <w:spacing w:line="240" w:lineRule="auto"/>
        <w:ind w:left="1440"/>
        <w:jc w:val="both"/>
        <w:rPr>
          <w:rFonts w:ascii="Arial" w:hAnsi="Arial" w:cs="Arial"/>
        </w:rPr>
      </w:pPr>
      <w:r w:rsidRPr="002D1A91">
        <w:rPr>
          <w:rFonts w:ascii="Arial" w:hAnsi="Arial" w:cs="Arial"/>
        </w:rPr>
        <w:t xml:space="preserve">in the opinion of the Independent Engineer, could not have been identified or foreseen through any investigations of the Project Site Conditions carried out, or deemed to be carried out, by the Concessionaire, in terms of Section 4.4; </w:t>
      </w:r>
      <w:r w:rsidR="00D96016" w:rsidRPr="002D1A91">
        <w:rPr>
          <w:rFonts w:ascii="Arial" w:hAnsi="Arial" w:cs="Arial"/>
        </w:rPr>
        <w:t>and</w:t>
      </w:r>
    </w:p>
    <w:p w14:paraId="12DF06B4" w14:textId="77777777" w:rsidR="00D96016" w:rsidRPr="002D1A91" w:rsidRDefault="00D96016" w:rsidP="009B4FD4">
      <w:pPr>
        <w:pStyle w:val="ListParagraph"/>
        <w:spacing w:line="240" w:lineRule="auto"/>
        <w:rPr>
          <w:rFonts w:ascii="Arial" w:hAnsi="Arial" w:cs="Arial"/>
        </w:rPr>
      </w:pPr>
    </w:p>
    <w:p w14:paraId="1110D6E6" w14:textId="7BE75805" w:rsidR="00D96016" w:rsidRPr="002D1A91" w:rsidRDefault="00D96016" w:rsidP="009B4FD4">
      <w:pPr>
        <w:pStyle w:val="ColorfulList-Accent11"/>
        <w:numPr>
          <w:ilvl w:val="0"/>
          <w:numId w:val="19"/>
        </w:numPr>
        <w:spacing w:line="240" w:lineRule="auto"/>
        <w:ind w:left="1440"/>
        <w:jc w:val="both"/>
        <w:rPr>
          <w:rFonts w:ascii="Arial" w:hAnsi="Arial" w:cs="Arial"/>
        </w:rPr>
      </w:pPr>
      <w:r w:rsidRPr="002D1A91">
        <w:rPr>
          <w:rFonts w:ascii="Arial" w:hAnsi="Arial" w:cs="Arial"/>
        </w:rPr>
        <w:t xml:space="preserve">does not result from any non-compliance by the Sponsor and/or the Concessionaire under any </w:t>
      </w:r>
      <w:r w:rsidR="00A146F6" w:rsidRPr="002D1A91">
        <w:rPr>
          <w:rFonts w:ascii="Arial" w:hAnsi="Arial" w:cs="Arial"/>
        </w:rPr>
        <w:t xml:space="preserve">Agency </w:t>
      </w:r>
      <w:r w:rsidRPr="002D1A91">
        <w:rPr>
          <w:rFonts w:ascii="Arial" w:hAnsi="Arial" w:cs="Arial"/>
        </w:rPr>
        <w:t xml:space="preserve">Agreements. </w:t>
      </w:r>
    </w:p>
    <w:p w14:paraId="4E10EF2D" w14:textId="77777777" w:rsidR="00D96016" w:rsidRPr="002D1A91" w:rsidRDefault="00D96016" w:rsidP="009B4FD4">
      <w:pPr>
        <w:spacing w:line="240" w:lineRule="auto"/>
        <w:jc w:val="both"/>
        <w:rPr>
          <w:rFonts w:ascii="Arial" w:hAnsi="Arial" w:cs="Arial"/>
        </w:rPr>
      </w:pPr>
    </w:p>
    <w:p w14:paraId="0C0F46EB" w14:textId="393D1891" w:rsidR="002E3409" w:rsidRDefault="00D96016" w:rsidP="00511701">
      <w:pPr>
        <w:pStyle w:val="ColorfulList-Accent11"/>
        <w:numPr>
          <w:ilvl w:val="2"/>
          <w:numId w:val="2"/>
        </w:numPr>
        <w:spacing w:line="240" w:lineRule="auto"/>
        <w:jc w:val="both"/>
        <w:rPr>
          <w:rFonts w:ascii="Arial" w:hAnsi="Arial" w:cs="Arial"/>
        </w:rPr>
      </w:pPr>
      <w:r w:rsidRPr="002D1A91">
        <w:rPr>
          <w:rFonts w:ascii="Arial" w:hAnsi="Arial" w:cs="Arial"/>
        </w:rPr>
        <w:t xml:space="preserve">Any Notice issued by the Concessionaire pursuant to Section 4.15.1 shall be duly verified and certified by the Independent Engineer prior to submission to the </w:t>
      </w:r>
      <w:r w:rsidR="00A146F6" w:rsidRPr="002D1A91">
        <w:rPr>
          <w:rFonts w:ascii="Arial" w:hAnsi="Arial" w:cs="Arial"/>
        </w:rPr>
        <w:t xml:space="preserve">Agency </w:t>
      </w:r>
      <w:r w:rsidRPr="002D1A91">
        <w:rPr>
          <w:rFonts w:ascii="Arial" w:hAnsi="Arial" w:cs="Arial"/>
        </w:rPr>
        <w:t>and the Independent Engineer shall, prior to delivery of such Notice to the</w:t>
      </w:r>
      <w:r w:rsidR="00A146F6" w:rsidRPr="002D1A91">
        <w:rPr>
          <w:rFonts w:ascii="Arial" w:hAnsi="Arial" w:cs="Arial"/>
        </w:rPr>
        <w:t xml:space="preserve"> Agency</w:t>
      </w:r>
      <w:r w:rsidRPr="002D1A91">
        <w:rPr>
          <w:rFonts w:ascii="Arial" w:hAnsi="Arial" w:cs="Arial"/>
        </w:rPr>
        <w:t xml:space="preserve">, duly certify in the Notice, </w:t>
      </w:r>
      <w:r w:rsidRPr="002D1A91">
        <w:rPr>
          <w:rFonts w:ascii="Arial" w:hAnsi="Arial" w:cs="Arial"/>
          <w:i/>
        </w:rPr>
        <w:t>inter alia</w:t>
      </w:r>
      <w:r w:rsidRPr="002D1A91">
        <w:rPr>
          <w:rFonts w:ascii="Arial" w:hAnsi="Arial" w:cs="Arial"/>
        </w:rPr>
        <w:t xml:space="preserve">, the occurrence and subsistence of the Material Adverse Impediment and the time period required for removal of the same (the </w:t>
      </w:r>
      <w:r w:rsidRPr="002D1A91">
        <w:rPr>
          <w:rFonts w:ascii="Arial" w:hAnsi="Arial" w:cs="Arial"/>
          <w:b/>
        </w:rPr>
        <w:t>Material Impediment Removal Period</w:t>
      </w:r>
      <w:r w:rsidRPr="002D1A91">
        <w:rPr>
          <w:rFonts w:ascii="Arial" w:hAnsi="Arial" w:cs="Arial"/>
        </w:rPr>
        <w:t xml:space="preserve">). Upon </w:t>
      </w:r>
      <w:r w:rsidRPr="002D1A91">
        <w:rPr>
          <w:rFonts w:ascii="Arial" w:hAnsi="Arial" w:cs="Arial"/>
        </w:rPr>
        <w:lastRenderedPageBreak/>
        <w:t xml:space="preserve">receipt by the </w:t>
      </w:r>
      <w:r w:rsidR="00A146F6" w:rsidRPr="002D1A91">
        <w:rPr>
          <w:rFonts w:ascii="Arial" w:hAnsi="Arial" w:cs="Arial"/>
        </w:rPr>
        <w:t xml:space="preserve">Agency </w:t>
      </w:r>
      <w:r w:rsidRPr="002D1A91">
        <w:rPr>
          <w:rFonts w:ascii="Arial" w:hAnsi="Arial" w:cs="Arial"/>
        </w:rPr>
        <w:t xml:space="preserve">of the Notice duly verified and certified by the Independent Engineer, the </w:t>
      </w:r>
      <w:r w:rsidR="00A146F6" w:rsidRPr="002D1A91">
        <w:rPr>
          <w:rFonts w:ascii="Arial" w:hAnsi="Arial" w:cs="Arial"/>
        </w:rPr>
        <w:t xml:space="preserve">Agency </w:t>
      </w:r>
      <w:r w:rsidRPr="002D1A91">
        <w:rPr>
          <w:rFonts w:ascii="Arial" w:hAnsi="Arial" w:cs="Arial"/>
        </w:rPr>
        <w:t xml:space="preserve">shall act so as to remove such Material Adverse Impediment within the Material Impediment Removal Period. In the event the Concessionaire suffers delays in the performance of its obligations and/or incurs </w:t>
      </w:r>
      <w:r w:rsidR="00685CD9" w:rsidRPr="002D1A91">
        <w:rPr>
          <w:rFonts w:ascii="Arial" w:hAnsi="Arial" w:cs="Arial"/>
        </w:rPr>
        <w:t>costs</w:t>
      </w:r>
      <w:r w:rsidRPr="002D1A91">
        <w:rPr>
          <w:rFonts w:ascii="Arial" w:hAnsi="Arial" w:cs="Arial"/>
        </w:rPr>
        <w:t xml:space="preserve">, in each case, as a direct result of the Material Adverse Impediment, the same shall entitle the Concessionaire to issuance of a Relief </w:t>
      </w:r>
      <w:r w:rsidR="003237EB" w:rsidRPr="002D1A91">
        <w:rPr>
          <w:rFonts w:ascii="Arial" w:hAnsi="Arial" w:cs="Arial"/>
        </w:rPr>
        <w:t xml:space="preserve">Order </w:t>
      </w:r>
      <w:r w:rsidRPr="002D1A91">
        <w:rPr>
          <w:rFonts w:ascii="Arial" w:hAnsi="Arial" w:cs="Arial"/>
        </w:rPr>
        <w:t>Request and in such case, the provisions of Article 15 (</w:t>
      </w:r>
      <w:r w:rsidRPr="002D1A91">
        <w:rPr>
          <w:rFonts w:ascii="Arial" w:hAnsi="Arial" w:cs="Arial"/>
          <w:i/>
        </w:rPr>
        <w:t>Relief Extensions &amp; Relief Compensations</w:t>
      </w:r>
      <w:r w:rsidRPr="002D1A91">
        <w:rPr>
          <w:rFonts w:ascii="Arial" w:hAnsi="Arial" w:cs="Arial"/>
        </w:rPr>
        <w:t xml:space="preserve">) shall apply.  </w:t>
      </w:r>
    </w:p>
    <w:p w14:paraId="446AE8C2" w14:textId="77777777" w:rsidR="005F4EB3" w:rsidRDefault="005F4EB3" w:rsidP="005F4EB3">
      <w:pPr>
        <w:pStyle w:val="ColorfulList-Accent11"/>
        <w:spacing w:line="240" w:lineRule="auto"/>
        <w:ind w:left="60"/>
        <w:jc w:val="both"/>
        <w:rPr>
          <w:rFonts w:ascii="Arial" w:hAnsi="Arial" w:cs="Arial"/>
        </w:rPr>
      </w:pPr>
    </w:p>
    <w:p w14:paraId="433809A1" w14:textId="77E44552" w:rsidR="005F4EB3" w:rsidRPr="006A4CA4" w:rsidRDefault="005F4EB3" w:rsidP="005F4EB3">
      <w:pPr>
        <w:pStyle w:val="Heading2"/>
        <w:numPr>
          <w:ilvl w:val="1"/>
          <w:numId w:val="147"/>
        </w:numPr>
        <w:spacing w:line="240" w:lineRule="auto"/>
        <w:ind w:left="720"/>
        <w:jc w:val="both"/>
        <w:rPr>
          <w:rFonts w:ascii="Arial" w:hAnsi="Arial" w:cs="Arial"/>
          <w:u w:val="single"/>
        </w:rPr>
      </w:pPr>
      <w:r w:rsidRPr="006A4CA4">
        <w:rPr>
          <w:rFonts w:ascii="Arial" w:hAnsi="Arial" w:cs="Arial"/>
          <w:u w:val="single"/>
        </w:rPr>
        <w:t xml:space="preserve">Title to Project Site,  </w:t>
      </w:r>
      <w:r w:rsidRPr="007D3CAC">
        <w:rPr>
          <w:rFonts w:ascii="Arial" w:hAnsi="Arial" w:cs="Arial"/>
          <w:u w:val="single"/>
        </w:rPr>
        <w:t xml:space="preserve">Development </w:t>
      </w:r>
      <w:r w:rsidRPr="006A4CA4">
        <w:rPr>
          <w:rFonts w:ascii="Arial" w:hAnsi="Arial" w:cs="Arial"/>
          <w:u w:val="single"/>
        </w:rPr>
        <w:t>Works and Concession Assets</w:t>
      </w:r>
    </w:p>
    <w:p w14:paraId="57D63151" w14:textId="77777777" w:rsidR="005F4EB3" w:rsidRPr="006A4CA4" w:rsidRDefault="005F4EB3" w:rsidP="005F4EB3">
      <w:pPr>
        <w:pStyle w:val="ColorfulList-Accent11"/>
        <w:spacing w:line="240" w:lineRule="auto"/>
        <w:ind w:left="1040"/>
        <w:jc w:val="both"/>
        <w:rPr>
          <w:rFonts w:ascii="Arial" w:hAnsi="Arial" w:cs="Arial"/>
        </w:rPr>
      </w:pPr>
    </w:p>
    <w:p w14:paraId="4F2ECED6" w14:textId="0B44420B" w:rsidR="005F4EB3" w:rsidRPr="006A4CA4" w:rsidRDefault="005F4EB3" w:rsidP="005F4EB3">
      <w:pPr>
        <w:pStyle w:val="Heading2"/>
        <w:numPr>
          <w:ilvl w:val="2"/>
          <w:numId w:val="147"/>
        </w:numPr>
        <w:spacing w:line="240" w:lineRule="auto"/>
        <w:ind w:hanging="780"/>
        <w:jc w:val="both"/>
        <w:rPr>
          <w:rFonts w:ascii="Arial" w:hAnsi="Arial" w:cs="Arial"/>
          <w:bCs/>
        </w:rPr>
      </w:pPr>
      <w:r w:rsidRPr="006A4CA4">
        <w:rPr>
          <w:rFonts w:ascii="Arial" w:hAnsi="Arial" w:cs="Arial"/>
          <w:b w:val="0"/>
          <w:bCs/>
          <w:smallCaps w:val="0"/>
        </w:rPr>
        <w:t xml:space="preserve">The </w:t>
      </w:r>
      <w:r w:rsidRPr="006A4CA4">
        <w:rPr>
          <w:rFonts w:ascii="Arial" w:hAnsi="Arial" w:cs="Arial"/>
          <w:b w:val="0"/>
          <w:smallCaps w:val="0"/>
        </w:rPr>
        <w:t>Agenc</w:t>
      </w:r>
      <w:r w:rsidRPr="006A4CA4">
        <w:rPr>
          <w:rFonts w:ascii="Arial" w:hAnsi="Arial" w:cs="Arial"/>
          <w:smallCaps w:val="0"/>
        </w:rPr>
        <w:t>y</w:t>
      </w:r>
      <w:r w:rsidRPr="006A4CA4">
        <w:rPr>
          <w:rFonts w:ascii="Arial" w:hAnsi="Arial" w:cs="Arial"/>
          <w:b w:val="0"/>
          <w:bCs/>
          <w:smallCaps w:val="0"/>
        </w:rPr>
        <w:t xml:space="preserve"> shall retain all rights and title to the Project Site throughout the Concession Period. Subject to the terms of this Agreement, the Concessionaire has, and shall have, no title to, ownership interest in or lien over, the Project Site nor shall it create any Encumbrance with respect thereto. </w:t>
      </w:r>
    </w:p>
    <w:p w14:paraId="51C1BC7C" w14:textId="77777777" w:rsidR="005F4EB3" w:rsidRPr="006A4CA4" w:rsidRDefault="005F4EB3" w:rsidP="005F4EB3">
      <w:pPr>
        <w:pStyle w:val="ColorfulList-Accent11"/>
        <w:spacing w:line="240" w:lineRule="auto"/>
        <w:ind w:left="1040"/>
        <w:jc w:val="both"/>
        <w:rPr>
          <w:rFonts w:ascii="Arial" w:hAnsi="Arial" w:cs="Arial"/>
          <w:bCs/>
        </w:rPr>
      </w:pPr>
    </w:p>
    <w:p w14:paraId="1068CB99" w14:textId="2936D811" w:rsidR="005F4EB3" w:rsidRPr="006A4CA4" w:rsidRDefault="00886F01" w:rsidP="005F4EB3">
      <w:pPr>
        <w:pStyle w:val="Heading2"/>
        <w:numPr>
          <w:ilvl w:val="2"/>
          <w:numId w:val="147"/>
        </w:numPr>
        <w:spacing w:line="240" w:lineRule="auto"/>
        <w:ind w:hanging="780"/>
        <w:jc w:val="both"/>
        <w:rPr>
          <w:rFonts w:ascii="Arial" w:hAnsi="Arial" w:cs="Arial"/>
          <w:bCs/>
        </w:rPr>
      </w:pPr>
      <w:r>
        <w:rPr>
          <w:rFonts w:ascii="Arial" w:hAnsi="Arial" w:cs="Arial"/>
          <w:b w:val="0"/>
          <w:bCs/>
          <w:smallCaps w:val="0"/>
        </w:rPr>
        <w:t>T</w:t>
      </w:r>
      <w:r w:rsidR="005F4EB3" w:rsidRPr="006A4CA4">
        <w:rPr>
          <w:rFonts w:ascii="Arial" w:hAnsi="Arial" w:cs="Arial"/>
          <w:b w:val="0"/>
          <w:bCs/>
          <w:smallCaps w:val="0"/>
        </w:rPr>
        <w:t xml:space="preserve">he Concessionaire shall retain all leasehold rights in respect of the Project Site and legal and beneficial rights and ownership of the Concession Assets (including the  Development Works) as and when the same are performed and/or completed until the Transfer Date. </w:t>
      </w:r>
    </w:p>
    <w:p w14:paraId="1F576B4D" w14:textId="77777777" w:rsidR="005F4EB3" w:rsidRPr="006A4CA4" w:rsidRDefault="005F4EB3" w:rsidP="005F4EB3">
      <w:pPr>
        <w:pStyle w:val="ColorfulList-Accent11"/>
        <w:spacing w:line="240" w:lineRule="auto"/>
        <w:ind w:left="0"/>
        <w:jc w:val="both"/>
        <w:rPr>
          <w:rFonts w:ascii="Arial" w:hAnsi="Arial" w:cs="Arial"/>
          <w:bCs/>
        </w:rPr>
      </w:pPr>
    </w:p>
    <w:p w14:paraId="77BC1DB8" w14:textId="77777777" w:rsidR="005F4EB3" w:rsidRPr="006A4CA4" w:rsidRDefault="005F4EB3" w:rsidP="005F4EB3">
      <w:pPr>
        <w:pStyle w:val="Heading2"/>
        <w:numPr>
          <w:ilvl w:val="2"/>
          <w:numId w:val="147"/>
        </w:numPr>
        <w:spacing w:line="240" w:lineRule="auto"/>
        <w:ind w:hanging="780"/>
        <w:jc w:val="both"/>
        <w:rPr>
          <w:rFonts w:ascii="Arial" w:hAnsi="Arial" w:cs="Arial"/>
          <w:bCs/>
        </w:rPr>
      </w:pPr>
      <w:r w:rsidRPr="006A4CA4">
        <w:rPr>
          <w:rFonts w:ascii="Arial" w:hAnsi="Arial" w:cs="Arial"/>
          <w:b w:val="0"/>
          <w:bCs/>
          <w:smallCaps w:val="0"/>
        </w:rPr>
        <w:t xml:space="preserve">On the Transfer Date and subject to: </w:t>
      </w:r>
    </w:p>
    <w:p w14:paraId="06CD1741" w14:textId="77777777" w:rsidR="005F4EB3" w:rsidRPr="006A4CA4" w:rsidRDefault="005F4EB3" w:rsidP="005F4EB3">
      <w:pPr>
        <w:pStyle w:val="Heading2"/>
        <w:numPr>
          <w:ilvl w:val="0"/>
          <w:numId w:val="0"/>
        </w:numPr>
        <w:spacing w:line="240" w:lineRule="auto"/>
        <w:jc w:val="both"/>
        <w:rPr>
          <w:rFonts w:ascii="Arial" w:hAnsi="Arial" w:cs="Arial"/>
          <w:b w:val="0"/>
          <w:bCs/>
          <w:smallCaps w:val="0"/>
        </w:rPr>
      </w:pPr>
    </w:p>
    <w:p w14:paraId="0501D263" w14:textId="6F3BF2D2" w:rsidR="005F4EB3" w:rsidRPr="006A4CA4" w:rsidRDefault="005F4EB3" w:rsidP="005F4EB3">
      <w:pPr>
        <w:pStyle w:val="ListParagraph"/>
        <w:numPr>
          <w:ilvl w:val="0"/>
          <w:numId w:val="260"/>
        </w:numPr>
        <w:spacing w:line="240" w:lineRule="auto"/>
        <w:ind w:hanging="660"/>
        <w:jc w:val="both"/>
        <w:rPr>
          <w:rFonts w:ascii="Arial" w:hAnsi="Arial" w:cs="Arial"/>
        </w:rPr>
      </w:pPr>
      <w:r w:rsidRPr="006A4CA4">
        <w:rPr>
          <w:rFonts w:ascii="Arial" w:hAnsi="Arial" w:cs="Arial"/>
        </w:rPr>
        <w:t xml:space="preserve">receipt by the shareholders of Sponsor Shares of the Termination Payment in accordance with Section 23.5 </w:t>
      </w:r>
      <w:r w:rsidRPr="006A4CA4">
        <w:rPr>
          <w:rFonts w:ascii="Arial" w:hAnsi="Arial" w:cs="Arial"/>
          <w:i/>
          <w:iCs/>
        </w:rPr>
        <w:t>(Termination Payments)</w:t>
      </w:r>
      <w:r w:rsidRPr="006A4CA4">
        <w:rPr>
          <w:rFonts w:ascii="Arial" w:hAnsi="Arial" w:cs="Arial"/>
        </w:rPr>
        <w:t>;</w:t>
      </w:r>
    </w:p>
    <w:p w14:paraId="31F0D52A" w14:textId="77777777" w:rsidR="005F4EB3" w:rsidRPr="006A4CA4" w:rsidRDefault="005F4EB3" w:rsidP="005F4EB3">
      <w:pPr>
        <w:pStyle w:val="ListParagraph"/>
        <w:spacing w:line="240" w:lineRule="auto"/>
        <w:ind w:left="1440" w:hanging="630"/>
        <w:rPr>
          <w:rFonts w:ascii="Arial" w:hAnsi="Arial" w:cs="Arial"/>
        </w:rPr>
      </w:pPr>
    </w:p>
    <w:p w14:paraId="7F2E84BF" w14:textId="77777777" w:rsidR="005F4EB3" w:rsidRPr="00D23B9E" w:rsidRDefault="005F4EB3" w:rsidP="005F4EB3">
      <w:pPr>
        <w:pStyle w:val="ListParagraph"/>
        <w:numPr>
          <w:ilvl w:val="0"/>
          <w:numId w:val="260"/>
        </w:numPr>
        <w:spacing w:line="240" w:lineRule="auto"/>
        <w:ind w:hanging="660"/>
        <w:rPr>
          <w:rFonts w:ascii="Arial" w:hAnsi="Arial" w:cs="Arial"/>
        </w:rPr>
      </w:pPr>
      <w:r w:rsidRPr="006A4CA4">
        <w:rPr>
          <w:rFonts w:ascii="Arial" w:hAnsi="Arial" w:cs="Arial"/>
        </w:rPr>
        <w:t>resolution of Disputes (if any);</w:t>
      </w:r>
      <w:r>
        <w:rPr>
          <w:rFonts w:ascii="Arial" w:hAnsi="Arial" w:cs="Arial"/>
        </w:rPr>
        <w:t xml:space="preserve"> </w:t>
      </w:r>
      <w:r w:rsidRPr="00D23B9E">
        <w:rPr>
          <w:rFonts w:ascii="Arial" w:hAnsi="Arial" w:cs="Arial"/>
        </w:rPr>
        <w:t>and</w:t>
      </w:r>
    </w:p>
    <w:p w14:paraId="36A78115" w14:textId="77777777" w:rsidR="005F4EB3" w:rsidRPr="006A4CA4" w:rsidRDefault="005F4EB3" w:rsidP="005F4EB3">
      <w:pPr>
        <w:pStyle w:val="ListParagraph"/>
        <w:spacing w:line="240" w:lineRule="auto"/>
        <w:ind w:left="1440" w:hanging="630"/>
        <w:rPr>
          <w:rFonts w:ascii="Arial" w:hAnsi="Arial" w:cs="Arial"/>
        </w:rPr>
      </w:pPr>
    </w:p>
    <w:p w14:paraId="530FD978" w14:textId="77777777" w:rsidR="005F4EB3" w:rsidRPr="006A4CA4" w:rsidRDefault="005F4EB3" w:rsidP="005F4EB3">
      <w:pPr>
        <w:pStyle w:val="ListParagraph"/>
        <w:numPr>
          <w:ilvl w:val="0"/>
          <w:numId w:val="260"/>
        </w:numPr>
        <w:spacing w:line="240" w:lineRule="auto"/>
        <w:ind w:hanging="660"/>
        <w:jc w:val="both"/>
        <w:rPr>
          <w:rFonts w:ascii="Arial" w:hAnsi="Arial" w:cs="Arial"/>
        </w:rPr>
      </w:pPr>
      <w:r w:rsidRPr="006A4CA4">
        <w:rPr>
          <w:rFonts w:ascii="Arial" w:hAnsi="Arial" w:cs="Arial"/>
        </w:rPr>
        <w:t>settlement of outstanding payments and accounts of the Concessionaire with regards to any due and payable payments under the Agreement, as verified by the Independent Engineer and Independent Auditor;</w:t>
      </w:r>
    </w:p>
    <w:p w14:paraId="2216BE71" w14:textId="77777777" w:rsidR="005F4EB3" w:rsidRPr="006A4CA4" w:rsidRDefault="005F4EB3" w:rsidP="005F4EB3">
      <w:pPr>
        <w:pStyle w:val="Heading2"/>
        <w:numPr>
          <w:ilvl w:val="0"/>
          <w:numId w:val="0"/>
        </w:numPr>
        <w:spacing w:line="240" w:lineRule="auto"/>
        <w:jc w:val="both"/>
        <w:rPr>
          <w:rFonts w:ascii="Arial" w:hAnsi="Arial" w:cs="Arial"/>
          <w:b w:val="0"/>
          <w:bCs/>
          <w:smallCaps w:val="0"/>
        </w:rPr>
      </w:pPr>
    </w:p>
    <w:p w14:paraId="5D94B377" w14:textId="7A64BD68" w:rsidR="005F4EB3" w:rsidRPr="006A4CA4" w:rsidRDefault="005F4EB3" w:rsidP="005F4EB3">
      <w:pPr>
        <w:pStyle w:val="Heading2"/>
        <w:numPr>
          <w:ilvl w:val="0"/>
          <w:numId w:val="0"/>
        </w:numPr>
        <w:spacing w:line="240" w:lineRule="auto"/>
        <w:ind w:left="720"/>
        <w:jc w:val="both"/>
        <w:rPr>
          <w:rFonts w:ascii="Arial" w:hAnsi="Arial" w:cs="Arial"/>
          <w:b w:val="0"/>
          <w:bCs/>
          <w:i/>
          <w:iCs/>
          <w:smallCaps w:val="0"/>
        </w:rPr>
      </w:pPr>
      <w:r w:rsidRPr="006A4CA4">
        <w:rPr>
          <w:rFonts w:ascii="Arial" w:hAnsi="Arial" w:cs="Arial"/>
          <w:b w:val="0"/>
          <w:bCs/>
          <w:smallCaps w:val="0"/>
        </w:rPr>
        <w:t xml:space="preserve">the Concessionaire shall transfer the ownership rights to the Concession Assets to the </w:t>
      </w:r>
      <w:r w:rsidRPr="006A4CA4">
        <w:rPr>
          <w:rFonts w:ascii="Arial" w:hAnsi="Arial" w:cs="Arial"/>
          <w:b w:val="0"/>
          <w:smallCaps w:val="0"/>
        </w:rPr>
        <w:t>Agenc</w:t>
      </w:r>
      <w:r w:rsidRPr="00DC0F8C">
        <w:rPr>
          <w:rFonts w:ascii="Arial" w:hAnsi="Arial" w:cs="Arial"/>
          <w:b w:val="0"/>
          <w:bCs/>
          <w:smallCaps w:val="0"/>
        </w:rPr>
        <w:t>y</w:t>
      </w:r>
      <w:r w:rsidRPr="006A4CA4">
        <w:rPr>
          <w:rFonts w:ascii="Arial" w:hAnsi="Arial" w:cs="Arial"/>
          <w:b w:val="0"/>
          <w:bCs/>
          <w:smallCaps w:val="0"/>
        </w:rPr>
        <w:t xml:space="preserve"> and at the </w:t>
      </w:r>
      <w:r w:rsidRPr="006A4CA4">
        <w:rPr>
          <w:rFonts w:ascii="Arial" w:hAnsi="Arial" w:cs="Arial"/>
          <w:b w:val="0"/>
          <w:smallCaps w:val="0"/>
        </w:rPr>
        <w:t>Agenc</w:t>
      </w:r>
      <w:r w:rsidRPr="00DC0F8C">
        <w:rPr>
          <w:rFonts w:ascii="Arial" w:hAnsi="Arial" w:cs="Arial"/>
          <w:b w:val="0"/>
          <w:bCs/>
          <w:smallCaps w:val="0"/>
        </w:rPr>
        <w:t>y</w:t>
      </w:r>
      <w:r w:rsidRPr="006A4CA4">
        <w:rPr>
          <w:rFonts w:ascii="Arial" w:hAnsi="Arial" w:cs="Arial"/>
          <w:b w:val="0"/>
          <w:bCs/>
          <w:smallCaps w:val="0"/>
        </w:rPr>
        <w:t>’s option (to be exercised in its sole</w:t>
      </w:r>
      <w:r w:rsidR="003A1533">
        <w:rPr>
          <w:rFonts w:ascii="Arial" w:hAnsi="Arial" w:cs="Arial"/>
          <w:b w:val="0"/>
          <w:bCs/>
          <w:smallCaps w:val="0"/>
        </w:rPr>
        <w:t xml:space="preserve"> and absolute</w:t>
      </w:r>
      <w:r w:rsidRPr="006A4CA4">
        <w:rPr>
          <w:rFonts w:ascii="Arial" w:hAnsi="Arial" w:cs="Arial"/>
          <w:b w:val="0"/>
          <w:bCs/>
          <w:smallCaps w:val="0"/>
        </w:rPr>
        <w:t xml:space="preserve"> discretion) transfer all the Sponsor Shares to the </w:t>
      </w:r>
      <w:r w:rsidRPr="006A4CA4">
        <w:rPr>
          <w:rFonts w:ascii="Arial" w:hAnsi="Arial" w:cs="Arial"/>
          <w:b w:val="0"/>
          <w:smallCaps w:val="0"/>
        </w:rPr>
        <w:t>Agenc</w:t>
      </w:r>
      <w:r w:rsidRPr="006A4CA4">
        <w:rPr>
          <w:rFonts w:ascii="Arial" w:hAnsi="Arial" w:cs="Arial"/>
          <w:smallCaps w:val="0"/>
        </w:rPr>
        <w:t>y</w:t>
      </w:r>
      <w:r w:rsidRPr="006A4CA4">
        <w:rPr>
          <w:rFonts w:ascii="Arial" w:hAnsi="Arial" w:cs="Arial"/>
          <w:b w:val="0"/>
          <w:bCs/>
          <w:smallCaps w:val="0"/>
        </w:rPr>
        <w:t xml:space="preserve"> in accordance with the terms of this Agreement. In the event the</w:t>
      </w:r>
      <w:r w:rsidRPr="006A4CA4">
        <w:rPr>
          <w:rFonts w:ascii="Arial" w:hAnsi="Arial" w:cs="Arial"/>
          <w:b w:val="0"/>
          <w:smallCaps w:val="0"/>
        </w:rPr>
        <w:t xml:space="preserve"> Agenc</w:t>
      </w:r>
      <w:r w:rsidRPr="006A4CA4">
        <w:rPr>
          <w:rFonts w:ascii="Arial" w:hAnsi="Arial" w:cs="Arial"/>
          <w:smallCaps w:val="0"/>
        </w:rPr>
        <w:t>y</w:t>
      </w:r>
      <w:r w:rsidRPr="006A4CA4">
        <w:rPr>
          <w:rFonts w:ascii="Arial" w:hAnsi="Arial" w:cs="Arial"/>
          <w:b w:val="0"/>
          <w:bCs/>
          <w:smallCaps w:val="0"/>
        </w:rPr>
        <w:t>:</w:t>
      </w:r>
    </w:p>
    <w:p w14:paraId="2CB5C1D6" w14:textId="77777777" w:rsidR="005F4EB3" w:rsidRPr="006A4CA4" w:rsidRDefault="005F4EB3" w:rsidP="005F4EB3">
      <w:pPr>
        <w:spacing w:line="240" w:lineRule="auto"/>
        <w:rPr>
          <w:rFonts w:ascii="Arial" w:hAnsi="Arial" w:cs="Arial"/>
        </w:rPr>
      </w:pPr>
    </w:p>
    <w:p w14:paraId="53D9EDE8" w14:textId="6B85EFA0" w:rsidR="005F4EB3" w:rsidRPr="006A4CA4" w:rsidRDefault="005F4EB3" w:rsidP="005F4EB3">
      <w:pPr>
        <w:pStyle w:val="ListParagraph"/>
        <w:numPr>
          <w:ilvl w:val="0"/>
          <w:numId w:val="192"/>
        </w:numPr>
        <w:spacing w:line="240" w:lineRule="auto"/>
        <w:ind w:left="1440" w:hanging="720"/>
        <w:jc w:val="both"/>
        <w:rPr>
          <w:rFonts w:ascii="Arial" w:hAnsi="Arial" w:cs="Arial"/>
        </w:rPr>
      </w:pPr>
      <w:r w:rsidRPr="006A4CA4">
        <w:rPr>
          <w:rFonts w:ascii="Arial" w:hAnsi="Arial" w:cs="Arial"/>
        </w:rPr>
        <w:t>elects to acquire Sponsor Shares on the Transfer Date and if the Concessionaire is publicly listed on the Transfer Date, the Concessionaire and Agency shall mutually agree on a mechanism to acquire Sponsor Shares held by any shareholders other than the Sponsor; or</w:t>
      </w:r>
    </w:p>
    <w:p w14:paraId="6A88BBD7" w14:textId="77777777" w:rsidR="005F4EB3" w:rsidRPr="006A4CA4" w:rsidRDefault="005F4EB3" w:rsidP="005F4EB3">
      <w:pPr>
        <w:pStyle w:val="ListParagraph"/>
        <w:spacing w:line="240" w:lineRule="auto"/>
        <w:ind w:left="1440" w:hanging="720"/>
        <w:jc w:val="both"/>
        <w:rPr>
          <w:rFonts w:ascii="Arial" w:hAnsi="Arial" w:cs="Arial"/>
        </w:rPr>
      </w:pPr>
    </w:p>
    <w:p w14:paraId="1A9B09CA" w14:textId="0F68CD7F" w:rsidR="005F4EB3" w:rsidRPr="006A4CA4" w:rsidRDefault="005F4EB3" w:rsidP="005F4EB3">
      <w:pPr>
        <w:pStyle w:val="ListParagraph"/>
        <w:numPr>
          <w:ilvl w:val="0"/>
          <w:numId w:val="192"/>
        </w:numPr>
        <w:spacing w:line="240" w:lineRule="auto"/>
        <w:ind w:left="1440" w:hanging="720"/>
        <w:jc w:val="both"/>
        <w:rPr>
          <w:rFonts w:ascii="Arial" w:hAnsi="Arial" w:cs="Arial"/>
        </w:rPr>
      </w:pPr>
      <w:r w:rsidRPr="006A4CA4">
        <w:rPr>
          <w:rFonts w:ascii="Arial" w:hAnsi="Arial" w:cs="Arial"/>
        </w:rPr>
        <w:t xml:space="preserve">elects not to exercise its discretion of transferring Sponsor Shares from the Concessionaire to the Agency, then the Concessionaire hereby </w:t>
      </w:r>
      <w:r w:rsidRPr="006A4CA4">
        <w:rPr>
          <w:rFonts w:ascii="Arial" w:hAnsi="Arial" w:cs="Arial"/>
        </w:rPr>
        <w:lastRenderedPageBreak/>
        <w:t xml:space="preserve">undertakes to cancel the </w:t>
      </w:r>
      <w:r>
        <w:rPr>
          <w:rFonts w:ascii="Arial" w:hAnsi="Arial" w:cs="Arial"/>
        </w:rPr>
        <w:t xml:space="preserve">Agency’s shares (if applicable) </w:t>
      </w:r>
      <w:r w:rsidRPr="006A4CA4">
        <w:rPr>
          <w:rFonts w:ascii="Arial" w:hAnsi="Arial" w:cs="Arial"/>
        </w:rPr>
        <w:t>in compliance with the Applicable Laws.</w:t>
      </w:r>
    </w:p>
    <w:p w14:paraId="09FD1D2A" w14:textId="77777777" w:rsidR="002E3409" w:rsidRPr="002D1A91" w:rsidRDefault="002E3409" w:rsidP="005F4EB3">
      <w:pPr>
        <w:pStyle w:val="ColorfulList-Accent11"/>
        <w:spacing w:line="240" w:lineRule="auto"/>
        <w:ind w:left="60"/>
        <w:jc w:val="both"/>
      </w:pPr>
    </w:p>
    <w:p w14:paraId="1299B976" w14:textId="2F044F2B" w:rsidR="00D96016" w:rsidRPr="002D1A91" w:rsidRDefault="00D96016" w:rsidP="007A049F">
      <w:pPr>
        <w:pStyle w:val="Heading1"/>
        <w:spacing w:line="240" w:lineRule="auto"/>
        <w:ind w:left="720" w:hanging="720"/>
        <w:jc w:val="both"/>
        <w:rPr>
          <w:rFonts w:ascii="Arial" w:hAnsi="Arial" w:cs="Arial"/>
        </w:rPr>
      </w:pPr>
      <w:r w:rsidRPr="002D1A91">
        <w:rPr>
          <w:rFonts w:ascii="Arial" w:hAnsi="Arial" w:cs="Arial"/>
        </w:rPr>
        <w:br w:type="page"/>
      </w:r>
      <w:bookmarkStart w:id="53" w:name="_Toc333899856"/>
      <w:bookmarkStart w:id="54" w:name="_Toc229101098"/>
      <w:bookmarkStart w:id="55" w:name="_Hlk15308643"/>
      <w:r w:rsidRPr="002D1A91">
        <w:rPr>
          <w:rFonts w:ascii="Arial" w:hAnsi="Arial" w:cs="Arial"/>
        </w:rPr>
        <w:lastRenderedPageBreak/>
        <w:t>Independent Engineer</w:t>
      </w:r>
      <w:bookmarkEnd w:id="53"/>
      <w:bookmarkEnd w:id="54"/>
    </w:p>
    <w:p w14:paraId="2E6CA26F" w14:textId="77777777" w:rsidR="00D96016" w:rsidRPr="002D1A91" w:rsidRDefault="00D96016" w:rsidP="007A049F">
      <w:pPr>
        <w:spacing w:line="240" w:lineRule="auto"/>
        <w:jc w:val="both"/>
        <w:rPr>
          <w:rFonts w:ascii="Arial" w:hAnsi="Arial" w:cs="Arial"/>
        </w:rPr>
      </w:pPr>
    </w:p>
    <w:p w14:paraId="18A04981" w14:textId="77777777" w:rsidR="00D96016" w:rsidRPr="002D1A91" w:rsidRDefault="00D96016" w:rsidP="007A049F">
      <w:pPr>
        <w:pStyle w:val="Heading2"/>
        <w:spacing w:line="240" w:lineRule="auto"/>
        <w:ind w:left="720"/>
        <w:jc w:val="both"/>
        <w:rPr>
          <w:rFonts w:ascii="Arial" w:hAnsi="Arial" w:cs="Arial"/>
          <w:u w:val="single"/>
        </w:rPr>
      </w:pPr>
      <w:bookmarkStart w:id="56" w:name="_Toc333899857"/>
      <w:r w:rsidRPr="002D1A91">
        <w:rPr>
          <w:rFonts w:ascii="Arial" w:hAnsi="Arial" w:cs="Arial"/>
          <w:u w:val="single"/>
        </w:rPr>
        <w:t>Selection</w:t>
      </w:r>
      <w:bookmarkEnd w:id="56"/>
    </w:p>
    <w:p w14:paraId="583090C9" w14:textId="77777777" w:rsidR="00D96016" w:rsidRPr="002D1A91" w:rsidRDefault="00D96016" w:rsidP="007A049F">
      <w:pPr>
        <w:spacing w:line="240" w:lineRule="auto"/>
        <w:jc w:val="both"/>
        <w:rPr>
          <w:rFonts w:ascii="Arial" w:hAnsi="Arial" w:cs="Arial"/>
        </w:rPr>
      </w:pPr>
    </w:p>
    <w:p w14:paraId="5A2F4E54" w14:textId="1C6B48E9" w:rsidR="00D96016" w:rsidRPr="002D1A91" w:rsidRDefault="00D96016" w:rsidP="00832E60">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Within </w:t>
      </w:r>
      <w:r w:rsidR="0014770D" w:rsidRPr="002D1A91">
        <w:rPr>
          <w:rFonts w:ascii="Arial" w:hAnsi="Arial" w:cs="Arial"/>
        </w:rPr>
        <w:t xml:space="preserve">five </w:t>
      </w:r>
      <w:r w:rsidRPr="002D1A91">
        <w:rPr>
          <w:rFonts w:ascii="Arial" w:hAnsi="Arial" w:cs="Arial"/>
        </w:rPr>
        <w:t xml:space="preserve">(5) days from the Effective Date, the Concessionaire shall provide the </w:t>
      </w:r>
      <w:r w:rsidR="00A146F6" w:rsidRPr="002D1A91">
        <w:rPr>
          <w:rFonts w:ascii="Arial" w:hAnsi="Arial" w:cs="Arial"/>
        </w:rPr>
        <w:t xml:space="preserve">Agency </w:t>
      </w:r>
      <w:r w:rsidRPr="002D1A91">
        <w:rPr>
          <w:rFonts w:ascii="Arial" w:hAnsi="Arial" w:cs="Arial"/>
        </w:rPr>
        <w:t xml:space="preserve">with a list of three (3) reputable firms of engineers for appointment of the Independent Engineer (the </w:t>
      </w:r>
      <w:r w:rsidRPr="002D1A91">
        <w:rPr>
          <w:rFonts w:ascii="Arial" w:hAnsi="Arial" w:cs="Arial"/>
          <w:b/>
        </w:rPr>
        <w:t>First IE List</w:t>
      </w:r>
      <w:r w:rsidRPr="002D1A91">
        <w:rPr>
          <w:rFonts w:ascii="Arial" w:hAnsi="Arial" w:cs="Arial"/>
        </w:rPr>
        <w:t>).</w:t>
      </w:r>
      <w:r w:rsidR="00EB335D" w:rsidRPr="002D1A91">
        <w:rPr>
          <w:rFonts w:ascii="Arial" w:eastAsia="Times New Roman" w:hAnsi="Arial" w:cs="Arial"/>
        </w:rPr>
        <w:t xml:space="preserve"> </w:t>
      </w:r>
      <w:r w:rsidR="00EB335D" w:rsidRPr="006A4CA4">
        <w:rPr>
          <w:rFonts w:ascii="Arial" w:hAnsi="Arial" w:cs="Arial"/>
        </w:rPr>
        <w:t>In the event the proposed Independent Engineer is a consortium of engineers then: (a) a lead consortium member shall serve as the lead Independent Engineer and shall be fully responsible for the overall management, coordination and implementation of the services under the Independent Engineer Contract; and (b)[ the consortium members shall be jointly and severally liable for the services under the Independent Engineer Contract.]</w:t>
      </w:r>
      <w:r w:rsidR="00EB335D" w:rsidRPr="006A4CA4">
        <w:rPr>
          <w:rStyle w:val="FootnoteReference"/>
          <w:rFonts w:ascii="Arial" w:hAnsi="Arial" w:cs="Arial"/>
        </w:rPr>
        <w:footnoteReference w:id="16"/>
      </w:r>
    </w:p>
    <w:p w14:paraId="63DCC827" w14:textId="77777777" w:rsidR="00D96016" w:rsidRPr="002D1A91" w:rsidRDefault="00D96016" w:rsidP="007A049F">
      <w:pPr>
        <w:spacing w:line="240" w:lineRule="auto"/>
        <w:jc w:val="both"/>
        <w:rPr>
          <w:rFonts w:ascii="Arial" w:hAnsi="Arial" w:cs="Arial"/>
        </w:rPr>
      </w:pPr>
    </w:p>
    <w:p w14:paraId="27F75FA1" w14:textId="5F456823"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Within </w:t>
      </w:r>
      <w:r w:rsidR="00B34FFB" w:rsidRPr="002D1A91">
        <w:rPr>
          <w:rFonts w:ascii="Arial" w:hAnsi="Arial" w:cs="Arial"/>
        </w:rPr>
        <w:t>ten</w:t>
      </w:r>
      <w:r w:rsidR="0014770D" w:rsidRPr="002D1A91">
        <w:rPr>
          <w:rFonts w:ascii="Arial" w:hAnsi="Arial" w:cs="Arial"/>
        </w:rPr>
        <w:t xml:space="preserve"> </w:t>
      </w:r>
      <w:r w:rsidRPr="002D1A91">
        <w:rPr>
          <w:rFonts w:ascii="Arial" w:hAnsi="Arial" w:cs="Arial"/>
        </w:rPr>
        <w:t>(</w:t>
      </w:r>
      <w:r w:rsidR="00B34FFB" w:rsidRPr="002D1A91">
        <w:rPr>
          <w:rFonts w:ascii="Arial" w:hAnsi="Arial" w:cs="Arial"/>
        </w:rPr>
        <w:t>10</w:t>
      </w:r>
      <w:r w:rsidRPr="002D1A91">
        <w:rPr>
          <w:rFonts w:ascii="Arial" w:hAnsi="Arial" w:cs="Arial"/>
        </w:rPr>
        <w:t xml:space="preserve">) days of receipt by the </w:t>
      </w:r>
      <w:r w:rsidR="00A146F6" w:rsidRPr="006A4CA4">
        <w:rPr>
          <w:rFonts w:ascii="Arial" w:hAnsi="Arial" w:cs="Arial"/>
        </w:rPr>
        <w:t xml:space="preserve">Agency </w:t>
      </w:r>
      <w:r w:rsidRPr="002D1A91">
        <w:rPr>
          <w:rFonts w:ascii="Arial" w:hAnsi="Arial" w:cs="Arial"/>
        </w:rPr>
        <w:t xml:space="preserve">of the First IE List, the </w:t>
      </w:r>
      <w:r w:rsidR="00A146F6" w:rsidRPr="006A4CA4">
        <w:rPr>
          <w:rFonts w:ascii="Arial" w:hAnsi="Arial" w:cs="Arial"/>
        </w:rPr>
        <w:t xml:space="preserve">Agency </w:t>
      </w:r>
      <w:r w:rsidRPr="002D1A91">
        <w:rPr>
          <w:rFonts w:ascii="Arial" w:hAnsi="Arial" w:cs="Arial"/>
        </w:rPr>
        <w:t>shall (subject to one (1) of the firms in the First IE List being acceptable to the</w:t>
      </w:r>
      <w:r w:rsidR="00A146F6" w:rsidRPr="006A4CA4">
        <w:rPr>
          <w:rFonts w:ascii="Arial" w:hAnsi="Arial" w:cs="Arial"/>
        </w:rPr>
        <w:t xml:space="preserve"> Agency</w:t>
      </w:r>
      <w:r w:rsidRPr="002D1A91">
        <w:rPr>
          <w:rFonts w:ascii="Arial" w:hAnsi="Arial" w:cs="Arial"/>
        </w:rPr>
        <w:t xml:space="preserve">) select a reputed firm of engineers from </w:t>
      </w:r>
      <w:r w:rsidR="00FB0CE8">
        <w:rPr>
          <w:rFonts w:ascii="Arial" w:hAnsi="Arial" w:cs="Arial"/>
        </w:rPr>
        <w:t xml:space="preserve">the </w:t>
      </w:r>
      <w:r w:rsidRPr="002D1A91">
        <w:rPr>
          <w:rFonts w:ascii="Arial" w:hAnsi="Arial" w:cs="Arial"/>
        </w:rPr>
        <w:t xml:space="preserve">First IE List and the </w:t>
      </w:r>
      <w:r w:rsidR="00A146F6" w:rsidRPr="006A4CA4">
        <w:rPr>
          <w:rFonts w:ascii="Arial" w:hAnsi="Arial" w:cs="Arial"/>
        </w:rPr>
        <w:t xml:space="preserve">Agency </w:t>
      </w:r>
      <w:r w:rsidRPr="002D1A91">
        <w:rPr>
          <w:rFonts w:ascii="Arial" w:hAnsi="Arial" w:cs="Arial"/>
        </w:rPr>
        <w:t>and the Concessionaire shall appoint such firm as the Independent Engineer in terms of the Independent Engineer Contract</w:t>
      </w:r>
      <w:r w:rsidR="004A369F" w:rsidRPr="002D1A91">
        <w:rPr>
          <w:rFonts w:ascii="Arial" w:hAnsi="Arial" w:cs="Arial"/>
        </w:rPr>
        <w:t xml:space="preserve"> within ten (10) days of receipt of such slection notice from the</w:t>
      </w:r>
      <w:r w:rsidR="00A146F6" w:rsidRPr="006A4CA4">
        <w:rPr>
          <w:rFonts w:ascii="Arial" w:hAnsi="Arial" w:cs="Arial"/>
        </w:rPr>
        <w:t xml:space="preserve"> Agency</w:t>
      </w:r>
      <w:r w:rsidR="00E844F0" w:rsidRPr="002D1A91">
        <w:rPr>
          <w:rFonts w:ascii="Arial" w:hAnsi="Arial" w:cs="Arial"/>
        </w:rPr>
        <w:t xml:space="preserve">. The Independent Engineer Contract shall be executed within </w:t>
      </w:r>
      <w:r w:rsidR="00753AF4" w:rsidRPr="002D1A91">
        <w:rPr>
          <w:rFonts w:ascii="Arial" w:hAnsi="Arial" w:cs="Arial"/>
          <w:spacing w:val="1"/>
        </w:rPr>
        <w:t>one</w:t>
      </w:r>
      <w:r w:rsidR="00373494" w:rsidRPr="002D1A91">
        <w:rPr>
          <w:rFonts w:ascii="Arial" w:hAnsi="Arial" w:cs="Arial"/>
          <w:spacing w:val="1"/>
        </w:rPr>
        <w:t xml:space="preserve"> (</w:t>
      </w:r>
      <w:r w:rsidR="00753AF4" w:rsidRPr="002D1A91">
        <w:rPr>
          <w:rFonts w:ascii="Arial" w:hAnsi="Arial" w:cs="Arial"/>
          <w:spacing w:val="1"/>
        </w:rPr>
        <w:t>1</w:t>
      </w:r>
      <w:r w:rsidR="00373494" w:rsidRPr="002D1A91">
        <w:rPr>
          <w:rFonts w:ascii="Arial" w:hAnsi="Arial" w:cs="Arial"/>
          <w:spacing w:val="1"/>
        </w:rPr>
        <w:t xml:space="preserve">) </w:t>
      </w:r>
      <w:r w:rsidR="00753AF4" w:rsidRPr="002D1A91">
        <w:rPr>
          <w:rFonts w:ascii="Arial" w:hAnsi="Arial" w:cs="Arial"/>
          <w:spacing w:val="1"/>
        </w:rPr>
        <w:t>month</w:t>
      </w:r>
      <w:r w:rsidR="00307371" w:rsidRPr="002D1A91">
        <w:rPr>
          <w:rFonts w:ascii="Arial" w:hAnsi="Arial" w:cs="Arial"/>
          <w:spacing w:val="1"/>
        </w:rPr>
        <w:t xml:space="preserve"> </w:t>
      </w:r>
      <w:r w:rsidR="00E844F0" w:rsidRPr="002D1A91">
        <w:rPr>
          <w:rFonts w:ascii="Arial" w:hAnsi="Arial" w:cs="Arial"/>
        </w:rPr>
        <w:t>from the Effective Date</w:t>
      </w:r>
      <w:r w:rsidRPr="002D1A91">
        <w:rPr>
          <w:rFonts w:ascii="Arial" w:hAnsi="Arial" w:cs="Arial"/>
        </w:rPr>
        <w:t>.</w:t>
      </w:r>
    </w:p>
    <w:p w14:paraId="581C66B3" w14:textId="77777777" w:rsidR="00D96016" w:rsidRPr="002D1A91" w:rsidRDefault="00D96016" w:rsidP="007A049F">
      <w:pPr>
        <w:spacing w:line="240" w:lineRule="auto"/>
        <w:jc w:val="both"/>
        <w:rPr>
          <w:rFonts w:ascii="Arial" w:hAnsi="Arial" w:cs="Arial"/>
        </w:rPr>
      </w:pPr>
    </w:p>
    <w:p w14:paraId="549CB83E" w14:textId="776E22D8"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In the event the firms of engineers identified by the Concessionaire in the First IE List are not acceptable to the</w:t>
      </w:r>
      <w:r w:rsidR="00A146F6" w:rsidRPr="006A4CA4">
        <w:rPr>
          <w:rFonts w:ascii="Arial" w:hAnsi="Arial" w:cs="Arial"/>
        </w:rPr>
        <w:t xml:space="preserve"> Agency</w:t>
      </w:r>
      <w:r w:rsidRPr="002D1A91">
        <w:rPr>
          <w:rFonts w:ascii="Arial" w:hAnsi="Arial" w:cs="Arial"/>
        </w:rPr>
        <w:t xml:space="preserve">, the Concessionaire and the </w:t>
      </w:r>
      <w:r w:rsidR="00A146F6" w:rsidRPr="006A4CA4">
        <w:rPr>
          <w:rFonts w:ascii="Arial" w:hAnsi="Arial" w:cs="Arial"/>
        </w:rPr>
        <w:t xml:space="preserve">Agency </w:t>
      </w:r>
      <w:r w:rsidRPr="002D1A91">
        <w:rPr>
          <w:rFonts w:ascii="Arial" w:hAnsi="Arial" w:cs="Arial"/>
        </w:rPr>
        <w:t>shall appoint (in terms of the Independent Engineer Contract</w:t>
      </w:r>
      <w:r w:rsidR="00633999" w:rsidRPr="002D1A91">
        <w:rPr>
          <w:rFonts w:ascii="Arial" w:hAnsi="Arial" w:cs="Arial"/>
        </w:rPr>
        <w:t xml:space="preserve"> to be executed within </w:t>
      </w:r>
      <w:r w:rsidR="00753AF4" w:rsidRPr="002D1A91">
        <w:rPr>
          <w:rFonts w:ascii="Arial" w:hAnsi="Arial" w:cs="Arial"/>
          <w:spacing w:val="1"/>
        </w:rPr>
        <w:t>one</w:t>
      </w:r>
      <w:r w:rsidR="00434D08" w:rsidRPr="002D1A91">
        <w:rPr>
          <w:rFonts w:ascii="Arial" w:hAnsi="Arial" w:cs="Arial"/>
          <w:spacing w:val="1"/>
        </w:rPr>
        <w:t xml:space="preserve"> (</w:t>
      </w:r>
      <w:r w:rsidR="00753AF4" w:rsidRPr="002D1A91">
        <w:rPr>
          <w:rFonts w:ascii="Arial" w:hAnsi="Arial" w:cs="Arial"/>
          <w:spacing w:val="1"/>
        </w:rPr>
        <w:t>1</w:t>
      </w:r>
      <w:r w:rsidR="00434D08" w:rsidRPr="002D1A91">
        <w:rPr>
          <w:rFonts w:ascii="Arial" w:hAnsi="Arial" w:cs="Arial"/>
          <w:spacing w:val="1"/>
        </w:rPr>
        <w:t xml:space="preserve">) </w:t>
      </w:r>
      <w:r w:rsidR="00753AF4" w:rsidRPr="002D1A91">
        <w:rPr>
          <w:rFonts w:ascii="Arial" w:hAnsi="Arial" w:cs="Arial"/>
          <w:spacing w:val="1"/>
        </w:rPr>
        <w:t xml:space="preserve">month </w:t>
      </w:r>
      <w:r w:rsidR="00633999" w:rsidRPr="002D1A91">
        <w:rPr>
          <w:rFonts w:ascii="Arial" w:hAnsi="Arial" w:cs="Arial"/>
        </w:rPr>
        <w:t>from the Effective Date</w:t>
      </w:r>
      <w:r w:rsidRPr="002D1A91">
        <w:rPr>
          <w:rFonts w:ascii="Arial" w:hAnsi="Arial" w:cs="Arial"/>
        </w:rPr>
        <w:t xml:space="preserve">) such firm as the Independent Engineer as is mutually acceptable to the </w:t>
      </w:r>
      <w:r w:rsidR="00A146F6" w:rsidRPr="006A4CA4">
        <w:rPr>
          <w:rFonts w:ascii="Arial" w:hAnsi="Arial" w:cs="Arial"/>
        </w:rPr>
        <w:t xml:space="preserve">Agency </w:t>
      </w:r>
      <w:r w:rsidRPr="002D1A91">
        <w:rPr>
          <w:rFonts w:ascii="Arial" w:hAnsi="Arial" w:cs="Arial"/>
        </w:rPr>
        <w:t>and the Concessionaire</w:t>
      </w:r>
      <w:r w:rsidR="00425640" w:rsidRPr="002D1A91">
        <w:rPr>
          <w:rFonts w:ascii="Arial" w:hAnsi="Arial" w:cs="Arial"/>
        </w:rPr>
        <w:t xml:space="preserve"> within </w:t>
      </w:r>
      <w:r w:rsidR="00823E43" w:rsidRPr="002D1A91">
        <w:rPr>
          <w:rFonts w:ascii="Arial" w:hAnsi="Arial" w:cs="Arial"/>
        </w:rPr>
        <w:t>one</w:t>
      </w:r>
      <w:r w:rsidR="00425640" w:rsidRPr="002D1A91">
        <w:rPr>
          <w:rFonts w:ascii="Arial" w:hAnsi="Arial" w:cs="Arial"/>
        </w:rPr>
        <w:t xml:space="preserve"> (</w:t>
      </w:r>
      <w:r w:rsidR="00823E43" w:rsidRPr="002D1A91">
        <w:rPr>
          <w:rFonts w:ascii="Arial" w:hAnsi="Arial" w:cs="Arial"/>
        </w:rPr>
        <w:t>1</w:t>
      </w:r>
      <w:r w:rsidR="00425640" w:rsidRPr="002D1A91">
        <w:rPr>
          <w:rFonts w:ascii="Arial" w:hAnsi="Arial" w:cs="Arial"/>
        </w:rPr>
        <w:t xml:space="preserve">) </w:t>
      </w:r>
      <w:r w:rsidR="00823E43" w:rsidRPr="002D1A91">
        <w:rPr>
          <w:rFonts w:ascii="Arial" w:hAnsi="Arial" w:cs="Arial"/>
        </w:rPr>
        <w:t>month</w:t>
      </w:r>
      <w:r w:rsidR="00425640" w:rsidRPr="002D1A91">
        <w:rPr>
          <w:rFonts w:ascii="Arial" w:hAnsi="Arial" w:cs="Arial"/>
        </w:rPr>
        <w:t xml:space="preserve"> of the Effective Date</w:t>
      </w:r>
      <w:r w:rsidRPr="002D1A91">
        <w:rPr>
          <w:rFonts w:ascii="Arial" w:hAnsi="Arial" w:cs="Arial"/>
        </w:rPr>
        <w:t xml:space="preserve"> and such appointment </w:t>
      </w:r>
      <w:r w:rsidR="00B27CBA" w:rsidRPr="002D1A91">
        <w:rPr>
          <w:rFonts w:ascii="Arial" w:hAnsi="Arial" w:cs="Arial"/>
        </w:rPr>
        <w:t xml:space="preserve">shall be </w:t>
      </w:r>
      <w:r w:rsidR="00077BA0" w:rsidRPr="002D1A91">
        <w:rPr>
          <w:rFonts w:ascii="Arial" w:hAnsi="Arial" w:cs="Arial"/>
        </w:rPr>
        <w:t xml:space="preserve">made </w:t>
      </w:r>
      <w:r w:rsidRPr="002D1A91">
        <w:rPr>
          <w:rFonts w:ascii="Arial" w:hAnsi="Arial" w:cs="Arial"/>
        </w:rPr>
        <w:t>in terms of the Independent Engineer Contract</w:t>
      </w:r>
      <w:r w:rsidR="00B34FFB" w:rsidRPr="002D1A91">
        <w:rPr>
          <w:rFonts w:ascii="Arial" w:hAnsi="Arial" w:cs="Arial"/>
        </w:rPr>
        <w:t xml:space="preserve"> (the </w:t>
      </w:r>
      <w:r w:rsidR="00B34FFB" w:rsidRPr="002D1A91">
        <w:rPr>
          <w:rFonts w:ascii="Arial" w:hAnsi="Arial" w:cs="Arial"/>
          <w:b/>
        </w:rPr>
        <w:t>Independent</w:t>
      </w:r>
      <w:r w:rsidR="00B34FFB" w:rsidRPr="002D1A91">
        <w:rPr>
          <w:rFonts w:ascii="Arial" w:hAnsi="Arial" w:cs="Arial"/>
        </w:rPr>
        <w:t xml:space="preserve"> </w:t>
      </w:r>
      <w:r w:rsidR="00B34FFB" w:rsidRPr="002D1A91">
        <w:rPr>
          <w:rFonts w:ascii="Arial" w:hAnsi="Arial" w:cs="Arial"/>
          <w:b/>
        </w:rPr>
        <w:t>Engineer A</w:t>
      </w:r>
      <w:r w:rsidR="00FB0CE8">
        <w:rPr>
          <w:rFonts w:ascii="Arial" w:hAnsi="Arial" w:cs="Arial"/>
          <w:b/>
        </w:rPr>
        <w:t>p</w:t>
      </w:r>
      <w:r w:rsidR="00B34FFB" w:rsidRPr="002D1A91">
        <w:rPr>
          <w:rFonts w:ascii="Arial" w:hAnsi="Arial" w:cs="Arial"/>
          <w:b/>
        </w:rPr>
        <w:t>pointment</w:t>
      </w:r>
      <w:r w:rsidR="00B34FFB" w:rsidRPr="002D1A91">
        <w:rPr>
          <w:rFonts w:ascii="Arial" w:hAnsi="Arial" w:cs="Arial"/>
        </w:rPr>
        <w:t xml:space="preserve"> </w:t>
      </w:r>
      <w:r w:rsidR="00B34FFB" w:rsidRPr="002D1A91">
        <w:rPr>
          <w:rFonts w:ascii="Arial" w:hAnsi="Arial" w:cs="Arial"/>
          <w:b/>
        </w:rPr>
        <w:t>Date</w:t>
      </w:r>
      <w:r w:rsidR="00B34FFB" w:rsidRPr="002D1A91">
        <w:rPr>
          <w:rFonts w:ascii="Arial" w:hAnsi="Arial" w:cs="Arial"/>
        </w:rPr>
        <w:t>)</w:t>
      </w:r>
      <w:r w:rsidRPr="002D1A91">
        <w:rPr>
          <w:rFonts w:ascii="Arial" w:hAnsi="Arial" w:cs="Arial"/>
        </w:rPr>
        <w:t xml:space="preserve">. </w:t>
      </w:r>
    </w:p>
    <w:p w14:paraId="783C8706" w14:textId="77777777" w:rsidR="00B34FFB" w:rsidRPr="002D1A91" w:rsidRDefault="00B34FFB" w:rsidP="007A049F">
      <w:pPr>
        <w:pStyle w:val="ListParagraph"/>
        <w:spacing w:line="240" w:lineRule="auto"/>
        <w:rPr>
          <w:rFonts w:ascii="Arial" w:hAnsi="Arial" w:cs="Arial"/>
        </w:rPr>
      </w:pPr>
    </w:p>
    <w:p w14:paraId="4C83D2D8" w14:textId="0CB2D155" w:rsidR="00B34FFB" w:rsidRPr="002D1A91" w:rsidRDefault="00B34FFB"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Failure by the Concessionaire to execute the Independent Engineer Contract by the Independent Engineer Ap</w:t>
      </w:r>
      <w:r w:rsidR="00FB0CE8">
        <w:rPr>
          <w:rFonts w:ascii="Arial" w:hAnsi="Arial" w:cs="Arial"/>
        </w:rPr>
        <w:t>p</w:t>
      </w:r>
      <w:r w:rsidRPr="002D1A91">
        <w:rPr>
          <w:rFonts w:ascii="Arial" w:hAnsi="Arial" w:cs="Arial"/>
        </w:rPr>
        <w:t>ointment Date shall constitute a Material Breach of this Agreement.</w:t>
      </w:r>
    </w:p>
    <w:p w14:paraId="1B550CD9" w14:textId="77777777" w:rsidR="00D96016" w:rsidRPr="002D1A91" w:rsidRDefault="00D96016" w:rsidP="007A049F">
      <w:pPr>
        <w:spacing w:line="240" w:lineRule="auto"/>
        <w:jc w:val="both"/>
        <w:rPr>
          <w:rFonts w:ascii="Arial" w:hAnsi="Arial" w:cs="Arial"/>
        </w:rPr>
      </w:pPr>
    </w:p>
    <w:p w14:paraId="6C585786" w14:textId="43155A82" w:rsidR="00546535" w:rsidRPr="002D1A91" w:rsidRDefault="00D96016" w:rsidP="00546535">
      <w:pPr>
        <w:pStyle w:val="ColorfulList-Accent11"/>
        <w:numPr>
          <w:ilvl w:val="2"/>
          <w:numId w:val="2"/>
        </w:numPr>
        <w:spacing w:line="240" w:lineRule="auto"/>
        <w:ind w:left="720"/>
        <w:jc w:val="both"/>
        <w:rPr>
          <w:rFonts w:ascii="Arial" w:hAnsi="Arial" w:cs="Arial"/>
        </w:rPr>
      </w:pPr>
      <w:r w:rsidRPr="002D1A91">
        <w:rPr>
          <w:rFonts w:ascii="Arial" w:hAnsi="Arial" w:cs="Arial"/>
        </w:rPr>
        <w:t>The Independent Engineer shall provide the services set out in the Independent Engineer Cont</w:t>
      </w:r>
      <w:r w:rsidR="00FB0CE8">
        <w:rPr>
          <w:rFonts w:ascii="Arial" w:hAnsi="Arial" w:cs="Arial"/>
        </w:rPr>
        <w:t>r</w:t>
      </w:r>
      <w:r w:rsidRPr="002D1A91">
        <w:rPr>
          <w:rFonts w:ascii="Arial" w:hAnsi="Arial" w:cs="Arial"/>
        </w:rPr>
        <w:t>act and as requested by the Parties with mutual consent from time to time. Unless mutually agreed otherwise between the Parties, the Independent Engineer Contract shall be in accordance with the Indicative Independent Engineer Terms of Referenc</w:t>
      </w:r>
      <w:r w:rsidR="00546535" w:rsidRPr="002D1A91">
        <w:rPr>
          <w:rFonts w:ascii="Arial" w:hAnsi="Arial" w:cs="Arial"/>
        </w:rPr>
        <w:t xml:space="preserve">e. </w:t>
      </w:r>
    </w:p>
    <w:p w14:paraId="177B0929" w14:textId="77777777" w:rsidR="00546535" w:rsidRPr="002D1A91" w:rsidRDefault="00546535" w:rsidP="00832E60">
      <w:pPr>
        <w:pStyle w:val="ListParagraph"/>
        <w:rPr>
          <w:rFonts w:ascii="Arial" w:hAnsi="Arial" w:cs="Arial"/>
        </w:rPr>
      </w:pPr>
    </w:p>
    <w:p w14:paraId="3641DAFE" w14:textId="2B878FA4" w:rsidR="00546535" w:rsidRPr="002D1A91" w:rsidRDefault="00546535" w:rsidP="00832E60">
      <w:pPr>
        <w:pStyle w:val="ColorfulList-Accent11"/>
        <w:numPr>
          <w:ilvl w:val="2"/>
          <w:numId w:val="2"/>
        </w:numPr>
        <w:ind w:left="720"/>
        <w:jc w:val="both"/>
        <w:rPr>
          <w:rFonts w:ascii="Arial" w:hAnsi="Arial" w:cs="Arial"/>
        </w:rPr>
      </w:pPr>
      <w:bookmarkStart w:id="57" w:name="_Hlk226582241"/>
      <w:r w:rsidRPr="006A4CA4">
        <w:rPr>
          <w:rFonts w:ascii="Arial" w:hAnsi="Arial" w:cs="Arial"/>
        </w:rPr>
        <w:t xml:space="preserve">[Any </w:t>
      </w:r>
      <w:r w:rsidR="000F105A">
        <w:rPr>
          <w:rFonts w:ascii="Arial" w:hAnsi="Arial" w:cs="Arial"/>
        </w:rPr>
        <w:t>D</w:t>
      </w:r>
      <w:r w:rsidRPr="006A4CA4">
        <w:rPr>
          <w:rFonts w:ascii="Arial" w:hAnsi="Arial" w:cs="Arial"/>
        </w:rPr>
        <w:t>ispute between the Parties arising from the selection of the Independent Engineer or if the Parties fail to reach agreement as to the Independent Engineer under Section 5.1 and 5.2</w:t>
      </w:r>
      <w:r w:rsidR="000F105A">
        <w:rPr>
          <w:rFonts w:ascii="Arial" w:hAnsi="Arial" w:cs="Arial"/>
        </w:rPr>
        <w:t>,</w:t>
      </w:r>
      <w:r w:rsidRPr="006A4CA4">
        <w:rPr>
          <w:rFonts w:ascii="Arial" w:hAnsi="Arial" w:cs="Arial"/>
        </w:rPr>
        <w:t xml:space="preserve">  then the Dispute shall be resolved following the </w:t>
      </w:r>
      <w:r w:rsidRPr="006A4CA4">
        <w:rPr>
          <w:rFonts w:ascii="Arial" w:hAnsi="Arial" w:cs="Arial"/>
        </w:rPr>
        <w:lastRenderedPageBreak/>
        <w:t xml:space="preserve">procedures for the settlement of disputes stipulated in Section </w:t>
      </w:r>
      <w:r w:rsidR="00DE7FB5">
        <w:rPr>
          <w:rFonts w:ascii="Arial" w:hAnsi="Arial" w:cs="Arial"/>
        </w:rPr>
        <w:t>28</w:t>
      </w:r>
      <w:r w:rsidRPr="006A4CA4">
        <w:rPr>
          <w:rFonts w:ascii="Arial" w:hAnsi="Arial" w:cs="Arial"/>
        </w:rPr>
        <w:t xml:space="preserve"> </w:t>
      </w:r>
      <w:r w:rsidRPr="006A4CA4">
        <w:rPr>
          <w:rFonts w:ascii="Arial" w:hAnsi="Arial" w:cs="Arial"/>
          <w:i/>
        </w:rPr>
        <w:t>(Dispute Resolution)</w:t>
      </w:r>
      <w:r w:rsidRPr="006A4CA4">
        <w:rPr>
          <w:rFonts w:ascii="Arial" w:hAnsi="Arial" w:cs="Arial"/>
        </w:rPr>
        <w:t>.</w:t>
      </w:r>
      <w:bookmarkEnd w:id="57"/>
      <w:r w:rsidRPr="002D1A91">
        <w:rPr>
          <w:rFonts w:ascii="Arial" w:hAnsi="Arial" w:cs="Arial"/>
        </w:rPr>
        <w:t>]</w:t>
      </w:r>
      <w:r w:rsidRPr="002D1A91">
        <w:rPr>
          <w:rStyle w:val="FootnoteReference"/>
          <w:rFonts w:ascii="Arial" w:hAnsi="Arial" w:cs="Arial"/>
        </w:rPr>
        <w:footnoteReference w:id="17"/>
      </w:r>
    </w:p>
    <w:p w14:paraId="68C55AD6" w14:textId="77777777" w:rsidR="00D96016" w:rsidRPr="002D1A91" w:rsidRDefault="00D96016" w:rsidP="007A049F">
      <w:pPr>
        <w:spacing w:line="240" w:lineRule="auto"/>
        <w:jc w:val="both"/>
        <w:rPr>
          <w:rFonts w:ascii="Arial" w:hAnsi="Arial" w:cs="Arial"/>
        </w:rPr>
      </w:pPr>
    </w:p>
    <w:p w14:paraId="763ABE06" w14:textId="77777777" w:rsidR="00D96016" w:rsidRPr="002D1A91" w:rsidRDefault="00D96016" w:rsidP="007A049F">
      <w:pPr>
        <w:pStyle w:val="Heading2"/>
        <w:spacing w:line="240" w:lineRule="auto"/>
        <w:ind w:left="720"/>
        <w:jc w:val="both"/>
        <w:rPr>
          <w:rFonts w:ascii="Arial" w:hAnsi="Arial" w:cs="Arial"/>
          <w:u w:val="single"/>
        </w:rPr>
      </w:pPr>
      <w:bookmarkStart w:id="58" w:name="_Toc333899858"/>
      <w:r w:rsidRPr="002D1A91">
        <w:rPr>
          <w:rFonts w:ascii="Arial" w:hAnsi="Arial" w:cs="Arial"/>
          <w:u w:val="single"/>
        </w:rPr>
        <w:t>Term of Appointment of the Independent Engineer</w:t>
      </w:r>
      <w:bookmarkEnd w:id="58"/>
    </w:p>
    <w:p w14:paraId="4698D6CD" w14:textId="77777777" w:rsidR="00D96016" w:rsidRPr="002D1A91" w:rsidRDefault="00D96016" w:rsidP="007A049F">
      <w:pPr>
        <w:spacing w:line="240" w:lineRule="auto"/>
        <w:jc w:val="both"/>
        <w:rPr>
          <w:rFonts w:ascii="Arial" w:hAnsi="Arial" w:cs="Arial"/>
        </w:rPr>
      </w:pPr>
    </w:p>
    <w:p w14:paraId="70756297" w14:textId="3270D3C5"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appointment of the Independent Engineer shall be for an initial term of </w:t>
      </w:r>
      <w:r w:rsidR="00C9462E" w:rsidRPr="002D1A91">
        <w:rPr>
          <w:rFonts w:ascii="Arial" w:hAnsi="Arial" w:cs="Arial"/>
        </w:rPr>
        <w:t>three</w:t>
      </w:r>
      <w:r w:rsidRPr="002D1A91">
        <w:rPr>
          <w:rFonts w:ascii="Arial" w:hAnsi="Arial" w:cs="Arial"/>
        </w:rPr>
        <w:t xml:space="preserve"> (</w:t>
      </w:r>
      <w:r w:rsidR="00C9462E" w:rsidRPr="002D1A91">
        <w:rPr>
          <w:rFonts w:ascii="Arial" w:hAnsi="Arial" w:cs="Arial"/>
        </w:rPr>
        <w:t>3</w:t>
      </w:r>
      <w:r w:rsidRPr="002D1A91">
        <w:rPr>
          <w:rFonts w:ascii="Arial" w:hAnsi="Arial" w:cs="Arial"/>
        </w:rPr>
        <w:t xml:space="preserve">) years from the date of the effectiveness of the Independent Engineer Contract (the </w:t>
      </w:r>
      <w:r w:rsidRPr="002D1A91">
        <w:rPr>
          <w:rFonts w:ascii="Arial" w:hAnsi="Arial" w:cs="Arial"/>
          <w:b/>
        </w:rPr>
        <w:t>Independent Engineer Appointment Term</w:t>
      </w:r>
      <w:r w:rsidRPr="002D1A91">
        <w:rPr>
          <w:rFonts w:ascii="Arial" w:hAnsi="Arial" w:cs="Arial"/>
        </w:rPr>
        <w:t>); provided, however, that:</w:t>
      </w:r>
    </w:p>
    <w:p w14:paraId="62543F2D" w14:textId="77777777" w:rsidR="00D96016" w:rsidRPr="002D1A91" w:rsidRDefault="00D96016" w:rsidP="007A049F">
      <w:pPr>
        <w:spacing w:line="240" w:lineRule="auto"/>
        <w:jc w:val="both"/>
        <w:rPr>
          <w:rFonts w:ascii="Arial" w:hAnsi="Arial" w:cs="Arial"/>
        </w:rPr>
      </w:pPr>
    </w:p>
    <w:p w14:paraId="55089928" w14:textId="52308D74" w:rsidR="00D96016" w:rsidRPr="002D1A91" w:rsidRDefault="00D96016" w:rsidP="007A049F">
      <w:pPr>
        <w:pStyle w:val="ColorfulList-Accent11"/>
        <w:numPr>
          <w:ilvl w:val="0"/>
          <w:numId w:val="20"/>
        </w:numPr>
        <w:spacing w:line="240" w:lineRule="auto"/>
        <w:ind w:left="1440"/>
        <w:jc w:val="both"/>
        <w:rPr>
          <w:rFonts w:ascii="Arial" w:hAnsi="Arial" w:cs="Arial"/>
        </w:rPr>
      </w:pPr>
      <w:r w:rsidRPr="002D1A91">
        <w:rPr>
          <w:rFonts w:ascii="Arial" w:hAnsi="Arial" w:cs="Arial"/>
        </w:rPr>
        <w:t>the Independent Engineer Appointment Term shall be extended prior to expiry of the same</w:t>
      </w:r>
      <w:r w:rsidR="00337228" w:rsidRPr="002D1A91">
        <w:rPr>
          <w:rFonts w:ascii="Arial" w:hAnsi="Arial" w:cs="Arial"/>
        </w:rPr>
        <w:t xml:space="preserve"> with </w:t>
      </w:r>
      <w:r w:rsidR="000F105A">
        <w:rPr>
          <w:rFonts w:ascii="Arial" w:hAnsi="Arial" w:cs="Arial"/>
        </w:rPr>
        <w:t xml:space="preserve">the </w:t>
      </w:r>
      <w:r w:rsidR="00337228" w:rsidRPr="002D1A91">
        <w:rPr>
          <w:rFonts w:ascii="Arial" w:hAnsi="Arial" w:cs="Arial"/>
        </w:rPr>
        <w:t>mutual consent of the Parties</w:t>
      </w:r>
      <w:r w:rsidRPr="002D1A91">
        <w:rPr>
          <w:rFonts w:ascii="Arial" w:hAnsi="Arial" w:cs="Arial"/>
        </w:rPr>
        <w:t xml:space="preserve"> so as to ensure that at all times during the Concession Period an Independent Engineer is retained/appointed, for the purposes set out in this Agreement; or</w:t>
      </w:r>
    </w:p>
    <w:p w14:paraId="45E87E61" w14:textId="77777777" w:rsidR="00D96016" w:rsidRPr="002D1A91" w:rsidRDefault="00D96016" w:rsidP="007A049F">
      <w:pPr>
        <w:spacing w:line="240" w:lineRule="auto"/>
        <w:jc w:val="both"/>
        <w:rPr>
          <w:rFonts w:ascii="Arial" w:hAnsi="Arial" w:cs="Arial"/>
        </w:rPr>
      </w:pPr>
    </w:p>
    <w:p w14:paraId="034529D5" w14:textId="77777777" w:rsidR="00D96016" w:rsidRPr="002D1A91" w:rsidRDefault="00D96016" w:rsidP="007A049F">
      <w:pPr>
        <w:pStyle w:val="ColorfulList-Accent11"/>
        <w:numPr>
          <w:ilvl w:val="0"/>
          <w:numId w:val="20"/>
        </w:numPr>
        <w:spacing w:line="240" w:lineRule="auto"/>
        <w:ind w:left="1440"/>
        <w:jc w:val="both"/>
        <w:rPr>
          <w:rFonts w:ascii="Arial" w:hAnsi="Arial" w:cs="Arial"/>
        </w:rPr>
      </w:pPr>
      <w:r w:rsidRPr="002D1A91">
        <w:rPr>
          <w:rFonts w:ascii="Arial" w:hAnsi="Arial" w:cs="Arial"/>
        </w:rPr>
        <w:t>the Parties shall be entitled to appoint a new Independent Engineer prior to the expiry of the Independent Engineer Appointment Term (such appointment to be effective upon expiry of the Independent Engineer Appointment Term) so as to ensure that at all times during the Concession Period an Independent Engineer is retained/appointed for the purposes set out in this Agreement. In the event of the appointment of a new Independent Engineer upon expiry of the Independent Engineer Appointment Term, the provisions of Section 5.2.3 shall apply.</w:t>
      </w:r>
    </w:p>
    <w:p w14:paraId="0F6274A6" w14:textId="77777777" w:rsidR="00D96016" w:rsidRPr="002D1A91" w:rsidRDefault="00D96016" w:rsidP="007A049F">
      <w:pPr>
        <w:spacing w:line="240" w:lineRule="auto"/>
        <w:jc w:val="both"/>
        <w:rPr>
          <w:rFonts w:ascii="Arial" w:hAnsi="Arial" w:cs="Arial"/>
        </w:rPr>
      </w:pPr>
    </w:p>
    <w:p w14:paraId="4F21B47C"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appointment of the Independent Engineer may be terminated:</w:t>
      </w:r>
    </w:p>
    <w:p w14:paraId="5B15E205" w14:textId="77777777" w:rsidR="00D96016" w:rsidRPr="002D1A91" w:rsidRDefault="00D96016" w:rsidP="007A049F">
      <w:pPr>
        <w:spacing w:line="240" w:lineRule="auto"/>
        <w:jc w:val="both"/>
        <w:rPr>
          <w:rFonts w:ascii="Arial" w:hAnsi="Arial" w:cs="Arial"/>
        </w:rPr>
      </w:pPr>
    </w:p>
    <w:p w14:paraId="718CC603" w14:textId="175C6F80" w:rsidR="00D96016" w:rsidRPr="002D1A91" w:rsidRDefault="00D96016" w:rsidP="007A049F">
      <w:pPr>
        <w:pStyle w:val="ColorfulList-Accent11"/>
        <w:numPr>
          <w:ilvl w:val="0"/>
          <w:numId w:val="21"/>
        </w:numPr>
        <w:spacing w:line="240" w:lineRule="auto"/>
        <w:ind w:left="1440"/>
        <w:jc w:val="both"/>
        <w:rPr>
          <w:rFonts w:ascii="Arial" w:hAnsi="Arial" w:cs="Arial"/>
        </w:rPr>
      </w:pPr>
      <w:r w:rsidRPr="002D1A91">
        <w:rPr>
          <w:rFonts w:ascii="Arial" w:hAnsi="Arial" w:cs="Arial"/>
        </w:rPr>
        <w:t>by either Party if, the Independent Engineer is adjudged insolvent and/or bankrupt and/or the winding up proceedings are filed against the Independent Engineer and/or the Independent Engineer files winding up pr</w:t>
      </w:r>
      <w:r w:rsidR="00170F38" w:rsidRPr="002D1A91">
        <w:rPr>
          <w:rFonts w:ascii="Arial" w:hAnsi="Arial" w:cs="Arial"/>
        </w:rPr>
        <w:t>oceedings in a court of law and</w:t>
      </w:r>
      <w:r w:rsidRPr="002D1A91">
        <w:rPr>
          <w:rFonts w:ascii="Arial" w:hAnsi="Arial" w:cs="Arial"/>
        </w:rPr>
        <w:t>/ or any action for malpractice and/or misadministration is filed against the Independent Engineer in a court of law;</w:t>
      </w:r>
    </w:p>
    <w:p w14:paraId="40954605" w14:textId="77777777" w:rsidR="00D96016" w:rsidRPr="002D1A91" w:rsidRDefault="00D96016" w:rsidP="007A049F">
      <w:pPr>
        <w:spacing w:line="240" w:lineRule="auto"/>
        <w:jc w:val="both"/>
        <w:rPr>
          <w:rFonts w:ascii="Arial" w:hAnsi="Arial" w:cs="Arial"/>
        </w:rPr>
      </w:pPr>
    </w:p>
    <w:p w14:paraId="39ABFB11" w14:textId="77777777" w:rsidR="00D96016" w:rsidRPr="002D1A91" w:rsidRDefault="00D96016" w:rsidP="007A049F">
      <w:pPr>
        <w:pStyle w:val="ColorfulList-Accent11"/>
        <w:numPr>
          <w:ilvl w:val="0"/>
          <w:numId w:val="21"/>
        </w:numPr>
        <w:spacing w:line="240" w:lineRule="auto"/>
        <w:ind w:left="1440"/>
        <w:jc w:val="both"/>
        <w:rPr>
          <w:rFonts w:ascii="Arial" w:hAnsi="Arial" w:cs="Arial"/>
        </w:rPr>
      </w:pPr>
      <w:r w:rsidRPr="002D1A91">
        <w:rPr>
          <w:rFonts w:ascii="Arial" w:hAnsi="Arial" w:cs="Arial"/>
        </w:rPr>
        <w:t xml:space="preserve">by the Parties with the mutual consent of the Parties. </w:t>
      </w:r>
    </w:p>
    <w:p w14:paraId="15CB9F6F" w14:textId="77777777" w:rsidR="00D96016" w:rsidRPr="002D1A91" w:rsidRDefault="00D96016" w:rsidP="007A049F">
      <w:pPr>
        <w:spacing w:line="240" w:lineRule="auto"/>
        <w:jc w:val="both"/>
        <w:rPr>
          <w:rFonts w:ascii="Arial" w:hAnsi="Arial" w:cs="Arial"/>
        </w:rPr>
      </w:pPr>
    </w:p>
    <w:p w14:paraId="3FB01A26" w14:textId="357AF640"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Upon the occurrence of any of the events listed in Section 5.2.2, the Parties shall have the right to terminate the Independent Engineer Contract in accordance with the terms of the same  and/or in the event of expiry of the Independent Engineer Appointment Term, the Parties shall appoint a new Independent Engineer in accordance with this Section 5.2.3. In the afore-stated circumstances, the Parties shall replace the appointed Independent Engineer with another consulting engineering firm or body corporate selected by the </w:t>
      </w:r>
      <w:r w:rsidR="00A146F6" w:rsidRPr="006A4CA4">
        <w:rPr>
          <w:rFonts w:ascii="Arial" w:hAnsi="Arial" w:cs="Arial"/>
        </w:rPr>
        <w:t xml:space="preserve">Agency </w:t>
      </w:r>
      <w:r w:rsidRPr="002D1A91">
        <w:rPr>
          <w:rFonts w:ascii="Arial" w:hAnsi="Arial" w:cs="Arial"/>
        </w:rPr>
        <w:t xml:space="preserve">from the First IE List provided by the Concessionaire pursuant to Section 5.1.1 ; provided, however, that the termination and/or replacement of the </w:t>
      </w:r>
      <w:r w:rsidRPr="002D1A91">
        <w:rPr>
          <w:rFonts w:ascii="Arial" w:hAnsi="Arial" w:cs="Arial"/>
        </w:rPr>
        <w:lastRenderedPageBreak/>
        <w:t xml:space="preserve">Independent Engineer shall not have effect </w:t>
      </w:r>
      <w:r w:rsidR="00D243EB">
        <w:rPr>
          <w:rFonts w:ascii="Arial" w:hAnsi="Arial" w:cs="Arial"/>
        </w:rPr>
        <w:t>until</w:t>
      </w:r>
      <w:r w:rsidR="00D243EB" w:rsidRPr="002D1A91">
        <w:rPr>
          <w:rFonts w:ascii="Arial" w:hAnsi="Arial" w:cs="Arial"/>
        </w:rPr>
        <w:t xml:space="preserve"> </w:t>
      </w:r>
      <w:r w:rsidRPr="002D1A91">
        <w:rPr>
          <w:rFonts w:ascii="Arial" w:hAnsi="Arial" w:cs="Arial"/>
        </w:rPr>
        <w:t xml:space="preserve">such time as the replacement Independent Engineer has been appointed. In the event the </w:t>
      </w:r>
      <w:r w:rsidR="00A146F6" w:rsidRPr="006A4CA4">
        <w:rPr>
          <w:rFonts w:ascii="Arial" w:hAnsi="Arial" w:cs="Arial"/>
        </w:rPr>
        <w:t xml:space="preserve">Agency </w:t>
      </w:r>
      <w:r w:rsidRPr="002D1A91">
        <w:rPr>
          <w:rFonts w:ascii="Arial" w:hAnsi="Arial" w:cs="Arial"/>
        </w:rPr>
        <w:t xml:space="preserve">objects to the appointment of any firm of engineers named in the First IE List, then the Concessionaire shall provide the </w:t>
      </w:r>
      <w:r w:rsidR="00A146F6" w:rsidRPr="006A4CA4">
        <w:rPr>
          <w:rFonts w:ascii="Arial" w:hAnsi="Arial" w:cs="Arial"/>
        </w:rPr>
        <w:t xml:space="preserve">Agency </w:t>
      </w:r>
      <w:r w:rsidRPr="002D1A91">
        <w:rPr>
          <w:rFonts w:ascii="Arial" w:hAnsi="Arial" w:cs="Arial"/>
        </w:rPr>
        <w:t xml:space="preserve">with a new list of three (3) reputable firms of engineers for appointment of the replacement Independent Engineer (the </w:t>
      </w:r>
      <w:r w:rsidRPr="002D1A91">
        <w:rPr>
          <w:rFonts w:ascii="Arial" w:hAnsi="Arial" w:cs="Arial"/>
          <w:b/>
        </w:rPr>
        <w:t>New IE List</w:t>
      </w:r>
      <w:r w:rsidRPr="002D1A91">
        <w:rPr>
          <w:rFonts w:ascii="Arial" w:hAnsi="Arial" w:cs="Arial"/>
        </w:rPr>
        <w:t xml:space="preserve">). Within ten (10) days of receipt by the </w:t>
      </w:r>
      <w:r w:rsidR="00A146F6" w:rsidRPr="006A4CA4">
        <w:rPr>
          <w:rFonts w:ascii="Arial" w:hAnsi="Arial" w:cs="Arial"/>
        </w:rPr>
        <w:t xml:space="preserve">Agency </w:t>
      </w:r>
      <w:r w:rsidRPr="002D1A91">
        <w:rPr>
          <w:rFonts w:ascii="Arial" w:hAnsi="Arial" w:cs="Arial"/>
        </w:rPr>
        <w:t xml:space="preserve">of the New IE List, the </w:t>
      </w:r>
      <w:r w:rsidR="00A146F6" w:rsidRPr="006A4CA4">
        <w:rPr>
          <w:rFonts w:ascii="Arial" w:hAnsi="Arial" w:cs="Arial"/>
        </w:rPr>
        <w:t xml:space="preserve">Agency </w:t>
      </w:r>
      <w:r w:rsidRPr="002D1A91">
        <w:rPr>
          <w:rFonts w:ascii="Arial" w:hAnsi="Arial" w:cs="Arial"/>
        </w:rPr>
        <w:t xml:space="preserve">shall either: </w:t>
      </w:r>
    </w:p>
    <w:p w14:paraId="61E7FFD1" w14:textId="77777777" w:rsidR="00D96016" w:rsidRPr="002D1A91" w:rsidRDefault="00D96016" w:rsidP="007A049F">
      <w:pPr>
        <w:spacing w:line="240" w:lineRule="auto"/>
        <w:jc w:val="both"/>
        <w:rPr>
          <w:rFonts w:ascii="Arial" w:hAnsi="Arial" w:cs="Arial"/>
        </w:rPr>
      </w:pPr>
    </w:p>
    <w:p w14:paraId="1C4DD0DE" w14:textId="4945B47D" w:rsidR="00D96016" w:rsidRPr="002D1A91" w:rsidRDefault="00D96016" w:rsidP="007A049F">
      <w:pPr>
        <w:pStyle w:val="ColorfulList-Accent11"/>
        <w:numPr>
          <w:ilvl w:val="0"/>
          <w:numId w:val="22"/>
        </w:numPr>
        <w:spacing w:line="240" w:lineRule="auto"/>
        <w:ind w:left="1440"/>
        <w:jc w:val="both"/>
        <w:rPr>
          <w:rFonts w:ascii="Arial" w:hAnsi="Arial" w:cs="Arial"/>
        </w:rPr>
      </w:pPr>
      <w:r w:rsidRPr="002D1A91">
        <w:rPr>
          <w:rFonts w:ascii="Arial" w:hAnsi="Arial" w:cs="Arial"/>
        </w:rPr>
        <w:t xml:space="preserve">select a reputable firm of </w:t>
      </w:r>
      <w:r w:rsidR="00D243EB" w:rsidRPr="002D1A91">
        <w:rPr>
          <w:rFonts w:ascii="Arial" w:hAnsi="Arial" w:cs="Arial"/>
        </w:rPr>
        <w:t>engineers</w:t>
      </w:r>
      <w:r w:rsidRPr="002D1A91">
        <w:rPr>
          <w:rFonts w:ascii="Arial" w:hAnsi="Arial" w:cs="Arial"/>
        </w:rPr>
        <w:t xml:space="preserve"> from the New IE List and shall cause the Concessionaire to appoint such firm as the Independent Engineer; or</w:t>
      </w:r>
    </w:p>
    <w:p w14:paraId="70528340" w14:textId="77777777" w:rsidR="00D96016" w:rsidRPr="002D1A91" w:rsidRDefault="00D96016" w:rsidP="007A049F">
      <w:pPr>
        <w:spacing w:line="240" w:lineRule="auto"/>
        <w:jc w:val="both"/>
        <w:rPr>
          <w:rFonts w:ascii="Arial" w:hAnsi="Arial" w:cs="Arial"/>
        </w:rPr>
      </w:pPr>
    </w:p>
    <w:p w14:paraId="28822DB4" w14:textId="77777777" w:rsidR="00D96016" w:rsidRPr="002D1A91" w:rsidRDefault="00D96016" w:rsidP="007A049F">
      <w:pPr>
        <w:pStyle w:val="ColorfulList-Accent11"/>
        <w:numPr>
          <w:ilvl w:val="0"/>
          <w:numId w:val="22"/>
        </w:numPr>
        <w:spacing w:line="240" w:lineRule="auto"/>
        <w:ind w:left="1440"/>
        <w:jc w:val="both"/>
        <w:rPr>
          <w:rFonts w:ascii="Arial" w:hAnsi="Arial" w:cs="Arial"/>
        </w:rPr>
      </w:pPr>
      <w:r w:rsidRPr="002D1A91">
        <w:rPr>
          <w:rFonts w:ascii="Arial" w:hAnsi="Arial" w:cs="Arial"/>
        </w:rPr>
        <w:t>reject the appointment of any of the firms provided in the New IE List, in which case, the Parties shall appoint such firm of engineers as the new Independent Engineer as is mutually agreed by the Parties.</w:t>
      </w:r>
    </w:p>
    <w:p w14:paraId="25202B2F" w14:textId="77777777" w:rsidR="00D96016" w:rsidRPr="002D1A91" w:rsidRDefault="00D96016" w:rsidP="007A049F">
      <w:pPr>
        <w:spacing w:line="240" w:lineRule="auto"/>
        <w:jc w:val="both"/>
        <w:rPr>
          <w:rFonts w:ascii="Arial" w:hAnsi="Arial" w:cs="Arial"/>
        </w:rPr>
      </w:pPr>
    </w:p>
    <w:p w14:paraId="5E2566EA" w14:textId="77777777" w:rsidR="00D96016" w:rsidRPr="002D1A91" w:rsidRDefault="00D96016" w:rsidP="007A049F">
      <w:pPr>
        <w:spacing w:line="240" w:lineRule="auto"/>
        <w:ind w:left="720"/>
        <w:jc w:val="both"/>
        <w:rPr>
          <w:rFonts w:ascii="Arial" w:hAnsi="Arial" w:cs="Arial"/>
        </w:rPr>
      </w:pPr>
      <w:r w:rsidRPr="002D1A91">
        <w:rPr>
          <w:rFonts w:ascii="Arial" w:hAnsi="Arial" w:cs="Arial"/>
        </w:rPr>
        <w:t>The provisions of this Article 5 (</w:t>
      </w:r>
      <w:r w:rsidRPr="002D1A91">
        <w:rPr>
          <w:rFonts w:ascii="Arial" w:hAnsi="Arial" w:cs="Arial"/>
          <w:i/>
        </w:rPr>
        <w:t>Independent Engineer</w:t>
      </w:r>
      <w:r w:rsidRPr="002D1A91">
        <w:rPr>
          <w:rFonts w:ascii="Arial" w:hAnsi="Arial" w:cs="Arial"/>
        </w:rPr>
        <w:t xml:space="preserve">) shall apply to any new Independent Engineer (including appointment and replacement of the same) appointed in accordance with the terms herein. </w:t>
      </w:r>
    </w:p>
    <w:p w14:paraId="5BEA0BBA" w14:textId="77777777" w:rsidR="00D96016" w:rsidRPr="002D1A91" w:rsidRDefault="00D96016" w:rsidP="007A049F">
      <w:pPr>
        <w:spacing w:line="240" w:lineRule="auto"/>
        <w:jc w:val="both"/>
        <w:rPr>
          <w:rFonts w:ascii="Arial" w:hAnsi="Arial" w:cs="Arial"/>
        </w:rPr>
      </w:pPr>
    </w:p>
    <w:p w14:paraId="7355BE1B" w14:textId="588B3FF0" w:rsidR="00EB335D" w:rsidRPr="002D1A91" w:rsidRDefault="00D96016" w:rsidP="00546535">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term of appointment of the replacement Independent Engineer shall be the unexpired period of the Independent Engineer Appointment Term or such other term as may be mutually agreed between the Parties. </w:t>
      </w:r>
    </w:p>
    <w:p w14:paraId="317860B3" w14:textId="77777777" w:rsidR="00D96016" w:rsidRPr="002D1A91" w:rsidRDefault="00D96016" w:rsidP="007A049F">
      <w:pPr>
        <w:spacing w:line="240" w:lineRule="auto"/>
        <w:jc w:val="both"/>
        <w:rPr>
          <w:rFonts w:ascii="Arial" w:hAnsi="Arial" w:cs="Arial"/>
        </w:rPr>
      </w:pPr>
    </w:p>
    <w:p w14:paraId="722292EF"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ensure that all provisions of this Agreement pertaining to the Independent Engineer and its responsibilities in respect of the matters set out herein are duly incorporated in the Independent Engineer Contract. </w:t>
      </w:r>
    </w:p>
    <w:p w14:paraId="336BC7D9" w14:textId="77777777" w:rsidR="00D96016" w:rsidRPr="002D1A91" w:rsidRDefault="00D96016" w:rsidP="007A049F">
      <w:pPr>
        <w:spacing w:line="240" w:lineRule="auto"/>
        <w:jc w:val="both"/>
        <w:rPr>
          <w:rFonts w:ascii="Arial" w:hAnsi="Arial" w:cs="Arial"/>
          <w:sz w:val="18"/>
        </w:rPr>
      </w:pPr>
    </w:p>
    <w:p w14:paraId="48DE8E66" w14:textId="77777777" w:rsidR="00D96016" w:rsidRPr="002D1A91" w:rsidRDefault="00D96016" w:rsidP="007A049F">
      <w:pPr>
        <w:pStyle w:val="Heading2"/>
        <w:spacing w:line="240" w:lineRule="auto"/>
        <w:ind w:left="720"/>
        <w:jc w:val="both"/>
        <w:rPr>
          <w:rFonts w:ascii="Arial" w:hAnsi="Arial" w:cs="Arial"/>
          <w:u w:val="single"/>
        </w:rPr>
      </w:pPr>
      <w:bookmarkStart w:id="59" w:name="_Toc333899859"/>
      <w:r w:rsidRPr="002D1A91">
        <w:rPr>
          <w:rFonts w:ascii="Arial" w:hAnsi="Arial" w:cs="Arial"/>
          <w:u w:val="single"/>
        </w:rPr>
        <w:t>Independent Engineer Authorized Signatories</w:t>
      </w:r>
      <w:bookmarkEnd w:id="59"/>
    </w:p>
    <w:p w14:paraId="1D09AC3C" w14:textId="77777777" w:rsidR="00D96016" w:rsidRPr="002D1A91" w:rsidRDefault="00D96016" w:rsidP="007A049F">
      <w:pPr>
        <w:spacing w:line="240" w:lineRule="auto"/>
        <w:jc w:val="both"/>
        <w:rPr>
          <w:rFonts w:ascii="Arial" w:hAnsi="Arial" w:cs="Arial"/>
          <w:sz w:val="18"/>
        </w:rPr>
      </w:pPr>
    </w:p>
    <w:p w14:paraId="3C7FC24A" w14:textId="7F760710" w:rsidR="00FB7CCB" w:rsidRPr="002D1A91" w:rsidRDefault="00D96016" w:rsidP="007A049F">
      <w:pPr>
        <w:spacing w:line="240" w:lineRule="auto"/>
        <w:ind w:left="720"/>
        <w:jc w:val="both"/>
        <w:rPr>
          <w:rFonts w:ascii="Arial" w:hAnsi="Arial" w:cs="Arial"/>
          <w:sz w:val="18"/>
        </w:rPr>
      </w:pPr>
      <w:r w:rsidRPr="002D1A91">
        <w:rPr>
          <w:rFonts w:ascii="Arial" w:hAnsi="Arial" w:cs="Arial"/>
        </w:rPr>
        <w:t xml:space="preserve">The Parties shall require the Independent Engineer to designate and notify the </w:t>
      </w:r>
      <w:r w:rsidR="00A146F6" w:rsidRPr="006A4CA4">
        <w:rPr>
          <w:rFonts w:ascii="Arial" w:hAnsi="Arial" w:cs="Arial"/>
        </w:rPr>
        <w:t xml:space="preserve">Agency </w:t>
      </w:r>
      <w:r w:rsidRPr="002D1A91">
        <w:rPr>
          <w:rFonts w:ascii="Arial" w:hAnsi="Arial" w:cs="Arial"/>
        </w:rPr>
        <w:t>and the Concessionaire of the authorized representatives of the Independent Engineer that shall be authorized by the Independent Engineer to sign for and on behalf of the Independent Engineer, and any communication or document required to be signed by the Independent Engineer shall be valid and effective only if signed by such authorized signatories on behalf of the Independent Engineer; provided, that the Independent Engineer may, by notice in writing to the Parties, substitute any of the authorized signatories.</w:t>
      </w:r>
    </w:p>
    <w:p w14:paraId="0C4D6DB9" w14:textId="77777777" w:rsidR="00FB7CCB" w:rsidRPr="002D1A91" w:rsidRDefault="00FB7CCB" w:rsidP="007A049F">
      <w:pPr>
        <w:spacing w:line="240" w:lineRule="auto"/>
        <w:jc w:val="both"/>
        <w:rPr>
          <w:rFonts w:ascii="Arial" w:hAnsi="Arial" w:cs="Arial"/>
          <w:sz w:val="18"/>
        </w:rPr>
      </w:pPr>
    </w:p>
    <w:p w14:paraId="732ECDCD" w14:textId="77777777" w:rsidR="00D96016" w:rsidRPr="002D1A91" w:rsidRDefault="00D96016" w:rsidP="007A049F">
      <w:pPr>
        <w:pStyle w:val="Heading2"/>
        <w:spacing w:line="240" w:lineRule="auto"/>
        <w:ind w:left="720"/>
        <w:jc w:val="both"/>
        <w:rPr>
          <w:rFonts w:ascii="Arial" w:hAnsi="Arial" w:cs="Arial"/>
          <w:u w:val="single"/>
        </w:rPr>
      </w:pPr>
      <w:bookmarkStart w:id="60" w:name="_Toc333899860"/>
      <w:r w:rsidRPr="002D1A91">
        <w:rPr>
          <w:rFonts w:ascii="Arial" w:hAnsi="Arial" w:cs="Arial"/>
          <w:u w:val="single"/>
        </w:rPr>
        <w:t>Decision of Independent Engineer &amp; Dispute Resolution</w:t>
      </w:r>
      <w:bookmarkEnd w:id="60"/>
    </w:p>
    <w:p w14:paraId="659A375E" w14:textId="77777777" w:rsidR="00D96016" w:rsidRPr="002D1A91" w:rsidRDefault="00D96016" w:rsidP="007A049F">
      <w:pPr>
        <w:spacing w:line="240" w:lineRule="auto"/>
        <w:jc w:val="both"/>
        <w:rPr>
          <w:rFonts w:ascii="Arial" w:hAnsi="Arial" w:cs="Arial"/>
          <w:sz w:val="18"/>
        </w:rPr>
      </w:pPr>
    </w:p>
    <w:p w14:paraId="684B01C3" w14:textId="29E7A975"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Subject to Section 5.4.2, any advice, instruction, decision, direction and/or award of the Independent Engineer shall be binding on the Parties unless mutually agreed otherwise by the Parties. </w:t>
      </w:r>
    </w:p>
    <w:p w14:paraId="208F9645" w14:textId="77777777" w:rsidR="00D96016" w:rsidRPr="002D1A91" w:rsidRDefault="00D96016" w:rsidP="007A049F">
      <w:pPr>
        <w:spacing w:line="240" w:lineRule="auto"/>
        <w:jc w:val="both"/>
        <w:rPr>
          <w:rFonts w:ascii="Arial" w:hAnsi="Arial" w:cs="Arial"/>
        </w:rPr>
      </w:pPr>
    </w:p>
    <w:p w14:paraId="3F849548" w14:textId="7CEB118D"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any Dispute arises between the </w:t>
      </w:r>
      <w:r w:rsidR="00A146F6" w:rsidRPr="006A4CA4">
        <w:rPr>
          <w:rFonts w:ascii="Arial" w:hAnsi="Arial" w:cs="Arial"/>
        </w:rPr>
        <w:t xml:space="preserve">Agency </w:t>
      </w:r>
      <w:r w:rsidRPr="002D1A91">
        <w:rPr>
          <w:rFonts w:ascii="Arial" w:hAnsi="Arial" w:cs="Arial"/>
        </w:rPr>
        <w:t xml:space="preserve">and the Concessionaire with regard to any advice, instruction, decision, direction and/or award of the </w:t>
      </w:r>
      <w:r w:rsidRPr="002D1A91">
        <w:rPr>
          <w:rFonts w:ascii="Arial" w:hAnsi="Arial" w:cs="Arial"/>
        </w:rPr>
        <w:lastRenderedPageBreak/>
        <w:t xml:space="preserve">Independent Engineer, then such Dispute shall be resolved in accordance with the Dispute Resolution Procedure. </w:t>
      </w:r>
    </w:p>
    <w:p w14:paraId="5C5FB82E" w14:textId="77777777" w:rsidR="00D96016" w:rsidRPr="002D1A91" w:rsidRDefault="00D96016" w:rsidP="007A049F">
      <w:pPr>
        <w:spacing w:line="240" w:lineRule="auto"/>
        <w:jc w:val="both"/>
        <w:rPr>
          <w:rFonts w:ascii="Arial" w:hAnsi="Arial" w:cs="Arial"/>
        </w:rPr>
      </w:pPr>
    </w:p>
    <w:p w14:paraId="5F29B26C" w14:textId="77777777" w:rsidR="00D96016" w:rsidRPr="002D1A91" w:rsidRDefault="00D96016" w:rsidP="007A049F">
      <w:pPr>
        <w:pStyle w:val="Heading2"/>
        <w:spacing w:line="240" w:lineRule="auto"/>
        <w:ind w:left="720"/>
        <w:jc w:val="both"/>
        <w:rPr>
          <w:rFonts w:ascii="Arial" w:hAnsi="Arial" w:cs="Arial"/>
          <w:u w:val="single"/>
        </w:rPr>
      </w:pPr>
      <w:bookmarkStart w:id="61" w:name="_Toc333899861"/>
      <w:r w:rsidRPr="002D1A91">
        <w:rPr>
          <w:rFonts w:ascii="Arial" w:hAnsi="Arial" w:cs="Arial"/>
          <w:u w:val="single"/>
        </w:rPr>
        <w:t>Independent Engineer Remuneration</w:t>
      </w:r>
      <w:bookmarkEnd w:id="61"/>
    </w:p>
    <w:p w14:paraId="5DAEC0C9" w14:textId="77777777" w:rsidR="00D96016" w:rsidRPr="002D1A91" w:rsidRDefault="00D96016" w:rsidP="007A049F">
      <w:pPr>
        <w:spacing w:line="240" w:lineRule="auto"/>
        <w:jc w:val="both"/>
        <w:rPr>
          <w:rFonts w:ascii="Arial" w:hAnsi="Arial" w:cs="Arial"/>
        </w:rPr>
      </w:pPr>
    </w:p>
    <w:p w14:paraId="1426B9E9" w14:textId="614B373F"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be solely responsible for the payment of the fees and expenses payable to the Independent Engineer pursuant to the Independent Engineer Contract (the </w:t>
      </w:r>
      <w:r w:rsidRPr="002D1A91">
        <w:rPr>
          <w:rFonts w:ascii="Arial" w:hAnsi="Arial" w:cs="Arial"/>
          <w:b/>
        </w:rPr>
        <w:t>Independent Engineer Payments</w:t>
      </w:r>
      <w:r w:rsidRPr="002D1A91">
        <w:rPr>
          <w:rFonts w:ascii="Arial" w:hAnsi="Arial" w:cs="Arial"/>
        </w:rPr>
        <w:t xml:space="preserve">), notwithstanding that the Independent Engineer shall be appointed by and shall fulfill its obligations in accordance with the terms of the Independent Engineer Contract. </w:t>
      </w:r>
    </w:p>
    <w:p w14:paraId="2CB6DFC9" w14:textId="77777777" w:rsidR="00D96016" w:rsidRPr="002D1A91" w:rsidRDefault="00D96016" w:rsidP="007A049F">
      <w:pPr>
        <w:spacing w:line="240" w:lineRule="auto"/>
        <w:jc w:val="both"/>
        <w:rPr>
          <w:rFonts w:ascii="Arial" w:hAnsi="Arial" w:cs="Arial"/>
        </w:rPr>
      </w:pPr>
    </w:p>
    <w:p w14:paraId="7EB3E813" w14:textId="610D511F" w:rsidR="00652079"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undertakes to </w:t>
      </w:r>
      <w:r w:rsidR="00543D97">
        <w:rPr>
          <w:rFonts w:ascii="Arial" w:hAnsi="Arial" w:cs="Arial"/>
        </w:rPr>
        <w:t xml:space="preserve">effect </w:t>
      </w:r>
      <w:r w:rsidRPr="002D1A91">
        <w:rPr>
          <w:rFonts w:ascii="Arial" w:hAnsi="Arial" w:cs="Arial"/>
        </w:rPr>
        <w:t>the Independent Engineer Payments in a diligent and timely manner and in accordance with the Independent Engineer Contract.</w:t>
      </w:r>
    </w:p>
    <w:p w14:paraId="56DB1ABC" w14:textId="77777777" w:rsidR="00652079" w:rsidRPr="002D1A91" w:rsidRDefault="00652079" w:rsidP="007A049F">
      <w:pPr>
        <w:pStyle w:val="ListParagraph"/>
        <w:spacing w:line="240" w:lineRule="auto"/>
        <w:rPr>
          <w:rFonts w:ascii="Arial" w:hAnsi="Arial" w:cs="Arial"/>
        </w:rPr>
      </w:pPr>
    </w:p>
    <w:p w14:paraId="2E9D85A0" w14:textId="77777777" w:rsidR="00652079" w:rsidRPr="002D1A91" w:rsidRDefault="00652079" w:rsidP="00D86CA8">
      <w:pPr>
        <w:pStyle w:val="Heading2"/>
        <w:numPr>
          <w:ilvl w:val="1"/>
          <w:numId w:val="143"/>
        </w:numPr>
        <w:spacing w:line="240" w:lineRule="auto"/>
        <w:ind w:left="720"/>
        <w:rPr>
          <w:rFonts w:ascii="Arial" w:hAnsi="Arial" w:cs="Arial"/>
          <w:u w:val="single"/>
        </w:rPr>
      </w:pPr>
      <w:r w:rsidRPr="002D1A91">
        <w:rPr>
          <w:rFonts w:ascii="Arial" w:hAnsi="Arial" w:cs="Arial"/>
          <w:u w:val="single"/>
        </w:rPr>
        <w:t xml:space="preserve">Independent Engineer Payment Account </w:t>
      </w:r>
    </w:p>
    <w:p w14:paraId="6C1C111B" w14:textId="77777777" w:rsidR="00652079" w:rsidRPr="002D1A91" w:rsidRDefault="00652079" w:rsidP="007A049F">
      <w:pPr>
        <w:spacing w:line="240" w:lineRule="auto"/>
        <w:rPr>
          <w:rFonts w:ascii="Arial" w:hAnsi="Arial" w:cs="Arial"/>
        </w:rPr>
      </w:pPr>
    </w:p>
    <w:p w14:paraId="0BC92BAD" w14:textId="551E3ADE" w:rsidR="00652079" w:rsidRPr="002D1A91" w:rsidRDefault="00652079" w:rsidP="00D86CA8">
      <w:pPr>
        <w:pStyle w:val="ColorfulList-Accent11"/>
        <w:numPr>
          <w:ilvl w:val="2"/>
          <w:numId w:val="116"/>
        </w:numPr>
        <w:spacing w:line="240" w:lineRule="auto"/>
        <w:ind w:left="720"/>
        <w:jc w:val="both"/>
        <w:rPr>
          <w:rFonts w:ascii="Arial" w:hAnsi="Arial" w:cs="Arial"/>
        </w:rPr>
      </w:pPr>
      <w:r w:rsidRPr="002D1A91">
        <w:rPr>
          <w:rFonts w:ascii="Arial" w:hAnsi="Arial" w:cs="Arial"/>
        </w:rPr>
        <w:t xml:space="preserve">The Concessionaire shall establish and maintain the Independent Engineer Payment Account from the Commencement Date and until the Trigger Date. </w:t>
      </w:r>
    </w:p>
    <w:p w14:paraId="3F9D50DB" w14:textId="77777777" w:rsidR="00652079" w:rsidRPr="002D1A91" w:rsidRDefault="00652079" w:rsidP="007A049F">
      <w:pPr>
        <w:pStyle w:val="ColorfulList-Accent11"/>
        <w:spacing w:line="240" w:lineRule="auto"/>
        <w:jc w:val="both"/>
        <w:rPr>
          <w:rFonts w:ascii="Arial" w:hAnsi="Arial" w:cs="Arial"/>
        </w:rPr>
      </w:pPr>
    </w:p>
    <w:p w14:paraId="1133C691" w14:textId="77777777" w:rsidR="00652079" w:rsidRPr="002D1A91" w:rsidRDefault="00652079" w:rsidP="00D86CA8">
      <w:pPr>
        <w:pStyle w:val="ColorfulList-Accent11"/>
        <w:numPr>
          <w:ilvl w:val="2"/>
          <w:numId w:val="116"/>
        </w:numPr>
        <w:spacing w:line="240" w:lineRule="auto"/>
        <w:ind w:left="720"/>
        <w:jc w:val="both"/>
        <w:rPr>
          <w:rFonts w:ascii="Arial" w:hAnsi="Arial" w:cs="Arial"/>
        </w:rPr>
      </w:pPr>
      <w:r w:rsidRPr="002D1A91">
        <w:rPr>
          <w:rFonts w:ascii="Arial" w:hAnsi="Arial" w:cs="Arial"/>
        </w:rPr>
        <w:t xml:space="preserve">The Concessionaire shall issue irrevocable standing instructions to the Independent Engineer Payment Account Bank (in form and substance agreed between the Parties) (the </w:t>
      </w:r>
      <w:r w:rsidRPr="002D1A91">
        <w:rPr>
          <w:rFonts w:ascii="Arial" w:hAnsi="Arial" w:cs="Arial"/>
          <w:b/>
        </w:rPr>
        <w:t>Independent Engineer</w:t>
      </w:r>
      <w:r w:rsidRPr="002D1A91">
        <w:rPr>
          <w:rFonts w:ascii="Arial" w:hAnsi="Arial" w:cs="Arial"/>
        </w:rPr>
        <w:t xml:space="preserve"> </w:t>
      </w:r>
      <w:r w:rsidRPr="002D1A91">
        <w:rPr>
          <w:rFonts w:ascii="Arial" w:hAnsi="Arial" w:cs="Arial"/>
          <w:b/>
        </w:rPr>
        <w:t>Payment Account Standing Instructions</w:t>
      </w:r>
      <w:r w:rsidRPr="002D1A91">
        <w:rPr>
          <w:rFonts w:ascii="Arial" w:hAnsi="Arial" w:cs="Arial"/>
        </w:rPr>
        <w:t>) in accordance with the Independent Engineer Contract.</w:t>
      </w:r>
    </w:p>
    <w:p w14:paraId="0A555676" w14:textId="77777777" w:rsidR="00652079" w:rsidRPr="002D1A91" w:rsidRDefault="00652079" w:rsidP="007A049F">
      <w:pPr>
        <w:pStyle w:val="ListParagraph"/>
        <w:spacing w:line="240" w:lineRule="auto"/>
        <w:rPr>
          <w:rFonts w:ascii="Arial" w:hAnsi="Arial" w:cs="Arial"/>
        </w:rPr>
      </w:pPr>
    </w:p>
    <w:p w14:paraId="06E29FAC" w14:textId="77777777" w:rsidR="00652079" w:rsidRPr="002D1A91" w:rsidRDefault="00652079" w:rsidP="00D86CA8">
      <w:pPr>
        <w:pStyle w:val="ColorfulList-Accent11"/>
        <w:numPr>
          <w:ilvl w:val="2"/>
          <w:numId w:val="116"/>
        </w:numPr>
        <w:spacing w:line="240" w:lineRule="auto"/>
        <w:ind w:left="720"/>
        <w:jc w:val="both"/>
        <w:rPr>
          <w:rFonts w:ascii="Arial" w:hAnsi="Arial" w:cs="Arial"/>
        </w:rPr>
      </w:pPr>
      <w:r w:rsidRPr="002D1A91">
        <w:rPr>
          <w:rFonts w:ascii="Arial" w:hAnsi="Arial" w:cs="Arial"/>
        </w:rPr>
        <w:t>The Independent Engineer Payment Account Standing Instructions issued by the Concessionaire shall not be unilaterally suspended, amended and/or revoked by either Party and shall remain effective, in each case, until the Trigger Date (or such other date as is mutually agreed between the Parties), and no withdrawal from the Independent Engineer Payment Account may be made by the Concessionaire, except as provided in this Agreement and the Independent Engineer Payment Account Standing Instructions. The Independent Engineer Payment Account Standing Instructions may be suspended, amended and/or revoked with the mutual consent of the Parties.</w:t>
      </w:r>
    </w:p>
    <w:bookmarkEnd w:id="55"/>
    <w:p w14:paraId="3F1442CE" w14:textId="77777777" w:rsidR="00652079" w:rsidRPr="002D1A91" w:rsidRDefault="00652079" w:rsidP="007A049F">
      <w:pPr>
        <w:pStyle w:val="ListParagraph"/>
        <w:spacing w:line="240" w:lineRule="auto"/>
        <w:jc w:val="both"/>
        <w:rPr>
          <w:rFonts w:ascii="Arial" w:hAnsi="Arial" w:cs="Arial"/>
        </w:rPr>
      </w:pPr>
    </w:p>
    <w:p w14:paraId="29350C39" w14:textId="77777777" w:rsidR="00D96016" w:rsidRPr="002D1A91" w:rsidRDefault="00D96016" w:rsidP="007A049F">
      <w:pPr>
        <w:pStyle w:val="Heading1"/>
        <w:spacing w:line="240" w:lineRule="auto"/>
        <w:ind w:left="720" w:hanging="720"/>
        <w:jc w:val="both"/>
        <w:rPr>
          <w:rFonts w:ascii="Arial" w:hAnsi="Arial" w:cs="Arial"/>
        </w:rPr>
      </w:pPr>
      <w:r w:rsidRPr="002D1A91">
        <w:rPr>
          <w:rFonts w:ascii="Arial" w:hAnsi="Arial" w:cs="Arial"/>
        </w:rPr>
        <w:br w:type="page"/>
      </w:r>
      <w:bookmarkStart w:id="62" w:name="_Toc333899862"/>
      <w:bookmarkStart w:id="63" w:name="_Toc229101099"/>
      <w:bookmarkStart w:id="64" w:name="_Hlk15308678"/>
      <w:r w:rsidRPr="002D1A91">
        <w:rPr>
          <w:rFonts w:ascii="Arial" w:hAnsi="Arial" w:cs="Arial"/>
        </w:rPr>
        <w:lastRenderedPageBreak/>
        <w:t>Independent Auditor</w:t>
      </w:r>
      <w:bookmarkEnd w:id="62"/>
      <w:bookmarkEnd w:id="63"/>
    </w:p>
    <w:p w14:paraId="7322AC50" w14:textId="77777777" w:rsidR="00D96016" w:rsidRPr="002D1A91" w:rsidRDefault="00D96016" w:rsidP="007A049F">
      <w:pPr>
        <w:spacing w:line="240" w:lineRule="auto"/>
        <w:jc w:val="both"/>
        <w:rPr>
          <w:rFonts w:ascii="Arial" w:hAnsi="Arial" w:cs="Arial"/>
          <w:sz w:val="20"/>
          <w:szCs w:val="20"/>
        </w:rPr>
      </w:pPr>
    </w:p>
    <w:p w14:paraId="14396F74" w14:textId="77777777" w:rsidR="00D96016" w:rsidRPr="002D1A91" w:rsidRDefault="00D96016" w:rsidP="007A049F">
      <w:pPr>
        <w:pStyle w:val="Heading2"/>
        <w:spacing w:line="240" w:lineRule="auto"/>
        <w:ind w:left="720"/>
        <w:jc w:val="both"/>
        <w:rPr>
          <w:rFonts w:ascii="Arial" w:hAnsi="Arial" w:cs="Arial"/>
          <w:u w:val="single"/>
        </w:rPr>
      </w:pPr>
      <w:bookmarkStart w:id="65" w:name="_Toc333899863"/>
      <w:r w:rsidRPr="002D1A91">
        <w:rPr>
          <w:rFonts w:ascii="Arial" w:hAnsi="Arial" w:cs="Arial"/>
          <w:u w:val="single"/>
        </w:rPr>
        <w:t>Selection</w:t>
      </w:r>
      <w:bookmarkEnd w:id="65"/>
    </w:p>
    <w:p w14:paraId="7A756850" w14:textId="77777777" w:rsidR="00D96016" w:rsidRPr="002D1A91" w:rsidRDefault="00D96016" w:rsidP="007A049F">
      <w:pPr>
        <w:spacing w:line="240" w:lineRule="auto"/>
        <w:jc w:val="both"/>
        <w:rPr>
          <w:rFonts w:ascii="Arial" w:hAnsi="Arial" w:cs="Arial"/>
          <w:sz w:val="20"/>
          <w:szCs w:val="20"/>
        </w:rPr>
      </w:pPr>
    </w:p>
    <w:p w14:paraId="052FC797" w14:textId="33FC28D2" w:rsidR="00D96016" w:rsidRPr="006A4CA4"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Within </w:t>
      </w:r>
      <w:r w:rsidR="00B34FFB" w:rsidRPr="002D1A91">
        <w:rPr>
          <w:rFonts w:ascii="Arial" w:hAnsi="Arial" w:cs="Arial"/>
        </w:rPr>
        <w:t xml:space="preserve">five </w:t>
      </w:r>
      <w:r w:rsidRPr="002D1A91">
        <w:rPr>
          <w:rFonts w:ascii="Arial" w:hAnsi="Arial" w:cs="Arial"/>
        </w:rPr>
        <w:t xml:space="preserve">(5) days from the Effective Date, the Concessionaire shall provide the </w:t>
      </w:r>
      <w:r w:rsidR="00A146F6" w:rsidRPr="006A4CA4">
        <w:rPr>
          <w:rFonts w:ascii="Arial" w:hAnsi="Arial" w:cs="Arial"/>
        </w:rPr>
        <w:t xml:space="preserve">Agency </w:t>
      </w:r>
      <w:r w:rsidRPr="002D1A91">
        <w:rPr>
          <w:rFonts w:ascii="Arial" w:hAnsi="Arial" w:cs="Arial"/>
        </w:rPr>
        <w:t xml:space="preserve">with a list of four (4) reputable firms of chartered accountants for appointment of the Independent Auditor (the </w:t>
      </w:r>
      <w:r w:rsidRPr="002D1A91">
        <w:rPr>
          <w:rFonts w:ascii="Arial" w:hAnsi="Arial" w:cs="Arial"/>
          <w:b/>
        </w:rPr>
        <w:t>First IA List</w:t>
      </w:r>
      <w:r w:rsidRPr="006A4CA4">
        <w:rPr>
          <w:rFonts w:ascii="Arial" w:hAnsi="Arial" w:cs="Arial"/>
        </w:rPr>
        <w:t>).</w:t>
      </w:r>
      <w:r w:rsidR="00206A28" w:rsidRPr="006A4CA4">
        <w:rPr>
          <w:rFonts w:ascii="Arial" w:hAnsi="Arial" w:cs="Arial"/>
        </w:rPr>
        <w:t xml:space="preserve"> In the event the proposed Independent </w:t>
      </w:r>
      <w:r w:rsidR="00417FA3">
        <w:rPr>
          <w:rFonts w:ascii="Arial" w:hAnsi="Arial" w:cs="Arial"/>
        </w:rPr>
        <w:t xml:space="preserve">Auditor </w:t>
      </w:r>
      <w:r w:rsidR="00206A28" w:rsidRPr="006A4CA4">
        <w:rPr>
          <w:rFonts w:ascii="Arial" w:hAnsi="Arial" w:cs="Arial"/>
        </w:rPr>
        <w:t xml:space="preserve">is a consortium of </w:t>
      </w:r>
      <w:r w:rsidR="00417FA3">
        <w:rPr>
          <w:rFonts w:ascii="Arial" w:hAnsi="Arial" w:cs="Arial"/>
        </w:rPr>
        <w:t xml:space="preserve">chartered accountants </w:t>
      </w:r>
      <w:r w:rsidR="00206A28" w:rsidRPr="006A4CA4">
        <w:rPr>
          <w:rFonts w:ascii="Arial" w:hAnsi="Arial" w:cs="Arial"/>
        </w:rPr>
        <w:t xml:space="preserve">then: (a) a lead consortium member shall serve as the lead Independent </w:t>
      </w:r>
      <w:r w:rsidR="00417FA3">
        <w:rPr>
          <w:rFonts w:ascii="Arial" w:hAnsi="Arial" w:cs="Arial"/>
        </w:rPr>
        <w:t>Auditor</w:t>
      </w:r>
      <w:r w:rsidR="00417FA3" w:rsidRPr="006A4CA4">
        <w:rPr>
          <w:rFonts w:ascii="Arial" w:hAnsi="Arial" w:cs="Arial"/>
        </w:rPr>
        <w:t xml:space="preserve"> </w:t>
      </w:r>
      <w:r w:rsidR="00206A28" w:rsidRPr="006A4CA4">
        <w:rPr>
          <w:rFonts w:ascii="Arial" w:hAnsi="Arial" w:cs="Arial"/>
        </w:rPr>
        <w:t xml:space="preserve">and shall be fully responsible for the overall management, coordination and implementation of the services under the Independent </w:t>
      </w:r>
      <w:r w:rsidR="00417FA3">
        <w:rPr>
          <w:rFonts w:ascii="Arial" w:hAnsi="Arial" w:cs="Arial"/>
        </w:rPr>
        <w:t>Auditor</w:t>
      </w:r>
      <w:r w:rsidR="00417FA3" w:rsidRPr="006A4CA4">
        <w:rPr>
          <w:rFonts w:ascii="Arial" w:hAnsi="Arial" w:cs="Arial"/>
        </w:rPr>
        <w:t xml:space="preserve"> </w:t>
      </w:r>
      <w:r w:rsidR="00206A28" w:rsidRPr="006A4CA4">
        <w:rPr>
          <w:rFonts w:ascii="Arial" w:hAnsi="Arial" w:cs="Arial"/>
        </w:rPr>
        <w:t xml:space="preserve">Contract; and (b)[ the consortium members shall be jointly and severally liable for the services under the Independent </w:t>
      </w:r>
      <w:r w:rsidR="00417FA3">
        <w:rPr>
          <w:rFonts w:ascii="Arial" w:hAnsi="Arial" w:cs="Arial"/>
        </w:rPr>
        <w:t xml:space="preserve">Auditor </w:t>
      </w:r>
      <w:r w:rsidR="00206A28" w:rsidRPr="006A4CA4">
        <w:rPr>
          <w:rFonts w:ascii="Arial" w:hAnsi="Arial" w:cs="Arial"/>
        </w:rPr>
        <w:t>Contract.]</w:t>
      </w:r>
      <w:r w:rsidR="006E742F" w:rsidRPr="006A4CA4">
        <w:rPr>
          <w:rStyle w:val="FootnoteReference"/>
          <w:rFonts w:ascii="Arial" w:hAnsi="Arial" w:cs="Arial"/>
        </w:rPr>
        <w:footnoteReference w:id="18"/>
      </w:r>
    </w:p>
    <w:p w14:paraId="1508AF85" w14:textId="77777777" w:rsidR="00D96016" w:rsidRPr="002D1A91" w:rsidRDefault="00D96016" w:rsidP="007A049F">
      <w:pPr>
        <w:spacing w:line="240" w:lineRule="auto"/>
        <w:jc w:val="both"/>
        <w:rPr>
          <w:rFonts w:ascii="Arial" w:hAnsi="Arial" w:cs="Arial"/>
          <w:sz w:val="18"/>
          <w:szCs w:val="18"/>
        </w:rPr>
      </w:pPr>
    </w:p>
    <w:p w14:paraId="0942359F" w14:textId="3AAEDD86"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Within </w:t>
      </w:r>
      <w:r w:rsidR="00B34FFB" w:rsidRPr="002D1A91">
        <w:rPr>
          <w:rFonts w:ascii="Arial" w:hAnsi="Arial" w:cs="Arial"/>
        </w:rPr>
        <w:t xml:space="preserve">ten </w:t>
      </w:r>
      <w:r w:rsidRPr="002D1A91">
        <w:rPr>
          <w:rFonts w:ascii="Arial" w:hAnsi="Arial" w:cs="Arial"/>
        </w:rPr>
        <w:t>(</w:t>
      </w:r>
      <w:r w:rsidR="00B34FFB" w:rsidRPr="002D1A91">
        <w:rPr>
          <w:rFonts w:ascii="Arial" w:hAnsi="Arial" w:cs="Arial"/>
        </w:rPr>
        <w:t>10</w:t>
      </w:r>
      <w:r w:rsidRPr="002D1A91">
        <w:rPr>
          <w:rFonts w:ascii="Arial" w:hAnsi="Arial" w:cs="Arial"/>
        </w:rPr>
        <w:t xml:space="preserve">) days of receipt by the </w:t>
      </w:r>
      <w:r w:rsidR="00A146F6" w:rsidRPr="006A4CA4">
        <w:rPr>
          <w:rFonts w:ascii="Arial" w:hAnsi="Arial" w:cs="Arial"/>
        </w:rPr>
        <w:t xml:space="preserve">Agency </w:t>
      </w:r>
      <w:r w:rsidRPr="002D1A91">
        <w:rPr>
          <w:rFonts w:ascii="Arial" w:hAnsi="Arial" w:cs="Arial"/>
        </w:rPr>
        <w:t xml:space="preserve">of the First IA List, the </w:t>
      </w:r>
      <w:r w:rsidR="00A146F6" w:rsidRPr="006A4CA4">
        <w:rPr>
          <w:rFonts w:ascii="Arial" w:hAnsi="Arial" w:cs="Arial"/>
        </w:rPr>
        <w:t xml:space="preserve">Agency </w:t>
      </w:r>
      <w:r w:rsidRPr="002D1A91">
        <w:rPr>
          <w:rFonts w:ascii="Arial" w:hAnsi="Arial" w:cs="Arial"/>
        </w:rPr>
        <w:t>shall (subject to one of the firms in the First IA List being acceptable to the</w:t>
      </w:r>
      <w:r w:rsidR="00A146F6" w:rsidRPr="006A4CA4">
        <w:rPr>
          <w:rFonts w:ascii="Arial" w:hAnsi="Arial" w:cs="Arial"/>
        </w:rPr>
        <w:t xml:space="preserve"> Agency</w:t>
      </w:r>
      <w:r w:rsidRPr="002D1A91">
        <w:rPr>
          <w:rFonts w:ascii="Arial" w:hAnsi="Arial" w:cs="Arial"/>
        </w:rPr>
        <w:t xml:space="preserve">) select a reputed firm of auditors from </w:t>
      </w:r>
      <w:r w:rsidR="00417FA3">
        <w:rPr>
          <w:rFonts w:ascii="Arial" w:hAnsi="Arial" w:cs="Arial"/>
        </w:rPr>
        <w:t xml:space="preserve">the </w:t>
      </w:r>
      <w:r w:rsidRPr="002D1A91">
        <w:rPr>
          <w:rFonts w:ascii="Arial" w:hAnsi="Arial" w:cs="Arial"/>
        </w:rPr>
        <w:t xml:space="preserve">First IA List and the </w:t>
      </w:r>
      <w:r w:rsidR="00A146F6" w:rsidRPr="006A4CA4">
        <w:rPr>
          <w:rFonts w:ascii="Arial" w:hAnsi="Arial" w:cs="Arial"/>
        </w:rPr>
        <w:t xml:space="preserve">Agency </w:t>
      </w:r>
      <w:r w:rsidRPr="002D1A91">
        <w:rPr>
          <w:rFonts w:ascii="Arial" w:hAnsi="Arial" w:cs="Arial"/>
        </w:rPr>
        <w:t>and the Concessionaire shall appoint such firm as the Independent Auditor in terms of the Independent Auditor Contract</w:t>
      </w:r>
      <w:r w:rsidR="00B34FFB" w:rsidRPr="002D1A91">
        <w:rPr>
          <w:rFonts w:ascii="Arial" w:hAnsi="Arial" w:cs="Arial"/>
        </w:rPr>
        <w:t xml:space="preserve"> within ten (10) days of receipt of such slection notice from the</w:t>
      </w:r>
      <w:r w:rsidR="00A146F6" w:rsidRPr="006A4CA4">
        <w:rPr>
          <w:rFonts w:ascii="Arial" w:hAnsi="Arial" w:cs="Arial"/>
        </w:rPr>
        <w:t xml:space="preserve"> Agency</w:t>
      </w:r>
      <w:r w:rsidRPr="002D1A91">
        <w:rPr>
          <w:rFonts w:ascii="Arial" w:hAnsi="Arial" w:cs="Arial"/>
        </w:rPr>
        <w:t>.</w:t>
      </w:r>
      <w:r w:rsidR="00633999" w:rsidRPr="002D1A91">
        <w:rPr>
          <w:rFonts w:ascii="Arial" w:hAnsi="Arial" w:cs="Arial"/>
        </w:rPr>
        <w:t xml:space="preserve"> The Independent Auditor Contract shall be executed within </w:t>
      </w:r>
      <w:r w:rsidR="00823E43" w:rsidRPr="002D1A91">
        <w:rPr>
          <w:rFonts w:ascii="Arial" w:hAnsi="Arial" w:cs="Arial"/>
          <w:spacing w:val="1"/>
        </w:rPr>
        <w:t>one</w:t>
      </w:r>
      <w:r w:rsidR="00434D08" w:rsidRPr="002D1A91">
        <w:rPr>
          <w:rFonts w:ascii="Arial" w:hAnsi="Arial" w:cs="Arial"/>
          <w:spacing w:val="1"/>
        </w:rPr>
        <w:t xml:space="preserve"> (</w:t>
      </w:r>
      <w:r w:rsidR="00823E43" w:rsidRPr="002D1A91">
        <w:rPr>
          <w:rFonts w:ascii="Arial" w:hAnsi="Arial" w:cs="Arial"/>
          <w:spacing w:val="1"/>
        </w:rPr>
        <w:t>1</w:t>
      </w:r>
      <w:r w:rsidR="00434D08" w:rsidRPr="002D1A91">
        <w:rPr>
          <w:rFonts w:ascii="Arial" w:hAnsi="Arial" w:cs="Arial"/>
          <w:spacing w:val="1"/>
        </w:rPr>
        <w:t xml:space="preserve">) </w:t>
      </w:r>
      <w:r w:rsidR="00823E43" w:rsidRPr="002D1A91">
        <w:rPr>
          <w:rFonts w:ascii="Arial" w:hAnsi="Arial" w:cs="Arial"/>
          <w:spacing w:val="1"/>
        </w:rPr>
        <w:t>month</w:t>
      </w:r>
      <w:r w:rsidR="00633999" w:rsidRPr="002D1A91">
        <w:rPr>
          <w:rFonts w:ascii="Arial" w:hAnsi="Arial" w:cs="Arial"/>
        </w:rPr>
        <w:t xml:space="preserve"> from the Effective Date.</w:t>
      </w:r>
    </w:p>
    <w:p w14:paraId="4C0FBFFF" w14:textId="77777777" w:rsidR="00D96016" w:rsidRPr="002D1A91" w:rsidRDefault="00D96016" w:rsidP="007A049F">
      <w:pPr>
        <w:spacing w:line="240" w:lineRule="auto"/>
        <w:jc w:val="both"/>
        <w:rPr>
          <w:rFonts w:ascii="Arial" w:hAnsi="Arial" w:cs="Arial"/>
          <w:sz w:val="18"/>
          <w:szCs w:val="18"/>
        </w:rPr>
      </w:pPr>
    </w:p>
    <w:p w14:paraId="13456C10" w14:textId="1DDD1925"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the firms of auditors identified by the Concessionaire in the First IA List </w:t>
      </w:r>
      <w:r w:rsidR="00417FA3">
        <w:rPr>
          <w:rFonts w:ascii="Arial" w:hAnsi="Arial" w:cs="Arial"/>
        </w:rPr>
        <w:t>are</w:t>
      </w:r>
      <w:r w:rsidR="00417FA3" w:rsidRPr="002D1A91">
        <w:rPr>
          <w:rFonts w:ascii="Arial" w:hAnsi="Arial" w:cs="Arial"/>
        </w:rPr>
        <w:t xml:space="preserve"> </w:t>
      </w:r>
      <w:r w:rsidRPr="002D1A91">
        <w:rPr>
          <w:rFonts w:ascii="Arial" w:hAnsi="Arial" w:cs="Arial"/>
        </w:rPr>
        <w:t>not acceptable to the</w:t>
      </w:r>
      <w:r w:rsidR="00A146F6" w:rsidRPr="006A4CA4">
        <w:rPr>
          <w:rFonts w:ascii="Arial" w:hAnsi="Arial" w:cs="Arial"/>
        </w:rPr>
        <w:t xml:space="preserve"> Agency</w:t>
      </w:r>
      <w:r w:rsidRPr="002D1A91">
        <w:rPr>
          <w:rFonts w:ascii="Arial" w:hAnsi="Arial" w:cs="Arial"/>
        </w:rPr>
        <w:t xml:space="preserve">, the Concessionaire and the </w:t>
      </w:r>
      <w:r w:rsidR="00A146F6" w:rsidRPr="006A4CA4">
        <w:rPr>
          <w:rFonts w:ascii="Arial" w:hAnsi="Arial" w:cs="Arial"/>
        </w:rPr>
        <w:t xml:space="preserve">Agency </w:t>
      </w:r>
      <w:r w:rsidRPr="002D1A91">
        <w:rPr>
          <w:rFonts w:ascii="Arial" w:hAnsi="Arial" w:cs="Arial"/>
        </w:rPr>
        <w:t>shall appoint (in terms of the Independent Auditor Contract</w:t>
      </w:r>
      <w:r w:rsidR="00337228" w:rsidRPr="002D1A91">
        <w:rPr>
          <w:rFonts w:ascii="Arial" w:hAnsi="Arial" w:cs="Arial"/>
        </w:rPr>
        <w:t xml:space="preserve"> to be executed within </w:t>
      </w:r>
      <w:r w:rsidR="00823E43" w:rsidRPr="002D1A91">
        <w:rPr>
          <w:rFonts w:ascii="Arial" w:hAnsi="Arial" w:cs="Arial"/>
          <w:spacing w:val="1"/>
        </w:rPr>
        <w:t>one</w:t>
      </w:r>
      <w:r w:rsidR="0037550E" w:rsidRPr="002D1A91">
        <w:rPr>
          <w:rFonts w:ascii="Arial" w:hAnsi="Arial" w:cs="Arial"/>
          <w:spacing w:val="1"/>
        </w:rPr>
        <w:t xml:space="preserve"> (</w:t>
      </w:r>
      <w:r w:rsidR="00823E43" w:rsidRPr="002D1A91">
        <w:rPr>
          <w:rFonts w:ascii="Arial" w:hAnsi="Arial" w:cs="Arial"/>
          <w:spacing w:val="1"/>
        </w:rPr>
        <w:t>1</w:t>
      </w:r>
      <w:r w:rsidR="0037550E" w:rsidRPr="002D1A91">
        <w:rPr>
          <w:rFonts w:ascii="Arial" w:hAnsi="Arial" w:cs="Arial"/>
          <w:spacing w:val="1"/>
        </w:rPr>
        <w:t xml:space="preserve">) </w:t>
      </w:r>
      <w:r w:rsidR="00823E43" w:rsidRPr="002D1A91">
        <w:rPr>
          <w:rFonts w:ascii="Arial" w:hAnsi="Arial" w:cs="Arial"/>
          <w:spacing w:val="1"/>
        </w:rPr>
        <w:t>month</w:t>
      </w:r>
      <w:r w:rsidR="00337228" w:rsidRPr="002D1A91">
        <w:rPr>
          <w:rFonts w:ascii="Arial" w:hAnsi="Arial" w:cs="Arial"/>
        </w:rPr>
        <w:t xml:space="preserve"> from the Effective Date</w:t>
      </w:r>
      <w:r w:rsidRPr="002D1A91">
        <w:rPr>
          <w:rFonts w:ascii="Arial" w:hAnsi="Arial" w:cs="Arial"/>
        </w:rPr>
        <w:t xml:space="preserve">) such firm as the Independent Auditor as is mutually </w:t>
      </w:r>
      <w:r w:rsidR="00337228" w:rsidRPr="002D1A91">
        <w:rPr>
          <w:rFonts w:ascii="Arial" w:hAnsi="Arial" w:cs="Arial"/>
        </w:rPr>
        <w:t xml:space="preserve">acceptable to </w:t>
      </w:r>
      <w:r w:rsidRPr="002D1A91">
        <w:rPr>
          <w:rFonts w:ascii="Arial" w:hAnsi="Arial" w:cs="Arial"/>
        </w:rPr>
        <w:t xml:space="preserve">the </w:t>
      </w:r>
      <w:r w:rsidR="00A146F6" w:rsidRPr="006A4CA4">
        <w:rPr>
          <w:rFonts w:ascii="Arial" w:hAnsi="Arial" w:cs="Arial"/>
        </w:rPr>
        <w:t xml:space="preserve">Agency </w:t>
      </w:r>
      <w:r w:rsidRPr="002D1A91">
        <w:rPr>
          <w:rFonts w:ascii="Arial" w:hAnsi="Arial" w:cs="Arial"/>
        </w:rPr>
        <w:t>and the Concessionaire</w:t>
      </w:r>
      <w:r w:rsidR="00B34FFB" w:rsidRPr="002D1A91">
        <w:rPr>
          <w:rFonts w:ascii="Arial" w:hAnsi="Arial" w:cs="Arial"/>
        </w:rPr>
        <w:t xml:space="preserve"> within </w:t>
      </w:r>
      <w:r w:rsidR="00823E43" w:rsidRPr="002D1A91">
        <w:rPr>
          <w:rFonts w:ascii="Arial" w:hAnsi="Arial" w:cs="Arial"/>
        </w:rPr>
        <w:t>one</w:t>
      </w:r>
      <w:r w:rsidR="00B34FFB" w:rsidRPr="002D1A91">
        <w:rPr>
          <w:rFonts w:ascii="Arial" w:hAnsi="Arial" w:cs="Arial"/>
        </w:rPr>
        <w:t xml:space="preserve"> (</w:t>
      </w:r>
      <w:r w:rsidR="00823E43" w:rsidRPr="002D1A91">
        <w:rPr>
          <w:rFonts w:ascii="Arial" w:hAnsi="Arial" w:cs="Arial"/>
        </w:rPr>
        <w:t>1</w:t>
      </w:r>
      <w:r w:rsidR="00B34FFB" w:rsidRPr="002D1A91">
        <w:rPr>
          <w:rFonts w:ascii="Arial" w:hAnsi="Arial" w:cs="Arial"/>
        </w:rPr>
        <w:t xml:space="preserve">) </w:t>
      </w:r>
      <w:r w:rsidR="00823E43" w:rsidRPr="002D1A91">
        <w:rPr>
          <w:rFonts w:ascii="Arial" w:hAnsi="Arial" w:cs="Arial"/>
        </w:rPr>
        <w:t>month</w:t>
      </w:r>
      <w:r w:rsidR="00B34FFB" w:rsidRPr="002D1A91">
        <w:rPr>
          <w:rFonts w:ascii="Arial" w:hAnsi="Arial" w:cs="Arial"/>
        </w:rPr>
        <w:t xml:space="preserve"> of the Effective Date</w:t>
      </w:r>
      <w:r w:rsidRPr="002D1A91">
        <w:rPr>
          <w:rFonts w:ascii="Arial" w:hAnsi="Arial" w:cs="Arial"/>
        </w:rPr>
        <w:t xml:space="preserve"> and such appointment </w:t>
      </w:r>
      <w:r w:rsidR="00337228" w:rsidRPr="002D1A91">
        <w:rPr>
          <w:rFonts w:ascii="Arial" w:hAnsi="Arial" w:cs="Arial"/>
        </w:rPr>
        <w:t>shall be</w:t>
      </w:r>
      <w:r w:rsidR="00B34FFB" w:rsidRPr="002D1A91">
        <w:rPr>
          <w:rFonts w:ascii="Arial" w:hAnsi="Arial" w:cs="Arial"/>
        </w:rPr>
        <w:t xml:space="preserve"> made </w:t>
      </w:r>
      <w:r w:rsidRPr="002D1A91">
        <w:rPr>
          <w:rFonts w:ascii="Arial" w:hAnsi="Arial" w:cs="Arial"/>
        </w:rPr>
        <w:t>in terms of the Independent Auditor Contract</w:t>
      </w:r>
      <w:r w:rsidR="00B34FFB" w:rsidRPr="002D1A91">
        <w:rPr>
          <w:rFonts w:ascii="Arial" w:hAnsi="Arial" w:cs="Arial"/>
        </w:rPr>
        <w:t xml:space="preserve"> (the </w:t>
      </w:r>
      <w:r w:rsidR="00B34FFB" w:rsidRPr="002D1A91">
        <w:rPr>
          <w:rFonts w:ascii="Arial" w:hAnsi="Arial" w:cs="Arial"/>
          <w:b/>
        </w:rPr>
        <w:t>Independent</w:t>
      </w:r>
      <w:r w:rsidR="00B34FFB" w:rsidRPr="002D1A91">
        <w:rPr>
          <w:rFonts w:ascii="Arial" w:hAnsi="Arial" w:cs="Arial"/>
        </w:rPr>
        <w:t xml:space="preserve"> </w:t>
      </w:r>
      <w:r w:rsidR="00B34FFB" w:rsidRPr="002D1A91">
        <w:rPr>
          <w:rFonts w:ascii="Arial" w:hAnsi="Arial" w:cs="Arial"/>
          <w:b/>
        </w:rPr>
        <w:t>Auditor Ap</w:t>
      </w:r>
      <w:r w:rsidR="00417FA3">
        <w:rPr>
          <w:rFonts w:ascii="Arial" w:hAnsi="Arial" w:cs="Arial"/>
          <w:b/>
        </w:rPr>
        <w:t>p</w:t>
      </w:r>
      <w:r w:rsidR="00B34FFB" w:rsidRPr="002D1A91">
        <w:rPr>
          <w:rFonts w:ascii="Arial" w:hAnsi="Arial" w:cs="Arial"/>
          <w:b/>
        </w:rPr>
        <w:t>ointment</w:t>
      </w:r>
      <w:r w:rsidR="00B34FFB" w:rsidRPr="002D1A91">
        <w:rPr>
          <w:rFonts w:ascii="Arial" w:hAnsi="Arial" w:cs="Arial"/>
        </w:rPr>
        <w:t xml:space="preserve"> </w:t>
      </w:r>
      <w:r w:rsidR="00B34FFB" w:rsidRPr="002D1A91">
        <w:rPr>
          <w:rFonts w:ascii="Arial" w:hAnsi="Arial" w:cs="Arial"/>
          <w:b/>
        </w:rPr>
        <w:t>Date</w:t>
      </w:r>
      <w:r w:rsidR="00B34FFB" w:rsidRPr="002D1A91">
        <w:rPr>
          <w:rFonts w:ascii="Arial" w:hAnsi="Arial" w:cs="Arial"/>
        </w:rPr>
        <w:t>)</w:t>
      </w:r>
      <w:r w:rsidRPr="002D1A91">
        <w:rPr>
          <w:rFonts w:ascii="Arial" w:hAnsi="Arial" w:cs="Arial"/>
        </w:rPr>
        <w:t xml:space="preserve">. </w:t>
      </w:r>
    </w:p>
    <w:p w14:paraId="3AFC7F5D" w14:textId="77777777" w:rsidR="00B34FFB" w:rsidRPr="002D1A91" w:rsidRDefault="00B34FFB" w:rsidP="007A049F">
      <w:pPr>
        <w:pStyle w:val="ListParagraph"/>
        <w:spacing w:line="240" w:lineRule="auto"/>
        <w:rPr>
          <w:rFonts w:ascii="Arial" w:hAnsi="Arial" w:cs="Arial"/>
          <w:sz w:val="18"/>
          <w:szCs w:val="18"/>
        </w:rPr>
      </w:pPr>
    </w:p>
    <w:p w14:paraId="50BB42BF" w14:textId="320FFE2F" w:rsidR="00B34FFB" w:rsidRPr="002D1A91" w:rsidRDefault="00B34FFB"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Failure by the Concessionaire to execute the Independent </w:t>
      </w:r>
      <w:r w:rsidR="00DF57D8" w:rsidRPr="002D1A91">
        <w:rPr>
          <w:rFonts w:ascii="Arial" w:hAnsi="Arial" w:cs="Arial"/>
        </w:rPr>
        <w:t xml:space="preserve">Auditor </w:t>
      </w:r>
      <w:r w:rsidRPr="002D1A91">
        <w:rPr>
          <w:rFonts w:ascii="Arial" w:hAnsi="Arial" w:cs="Arial"/>
        </w:rPr>
        <w:t>Contract by the Independent Auditor A</w:t>
      </w:r>
      <w:r w:rsidR="00417FA3">
        <w:rPr>
          <w:rFonts w:ascii="Arial" w:hAnsi="Arial" w:cs="Arial"/>
        </w:rPr>
        <w:t>p</w:t>
      </w:r>
      <w:r w:rsidRPr="002D1A91">
        <w:rPr>
          <w:rFonts w:ascii="Arial" w:hAnsi="Arial" w:cs="Arial"/>
        </w:rPr>
        <w:t>pointment Date shall constitute a Material Breach of this Agreement.</w:t>
      </w:r>
    </w:p>
    <w:p w14:paraId="694F4DCB" w14:textId="77777777" w:rsidR="00D96016" w:rsidRPr="002D1A91" w:rsidRDefault="00D96016" w:rsidP="007A049F">
      <w:pPr>
        <w:spacing w:line="240" w:lineRule="auto"/>
        <w:jc w:val="both"/>
        <w:rPr>
          <w:rFonts w:ascii="Arial" w:hAnsi="Arial" w:cs="Arial"/>
          <w:sz w:val="18"/>
          <w:szCs w:val="18"/>
        </w:rPr>
      </w:pPr>
    </w:p>
    <w:p w14:paraId="2268567D" w14:textId="2A97304F"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Independent Auditor shall provide the services set out in the Independent </w:t>
      </w:r>
      <w:r w:rsidR="00F42716" w:rsidRPr="002D1A91">
        <w:rPr>
          <w:rFonts w:ascii="Arial" w:hAnsi="Arial" w:cs="Arial"/>
        </w:rPr>
        <w:t xml:space="preserve">Auditor </w:t>
      </w:r>
      <w:r w:rsidRPr="002D1A91">
        <w:rPr>
          <w:rFonts w:ascii="Arial" w:hAnsi="Arial" w:cs="Arial"/>
        </w:rPr>
        <w:t>Cont</w:t>
      </w:r>
      <w:r w:rsidR="00417FA3">
        <w:rPr>
          <w:rFonts w:ascii="Arial" w:hAnsi="Arial" w:cs="Arial"/>
        </w:rPr>
        <w:t>r</w:t>
      </w:r>
      <w:r w:rsidRPr="002D1A91">
        <w:rPr>
          <w:rFonts w:ascii="Arial" w:hAnsi="Arial" w:cs="Arial"/>
        </w:rPr>
        <w:t>act and as requested by the Parties with mutual consent from time to time. Unless mutually agreed otherwise between the Parties, the Independent Auditor Contract shall be in accordance with the Indicative Independent Auditor Terms of Reference.</w:t>
      </w:r>
    </w:p>
    <w:p w14:paraId="154F0E1F" w14:textId="77777777" w:rsidR="00720C5C" w:rsidRPr="002D1A91" w:rsidRDefault="00720C5C" w:rsidP="00832E60">
      <w:pPr>
        <w:pStyle w:val="ListParagraph"/>
        <w:rPr>
          <w:rFonts w:ascii="Arial" w:hAnsi="Arial" w:cs="Arial"/>
        </w:rPr>
      </w:pPr>
    </w:p>
    <w:p w14:paraId="2DA10524" w14:textId="2EB99F67" w:rsidR="00720C5C" w:rsidRPr="006A4CA4" w:rsidRDefault="00720C5C" w:rsidP="007A049F">
      <w:pPr>
        <w:pStyle w:val="ColorfulList-Accent11"/>
        <w:numPr>
          <w:ilvl w:val="2"/>
          <w:numId w:val="2"/>
        </w:numPr>
        <w:spacing w:line="240" w:lineRule="auto"/>
        <w:ind w:left="720"/>
        <w:jc w:val="both"/>
        <w:rPr>
          <w:rFonts w:ascii="Arial" w:hAnsi="Arial" w:cs="Arial"/>
        </w:rPr>
      </w:pPr>
      <w:r w:rsidRPr="006A4CA4">
        <w:rPr>
          <w:rFonts w:ascii="Arial" w:hAnsi="Arial" w:cs="Arial"/>
        </w:rPr>
        <w:t xml:space="preserve">[Any </w:t>
      </w:r>
      <w:r w:rsidR="00417FA3">
        <w:rPr>
          <w:rFonts w:ascii="Arial" w:hAnsi="Arial" w:cs="Arial"/>
        </w:rPr>
        <w:t>D</w:t>
      </w:r>
      <w:r w:rsidRPr="006A4CA4">
        <w:rPr>
          <w:rFonts w:ascii="Arial" w:hAnsi="Arial" w:cs="Arial"/>
        </w:rPr>
        <w:t>ispute between the Parties arising from the selection of the Independent Auditor or if the Parties fail to reach agreement as to the Independent Auditor under Section</w:t>
      </w:r>
      <w:r w:rsidR="004E4B87">
        <w:rPr>
          <w:rFonts w:ascii="Arial" w:hAnsi="Arial" w:cs="Arial"/>
        </w:rPr>
        <w:t>s</w:t>
      </w:r>
      <w:r w:rsidRPr="006A4CA4">
        <w:rPr>
          <w:rFonts w:ascii="Arial" w:hAnsi="Arial" w:cs="Arial"/>
        </w:rPr>
        <w:t xml:space="preserve"> 6.1 and 6.2</w:t>
      </w:r>
      <w:r w:rsidR="004E4B87">
        <w:rPr>
          <w:rFonts w:ascii="Arial" w:hAnsi="Arial" w:cs="Arial"/>
        </w:rPr>
        <w:t>,</w:t>
      </w:r>
      <w:r w:rsidRPr="006A4CA4">
        <w:rPr>
          <w:rFonts w:ascii="Arial" w:hAnsi="Arial" w:cs="Arial"/>
        </w:rPr>
        <w:t xml:space="preserve"> then the Dispute shall be resolved following the </w:t>
      </w:r>
      <w:r w:rsidRPr="006A4CA4">
        <w:rPr>
          <w:rFonts w:ascii="Arial" w:hAnsi="Arial" w:cs="Arial"/>
        </w:rPr>
        <w:lastRenderedPageBreak/>
        <w:t xml:space="preserve">procedures for the settlement of disputes stipulated in Section </w:t>
      </w:r>
      <w:r w:rsidR="00DE7FB5">
        <w:rPr>
          <w:rFonts w:ascii="Arial" w:hAnsi="Arial" w:cs="Arial"/>
        </w:rPr>
        <w:t>28</w:t>
      </w:r>
      <w:r w:rsidRPr="006A4CA4">
        <w:rPr>
          <w:rFonts w:ascii="Arial" w:hAnsi="Arial" w:cs="Arial"/>
        </w:rPr>
        <w:t xml:space="preserve"> </w:t>
      </w:r>
      <w:r w:rsidRPr="006A4CA4">
        <w:rPr>
          <w:rFonts w:ascii="Arial" w:hAnsi="Arial" w:cs="Arial"/>
          <w:i/>
        </w:rPr>
        <w:t>(Dispute Resolution).]</w:t>
      </w:r>
      <w:r w:rsidR="00832E60" w:rsidRPr="006A4CA4">
        <w:rPr>
          <w:rStyle w:val="FootnoteReference"/>
          <w:rFonts w:ascii="Arial" w:hAnsi="Arial" w:cs="Arial"/>
          <w:i/>
        </w:rPr>
        <w:footnoteReference w:id="19"/>
      </w:r>
    </w:p>
    <w:p w14:paraId="17CAC8E9" w14:textId="77777777" w:rsidR="00D96016" w:rsidRPr="002D1A91" w:rsidRDefault="00D96016" w:rsidP="007A049F">
      <w:pPr>
        <w:spacing w:line="240" w:lineRule="auto"/>
        <w:jc w:val="both"/>
        <w:rPr>
          <w:rFonts w:ascii="Arial" w:hAnsi="Arial" w:cs="Arial"/>
          <w:sz w:val="18"/>
          <w:szCs w:val="18"/>
        </w:rPr>
      </w:pPr>
    </w:p>
    <w:p w14:paraId="598A61C4" w14:textId="77777777" w:rsidR="00D96016" w:rsidRPr="002D1A91" w:rsidRDefault="00D96016" w:rsidP="007A049F">
      <w:pPr>
        <w:pStyle w:val="Heading2"/>
        <w:spacing w:line="240" w:lineRule="auto"/>
        <w:ind w:left="720"/>
        <w:jc w:val="both"/>
        <w:rPr>
          <w:rFonts w:ascii="Arial" w:hAnsi="Arial" w:cs="Arial"/>
          <w:u w:val="single"/>
        </w:rPr>
      </w:pPr>
      <w:bookmarkStart w:id="66" w:name="_Toc333899864"/>
      <w:r w:rsidRPr="002D1A91">
        <w:rPr>
          <w:rFonts w:ascii="Arial" w:hAnsi="Arial" w:cs="Arial"/>
          <w:u w:val="single"/>
        </w:rPr>
        <w:t>Term of Appointment of the Independent Auditor</w:t>
      </w:r>
      <w:bookmarkEnd w:id="66"/>
    </w:p>
    <w:p w14:paraId="2CD59537" w14:textId="77777777" w:rsidR="00D96016" w:rsidRPr="002D1A91" w:rsidRDefault="00D96016" w:rsidP="007A049F">
      <w:pPr>
        <w:spacing w:line="240" w:lineRule="auto"/>
        <w:jc w:val="both"/>
        <w:rPr>
          <w:rFonts w:ascii="Arial" w:hAnsi="Arial" w:cs="Arial"/>
          <w:sz w:val="18"/>
          <w:szCs w:val="18"/>
        </w:rPr>
      </w:pPr>
    </w:p>
    <w:p w14:paraId="18CA1FDF"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appointment of the Independent Auditor shall be for an initial term of two (2) years from the date of the effectiveness of the Independent Auditor Contract (the </w:t>
      </w:r>
      <w:r w:rsidRPr="002D1A91">
        <w:rPr>
          <w:rFonts w:ascii="Arial" w:hAnsi="Arial" w:cs="Arial"/>
          <w:b/>
        </w:rPr>
        <w:t>Independent Auditor Appointment Term</w:t>
      </w:r>
      <w:r w:rsidRPr="002D1A91">
        <w:rPr>
          <w:rFonts w:ascii="Arial" w:hAnsi="Arial" w:cs="Arial"/>
        </w:rPr>
        <w:t>); provided, however, that:</w:t>
      </w:r>
    </w:p>
    <w:p w14:paraId="1D356D07" w14:textId="77777777" w:rsidR="00D96016" w:rsidRPr="002D1A91" w:rsidRDefault="00D96016" w:rsidP="007A049F">
      <w:pPr>
        <w:spacing w:line="240" w:lineRule="auto"/>
        <w:jc w:val="both"/>
        <w:rPr>
          <w:rFonts w:ascii="Arial" w:hAnsi="Arial" w:cs="Arial"/>
          <w:sz w:val="18"/>
          <w:szCs w:val="18"/>
        </w:rPr>
      </w:pPr>
    </w:p>
    <w:p w14:paraId="25A4762B" w14:textId="77777777" w:rsidR="00D96016" w:rsidRPr="002D1A91" w:rsidRDefault="00D96016" w:rsidP="007A049F">
      <w:pPr>
        <w:pStyle w:val="ColorfulList-Accent11"/>
        <w:numPr>
          <w:ilvl w:val="0"/>
          <w:numId w:val="23"/>
        </w:numPr>
        <w:spacing w:line="240" w:lineRule="auto"/>
        <w:ind w:left="1440"/>
        <w:jc w:val="both"/>
        <w:rPr>
          <w:rFonts w:ascii="Arial" w:hAnsi="Arial" w:cs="Arial"/>
        </w:rPr>
      </w:pPr>
      <w:r w:rsidRPr="002D1A91">
        <w:rPr>
          <w:rFonts w:ascii="Arial" w:hAnsi="Arial" w:cs="Arial"/>
        </w:rPr>
        <w:t>the Independent Auditor Appointment Term shall be extended prior to expiry of the same with the mutual consent of the Parties so as to ensure that at all times during the Concession Period an Independent Auditor is retained/appointed for the purposes set out in this Agreement; or</w:t>
      </w:r>
    </w:p>
    <w:p w14:paraId="3156142F" w14:textId="77777777" w:rsidR="00D96016" w:rsidRPr="002D1A91" w:rsidRDefault="00D96016" w:rsidP="007A049F">
      <w:pPr>
        <w:spacing w:line="240" w:lineRule="auto"/>
        <w:jc w:val="both"/>
        <w:rPr>
          <w:rFonts w:ascii="Arial" w:hAnsi="Arial" w:cs="Arial"/>
          <w:sz w:val="18"/>
          <w:szCs w:val="18"/>
        </w:rPr>
      </w:pPr>
    </w:p>
    <w:p w14:paraId="4E510A44" w14:textId="77777777" w:rsidR="00D96016" w:rsidRPr="002D1A91" w:rsidRDefault="00D96016" w:rsidP="007A049F">
      <w:pPr>
        <w:pStyle w:val="ColorfulList-Accent11"/>
        <w:numPr>
          <w:ilvl w:val="0"/>
          <w:numId w:val="23"/>
        </w:numPr>
        <w:spacing w:line="240" w:lineRule="auto"/>
        <w:ind w:left="1440"/>
        <w:jc w:val="both"/>
        <w:rPr>
          <w:rFonts w:ascii="Arial" w:hAnsi="Arial" w:cs="Arial"/>
        </w:rPr>
      </w:pPr>
      <w:r w:rsidRPr="002D1A91">
        <w:rPr>
          <w:rFonts w:ascii="Arial" w:hAnsi="Arial" w:cs="Arial"/>
        </w:rPr>
        <w:t>the Parties shall be entitled to appoint a new Independent Auditor prior to the expiry of the Independent Auditor Appointment Term (such appointment to be effective upon expiry of the Independent Auditor Appointment Term) so as to ensure that at all times during the Concession Period an Independent Auditor is retained/appointed for the purposes set out in this Agreement. In the event of the appointment of a new Independent Auditor upon expiry of the Independent Auditor Appointment Term, the provisions of Section 6.2.3 shall apply.</w:t>
      </w:r>
    </w:p>
    <w:p w14:paraId="1603BF94" w14:textId="77777777" w:rsidR="00D96016" w:rsidRPr="002D1A91" w:rsidRDefault="00D96016" w:rsidP="007A049F">
      <w:pPr>
        <w:spacing w:line="240" w:lineRule="auto"/>
        <w:jc w:val="both"/>
        <w:rPr>
          <w:rFonts w:ascii="Arial" w:hAnsi="Arial" w:cs="Arial"/>
          <w:sz w:val="18"/>
          <w:szCs w:val="18"/>
        </w:rPr>
      </w:pPr>
    </w:p>
    <w:p w14:paraId="28D94152"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appointment of the Independent Auditor may be terminated:</w:t>
      </w:r>
    </w:p>
    <w:p w14:paraId="31ABB53D" w14:textId="77777777" w:rsidR="00D96016" w:rsidRPr="002D1A91" w:rsidRDefault="00D96016" w:rsidP="007A049F">
      <w:pPr>
        <w:spacing w:line="240" w:lineRule="auto"/>
        <w:jc w:val="both"/>
        <w:rPr>
          <w:rFonts w:ascii="Arial" w:hAnsi="Arial" w:cs="Arial"/>
          <w:sz w:val="20"/>
          <w:szCs w:val="20"/>
        </w:rPr>
      </w:pPr>
    </w:p>
    <w:p w14:paraId="2354C5D2" w14:textId="77777777" w:rsidR="00D96016" w:rsidRPr="002D1A91" w:rsidRDefault="00D96016" w:rsidP="007A049F">
      <w:pPr>
        <w:pStyle w:val="ColorfulList-Accent11"/>
        <w:numPr>
          <w:ilvl w:val="0"/>
          <w:numId w:val="24"/>
        </w:numPr>
        <w:spacing w:line="240" w:lineRule="auto"/>
        <w:ind w:left="1440"/>
        <w:jc w:val="both"/>
        <w:rPr>
          <w:rFonts w:ascii="Arial" w:hAnsi="Arial" w:cs="Arial"/>
        </w:rPr>
      </w:pPr>
      <w:r w:rsidRPr="002D1A91">
        <w:rPr>
          <w:rFonts w:ascii="Arial" w:hAnsi="Arial" w:cs="Arial"/>
        </w:rPr>
        <w:t>by either Party if the Independent Auditor is adjudged insolvent and/or bankrupt and/or winding up proceedings are filed against the Independent Auditor and/or the Independent Auditor files winding up proceedings in a court of law and/or any action for malpractice and/or misadministration is filed against the Independent Auditor in a court of law;</w:t>
      </w:r>
    </w:p>
    <w:p w14:paraId="0635C8E8" w14:textId="77777777" w:rsidR="00D96016" w:rsidRPr="002D1A91" w:rsidRDefault="00D96016" w:rsidP="007A049F">
      <w:pPr>
        <w:spacing w:line="240" w:lineRule="auto"/>
        <w:jc w:val="both"/>
        <w:rPr>
          <w:rFonts w:ascii="Arial" w:hAnsi="Arial" w:cs="Arial"/>
        </w:rPr>
      </w:pPr>
    </w:p>
    <w:p w14:paraId="586927EC" w14:textId="77777777" w:rsidR="00D96016" w:rsidRPr="002D1A91" w:rsidRDefault="00D96016" w:rsidP="007A049F">
      <w:pPr>
        <w:pStyle w:val="ColorfulList-Accent11"/>
        <w:numPr>
          <w:ilvl w:val="0"/>
          <w:numId w:val="24"/>
        </w:numPr>
        <w:spacing w:line="240" w:lineRule="auto"/>
        <w:ind w:left="1440"/>
        <w:jc w:val="both"/>
        <w:rPr>
          <w:rFonts w:ascii="Arial" w:hAnsi="Arial" w:cs="Arial"/>
        </w:rPr>
      </w:pPr>
      <w:r w:rsidRPr="002D1A91">
        <w:rPr>
          <w:rFonts w:ascii="Arial" w:hAnsi="Arial" w:cs="Arial"/>
        </w:rPr>
        <w:t xml:space="preserve">by the Parties with the mutual consent of the Parties. </w:t>
      </w:r>
    </w:p>
    <w:p w14:paraId="552D790D" w14:textId="77777777" w:rsidR="00D96016" w:rsidRPr="002D1A91" w:rsidRDefault="00D96016" w:rsidP="007A049F">
      <w:pPr>
        <w:spacing w:line="240" w:lineRule="auto"/>
        <w:jc w:val="both"/>
        <w:rPr>
          <w:rFonts w:ascii="Arial" w:hAnsi="Arial" w:cs="Arial"/>
        </w:rPr>
      </w:pPr>
    </w:p>
    <w:p w14:paraId="4C89CC47" w14:textId="1027B78A"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Upon the occurrence of any of the events listed in Section 6.2.2, the Parties shall have the right to terminate the Independent Auditor Contract in accordance with the terms of the same and/or in the event of expiry of the Independent Auditor Appointment Term, the Parties shall appoint a new Independent Auditor in accordance with this Section 6.2.3. In the afore-stated circumstances, the Parties shall replace the appointed Independent Auditor with another firm of chartered accountants selected by the </w:t>
      </w:r>
      <w:r w:rsidR="00A146F6" w:rsidRPr="006A4CA4">
        <w:rPr>
          <w:rFonts w:ascii="Arial" w:hAnsi="Arial" w:cs="Arial"/>
        </w:rPr>
        <w:t xml:space="preserve">Agency </w:t>
      </w:r>
      <w:r w:rsidRPr="002D1A91">
        <w:rPr>
          <w:rFonts w:ascii="Arial" w:hAnsi="Arial" w:cs="Arial"/>
        </w:rPr>
        <w:t xml:space="preserve">from the First IA List provided by the Concessionaire pursuant to Section 6.1.1; provided, however, that the termination and/or replacement of the Independent Auditor shall not have effect </w:t>
      </w:r>
      <w:r w:rsidR="004E4B87">
        <w:rPr>
          <w:rFonts w:ascii="Arial" w:hAnsi="Arial" w:cs="Arial"/>
        </w:rPr>
        <w:t>until</w:t>
      </w:r>
      <w:r w:rsidR="004E4B87" w:rsidRPr="002D1A91">
        <w:rPr>
          <w:rFonts w:ascii="Arial" w:hAnsi="Arial" w:cs="Arial"/>
        </w:rPr>
        <w:t xml:space="preserve"> </w:t>
      </w:r>
      <w:r w:rsidRPr="002D1A91">
        <w:rPr>
          <w:rFonts w:ascii="Arial" w:hAnsi="Arial" w:cs="Arial"/>
        </w:rPr>
        <w:t xml:space="preserve">such time as the replacement Independent Auditor has been appointed. In </w:t>
      </w:r>
      <w:r w:rsidRPr="002D1A91">
        <w:rPr>
          <w:rFonts w:ascii="Arial" w:hAnsi="Arial" w:cs="Arial"/>
        </w:rPr>
        <w:lastRenderedPageBreak/>
        <w:t xml:space="preserve">the event the </w:t>
      </w:r>
      <w:r w:rsidR="00A146F6" w:rsidRPr="006A4CA4">
        <w:rPr>
          <w:rFonts w:ascii="Arial" w:hAnsi="Arial" w:cs="Arial"/>
        </w:rPr>
        <w:t xml:space="preserve">Agency </w:t>
      </w:r>
      <w:r w:rsidRPr="002D1A91">
        <w:rPr>
          <w:rFonts w:ascii="Arial" w:hAnsi="Arial" w:cs="Arial"/>
        </w:rPr>
        <w:t xml:space="preserve">objects to the appointment of any firm of chartered accountants named in the First IA List, then the Concessionaire shall provide the </w:t>
      </w:r>
      <w:r w:rsidR="00A146F6" w:rsidRPr="006A4CA4">
        <w:rPr>
          <w:rFonts w:ascii="Arial" w:hAnsi="Arial" w:cs="Arial"/>
        </w:rPr>
        <w:t xml:space="preserve">Agency </w:t>
      </w:r>
      <w:r w:rsidRPr="002D1A91">
        <w:rPr>
          <w:rFonts w:ascii="Arial" w:hAnsi="Arial" w:cs="Arial"/>
        </w:rPr>
        <w:t xml:space="preserve">with a new list of three (3) reputable firms of chartered accountants for appointment of the replacement Independent Auditor (the </w:t>
      </w:r>
      <w:r w:rsidRPr="002D1A91">
        <w:rPr>
          <w:rFonts w:ascii="Arial" w:hAnsi="Arial" w:cs="Arial"/>
          <w:b/>
        </w:rPr>
        <w:t>New IA List</w:t>
      </w:r>
      <w:r w:rsidRPr="002D1A91">
        <w:rPr>
          <w:rFonts w:ascii="Arial" w:hAnsi="Arial" w:cs="Arial"/>
        </w:rPr>
        <w:t xml:space="preserve">). Within ten (10) days of receipt by the </w:t>
      </w:r>
      <w:r w:rsidR="00A146F6" w:rsidRPr="006A4CA4">
        <w:rPr>
          <w:rFonts w:ascii="Arial" w:hAnsi="Arial" w:cs="Arial"/>
        </w:rPr>
        <w:t xml:space="preserve">Agency </w:t>
      </w:r>
      <w:r w:rsidRPr="002D1A91">
        <w:rPr>
          <w:rFonts w:ascii="Arial" w:hAnsi="Arial" w:cs="Arial"/>
        </w:rPr>
        <w:t xml:space="preserve">of the New IA List, the </w:t>
      </w:r>
      <w:r w:rsidR="00A146F6" w:rsidRPr="006A4CA4">
        <w:rPr>
          <w:rFonts w:ascii="Arial" w:hAnsi="Arial" w:cs="Arial"/>
        </w:rPr>
        <w:t xml:space="preserve">Agency </w:t>
      </w:r>
      <w:r w:rsidRPr="002D1A91">
        <w:rPr>
          <w:rFonts w:ascii="Arial" w:hAnsi="Arial" w:cs="Arial"/>
        </w:rPr>
        <w:t xml:space="preserve">shall either: </w:t>
      </w:r>
    </w:p>
    <w:p w14:paraId="5D6E907D" w14:textId="77777777" w:rsidR="00D96016" w:rsidRPr="002D1A91" w:rsidRDefault="00D96016" w:rsidP="007A049F">
      <w:pPr>
        <w:spacing w:line="240" w:lineRule="auto"/>
        <w:jc w:val="both"/>
        <w:rPr>
          <w:rFonts w:ascii="Arial" w:hAnsi="Arial" w:cs="Arial"/>
        </w:rPr>
      </w:pPr>
    </w:p>
    <w:p w14:paraId="75A9FD4C" w14:textId="77777777" w:rsidR="00D96016" w:rsidRPr="002D1A91" w:rsidRDefault="00D96016" w:rsidP="007A049F">
      <w:pPr>
        <w:pStyle w:val="ColorfulList-Accent11"/>
        <w:numPr>
          <w:ilvl w:val="0"/>
          <w:numId w:val="25"/>
        </w:numPr>
        <w:spacing w:line="240" w:lineRule="auto"/>
        <w:ind w:left="1440"/>
        <w:jc w:val="both"/>
        <w:rPr>
          <w:rFonts w:ascii="Arial" w:hAnsi="Arial" w:cs="Arial"/>
        </w:rPr>
      </w:pPr>
      <w:r w:rsidRPr="002D1A91">
        <w:rPr>
          <w:rFonts w:ascii="Arial" w:hAnsi="Arial" w:cs="Arial"/>
        </w:rPr>
        <w:t>select a reputable firm of chartered accountants from the New IA List and shall cause the Concessionaire to appoint such firm as the Independent Auditor; or</w:t>
      </w:r>
    </w:p>
    <w:p w14:paraId="15675069" w14:textId="77777777" w:rsidR="00D96016" w:rsidRPr="002D1A91" w:rsidRDefault="00D96016" w:rsidP="007A049F">
      <w:pPr>
        <w:spacing w:line="240" w:lineRule="auto"/>
        <w:jc w:val="both"/>
        <w:rPr>
          <w:rFonts w:ascii="Arial" w:hAnsi="Arial" w:cs="Arial"/>
        </w:rPr>
      </w:pPr>
    </w:p>
    <w:p w14:paraId="3784931A" w14:textId="5EB8F1BD" w:rsidR="00D96016" w:rsidRPr="002D1A91" w:rsidRDefault="00D96016" w:rsidP="007A049F">
      <w:pPr>
        <w:pStyle w:val="ColorfulList-Accent11"/>
        <w:numPr>
          <w:ilvl w:val="0"/>
          <w:numId w:val="25"/>
        </w:numPr>
        <w:spacing w:line="240" w:lineRule="auto"/>
        <w:ind w:left="1440"/>
        <w:jc w:val="both"/>
        <w:rPr>
          <w:rFonts w:ascii="Arial" w:hAnsi="Arial" w:cs="Arial"/>
        </w:rPr>
      </w:pPr>
      <w:r w:rsidRPr="002D1A91">
        <w:rPr>
          <w:rFonts w:ascii="Arial" w:hAnsi="Arial" w:cs="Arial"/>
        </w:rPr>
        <w:t xml:space="preserve">reject the appointment of any of the firms provided in the New IA List, in which case, </w:t>
      </w:r>
      <w:r w:rsidR="00720C5C" w:rsidRPr="002D1A91">
        <w:rPr>
          <w:rFonts w:ascii="Arial" w:hAnsi="Arial" w:cs="Arial"/>
        </w:rPr>
        <w:t>[</w:t>
      </w:r>
      <w:r w:rsidRPr="002D1A91">
        <w:rPr>
          <w:rFonts w:ascii="Arial" w:hAnsi="Arial" w:cs="Arial"/>
        </w:rPr>
        <w:t xml:space="preserve">the Parties shall appoint one of the </w:t>
      </w:r>
      <w:r w:rsidR="00CA7C1E" w:rsidRPr="002D1A91">
        <w:rPr>
          <w:rFonts w:ascii="Arial" w:hAnsi="Arial" w:cs="Arial"/>
        </w:rPr>
        <w:t xml:space="preserve">State Approved </w:t>
      </w:r>
      <w:r w:rsidR="00CA7C1E" w:rsidRPr="002D1A91">
        <w:rPr>
          <w:rFonts w:ascii="Arial" w:hAnsi="Arial" w:cs="Arial"/>
          <w:bCs/>
        </w:rPr>
        <w:t>Accounting Firms</w:t>
      </w:r>
      <w:r w:rsidR="00CA7C1E" w:rsidRPr="002D1A91">
        <w:rPr>
          <w:rFonts w:ascii="Arial" w:hAnsi="Arial" w:cs="Arial"/>
          <w:b/>
        </w:rPr>
        <w:t xml:space="preserve"> </w:t>
      </w:r>
      <w:r w:rsidRPr="002D1A91">
        <w:rPr>
          <w:rFonts w:ascii="Arial" w:hAnsi="Arial" w:cs="Arial"/>
        </w:rPr>
        <w:t>with mutual consent of the Parties as the new Independent Auditor.</w:t>
      </w:r>
      <w:r w:rsidR="00720C5C" w:rsidRPr="002D1A91">
        <w:rPr>
          <w:rFonts w:ascii="Arial" w:hAnsi="Arial" w:cs="Arial"/>
        </w:rPr>
        <w:t>]</w:t>
      </w:r>
      <w:r w:rsidRPr="002D1A91">
        <w:rPr>
          <w:rFonts w:ascii="Arial" w:hAnsi="Arial" w:cs="Arial"/>
        </w:rPr>
        <w:t xml:space="preserve"> </w:t>
      </w:r>
      <w:r w:rsidR="00832E60" w:rsidRPr="002D1A91">
        <w:rPr>
          <w:rStyle w:val="FootnoteReference"/>
          <w:rFonts w:ascii="Arial" w:hAnsi="Arial" w:cs="Arial"/>
        </w:rPr>
        <w:footnoteReference w:id="20"/>
      </w:r>
    </w:p>
    <w:p w14:paraId="740C26CE" w14:textId="77777777" w:rsidR="00D96016" w:rsidRPr="002D1A91" w:rsidRDefault="00D96016" w:rsidP="007A049F">
      <w:pPr>
        <w:spacing w:line="240" w:lineRule="auto"/>
        <w:jc w:val="both"/>
        <w:rPr>
          <w:rFonts w:ascii="Arial" w:hAnsi="Arial" w:cs="Arial"/>
        </w:rPr>
      </w:pPr>
    </w:p>
    <w:p w14:paraId="1139AF4A" w14:textId="77777777" w:rsidR="00D96016" w:rsidRPr="002D1A91" w:rsidRDefault="00D96016" w:rsidP="007A049F">
      <w:pPr>
        <w:spacing w:line="240" w:lineRule="auto"/>
        <w:ind w:left="720"/>
        <w:jc w:val="both"/>
        <w:rPr>
          <w:rFonts w:ascii="Arial" w:hAnsi="Arial" w:cs="Arial"/>
        </w:rPr>
      </w:pPr>
      <w:r w:rsidRPr="002D1A91">
        <w:rPr>
          <w:rFonts w:ascii="Arial" w:hAnsi="Arial" w:cs="Arial"/>
        </w:rPr>
        <w:t>The provisions of this Article 6 (</w:t>
      </w:r>
      <w:r w:rsidRPr="002D1A91">
        <w:rPr>
          <w:rFonts w:ascii="Arial" w:hAnsi="Arial" w:cs="Arial"/>
          <w:i/>
        </w:rPr>
        <w:t>Independent Auditor</w:t>
      </w:r>
      <w:r w:rsidRPr="002D1A91">
        <w:rPr>
          <w:rFonts w:ascii="Arial" w:hAnsi="Arial" w:cs="Arial"/>
        </w:rPr>
        <w:t xml:space="preserve">) shall apply to any new Independent Auditor (including appointment and replacement of the same) appointed in accordance with the terms herein. </w:t>
      </w:r>
    </w:p>
    <w:p w14:paraId="6D06667F" w14:textId="77777777" w:rsidR="00D96016" w:rsidRPr="002D1A91" w:rsidRDefault="00D96016" w:rsidP="007A049F">
      <w:pPr>
        <w:spacing w:line="240" w:lineRule="auto"/>
        <w:jc w:val="both"/>
        <w:rPr>
          <w:rFonts w:ascii="Arial" w:hAnsi="Arial" w:cs="Arial"/>
          <w:sz w:val="20"/>
        </w:rPr>
      </w:pPr>
    </w:p>
    <w:p w14:paraId="29971451"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term of appointment of the replacement Independent Auditor shall be the unexpired period of the Independent Auditor Appointment Term or such other term as may be mutually agreed between the Parties. </w:t>
      </w:r>
    </w:p>
    <w:p w14:paraId="23F33CC5" w14:textId="77777777" w:rsidR="00D96016" w:rsidRPr="002D1A91" w:rsidRDefault="00D96016" w:rsidP="007A049F">
      <w:pPr>
        <w:spacing w:line="240" w:lineRule="auto"/>
        <w:jc w:val="both"/>
        <w:rPr>
          <w:rFonts w:ascii="Arial" w:hAnsi="Arial" w:cs="Arial"/>
          <w:sz w:val="18"/>
        </w:rPr>
      </w:pPr>
    </w:p>
    <w:p w14:paraId="456F2722"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ensure that all provisions of this Agreement pertaining to the Independent Auditor and its responsibilities in respect of the matters set out herein are duly incorporated in the Independent Auditor Contract. </w:t>
      </w:r>
    </w:p>
    <w:p w14:paraId="543D2DD3" w14:textId="77777777" w:rsidR="00D96016" w:rsidRPr="002D1A91" w:rsidRDefault="00D96016" w:rsidP="007A049F">
      <w:pPr>
        <w:spacing w:line="240" w:lineRule="auto"/>
        <w:jc w:val="both"/>
        <w:rPr>
          <w:rFonts w:ascii="Arial" w:hAnsi="Arial" w:cs="Arial"/>
          <w:sz w:val="18"/>
        </w:rPr>
      </w:pPr>
    </w:p>
    <w:p w14:paraId="4A13D5C3" w14:textId="77777777" w:rsidR="00D96016" w:rsidRPr="002D1A91" w:rsidRDefault="00D96016" w:rsidP="007A049F">
      <w:pPr>
        <w:pStyle w:val="Heading2"/>
        <w:spacing w:line="240" w:lineRule="auto"/>
        <w:ind w:left="720"/>
        <w:jc w:val="both"/>
        <w:rPr>
          <w:rFonts w:ascii="Arial" w:hAnsi="Arial" w:cs="Arial"/>
          <w:u w:val="single"/>
        </w:rPr>
      </w:pPr>
      <w:bookmarkStart w:id="67" w:name="_Toc333899865"/>
      <w:r w:rsidRPr="002D1A91">
        <w:rPr>
          <w:rFonts w:ascii="Arial" w:hAnsi="Arial" w:cs="Arial"/>
          <w:u w:val="single"/>
        </w:rPr>
        <w:t>Independent Auditor Authorized Signatories</w:t>
      </w:r>
      <w:bookmarkEnd w:id="67"/>
    </w:p>
    <w:p w14:paraId="75FC7912" w14:textId="77777777" w:rsidR="00D96016" w:rsidRPr="002D1A91" w:rsidRDefault="00D96016" w:rsidP="007A049F">
      <w:pPr>
        <w:spacing w:line="240" w:lineRule="auto"/>
        <w:jc w:val="both"/>
        <w:rPr>
          <w:rFonts w:ascii="Arial" w:hAnsi="Arial" w:cs="Arial"/>
          <w:sz w:val="18"/>
        </w:rPr>
      </w:pPr>
    </w:p>
    <w:p w14:paraId="71BDA292" w14:textId="62C7C3E6"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Parties shall require the Independent Auditor to designate and notify the </w:t>
      </w:r>
      <w:r w:rsidR="00A146F6" w:rsidRPr="006A4CA4">
        <w:rPr>
          <w:rFonts w:ascii="Arial" w:hAnsi="Arial" w:cs="Arial"/>
        </w:rPr>
        <w:t xml:space="preserve">Agency </w:t>
      </w:r>
      <w:r w:rsidRPr="002D1A91">
        <w:rPr>
          <w:rFonts w:ascii="Arial" w:hAnsi="Arial" w:cs="Arial"/>
        </w:rPr>
        <w:t>and the Concessionaire of the authorized representatives of the Independent Auditor that shall be authorized by the Independent Auditor to sign for and on behalf of the Independent Auditor, and any communication or document required to be signed by the Independent Auditor shall be valid and effective only if signed by such authorized signatories on behalf of the Independent Auditor; provided, that the Independent Auditor may, by notice in writing to the Parties, substitute any of the authorized signatories.</w:t>
      </w:r>
    </w:p>
    <w:p w14:paraId="13129EC6" w14:textId="77777777" w:rsidR="00170F38" w:rsidRPr="002D1A91" w:rsidRDefault="00170F38" w:rsidP="007A049F">
      <w:pPr>
        <w:spacing w:line="240" w:lineRule="auto"/>
        <w:jc w:val="both"/>
        <w:rPr>
          <w:rFonts w:ascii="Arial" w:hAnsi="Arial" w:cs="Arial"/>
          <w:sz w:val="18"/>
        </w:rPr>
      </w:pPr>
    </w:p>
    <w:p w14:paraId="4C61BC6A" w14:textId="77777777" w:rsidR="00D96016" w:rsidRPr="002D1A91" w:rsidRDefault="00D96016" w:rsidP="007A049F">
      <w:pPr>
        <w:pStyle w:val="Heading2"/>
        <w:spacing w:line="240" w:lineRule="auto"/>
        <w:jc w:val="both"/>
        <w:rPr>
          <w:rFonts w:ascii="Arial" w:hAnsi="Arial" w:cs="Arial"/>
          <w:u w:val="single"/>
        </w:rPr>
      </w:pPr>
      <w:bookmarkStart w:id="68" w:name="_Toc333899866"/>
      <w:r w:rsidRPr="002D1A91">
        <w:rPr>
          <w:rFonts w:ascii="Arial" w:hAnsi="Arial" w:cs="Arial"/>
          <w:u w:val="single"/>
        </w:rPr>
        <w:t>Decision of Independent Auditor &amp; Dispute Resolution</w:t>
      </w:r>
      <w:bookmarkEnd w:id="68"/>
    </w:p>
    <w:p w14:paraId="5C8607F9" w14:textId="77777777" w:rsidR="00D96016" w:rsidRPr="002D1A91" w:rsidRDefault="00D96016" w:rsidP="007A049F">
      <w:pPr>
        <w:spacing w:line="240" w:lineRule="auto"/>
        <w:jc w:val="both"/>
        <w:rPr>
          <w:rFonts w:ascii="Arial" w:hAnsi="Arial" w:cs="Arial"/>
        </w:rPr>
      </w:pPr>
    </w:p>
    <w:p w14:paraId="1CECB0A7"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Subject to Section 6.4.2, any advice, instruction, decision, direction and/or award of the Independent Auditor shall be binding on the Parties unless mutually agreed otherwise by the Parties. </w:t>
      </w:r>
    </w:p>
    <w:p w14:paraId="3F41BE4D" w14:textId="77777777" w:rsidR="00D96016" w:rsidRPr="002D1A91" w:rsidRDefault="00D96016" w:rsidP="007A049F">
      <w:pPr>
        <w:spacing w:line="240" w:lineRule="auto"/>
        <w:jc w:val="both"/>
        <w:rPr>
          <w:rFonts w:ascii="Arial" w:hAnsi="Arial" w:cs="Arial"/>
        </w:rPr>
      </w:pPr>
    </w:p>
    <w:p w14:paraId="582E5C53" w14:textId="2B13BDE3"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In the event any Dispute arises between the </w:t>
      </w:r>
      <w:r w:rsidR="00A146F6" w:rsidRPr="006A4CA4">
        <w:rPr>
          <w:rFonts w:ascii="Arial" w:hAnsi="Arial" w:cs="Arial"/>
        </w:rPr>
        <w:t xml:space="preserve">Agency </w:t>
      </w:r>
      <w:r w:rsidRPr="002D1A91">
        <w:rPr>
          <w:rFonts w:ascii="Arial" w:hAnsi="Arial" w:cs="Arial"/>
        </w:rPr>
        <w:t xml:space="preserve">and the Concessionaire with regard to any advice, instruction, decision, direction and/or award of the Independent Auditor, then such Dispute shall be resolved in accordance with the Dispute Resolution Procedure. </w:t>
      </w:r>
    </w:p>
    <w:p w14:paraId="0598B984" w14:textId="77777777" w:rsidR="00D96016" w:rsidRPr="002D1A91" w:rsidRDefault="00D96016" w:rsidP="007A049F">
      <w:pPr>
        <w:spacing w:line="240" w:lineRule="auto"/>
        <w:jc w:val="both"/>
        <w:rPr>
          <w:rFonts w:ascii="Arial" w:hAnsi="Arial" w:cs="Arial"/>
        </w:rPr>
      </w:pPr>
    </w:p>
    <w:p w14:paraId="4F11BCDE" w14:textId="77777777" w:rsidR="00D96016" w:rsidRPr="002D1A91" w:rsidRDefault="00D96016" w:rsidP="007A049F">
      <w:pPr>
        <w:pStyle w:val="Heading2"/>
        <w:spacing w:line="240" w:lineRule="auto"/>
        <w:ind w:left="720"/>
        <w:jc w:val="both"/>
        <w:rPr>
          <w:rFonts w:ascii="Arial" w:hAnsi="Arial" w:cs="Arial"/>
          <w:u w:val="single"/>
        </w:rPr>
      </w:pPr>
      <w:bookmarkStart w:id="69" w:name="_Toc333899867"/>
      <w:r w:rsidRPr="002D1A91">
        <w:rPr>
          <w:rFonts w:ascii="Arial" w:hAnsi="Arial" w:cs="Arial"/>
          <w:u w:val="single"/>
        </w:rPr>
        <w:t>Independent Auditor Remuneration</w:t>
      </w:r>
      <w:bookmarkEnd w:id="69"/>
    </w:p>
    <w:p w14:paraId="76876829" w14:textId="77777777" w:rsidR="00D96016" w:rsidRPr="002D1A91" w:rsidRDefault="00D96016" w:rsidP="007A049F">
      <w:pPr>
        <w:spacing w:line="240" w:lineRule="auto"/>
        <w:jc w:val="both"/>
        <w:rPr>
          <w:rFonts w:ascii="Arial" w:hAnsi="Arial" w:cs="Arial"/>
        </w:rPr>
      </w:pPr>
    </w:p>
    <w:p w14:paraId="43B3F317" w14:textId="5A72F0E3"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be solely responsible for the payment of the fees and expenses payable to the Independent Auditor pursuant to the Independent Auditor Contract (the </w:t>
      </w:r>
      <w:r w:rsidRPr="002D1A91">
        <w:rPr>
          <w:rFonts w:ascii="Arial" w:hAnsi="Arial" w:cs="Arial"/>
          <w:b/>
        </w:rPr>
        <w:t>Independent Auditor Payments</w:t>
      </w:r>
      <w:r w:rsidRPr="002D1A91">
        <w:rPr>
          <w:rFonts w:ascii="Arial" w:hAnsi="Arial" w:cs="Arial"/>
        </w:rPr>
        <w:t xml:space="preserve">), notwithstanding that the Independent Auditor shall be appointed by and shall fulfill its obligations in accordance with the terms of the Independent Auditor Contract. </w:t>
      </w:r>
    </w:p>
    <w:p w14:paraId="69819F7B" w14:textId="77777777" w:rsidR="00D96016" w:rsidRPr="002D1A91" w:rsidRDefault="00D96016" w:rsidP="007A049F">
      <w:pPr>
        <w:spacing w:line="240" w:lineRule="auto"/>
        <w:jc w:val="both"/>
        <w:rPr>
          <w:rFonts w:ascii="Arial" w:hAnsi="Arial" w:cs="Arial"/>
        </w:rPr>
      </w:pPr>
    </w:p>
    <w:p w14:paraId="2CD021A1" w14:textId="2F68886E" w:rsidR="00652079"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undertakes to </w:t>
      </w:r>
      <w:r w:rsidR="004E4B87">
        <w:rPr>
          <w:rFonts w:ascii="Arial" w:hAnsi="Arial" w:cs="Arial"/>
        </w:rPr>
        <w:t xml:space="preserve">effect </w:t>
      </w:r>
      <w:r w:rsidRPr="002D1A91">
        <w:rPr>
          <w:rFonts w:ascii="Arial" w:hAnsi="Arial" w:cs="Arial"/>
        </w:rPr>
        <w:t>the Independent Auditor Payments in a diligent and timely manner and in accordance with the Independent Auditor Contract.</w:t>
      </w:r>
    </w:p>
    <w:p w14:paraId="47A6DF33" w14:textId="77777777" w:rsidR="00652079" w:rsidRPr="002D1A91" w:rsidRDefault="00652079" w:rsidP="007A049F">
      <w:pPr>
        <w:pStyle w:val="ListParagraph"/>
        <w:spacing w:line="240" w:lineRule="auto"/>
        <w:rPr>
          <w:rFonts w:ascii="Arial" w:hAnsi="Arial" w:cs="Arial"/>
        </w:rPr>
      </w:pPr>
    </w:p>
    <w:p w14:paraId="67CD8CD4" w14:textId="77777777" w:rsidR="00652079" w:rsidRPr="002D1A91" w:rsidRDefault="00652079" w:rsidP="007A049F">
      <w:pPr>
        <w:pStyle w:val="Heading2"/>
        <w:spacing w:line="240" w:lineRule="auto"/>
        <w:ind w:left="720"/>
        <w:rPr>
          <w:rFonts w:ascii="Arial" w:hAnsi="Arial" w:cs="Arial"/>
          <w:u w:val="single"/>
        </w:rPr>
      </w:pPr>
      <w:r w:rsidRPr="002D1A91">
        <w:rPr>
          <w:rFonts w:ascii="Arial" w:hAnsi="Arial" w:cs="Arial"/>
          <w:u w:val="single"/>
        </w:rPr>
        <w:t xml:space="preserve">Independent Auditor Payment Account </w:t>
      </w:r>
    </w:p>
    <w:p w14:paraId="53A09108" w14:textId="77777777" w:rsidR="00652079" w:rsidRPr="002D1A91" w:rsidRDefault="00652079" w:rsidP="007A049F">
      <w:pPr>
        <w:spacing w:line="240" w:lineRule="auto"/>
        <w:rPr>
          <w:rFonts w:ascii="Arial" w:hAnsi="Arial" w:cs="Arial"/>
        </w:rPr>
      </w:pPr>
    </w:p>
    <w:p w14:paraId="51E8CEF3" w14:textId="5A812372" w:rsidR="00652079" w:rsidRPr="002D1A91" w:rsidRDefault="00652079" w:rsidP="00D86CA8">
      <w:pPr>
        <w:pStyle w:val="ColorfulList-Accent11"/>
        <w:numPr>
          <w:ilvl w:val="2"/>
          <w:numId w:val="143"/>
        </w:numPr>
        <w:spacing w:line="240" w:lineRule="auto"/>
        <w:ind w:left="720"/>
        <w:jc w:val="both"/>
        <w:rPr>
          <w:rFonts w:ascii="Arial" w:hAnsi="Arial" w:cs="Arial"/>
        </w:rPr>
      </w:pPr>
      <w:r w:rsidRPr="002D1A91">
        <w:rPr>
          <w:rFonts w:ascii="Arial" w:hAnsi="Arial" w:cs="Arial"/>
        </w:rPr>
        <w:t xml:space="preserve">The Concessionaire shall establish and maintain the Independent Auditor Payment Account from the Commencement Date and until the Trigger Date. </w:t>
      </w:r>
    </w:p>
    <w:p w14:paraId="6B582175" w14:textId="77777777" w:rsidR="00652079" w:rsidRPr="002D1A91" w:rsidRDefault="00652079" w:rsidP="007A049F">
      <w:pPr>
        <w:pStyle w:val="ColorfulList-Accent11"/>
        <w:spacing w:line="240" w:lineRule="auto"/>
        <w:jc w:val="both"/>
        <w:rPr>
          <w:rFonts w:ascii="Arial" w:hAnsi="Arial" w:cs="Arial"/>
        </w:rPr>
      </w:pPr>
    </w:p>
    <w:p w14:paraId="2F0875E6" w14:textId="77777777" w:rsidR="00652079" w:rsidRPr="002D1A91" w:rsidRDefault="00652079" w:rsidP="00D86CA8">
      <w:pPr>
        <w:pStyle w:val="ColorfulList-Accent11"/>
        <w:numPr>
          <w:ilvl w:val="2"/>
          <w:numId w:val="143"/>
        </w:numPr>
        <w:spacing w:line="240" w:lineRule="auto"/>
        <w:ind w:left="720"/>
        <w:jc w:val="both"/>
        <w:rPr>
          <w:rFonts w:ascii="Arial" w:hAnsi="Arial" w:cs="Arial"/>
        </w:rPr>
      </w:pPr>
      <w:r w:rsidRPr="002D1A91">
        <w:rPr>
          <w:rFonts w:ascii="Arial" w:hAnsi="Arial" w:cs="Arial"/>
        </w:rPr>
        <w:t xml:space="preserve">The Concessionaire shall issue irrevocable standing instructions to the Independent Auditor Payment Account Bank (in form and substance agreed between the Parties) (the </w:t>
      </w:r>
      <w:r w:rsidRPr="002D1A91">
        <w:rPr>
          <w:rFonts w:ascii="Arial" w:hAnsi="Arial" w:cs="Arial"/>
          <w:b/>
        </w:rPr>
        <w:t>Independent Auditor Payment Account Standing Instructions</w:t>
      </w:r>
      <w:r w:rsidRPr="002D1A91">
        <w:rPr>
          <w:rFonts w:ascii="Arial" w:hAnsi="Arial" w:cs="Arial"/>
        </w:rPr>
        <w:t>) in accordance with the Independent Auditor Contract.</w:t>
      </w:r>
    </w:p>
    <w:p w14:paraId="729FBDB6" w14:textId="77777777" w:rsidR="00652079" w:rsidRPr="002D1A91" w:rsidRDefault="00652079" w:rsidP="007A049F">
      <w:pPr>
        <w:pStyle w:val="ListParagraph"/>
        <w:spacing w:line="240" w:lineRule="auto"/>
        <w:rPr>
          <w:rFonts w:ascii="Arial" w:hAnsi="Arial" w:cs="Arial"/>
        </w:rPr>
      </w:pPr>
    </w:p>
    <w:p w14:paraId="753DE20E" w14:textId="6005D20F" w:rsidR="00652079" w:rsidRPr="002D1A91" w:rsidRDefault="00652079" w:rsidP="00D86CA8">
      <w:pPr>
        <w:pStyle w:val="ColorfulList-Accent11"/>
        <w:numPr>
          <w:ilvl w:val="2"/>
          <w:numId w:val="143"/>
        </w:numPr>
        <w:spacing w:line="240" w:lineRule="auto"/>
        <w:ind w:left="720"/>
        <w:jc w:val="both"/>
        <w:rPr>
          <w:rFonts w:ascii="Arial" w:hAnsi="Arial" w:cs="Arial"/>
        </w:rPr>
      </w:pPr>
      <w:r w:rsidRPr="002D1A91">
        <w:rPr>
          <w:rFonts w:ascii="Arial" w:hAnsi="Arial" w:cs="Arial"/>
        </w:rPr>
        <w:t>The Independent Auditor Payment Account Standing Instructions issued by the Concessionaire shall not be unilaterally suspended, amended and/or revoked by either Party and shall remain effective, in each case, until the Trigger Date (or such other date as is mutually agreed between the Parties), and no withdrawal from the Independent Auditor Payment Account may be made by the Concessionaire, except as provided in this Agreement and the Independent Auditor Payment Account Standing Instructions. The Independent Auditor Payment Account Standing Instructions may be suspended, amended and/or revoked with the mutual consent of the Parties.</w:t>
      </w:r>
    </w:p>
    <w:p w14:paraId="62162580" w14:textId="77777777" w:rsidR="00652079" w:rsidRPr="002D1A91" w:rsidRDefault="00652079" w:rsidP="007A049F">
      <w:pPr>
        <w:pStyle w:val="ListParagraph"/>
        <w:spacing w:line="240" w:lineRule="auto"/>
        <w:jc w:val="both"/>
        <w:rPr>
          <w:rFonts w:ascii="Arial" w:hAnsi="Arial" w:cs="Arial"/>
        </w:rPr>
      </w:pPr>
    </w:p>
    <w:p w14:paraId="30BD37F7" w14:textId="29D86066" w:rsidR="00D96016" w:rsidRPr="002D1A91" w:rsidRDefault="00D96016" w:rsidP="007A049F">
      <w:pPr>
        <w:pStyle w:val="Heading1"/>
        <w:spacing w:line="240" w:lineRule="auto"/>
        <w:ind w:left="720" w:hanging="720"/>
        <w:jc w:val="both"/>
        <w:rPr>
          <w:rFonts w:ascii="Arial" w:hAnsi="Arial" w:cs="Arial"/>
        </w:rPr>
      </w:pPr>
      <w:r w:rsidRPr="002D1A91">
        <w:rPr>
          <w:rFonts w:ascii="Arial" w:hAnsi="Arial" w:cs="Arial"/>
        </w:rPr>
        <w:br w:type="page"/>
      </w:r>
      <w:bookmarkStart w:id="70" w:name="_Toc333899868"/>
      <w:bookmarkStart w:id="71" w:name="_Toc229101100"/>
      <w:bookmarkEnd w:id="64"/>
      <w:r w:rsidRPr="002D1A91">
        <w:rPr>
          <w:rFonts w:ascii="Arial" w:hAnsi="Arial" w:cs="Arial"/>
        </w:rPr>
        <w:lastRenderedPageBreak/>
        <w:t>Concessionaire</w:t>
      </w:r>
      <w:r w:rsidR="00FB7CCB" w:rsidRPr="002D1A91">
        <w:rPr>
          <w:rFonts w:ascii="Arial" w:hAnsi="Arial" w:cs="Arial"/>
        </w:rPr>
        <w:t>’s Representations, Warranties a</w:t>
      </w:r>
      <w:r w:rsidRPr="002D1A91">
        <w:rPr>
          <w:rFonts w:ascii="Arial" w:hAnsi="Arial" w:cs="Arial"/>
        </w:rPr>
        <w:t>nd Certain Obligations &amp; Undertakings</w:t>
      </w:r>
      <w:bookmarkEnd w:id="70"/>
      <w:bookmarkEnd w:id="71"/>
    </w:p>
    <w:p w14:paraId="6618D0A0" w14:textId="77777777" w:rsidR="00D96016" w:rsidRPr="002D1A91" w:rsidRDefault="00D96016" w:rsidP="007A049F">
      <w:pPr>
        <w:spacing w:line="240" w:lineRule="auto"/>
        <w:jc w:val="both"/>
        <w:rPr>
          <w:rFonts w:ascii="Arial" w:hAnsi="Arial" w:cs="Arial"/>
        </w:rPr>
      </w:pPr>
    </w:p>
    <w:p w14:paraId="6108786B" w14:textId="77777777" w:rsidR="00D96016" w:rsidRPr="002D1A91" w:rsidRDefault="00D96016" w:rsidP="007A049F">
      <w:pPr>
        <w:pStyle w:val="Heading2"/>
        <w:spacing w:line="240" w:lineRule="auto"/>
        <w:ind w:left="720"/>
        <w:jc w:val="both"/>
        <w:rPr>
          <w:rFonts w:ascii="Arial" w:hAnsi="Arial" w:cs="Arial"/>
          <w:u w:val="single"/>
        </w:rPr>
      </w:pPr>
      <w:bookmarkStart w:id="72" w:name="_Toc333899869"/>
      <w:r w:rsidRPr="002D1A91">
        <w:rPr>
          <w:rFonts w:ascii="Arial" w:hAnsi="Arial" w:cs="Arial"/>
          <w:u w:val="single"/>
        </w:rPr>
        <w:t>Concessionaire Representations &amp; Warranties</w:t>
      </w:r>
      <w:bookmarkEnd w:id="72"/>
    </w:p>
    <w:p w14:paraId="1D008919" w14:textId="77777777" w:rsidR="00D96016" w:rsidRPr="002D1A91" w:rsidRDefault="00D96016" w:rsidP="007A049F">
      <w:pPr>
        <w:pStyle w:val="Heading2"/>
        <w:numPr>
          <w:ilvl w:val="0"/>
          <w:numId w:val="0"/>
        </w:numPr>
        <w:spacing w:line="240" w:lineRule="auto"/>
        <w:ind w:left="780"/>
        <w:jc w:val="both"/>
        <w:rPr>
          <w:rFonts w:ascii="Arial" w:hAnsi="Arial" w:cs="Arial"/>
        </w:rPr>
      </w:pPr>
    </w:p>
    <w:p w14:paraId="389850F6" w14:textId="2739B0E5" w:rsidR="00D96016" w:rsidRPr="002D1A91" w:rsidRDefault="00D96016" w:rsidP="007A049F">
      <w:pPr>
        <w:pStyle w:val="Heading2"/>
        <w:numPr>
          <w:ilvl w:val="2"/>
          <w:numId w:val="2"/>
        </w:numPr>
        <w:spacing w:line="240" w:lineRule="auto"/>
        <w:ind w:hanging="780"/>
        <w:jc w:val="both"/>
        <w:rPr>
          <w:rFonts w:ascii="Arial" w:hAnsi="Arial" w:cs="Arial"/>
          <w:b w:val="0"/>
          <w:smallCaps w:val="0"/>
        </w:rPr>
      </w:pPr>
      <w:bookmarkStart w:id="73" w:name="_Toc333899870"/>
      <w:r w:rsidRPr="002D1A91">
        <w:rPr>
          <w:rFonts w:ascii="Arial" w:hAnsi="Arial" w:cs="Arial"/>
          <w:b w:val="0"/>
          <w:smallCaps w:val="0"/>
        </w:rPr>
        <w:t xml:space="preserve">The Concessionaire hereby represents and warrants to the </w:t>
      </w:r>
      <w:r w:rsidR="00CB6838" w:rsidRPr="002D1A91">
        <w:rPr>
          <w:rFonts w:ascii="Arial" w:hAnsi="Arial" w:cs="Arial"/>
          <w:b w:val="0"/>
          <w:smallCaps w:val="0"/>
        </w:rPr>
        <w:t xml:space="preserve"> </w:t>
      </w:r>
      <w:bookmarkStart w:id="74" w:name="_Hlk225424955"/>
      <w:r w:rsidR="00CB6838" w:rsidRPr="002D1A91">
        <w:rPr>
          <w:rFonts w:ascii="Arial" w:hAnsi="Arial" w:cs="Arial"/>
          <w:b w:val="0"/>
          <w:smallCaps w:val="0"/>
        </w:rPr>
        <w:t>Agency</w:t>
      </w:r>
      <w:bookmarkEnd w:id="74"/>
      <w:r w:rsidRPr="002D1A91">
        <w:rPr>
          <w:rFonts w:ascii="Arial" w:hAnsi="Arial" w:cs="Arial"/>
          <w:b w:val="0"/>
          <w:smallCaps w:val="0"/>
        </w:rPr>
        <w:t xml:space="preserve"> that:</w:t>
      </w:r>
      <w:bookmarkEnd w:id="73"/>
    </w:p>
    <w:p w14:paraId="4666AEC8" w14:textId="77777777" w:rsidR="00D96016" w:rsidRPr="002D1A91" w:rsidRDefault="00D96016" w:rsidP="007A049F">
      <w:pPr>
        <w:pStyle w:val="Heading2"/>
        <w:numPr>
          <w:ilvl w:val="0"/>
          <w:numId w:val="0"/>
        </w:numPr>
        <w:spacing w:line="240" w:lineRule="auto"/>
        <w:ind w:left="780"/>
        <w:jc w:val="both"/>
        <w:rPr>
          <w:rFonts w:ascii="Arial" w:hAnsi="Arial" w:cs="Arial"/>
          <w:b w:val="0"/>
          <w:smallCaps w:val="0"/>
        </w:rPr>
      </w:pPr>
    </w:p>
    <w:p w14:paraId="6C4BF815" w14:textId="77777777"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75" w:name="_Toc333899871"/>
      <w:r w:rsidRPr="002D1A91">
        <w:rPr>
          <w:rFonts w:ascii="Arial" w:hAnsi="Arial" w:cs="Arial"/>
          <w:b w:val="0"/>
          <w:smallCaps w:val="0"/>
        </w:rPr>
        <w:t xml:space="preserve">it is duly organized and validly existing under the </w:t>
      </w:r>
      <w:bookmarkStart w:id="76" w:name="_Hlk226107482"/>
      <w:r w:rsidRPr="002D1A91">
        <w:rPr>
          <w:rFonts w:ascii="Arial" w:hAnsi="Arial" w:cs="Arial"/>
          <w:b w:val="0"/>
          <w:smallCaps w:val="0"/>
        </w:rPr>
        <w:t>Applicable Laws</w:t>
      </w:r>
      <w:bookmarkEnd w:id="76"/>
      <w:r w:rsidRPr="002D1A91">
        <w:rPr>
          <w:rFonts w:ascii="Arial" w:hAnsi="Arial" w:cs="Arial"/>
          <w:b w:val="0"/>
          <w:smallCaps w:val="0"/>
        </w:rPr>
        <w:t>, and that it has full power and authority to execute and perform its obligations under this Agreement and to carry out the transactions contemplated hereby;</w:t>
      </w:r>
      <w:bookmarkEnd w:id="75"/>
    </w:p>
    <w:p w14:paraId="39793E22"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7B51659B" w14:textId="77777777"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77" w:name="_Toc333899872"/>
      <w:r w:rsidRPr="002D1A91">
        <w:rPr>
          <w:rFonts w:ascii="Arial" w:hAnsi="Arial" w:cs="Arial"/>
          <w:b w:val="0"/>
          <w:smallCaps w:val="0"/>
        </w:rPr>
        <w:t>it has taken all necessary corporate and other actions under the Applicable Laws to:</w:t>
      </w:r>
      <w:bookmarkEnd w:id="77"/>
    </w:p>
    <w:p w14:paraId="7CB3E18B"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1BE0839D" w14:textId="77777777" w:rsidR="00D96016" w:rsidRPr="002D1A91" w:rsidRDefault="00D96016" w:rsidP="007A049F">
      <w:pPr>
        <w:pStyle w:val="Heading2"/>
        <w:numPr>
          <w:ilvl w:val="0"/>
          <w:numId w:val="0"/>
        </w:numPr>
        <w:spacing w:line="240" w:lineRule="auto"/>
        <w:ind w:left="2160" w:hanging="720"/>
        <w:jc w:val="both"/>
        <w:rPr>
          <w:rFonts w:ascii="Arial" w:hAnsi="Arial" w:cs="Arial"/>
          <w:b w:val="0"/>
          <w:smallCaps w:val="0"/>
        </w:rPr>
      </w:pPr>
      <w:bookmarkStart w:id="78" w:name="_Toc333899873"/>
      <w:r w:rsidRPr="002D1A91">
        <w:rPr>
          <w:rFonts w:ascii="Arial" w:hAnsi="Arial" w:cs="Arial"/>
          <w:b w:val="0"/>
          <w:smallCaps w:val="0"/>
        </w:rPr>
        <w:t xml:space="preserve">(i) </w:t>
      </w:r>
      <w:r w:rsidRPr="002D1A91">
        <w:rPr>
          <w:rFonts w:ascii="Arial" w:hAnsi="Arial" w:cs="Arial"/>
          <w:b w:val="0"/>
          <w:smallCaps w:val="0"/>
        </w:rPr>
        <w:tab/>
        <w:t>authorize the execution, delivery and performance of this Agreement; and</w:t>
      </w:r>
      <w:bookmarkEnd w:id="78"/>
    </w:p>
    <w:p w14:paraId="0F25EA17" w14:textId="77777777" w:rsidR="00D96016" w:rsidRPr="002D1A91" w:rsidRDefault="00D96016" w:rsidP="007A049F">
      <w:pPr>
        <w:pStyle w:val="Heading2"/>
        <w:numPr>
          <w:ilvl w:val="0"/>
          <w:numId w:val="0"/>
        </w:numPr>
        <w:spacing w:line="240" w:lineRule="auto"/>
        <w:ind w:left="2160" w:hanging="720"/>
        <w:jc w:val="both"/>
        <w:rPr>
          <w:rFonts w:ascii="Arial" w:hAnsi="Arial" w:cs="Arial"/>
          <w:b w:val="0"/>
          <w:smallCaps w:val="0"/>
        </w:rPr>
      </w:pPr>
    </w:p>
    <w:p w14:paraId="3C9235D8" w14:textId="77777777" w:rsidR="00D96016" w:rsidRPr="002D1A91" w:rsidRDefault="00D96016" w:rsidP="007A049F">
      <w:pPr>
        <w:pStyle w:val="Heading2"/>
        <w:numPr>
          <w:ilvl w:val="0"/>
          <w:numId w:val="0"/>
        </w:numPr>
        <w:spacing w:line="240" w:lineRule="auto"/>
        <w:ind w:left="2160" w:hanging="720"/>
        <w:jc w:val="both"/>
        <w:rPr>
          <w:rFonts w:ascii="Arial" w:hAnsi="Arial" w:cs="Arial"/>
          <w:b w:val="0"/>
          <w:smallCaps w:val="0"/>
        </w:rPr>
      </w:pPr>
      <w:bookmarkStart w:id="79" w:name="_Toc333899874"/>
      <w:r w:rsidRPr="002D1A91">
        <w:rPr>
          <w:rFonts w:ascii="Arial" w:hAnsi="Arial" w:cs="Arial"/>
          <w:b w:val="0"/>
          <w:smallCaps w:val="0"/>
        </w:rPr>
        <w:t>(ii)</w:t>
      </w:r>
      <w:r w:rsidRPr="002D1A91">
        <w:rPr>
          <w:rFonts w:ascii="Arial" w:hAnsi="Arial" w:cs="Arial"/>
          <w:b w:val="0"/>
          <w:smallCaps w:val="0"/>
        </w:rPr>
        <w:tab/>
        <w:t>validly exercise its rights and perform its obligations under this Agreement;</w:t>
      </w:r>
      <w:bookmarkEnd w:id="79"/>
    </w:p>
    <w:p w14:paraId="3A586DAB" w14:textId="6B440AEB"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80" w:name="_Toc333899875"/>
      <w:r w:rsidRPr="002D1A91">
        <w:rPr>
          <w:rFonts w:ascii="Arial" w:hAnsi="Arial" w:cs="Arial"/>
          <w:b w:val="0"/>
          <w:smallCaps w:val="0"/>
        </w:rPr>
        <w:t>this Agreement and all obligations contained herein constitute its legal, valid and binding obligations, enforceable against it in accordance with the terms hereof;</w:t>
      </w:r>
      <w:bookmarkEnd w:id="80"/>
    </w:p>
    <w:p w14:paraId="6D7400AD"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164AD899" w14:textId="3C70C549"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81" w:name="_Toc333899876"/>
      <w:r w:rsidRPr="002D1A91">
        <w:rPr>
          <w:rFonts w:ascii="Arial" w:hAnsi="Arial" w:cs="Arial"/>
          <w:b w:val="0"/>
          <w:smallCaps w:val="0"/>
        </w:rPr>
        <w:t xml:space="preserve">it has the financial standing and capability to undertake and implement the Project in accordance with the Applicable Standards and neither the Concessionaire nor the Sponsors have committed a breach </w:t>
      </w:r>
      <w:r w:rsidR="009003D1" w:rsidRPr="002D1A91">
        <w:rPr>
          <w:rFonts w:ascii="Arial" w:hAnsi="Arial" w:cs="Arial"/>
          <w:b w:val="0"/>
          <w:smallCaps w:val="0"/>
        </w:rPr>
        <w:t xml:space="preserve">or have defaulted </w:t>
      </w:r>
      <w:r w:rsidRPr="002D1A91">
        <w:rPr>
          <w:rFonts w:ascii="Arial" w:hAnsi="Arial" w:cs="Arial"/>
          <w:b w:val="0"/>
          <w:smallCaps w:val="0"/>
        </w:rPr>
        <w:t>in respect of their payment obligations in relation to a financial indebtedness;</w:t>
      </w:r>
      <w:bookmarkEnd w:id="81"/>
    </w:p>
    <w:p w14:paraId="506420DA"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2C4D18AC" w14:textId="2C63CF62"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82" w:name="_Toc333899877"/>
      <w:r w:rsidRPr="002D1A91">
        <w:rPr>
          <w:rFonts w:ascii="Arial" w:hAnsi="Arial" w:cs="Arial"/>
          <w:b w:val="0"/>
          <w:smallCaps w:val="0"/>
        </w:rPr>
        <w:t>it is subject to the Applicable Laws, and hereby expressly and irrevocably waives any immunity in any jurisdiction in respect of this Agreement and/or matters arising hereunder including any obligation, liability or responsibility hereunder;</w:t>
      </w:r>
      <w:bookmarkEnd w:id="82"/>
    </w:p>
    <w:p w14:paraId="24B85148"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4E1305FB" w14:textId="77777777"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83" w:name="_Toc333899878"/>
      <w:r w:rsidRPr="002D1A91">
        <w:rPr>
          <w:rFonts w:ascii="Arial" w:hAnsi="Arial" w:cs="Arial"/>
          <w:b w:val="0"/>
          <w:smallCaps w:val="0"/>
        </w:rPr>
        <w:t>the execution, delivery and performance of this Agreement does not and shall not conflict with, result in the breach of, constitute a default under, or accelerate performance required by any of the terms of its memorandum and articles of association or any of its constitutive and corporate charters, filings with Government Authorities, documents, or any Applicable Laws or any covenant, contract, agreement, arrangement, understanding, decree or order to which it is a party or by which it or any of its properties or assets is bound or affected;</w:t>
      </w:r>
      <w:bookmarkEnd w:id="83"/>
    </w:p>
    <w:p w14:paraId="4AD94B52"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0D2B5A2A" w14:textId="0C17BFBE"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84" w:name="_Toc333899879"/>
      <w:r w:rsidRPr="002D1A91">
        <w:rPr>
          <w:rFonts w:ascii="Arial" w:hAnsi="Arial" w:cs="Arial"/>
          <w:b w:val="0"/>
          <w:smallCaps w:val="0"/>
        </w:rPr>
        <w:lastRenderedPageBreak/>
        <w:t>there are no actions</w:t>
      </w:r>
      <w:r w:rsidR="0006775D" w:rsidRPr="002D1A91">
        <w:rPr>
          <w:rFonts w:ascii="Arial" w:hAnsi="Arial" w:cs="Arial"/>
          <w:b w:val="0"/>
          <w:smallCaps w:val="0"/>
        </w:rPr>
        <w:t>, arbitration</w:t>
      </w:r>
      <w:r w:rsidR="00883D65" w:rsidRPr="002D1A91">
        <w:rPr>
          <w:rFonts w:ascii="Arial" w:hAnsi="Arial" w:cs="Arial"/>
          <w:b w:val="0"/>
          <w:smallCaps w:val="0"/>
        </w:rPr>
        <w:t>s</w:t>
      </w:r>
      <w:r w:rsidRPr="002D1A91">
        <w:rPr>
          <w:rFonts w:ascii="Arial" w:hAnsi="Arial" w:cs="Arial"/>
          <w:b w:val="0"/>
          <w:smallCaps w:val="0"/>
        </w:rPr>
        <w:t>, suits</w:t>
      </w:r>
      <w:r w:rsidR="0006775D" w:rsidRPr="002D1A91">
        <w:rPr>
          <w:rFonts w:ascii="Arial" w:hAnsi="Arial" w:cs="Arial"/>
          <w:b w:val="0"/>
          <w:smallCaps w:val="0"/>
        </w:rPr>
        <w:t>, litigations</w:t>
      </w:r>
      <w:r w:rsidRPr="002D1A91">
        <w:rPr>
          <w:rFonts w:ascii="Arial" w:hAnsi="Arial" w:cs="Arial"/>
          <w:b w:val="0"/>
          <w:smallCaps w:val="0"/>
        </w:rPr>
        <w:t xml:space="preserve">, proceedings, or investigations pending or, to its </w:t>
      </w:r>
      <w:r w:rsidR="0006775D" w:rsidRPr="002D1A91">
        <w:rPr>
          <w:rFonts w:ascii="Arial" w:hAnsi="Arial" w:cs="Arial"/>
          <w:b w:val="0"/>
          <w:smallCaps w:val="0"/>
        </w:rPr>
        <w:t xml:space="preserve">best </w:t>
      </w:r>
      <w:r w:rsidRPr="002D1A91">
        <w:rPr>
          <w:rFonts w:ascii="Arial" w:hAnsi="Arial" w:cs="Arial"/>
          <w:b w:val="0"/>
          <w:smallCaps w:val="0"/>
        </w:rPr>
        <w:t xml:space="preserve">knowledge, threatened against it under the Applicable Laws before any court or before any other judicial, quasi-judicial or other authority, the outcome of which </w:t>
      </w:r>
      <w:r w:rsidR="0006775D" w:rsidRPr="002D1A91">
        <w:rPr>
          <w:rFonts w:ascii="Arial" w:hAnsi="Arial" w:cs="Arial"/>
          <w:b w:val="0"/>
          <w:smallCaps w:val="0"/>
        </w:rPr>
        <w:t>(i) could reasonably be expected to have a Material Adverse Effect;</w:t>
      </w:r>
      <w:r w:rsidR="0006775D" w:rsidRPr="002D1A91">
        <w:rPr>
          <w:rFonts w:ascii="Arial" w:hAnsi="Arial" w:cs="Arial"/>
          <w:smallCaps w:val="0"/>
        </w:rPr>
        <w:t xml:space="preserve"> </w:t>
      </w:r>
      <w:r w:rsidR="0006775D" w:rsidRPr="002D1A91">
        <w:rPr>
          <w:rFonts w:ascii="Arial" w:hAnsi="Arial" w:cs="Arial"/>
          <w:b w:val="0"/>
          <w:bCs/>
          <w:smallCaps w:val="0"/>
        </w:rPr>
        <w:t>(ii)</w:t>
      </w:r>
      <w:r w:rsidR="0006775D" w:rsidRPr="002D1A91">
        <w:rPr>
          <w:rFonts w:ascii="Arial" w:hAnsi="Arial" w:cs="Arial"/>
          <w:smallCaps w:val="0"/>
        </w:rPr>
        <w:t xml:space="preserve"> </w:t>
      </w:r>
      <w:r w:rsidRPr="002D1A91">
        <w:rPr>
          <w:rFonts w:ascii="Arial" w:hAnsi="Arial" w:cs="Arial"/>
          <w:b w:val="0"/>
          <w:smallCaps w:val="0"/>
        </w:rPr>
        <w:t>may result in the breach of this Agreement</w:t>
      </w:r>
      <w:r w:rsidR="00F859CC">
        <w:rPr>
          <w:rFonts w:ascii="Arial" w:hAnsi="Arial" w:cs="Arial"/>
          <w:b w:val="0"/>
          <w:smallCaps w:val="0"/>
        </w:rPr>
        <w:t>;</w:t>
      </w:r>
      <w:r w:rsidRPr="002D1A91">
        <w:rPr>
          <w:rFonts w:ascii="Arial" w:hAnsi="Arial" w:cs="Arial"/>
          <w:b w:val="0"/>
          <w:smallCaps w:val="0"/>
        </w:rPr>
        <w:t xml:space="preserve"> </w:t>
      </w:r>
      <w:r w:rsidR="0006775D" w:rsidRPr="002D1A91">
        <w:rPr>
          <w:rFonts w:ascii="Arial" w:hAnsi="Arial" w:cs="Arial"/>
          <w:b w:val="0"/>
          <w:smallCaps w:val="0"/>
        </w:rPr>
        <w:t xml:space="preserve">(iii) </w:t>
      </w:r>
      <w:r w:rsidRPr="002D1A91">
        <w:rPr>
          <w:rFonts w:ascii="Arial" w:hAnsi="Arial" w:cs="Arial"/>
          <w:b w:val="0"/>
          <w:smallCaps w:val="0"/>
        </w:rPr>
        <w:t>individually or in the aggregate may result in any material impairment of its ability to perform any of its obligations under this Agreement</w:t>
      </w:r>
      <w:r w:rsidR="00E94014" w:rsidRPr="002D1A91">
        <w:rPr>
          <w:rFonts w:ascii="Arial" w:hAnsi="Arial" w:cs="Arial"/>
          <w:b w:val="0"/>
          <w:smallCaps w:val="0"/>
        </w:rPr>
        <w:t>; and</w:t>
      </w:r>
      <w:r w:rsidR="0006775D" w:rsidRPr="002D1A91">
        <w:rPr>
          <w:rFonts w:ascii="Arial" w:hAnsi="Arial" w:cs="Arial"/>
          <w:b w:val="0"/>
          <w:smallCaps w:val="0"/>
        </w:rPr>
        <w:t xml:space="preserve"> (iv) may affect the legality, validity, or enforceability of this Agreement</w:t>
      </w:r>
      <w:r w:rsidRPr="002D1A91">
        <w:rPr>
          <w:rFonts w:ascii="Arial" w:hAnsi="Arial" w:cs="Arial"/>
          <w:b w:val="0"/>
          <w:smallCaps w:val="0"/>
        </w:rPr>
        <w:t>;</w:t>
      </w:r>
      <w:bookmarkEnd w:id="84"/>
    </w:p>
    <w:p w14:paraId="532EBAC6"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42C01CA4" w14:textId="06238709"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85" w:name="_Toc333899880"/>
      <w:r w:rsidRPr="002D1A91">
        <w:rPr>
          <w:rFonts w:ascii="Arial" w:hAnsi="Arial" w:cs="Arial"/>
          <w:b w:val="0"/>
          <w:smallCaps w:val="0"/>
        </w:rPr>
        <w:t xml:space="preserve">it has no knowledge of any violation or default with respect to any </w:t>
      </w:r>
      <w:r w:rsidR="00955993" w:rsidRPr="002D1A91">
        <w:rPr>
          <w:rFonts w:ascii="Arial" w:hAnsi="Arial" w:cs="Arial"/>
          <w:b w:val="0"/>
          <w:smallCaps w:val="0"/>
        </w:rPr>
        <w:t>Legal Requirement</w:t>
      </w:r>
      <w:r w:rsidR="005D14CC" w:rsidRPr="002D1A91">
        <w:rPr>
          <w:rFonts w:ascii="Arial" w:hAnsi="Arial" w:cs="Arial"/>
          <w:b w:val="0"/>
          <w:smallCaps w:val="0"/>
        </w:rPr>
        <w:t>s</w:t>
      </w:r>
      <w:r w:rsidRPr="002D1A91">
        <w:rPr>
          <w:rFonts w:ascii="Arial" w:hAnsi="Arial" w:cs="Arial"/>
          <w:b w:val="0"/>
          <w:smallCaps w:val="0"/>
        </w:rPr>
        <w:t xml:space="preserve"> which may result in any </w:t>
      </w:r>
      <w:bookmarkStart w:id="86" w:name="_Hlk226107499"/>
      <w:r w:rsidRPr="002D1A91">
        <w:rPr>
          <w:rFonts w:ascii="Arial" w:hAnsi="Arial" w:cs="Arial"/>
          <w:b w:val="0"/>
          <w:smallCaps w:val="0"/>
        </w:rPr>
        <w:t>Material Adverse Effect</w:t>
      </w:r>
      <w:bookmarkEnd w:id="86"/>
      <w:r w:rsidRPr="002D1A91">
        <w:rPr>
          <w:rFonts w:ascii="Arial" w:hAnsi="Arial" w:cs="Arial"/>
          <w:b w:val="0"/>
          <w:smallCaps w:val="0"/>
        </w:rPr>
        <w:t xml:space="preserve"> on its ability to perform its obligations under this Agreement and no fact or circumstance exists which may give rise to such proceedings that would have a Material Adverse Effect on the performance of its obligations under this Agreement;</w:t>
      </w:r>
      <w:bookmarkEnd w:id="85"/>
    </w:p>
    <w:p w14:paraId="5F1789D5"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250F8A72" w14:textId="77777777"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87" w:name="_Toc333899881"/>
      <w:r w:rsidRPr="002D1A91">
        <w:rPr>
          <w:rFonts w:ascii="Arial" w:hAnsi="Arial" w:cs="Arial"/>
          <w:b w:val="0"/>
          <w:smallCaps w:val="0"/>
        </w:rPr>
        <w:t>it has complied with Applicable Laws in all material respects and has not been subject to any fines, penalties, injunctive relief or any other civil or criminal liabilities which in the aggregate have or may have a Material Adverse Effect on its ability to perform its obligations under this Agreement;</w:t>
      </w:r>
      <w:bookmarkEnd w:id="87"/>
    </w:p>
    <w:p w14:paraId="603EF7A0"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6AAEA883" w14:textId="4C1CFABA"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88" w:name="_Toc333899882"/>
      <w:r w:rsidRPr="002D1A91">
        <w:rPr>
          <w:rFonts w:ascii="Arial" w:hAnsi="Arial" w:cs="Arial"/>
          <w:b w:val="0"/>
          <w:smallCaps w:val="0"/>
        </w:rPr>
        <w:t>the Sponsor</w:t>
      </w:r>
      <w:r w:rsidR="00A232D7" w:rsidRPr="002D1A91">
        <w:rPr>
          <w:rFonts w:ascii="Arial" w:hAnsi="Arial" w:cs="Arial"/>
          <w:b w:val="0"/>
          <w:smallCaps w:val="0"/>
        </w:rPr>
        <w:t xml:space="preserve"> owns one hundred percent (100%) of the </w:t>
      </w:r>
      <w:r w:rsidR="0089080A" w:rsidRPr="002D1A91">
        <w:rPr>
          <w:rFonts w:ascii="Arial" w:hAnsi="Arial" w:cs="Arial"/>
          <w:b w:val="0"/>
          <w:smallCaps w:val="0"/>
        </w:rPr>
        <w:t>Sponsor Shares</w:t>
      </w:r>
      <w:r w:rsidR="00A232D7" w:rsidRPr="002D1A91">
        <w:rPr>
          <w:rFonts w:ascii="Arial" w:hAnsi="Arial" w:cs="Arial"/>
          <w:b w:val="0"/>
          <w:smallCaps w:val="0"/>
        </w:rPr>
        <w:t xml:space="preserve"> </w:t>
      </w:r>
      <w:r w:rsidRPr="002D1A91">
        <w:rPr>
          <w:rFonts w:ascii="Arial" w:hAnsi="Arial" w:cs="Arial"/>
          <w:b w:val="0"/>
          <w:smallCaps w:val="0"/>
        </w:rPr>
        <w:t xml:space="preserve">as of the </w:t>
      </w:r>
      <w:bookmarkStart w:id="89" w:name="_Hlk226107508"/>
      <w:r w:rsidRPr="002D1A91">
        <w:rPr>
          <w:rFonts w:ascii="Arial" w:hAnsi="Arial" w:cs="Arial"/>
          <w:b w:val="0"/>
          <w:smallCaps w:val="0"/>
        </w:rPr>
        <w:t>Effective Date</w:t>
      </w:r>
      <w:bookmarkEnd w:id="89"/>
      <w:r w:rsidR="00A232D7" w:rsidRPr="002D1A91">
        <w:rPr>
          <w:rFonts w:ascii="Arial" w:hAnsi="Arial" w:cs="Arial"/>
          <w:b w:val="0"/>
          <w:smallCaps w:val="0"/>
        </w:rPr>
        <w:t xml:space="preserve"> and no Encumbrances exist on such </w:t>
      </w:r>
      <w:r w:rsidR="0089080A" w:rsidRPr="002D1A91">
        <w:rPr>
          <w:rFonts w:ascii="Arial" w:hAnsi="Arial" w:cs="Arial"/>
          <w:b w:val="0"/>
          <w:smallCaps w:val="0"/>
        </w:rPr>
        <w:t>Sponsor Shares</w:t>
      </w:r>
      <w:r w:rsidRPr="002D1A91">
        <w:rPr>
          <w:rFonts w:ascii="Arial" w:hAnsi="Arial" w:cs="Arial"/>
          <w:b w:val="0"/>
          <w:smallCaps w:val="0"/>
        </w:rPr>
        <w:t>;</w:t>
      </w:r>
      <w:bookmarkEnd w:id="88"/>
    </w:p>
    <w:p w14:paraId="1982D392" w14:textId="76A159CF" w:rsidR="00D96016" w:rsidRPr="002D1A91" w:rsidRDefault="00FA0B56" w:rsidP="007A049F">
      <w:pPr>
        <w:pStyle w:val="Heading2"/>
        <w:numPr>
          <w:ilvl w:val="0"/>
          <w:numId w:val="0"/>
        </w:numPr>
        <w:spacing w:line="240" w:lineRule="auto"/>
        <w:ind w:left="1440"/>
        <w:jc w:val="both"/>
        <w:rPr>
          <w:rFonts w:ascii="Arial" w:hAnsi="Arial" w:cs="Arial"/>
          <w:b w:val="0"/>
          <w:smallCaps w:val="0"/>
        </w:rPr>
      </w:pPr>
      <w:r w:rsidRPr="00B85BC6">
        <w:rPr>
          <w:rFonts w:ascii="Arial" w:hAnsi="Arial" w:cs="Arial"/>
          <w:b w:val="0"/>
          <w:smallCaps w:val="0"/>
        </w:rPr>
        <w:t xml:space="preserve"> </w:t>
      </w:r>
    </w:p>
    <w:p w14:paraId="4AFB482D" w14:textId="0ECBA231"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90" w:name="_Toc333899884"/>
      <w:r w:rsidRPr="002D1A91">
        <w:rPr>
          <w:rFonts w:ascii="Arial" w:hAnsi="Arial" w:cs="Arial"/>
          <w:b w:val="0"/>
          <w:smallCaps w:val="0"/>
        </w:rPr>
        <w:t xml:space="preserve">no representation or warranty made by the Concessionaire and contained herein or in any other document furnished by it to the  </w:t>
      </w:r>
      <w:r w:rsidR="00CB6838" w:rsidRPr="002D1A91">
        <w:rPr>
          <w:rFonts w:ascii="Arial" w:hAnsi="Arial" w:cs="Arial"/>
          <w:b w:val="0"/>
          <w:smallCaps w:val="0"/>
        </w:rPr>
        <w:t xml:space="preserve">Agency </w:t>
      </w:r>
      <w:r w:rsidRPr="002D1A91">
        <w:rPr>
          <w:rFonts w:ascii="Arial" w:hAnsi="Arial" w:cs="Arial"/>
          <w:b w:val="0"/>
          <w:smallCaps w:val="0"/>
        </w:rPr>
        <w:t xml:space="preserve">or to any Government Authority in relation to </w:t>
      </w:r>
      <w:r w:rsidRPr="002D1A91">
        <w:rPr>
          <w:rFonts w:ascii="Arial" w:hAnsi="Arial" w:cs="Arial"/>
          <w:b w:val="0"/>
          <w:smallCaps w:val="0"/>
          <w:lang w:val="en-GB"/>
        </w:rPr>
        <w:t xml:space="preserve">the Concessionaire </w:t>
      </w:r>
      <w:r w:rsidRPr="002D1A91">
        <w:rPr>
          <w:rFonts w:ascii="Arial" w:hAnsi="Arial" w:cs="Arial"/>
          <w:b w:val="0"/>
          <w:smallCaps w:val="0"/>
        </w:rPr>
        <w:t xml:space="preserve">Permits contains any untrue or misleading statement of material fact or omits or </w:t>
      </w:r>
      <w:r w:rsidR="00A66EC0" w:rsidRPr="002D1A91">
        <w:rPr>
          <w:rFonts w:ascii="Arial" w:hAnsi="Arial" w:cs="Arial"/>
          <w:b w:val="0"/>
          <w:smallCaps w:val="0"/>
        </w:rPr>
        <w:t>shall</w:t>
      </w:r>
      <w:r w:rsidRPr="002D1A91">
        <w:rPr>
          <w:rFonts w:ascii="Arial" w:hAnsi="Arial" w:cs="Arial"/>
          <w:b w:val="0"/>
          <w:smallCaps w:val="0"/>
        </w:rPr>
        <w:t xml:space="preserve"> omit to state a material fact necessary to make such representation or warranty misleading;</w:t>
      </w:r>
      <w:bookmarkEnd w:id="90"/>
    </w:p>
    <w:p w14:paraId="250CD2C5"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77FEA309" w14:textId="3519E581"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91" w:name="_Toc333899885"/>
      <w:r w:rsidRPr="002D1A91">
        <w:rPr>
          <w:rFonts w:ascii="Arial" w:hAnsi="Arial" w:cs="Arial"/>
          <w:b w:val="0"/>
          <w:smallCaps w:val="0"/>
        </w:rPr>
        <w:t xml:space="preserve">no sums, in cash or kind, have been paid or </w:t>
      </w:r>
      <w:r w:rsidR="00A66EC0" w:rsidRPr="002D1A91">
        <w:rPr>
          <w:rFonts w:ascii="Arial" w:hAnsi="Arial" w:cs="Arial"/>
          <w:b w:val="0"/>
          <w:smallCaps w:val="0"/>
        </w:rPr>
        <w:t>shall</w:t>
      </w:r>
      <w:r w:rsidRPr="002D1A91">
        <w:rPr>
          <w:rFonts w:ascii="Arial" w:hAnsi="Arial" w:cs="Arial"/>
          <w:b w:val="0"/>
          <w:smallCaps w:val="0"/>
        </w:rPr>
        <w:t xml:space="preserve"> be paid, by it or on its behalf, to any Person by way of fees, commission or otherwise for securing the Concession or entering into this Agreement or for influencing or attempting to influence any officer or employee of the  </w:t>
      </w:r>
      <w:r w:rsidR="00CB6838" w:rsidRPr="002D1A91">
        <w:rPr>
          <w:rFonts w:ascii="Arial" w:hAnsi="Arial" w:cs="Arial"/>
          <w:b w:val="0"/>
          <w:smallCaps w:val="0"/>
        </w:rPr>
        <w:t xml:space="preserve">Agency </w:t>
      </w:r>
      <w:r w:rsidRPr="002D1A91">
        <w:rPr>
          <w:rFonts w:ascii="Arial" w:hAnsi="Arial" w:cs="Arial"/>
          <w:b w:val="0"/>
          <w:smallCaps w:val="0"/>
        </w:rPr>
        <w:t>in connection therewith and neither the Concessionaire nor the Sponsor (together with their Affiliates) have engaged in any Corrupt Act in respect of the foregoing;</w:t>
      </w:r>
      <w:bookmarkEnd w:id="91"/>
    </w:p>
    <w:p w14:paraId="7EC17771"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5F102EE6" w14:textId="4AFFBDDD" w:rsidR="00D96016" w:rsidRPr="002D1A91" w:rsidRDefault="00A232D7" w:rsidP="007A049F">
      <w:pPr>
        <w:pStyle w:val="Heading2"/>
        <w:numPr>
          <w:ilvl w:val="0"/>
          <w:numId w:val="57"/>
        </w:numPr>
        <w:spacing w:line="240" w:lineRule="auto"/>
        <w:jc w:val="both"/>
        <w:rPr>
          <w:rFonts w:ascii="Arial" w:hAnsi="Arial" w:cs="Arial"/>
          <w:b w:val="0"/>
          <w:smallCaps w:val="0"/>
        </w:rPr>
      </w:pPr>
      <w:bookmarkStart w:id="92" w:name="_Toc333899886"/>
      <w:r w:rsidRPr="002D1A91">
        <w:rPr>
          <w:rFonts w:ascii="Arial" w:hAnsi="Arial" w:cs="Arial"/>
          <w:b w:val="0"/>
          <w:smallCaps w:val="0"/>
        </w:rPr>
        <w:t xml:space="preserve">each of </w:t>
      </w:r>
      <w:r w:rsidR="00D96016" w:rsidRPr="002D1A91">
        <w:rPr>
          <w:rFonts w:ascii="Arial" w:hAnsi="Arial" w:cs="Arial"/>
          <w:b w:val="0"/>
          <w:smallCaps w:val="0"/>
        </w:rPr>
        <w:t xml:space="preserve">the Concessionaire and the Sponsors have complied with requirements of the Applicable Laws and the RFP (to the extent the same are applicable to the Concessionaire and the bidders) in the preparation, </w:t>
      </w:r>
      <w:r w:rsidR="00D96016" w:rsidRPr="002D1A91">
        <w:rPr>
          <w:rFonts w:ascii="Arial" w:hAnsi="Arial" w:cs="Arial"/>
          <w:b w:val="0"/>
          <w:smallCaps w:val="0"/>
        </w:rPr>
        <w:lastRenderedPageBreak/>
        <w:t>finalization, delivery and submission of its Bid for the award of the Project and the Concession to the Concessionaire and have undertaken all acts and deeds (to the extent the same are applicable to the Concessionaire and the bidders) necessary for award of the Concession and the Project to the Concessionaire in terms of the RFP and the Applicable Laws;</w:t>
      </w:r>
      <w:bookmarkEnd w:id="92"/>
    </w:p>
    <w:p w14:paraId="0AE40958"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69473C00" w14:textId="3D864614" w:rsidR="00D96016" w:rsidRPr="002D1A91" w:rsidRDefault="00D96016" w:rsidP="007A049F">
      <w:pPr>
        <w:pStyle w:val="Heading2"/>
        <w:numPr>
          <w:ilvl w:val="0"/>
          <w:numId w:val="57"/>
        </w:numPr>
        <w:spacing w:line="240" w:lineRule="auto"/>
        <w:jc w:val="both"/>
        <w:rPr>
          <w:rFonts w:ascii="Arial" w:hAnsi="Arial" w:cs="Arial"/>
          <w:b w:val="0"/>
          <w:smallCaps w:val="0"/>
        </w:rPr>
      </w:pPr>
      <w:bookmarkStart w:id="93" w:name="_Toc333899887"/>
      <w:r w:rsidRPr="002D1A91">
        <w:rPr>
          <w:rFonts w:ascii="Arial" w:hAnsi="Arial" w:cs="Arial"/>
          <w:b w:val="0"/>
          <w:smallCaps w:val="0"/>
        </w:rPr>
        <w:t xml:space="preserve">all representations, breach of which may cause a Material Adverse Effect, provided by the Concessionaire and/or Sponsor in its Bid submitted in response to the RFP, </w:t>
      </w:r>
      <w:r w:rsidR="00777604">
        <w:rPr>
          <w:rFonts w:ascii="Arial" w:hAnsi="Arial" w:cs="Arial"/>
          <w:b w:val="0"/>
          <w:smallCaps w:val="0"/>
        </w:rPr>
        <w:t>are</w:t>
      </w:r>
      <w:r w:rsidRPr="002D1A91">
        <w:rPr>
          <w:rFonts w:ascii="Arial" w:hAnsi="Arial" w:cs="Arial"/>
          <w:b w:val="0"/>
          <w:smallCaps w:val="0"/>
        </w:rPr>
        <w:t xml:space="preserve"> true and accurate in all respects;</w:t>
      </w:r>
      <w:bookmarkEnd w:id="93"/>
    </w:p>
    <w:p w14:paraId="6CD5AD54"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06EDDAE7" w14:textId="2F89086C" w:rsidR="00104FC7" w:rsidRPr="002D1A91" w:rsidRDefault="00D96016" w:rsidP="003E3659">
      <w:pPr>
        <w:pStyle w:val="Heading2"/>
        <w:numPr>
          <w:ilvl w:val="0"/>
          <w:numId w:val="57"/>
        </w:numPr>
        <w:spacing w:line="240" w:lineRule="auto"/>
        <w:jc w:val="both"/>
        <w:rPr>
          <w:rFonts w:ascii="Arial" w:hAnsi="Arial" w:cs="Arial"/>
          <w:b w:val="0"/>
          <w:smallCaps w:val="0"/>
        </w:rPr>
      </w:pPr>
      <w:bookmarkStart w:id="94" w:name="_Toc333899888"/>
      <w:r w:rsidRPr="002D1A91">
        <w:rPr>
          <w:rFonts w:ascii="Arial" w:hAnsi="Arial" w:cs="Arial"/>
          <w:b w:val="0"/>
          <w:smallCaps w:val="0"/>
        </w:rPr>
        <w:t>it is subject to civil and commercial law with respect to this Agreement and it hereby expressly and irrevocably waives any sovereign immunity (if any) in any jurisdiction</w:t>
      </w:r>
      <w:bookmarkEnd w:id="94"/>
      <w:r w:rsidR="00104FC7" w:rsidRPr="002D1A91">
        <w:rPr>
          <w:rFonts w:ascii="Arial" w:hAnsi="Arial" w:cs="Arial"/>
          <w:b w:val="0"/>
          <w:smallCaps w:val="0"/>
        </w:rPr>
        <w:t xml:space="preserve">; </w:t>
      </w:r>
    </w:p>
    <w:p w14:paraId="3E3B45B6" w14:textId="77777777" w:rsidR="00955993" w:rsidRPr="002D1A91" w:rsidRDefault="00955993" w:rsidP="00955993"/>
    <w:p w14:paraId="1FBF58AB" w14:textId="412A249B" w:rsidR="00955993" w:rsidRPr="002D1A91" w:rsidRDefault="00104FC7" w:rsidP="007A049F">
      <w:pPr>
        <w:pStyle w:val="Heading2"/>
        <w:numPr>
          <w:ilvl w:val="0"/>
          <w:numId w:val="57"/>
        </w:numPr>
        <w:spacing w:line="240" w:lineRule="auto"/>
        <w:jc w:val="both"/>
        <w:rPr>
          <w:rFonts w:ascii="Arial" w:hAnsi="Arial" w:cs="Arial"/>
          <w:b w:val="0"/>
          <w:smallCaps w:val="0"/>
        </w:rPr>
      </w:pPr>
      <w:r w:rsidRPr="002D1A91">
        <w:rPr>
          <w:rFonts w:ascii="Arial" w:hAnsi="Arial" w:cs="Arial"/>
          <w:b w:val="0"/>
          <w:smallCaps w:val="0"/>
        </w:rPr>
        <w:t xml:space="preserve">the Concessionaire has furnished </w:t>
      </w:r>
      <w:r w:rsidR="00145C2D" w:rsidRPr="002D1A91">
        <w:rPr>
          <w:rFonts w:ascii="Arial" w:hAnsi="Arial" w:cs="Arial"/>
          <w:b w:val="0"/>
          <w:smallCaps w:val="0"/>
        </w:rPr>
        <w:t xml:space="preserve">a valid and effective </w:t>
      </w:r>
      <w:r w:rsidR="00B8232C" w:rsidRPr="002D1A91">
        <w:rPr>
          <w:rFonts w:ascii="Arial" w:hAnsi="Arial" w:cs="Arial"/>
          <w:b w:val="0"/>
          <w:smallCaps w:val="0"/>
        </w:rPr>
        <w:t xml:space="preserve"> </w:t>
      </w:r>
      <w:r w:rsidRPr="002D1A91">
        <w:rPr>
          <w:rFonts w:ascii="Arial" w:hAnsi="Arial" w:cs="Arial"/>
          <w:b w:val="0"/>
          <w:smallCaps w:val="0"/>
        </w:rPr>
        <w:t xml:space="preserve"> </w:t>
      </w:r>
      <w:r w:rsidR="00485643" w:rsidRPr="002D1A91">
        <w:rPr>
          <w:rFonts w:ascii="Arial" w:hAnsi="Arial" w:cs="Arial"/>
          <w:b w:val="0"/>
          <w:smallCaps w:val="0"/>
        </w:rPr>
        <w:t xml:space="preserve">Development </w:t>
      </w:r>
      <w:r w:rsidRPr="002D1A91">
        <w:rPr>
          <w:rFonts w:ascii="Arial" w:hAnsi="Arial" w:cs="Arial"/>
          <w:b w:val="0"/>
          <w:smallCaps w:val="0"/>
        </w:rPr>
        <w:t xml:space="preserve">Performance Security to the  </w:t>
      </w:r>
      <w:r w:rsidR="00CB6838" w:rsidRPr="002D1A91">
        <w:rPr>
          <w:rFonts w:ascii="Arial" w:hAnsi="Arial" w:cs="Arial"/>
          <w:b w:val="0"/>
          <w:smallCaps w:val="0"/>
        </w:rPr>
        <w:t xml:space="preserve">Agency </w:t>
      </w:r>
      <w:r w:rsidRPr="002D1A91">
        <w:rPr>
          <w:rFonts w:ascii="Arial" w:hAnsi="Arial" w:cs="Arial"/>
          <w:b w:val="0"/>
          <w:smallCaps w:val="0"/>
        </w:rPr>
        <w:t>prior to the Effective Date</w:t>
      </w:r>
      <w:r w:rsidR="00145C2D" w:rsidRPr="002D1A91">
        <w:rPr>
          <w:rFonts w:ascii="Arial" w:hAnsi="Arial" w:cs="Arial"/>
          <w:b w:val="0"/>
          <w:smallCaps w:val="0"/>
        </w:rPr>
        <w:t xml:space="preserve"> and the </w:t>
      </w:r>
      <w:r w:rsidR="00485643" w:rsidRPr="002D1A91">
        <w:rPr>
          <w:rFonts w:ascii="Arial" w:hAnsi="Arial" w:cs="Arial"/>
          <w:b w:val="0"/>
          <w:smallCaps w:val="0"/>
        </w:rPr>
        <w:t xml:space="preserve"> Development </w:t>
      </w:r>
      <w:r w:rsidR="00145C2D" w:rsidRPr="002D1A91">
        <w:rPr>
          <w:rFonts w:ascii="Arial" w:hAnsi="Arial" w:cs="Arial"/>
          <w:b w:val="0"/>
          <w:smallCaps w:val="0"/>
        </w:rPr>
        <w:t>Performance Security is valid and subsisting</w:t>
      </w:r>
      <w:r w:rsidR="00955993" w:rsidRPr="002D1A91">
        <w:rPr>
          <w:rFonts w:ascii="Arial" w:hAnsi="Arial" w:cs="Arial"/>
          <w:b w:val="0"/>
          <w:smallCaps w:val="0"/>
        </w:rPr>
        <w:t>;</w:t>
      </w:r>
    </w:p>
    <w:p w14:paraId="73B655B5" w14:textId="77777777" w:rsidR="00955993" w:rsidRPr="002D1A91" w:rsidRDefault="00955993" w:rsidP="00955993"/>
    <w:p w14:paraId="6DF384D1" w14:textId="08ED2964" w:rsidR="00104FC7" w:rsidRPr="002D1A91" w:rsidRDefault="00955993" w:rsidP="007A049F">
      <w:pPr>
        <w:pStyle w:val="Heading2"/>
        <w:numPr>
          <w:ilvl w:val="0"/>
          <w:numId w:val="57"/>
        </w:numPr>
        <w:spacing w:line="240" w:lineRule="auto"/>
        <w:jc w:val="both"/>
        <w:rPr>
          <w:rFonts w:ascii="Arial" w:hAnsi="Arial" w:cs="Arial"/>
        </w:rPr>
      </w:pPr>
      <w:r w:rsidRPr="002D1A91">
        <w:rPr>
          <w:rFonts w:ascii="Arial" w:hAnsi="Arial" w:cs="Arial"/>
          <w:b w:val="0"/>
          <w:smallCaps w:val="0"/>
        </w:rPr>
        <w:t>all information, data, and documentation provided by the Sponsor and the Concessionaire in the Bid and the RFP submissions were, and remain, true, accurate, and complete in all material respects as of the Effective Date;</w:t>
      </w:r>
    </w:p>
    <w:p w14:paraId="323B28E8" w14:textId="77777777" w:rsidR="00D96016" w:rsidRPr="002D1A91" w:rsidRDefault="00D96016" w:rsidP="007A049F">
      <w:pPr>
        <w:spacing w:line="240" w:lineRule="auto"/>
        <w:rPr>
          <w:rFonts w:ascii="Arial" w:hAnsi="Arial" w:cs="Arial"/>
        </w:rPr>
      </w:pPr>
    </w:p>
    <w:p w14:paraId="229D242D" w14:textId="08CB1C76" w:rsidR="00D96016" w:rsidRPr="002D1A91" w:rsidRDefault="00D96016" w:rsidP="007A049F">
      <w:pPr>
        <w:pStyle w:val="Heading2"/>
        <w:numPr>
          <w:ilvl w:val="2"/>
          <w:numId w:val="2"/>
        </w:numPr>
        <w:spacing w:line="240" w:lineRule="auto"/>
        <w:ind w:left="720"/>
        <w:jc w:val="both"/>
        <w:rPr>
          <w:rFonts w:ascii="Arial" w:hAnsi="Arial" w:cs="Arial"/>
          <w:b w:val="0"/>
          <w:smallCaps w:val="0"/>
        </w:rPr>
      </w:pPr>
      <w:bookmarkStart w:id="95" w:name="_Toc333899889"/>
      <w:r w:rsidRPr="002D1A91">
        <w:rPr>
          <w:rFonts w:ascii="Arial" w:hAnsi="Arial" w:cs="Arial"/>
          <w:b w:val="0"/>
          <w:smallCaps w:val="0"/>
        </w:rPr>
        <w:t xml:space="preserve">In the event that any occurrence or circumstance comes to the attention of either Party that renders any of its aforesaid representations or warranties untrue or incorrect, such Party shall immediately Notify the other Party of the same. Such Notification shall not have the effect of remedying any breach of the representation or warranty that has been found to be untrue or incorrect nor shall it adversely affect or waive any right, remedy or obligation of either Party under this Agreement or any  </w:t>
      </w:r>
      <w:r w:rsidR="00CB6838" w:rsidRPr="002D1A91">
        <w:rPr>
          <w:rFonts w:ascii="Arial" w:hAnsi="Arial" w:cs="Arial"/>
          <w:b w:val="0"/>
          <w:smallCaps w:val="0"/>
        </w:rPr>
        <w:t xml:space="preserve">Agency </w:t>
      </w:r>
      <w:r w:rsidRPr="002D1A91">
        <w:rPr>
          <w:rFonts w:ascii="Arial" w:hAnsi="Arial" w:cs="Arial"/>
          <w:b w:val="0"/>
          <w:smallCaps w:val="0"/>
        </w:rPr>
        <w:t>Agreement.</w:t>
      </w:r>
      <w:bookmarkEnd w:id="95"/>
    </w:p>
    <w:p w14:paraId="04A32EEF" w14:textId="77777777" w:rsidR="00145C2D" w:rsidRPr="002D1A91" w:rsidRDefault="00145C2D" w:rsidP="007A049F">
      <w:pPr>
        <w:pStyle w:val="Heading2"/>
        <w:numPr>
          <w:ilvl w:val="0"/>
          <w:numId w:val="0"/>
        </w:numPr>
        <w:spacing w:line="240" w:lineRule="auto"/>
        <w:ind w:left="720"/>
        <w:jc w:val="both"/>
        <w:rPr>
          <w:rFonts w:ascii="Arial" w:hAnsi="Arial" w:cs="Arial"/>
        </w:rPr>
      </w:pPr>
    </w:p>
    <w:p w14:paraId="5D762635" w14:textId="69F5400B" w:rsidR="00145C2D" w:rsidRPr="002D1A91" w:rsidRDefault="00145C2D" w:rsidP="007A049F">
      <w:pPr>
        <w:pStyle w:val="Heading2"/>
        <w:numPr>
          <w:ilvl w:val="2"/>
          <w:numId w:val="2"/>
        </w:numPr>
        <w:spacing w:line="240" w:lineRule="auto"/>
        <w:ind w:left="720"/>
        <w:jc w:val="both"/>
        <w:rPr>
          <w:rFonts w:ascii="Arial" w:hAnsi="Arial" w:cs="Arial"/>
          <w:b w:val="0"/>
          <w:smallCaps w:val="0"/>
        </w:rPr>
      </w:pPr>
      <w:r w:rsidRPr="002D1A91">
        <w:rPr>
          <w:rFonts w:ascii="Arial" w:hAnsi="Arial" w:cs="Arial"/>
          <w:b w:val="0"/>
          <w:smallCaps w:val="0"/>
        </w:rPr>
        <w:t xml:space="preserve">The Concessionaire shall repeat the representations and warranties under Section 7.1.1 at the </w:t>
      </w:r>
      <w:bookmarkStart w:id="96" w:name="_Hlk226107519"/>
      <w:r w:rsidRPr="002D1A91">
        <w:rPr>
          <w:rFonts w:ascii="Arial" w:hAnsi="Arial" w:cs="Arial"/>
          <w:b w:val="0"/>
          <w:smallCaps w:val="0"/>
        </w:rPr>
        <w:t>Comme</w:t>
      </w:r>
      <w:r w:rsidR="00337228" w:rsidRPr="002D1A91">
        <w:rPr>
          <w:rFonts w:ascii="Arial" w:hAnsi="Arial" w:cs="Arial"/>
          <w:b w:val="0"/>
          <w:smallCaps w:val="0"/>
        </w:rPr>
        <w:t>n</w:t>
      </w:r>
      <w:r w:rsidRPr="002D1A91">
        <w:rPr>
          <w:rFonts w:ascii="Arial" w:hAnsi="Arial" w:cs="Arial"/>
          <w:b w:val="0"/>
          <w:smallCaps w:val="0"/>
        </w:rPr>
        <w:t>cement Date.</w:t>
      </w:r>
      <w:bookmarkEnd w:id="96"/>
    </w:p>
    <w:p w14:paraId="0181884D" w14:textId="77777777" w:rsidR="00D96016" w:rsidRPr="002D1A91" w:rsidRDefault="00D96016" w:rsidP="007A049F">
      <w:pPr>
        <w:spacing w:line="240" w:lineRule="auto"/>
        <w:rPr>
          <w:rFonts w:ascii="Arial" w:hAnsi="Arial" w:cs="Arial"/>
        </w:rPr>
      </w:pPr>
    </w:p>
    <w:p w14:paraId="2CE5A331" w14:textId="77777777" w:rsidR="00F64226" w:rsidRPr="002D1A91" w:rsidRDefault="00F64226">
      <w:pPr>
        <w:spacing w:after="160" w:line="259" w:lineRule="auto"/>
        <w:rPr>
          <w:rFonts w:ascii="Arial" w:hAnsi="Arial" w:cs="Arial"/>
          <w:b/>
          <w:smallCaps/>
          <w:u w:val="single"/>
        </w:rPr>
      </w:pPr>
      <w:bookmarkStart w:id="97" w:name="_Toc333899890"/>
      <w:r w:rsidRPr="002D1A91">
        <w:rPr>
          <w:rFonts w:ascii="Arial" w:hAnsi="Arial" w:cs="Arial"/>
          <w:u w:val="single"/>
        </w:rPr>
        <w:br w:type="page"/>
      </w:r>
    </w:p>
    <w:p w14:paraId="61569D0E" w14:textId="6E682879" w:rsidR="00D96016" w:rsidRPr="002D1A91" w:rsidRDefault="00D96016" w:rsidP="007A049F">
      <w:pPr>
        <w:pStyle w:val="Heading2"/>
        <w:spacing w:line="240" w:lineRule="auto"/>
        <w:ind w:left="720"/>
        <w:jc w:val="both"/>
        <w:rPr>
          <w:rFonts w:ascii="Arial" w:hAnsi="Arial" w:cs="Arial"/>
          <w:u w:val="single"/>
        </w:rPr>
      </w:pPr>
      <w:r w:rsidRPr="002D1A91">
        <w:rPr>
          <w:rFonts w:ascii="Arial" w:hAnsi="Arial" w:cs="Arial"/>
          <w:u w:val="single"/>
        </w:rPr>
        <w:lastRenderedPageBreak/>
        <w:t>Concessionaire’s General Undertakings</w:t>
      </w:r>
      <w:bookmarkEnd w:id="97"/>
    </w:p>
    <w:p w14:paraId="52D40CEF" w14:textId="77777777" w:rsidR="00D96016" w:rsidRPr="002D1A91" w:rsidRDefault="00D96016" w:rsidP="007A049F">
      <w:pPr>
        <w:pStyle w:val="ColorfulList-Accent11"/>
        <w:spacing w:line="240" w:lineRule="auto"/>
        <w:ind w:left="0"/>
        <w:jc w:val="both"/>
        <w:rPr>
          <w:rFonts w:ascii="Arial" w:hAnsi="Arial" w:cs="Arial"/>
        </w:rPr>
      </w:pPr>
    </w:p>
    <w:p w14:paraId="2C0112E1"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hereby undertakes that it shall, at its own cost and expense:</w:t>
      </w:r>
    </w:p>
    <w:p w14:paraId="403E045A" w14:textId="77777777" w:rsidR="00D96016" w:rsidRPr="002D1A91" w:rsidRDefault="00D96016" w:rsidP="007A049F">
      <w:pPr>
        <w:pStyle w:val="ColorfulList-Accent11"/>
        <w:spacing w:line="240" w:lineRule="auto"/>
        <w:ind w:left="780"/>
        <w:jc w:val="both"/>
        <w:rPr>
          <w:rFonts w:ascii="Arial" w:hAnsi="Arial" w:cs="Arial"/>
        </w:rPr>
      </w:pPr>
    </w:p>
    <w:p w14:paraId="2639B688" w14:textId="730F9FA6"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98" w:name="_Toc333899891"/>
      <w:r w:rsidRPr="002D1A91">
        <w:rPr>
          <w:rFonts w:ascii="Arial" w:hAnsi="Arial" w:cs="Arial"/>
          <w:b w:val="0"/>
          <w:smallCaps w:val="0"/>
        </w:rPr>
        <w:t xml:space="preserve">comply with and perform all duties, obligations, acts, </w:t>
      </w:r>
      <w:r w:rsidR="00777604">
        <w:rPr>
          <w:rFonts w:ascii="Arial" w:hAnsi="Arial" w:cs="Arial"/>
          <w:b w:val="0"/>
          <w:smallCaps w:val="0"/>
        </w:rPr>
        <w:t xml:space="preserve">and </w:t>
      </w:r>
      <w:r w:rsidRPr="002D1A91">
        <w:rPr>
          <w:rFonts w:ascii="Arial" w:hAnsi="Arial" w:cs="Arial"/>
          <w:b w:val="0"/>
          <w:smallCaps w:val="0"/>
        </w:rPr>
        <w:t xml:space="preserve">deeds set out in, in each case, the </w:t>
      </w:r>
      <w:bookmarkStart w:id="99" w:name="_Hlk226107529"/>
      <w:r w:rsidRPr="002D1A91">
        <w:rPr>
          <w:rFonts w:ascii="Arial" w:hAnsi="Arial" w:cs="Arial"/>
          <w:b w:val="0"/>
          <w:smallCaps w:val="0"/>
        </w:rPr>
        <w:t>Applicable Standards</w:t>
      </w:r>
      <w:bookmarkEnd w:id="99"/>
      <w:r w:rsidRPr="002D1A91">
        <w:rPr>
          <w:rFonts w:ascii="Arial" w:hAnsi="Arial" w:cs="Arial"/>
          <w:b w:val="0"/>
          <w:smallCaps w:val="0"/>
        </w:rPr>
        <w:t>;</w:t>
      </w:r>
      <w:bookmarkEnd w:id="98"/>
    </w:p>
    <w:p w14:paraId="0F1C3DFA"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498246A2" w14:textId="46A5943F"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00" w:name="_Toc333899892"/>
      <w:r w:rsidRPr="002D1A91">
        <w:rPr>
          <w:rFonts w:ascii="Arial" w:hAnsi="Arial" w:cs="Arial"/>
          <w:b w:val="0"/>
          <w:smallCaps w:val="0"/>
        </w:rPr>
        <w:t xml:space="preserve">continuously and diligently undertake, perform and complete all </w:t>
      </w:r>
      <w:bookmarkStart w:id="101" w:name="_Hlk226107536"/>
      <w:r w:rsidRPr="002D1A91">
        <w:rPr>
          <w:rFonts w:ascii="Arial" w:hAnsi="Arial" w:cs="Arial"/>
          <w:b w:val="0"/>
          <w:smallCaps w:val="0"/>
        </w:rPr>
        <w:t>Project Works</w:t>
      </w:r>
      <w:bookmarkEnd w:id="101"/>
      <w:r w:rsidRPr="002D1A91">
        <w:rPr>
          <w:rFonts w:ascii="Arial" w:hAnsi="Arial" w:cs="Arial"/>
          <w:b w:val="0"/>
          <w:smallCaps w:val="0"/>
        </w:rPr>
        <w:t xml:space="preserve"> and </w:t>
      </w:r>
      <w:bookmarkStart w:id="102" w:name="_Hlk226107543"/>
      <w:r w:rsidRPr="002D1A91">
        <w:rPr>
          <w:rFonts w:ascii="Arial" w:hAnsi="Arial" w:cs="Arial"/>
          <w:b w:val="0"/>
          <w:smallCaps w:val="0"/>
        </w:rPr>
        <w:t>Concession Assets</w:t>
      </w:r>
      <w:bookmarkEnd w:id="102"/>
      <w:r w:rsidRPr="002D1A91">
        <w:rPr>
          <w:rFonts w:ascii="Arial" w:hAnsi="Arial" w:cs="Arial"/>
          <w:b w:val="0"/>
          <w:smallCaps w:val="0"/>
        </w:rPr>
        <w:t xml:space="preserve"> in accordance with the Applicable Standards and within the </w:t>
      </w:r>
      <w:bookmarkStart w:id="103" w:name="_Hlk226107549"/>
      <w:r w:rsidRPr="002D1A91">
        <w:rPr>
          <w:rFonts w:ascii="Arial" w:hAnsi="Arial" w:cs="Arial"/>
          <w:b w:val="0"/>
          <w:smallCaps w:val="0"/>
        </w:rPr>
        <w:t xml:space="preserve">Time </w:t>
      </w:r>
      <w:r w:rsidR="00BF5F6C" w:rsidRPr="002D1A91">
        <w:rPr>
          <w:rFonts w:ascii="Arial" w:hAnsi="Arial" w:cs="Arial"/>
          <w:b w:val="0"/>
          <w:smallCaps w:val="0"/>
        </w:rPr>
        <w:t>for</w:t>
      </w:r>
      <w:r w:rsidRPr="002D1A91">
        <w:rPr>
          <w:rFonts w:ascii="Arial" w:hAnsi="Arial" w:cs="Arial"/>
          <w:b w:val="0"/>
          <w:smallCaps w:val="0"/>
        </w:rPr>
        <w:t xml:space="preserve"> Completion</w:t>
      </w:r>
      <w:bookmarkEnd w:id="103"/>
      <w:r w:rsidRPr="002D1A91">
        <w:rPr>
          <w:rFonts w:ascii="Arial" w:hAnsi="Arial" w:cs="Arial"/>
          <w:b w:val="0"/>
          <w:smallCaps w:val="0"/>
        </w:rPr>
        <w:t>;</w:t>
      </w:r>
      <w:bookmarkEnd w:id="100"/>
    </w:p>
    <w:p w14:paraId="25DC9224"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19DF2807" w14:textId="77777777"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04" w:name="_Toc333899893"/>
      <w:r w:rsidRPr="002D1A91">
        <w:rPr>
          <w:rFonts w:ascii="Arial" w:hAnsi="Arial" w:cs="Arial"/>
          <w:b w:val="0"/>
          <w:smallCaps w:val="0"/>
        </w:rPr>
        <w:t>ensure that all Project Works and Concession Assets comply with the Applicable Standards;</w:t>
      </w:r>
      <w:bookmarkEnd w:id="104"/>
    </w:p>
    <w:p w14:paraId="210F49D2"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628FB662" w14:textId="77777777"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05" w:name="_Toc333899894"/>
      <w:r w:rsidRPr="002D1A91">
        <w:rPr>
          <w:rFonts w:ascii="Arial" w:hAnsi="Arial" w:cs="Arial"/>
          <w:b w:val="0"/>
          <w:smallCaps w:val="0"/>
        </w:rPr>
        <w:t>investigate, study, finance, design, construct, Operate and Maintain the Concession Assets in accordance with the Applicable Standards;</w:t>
      </w:r>
      <w:bookmarkEnd w:id="105"/>
    </w:p>
    <w:p w14:paraId="3E54B72D"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53041090" w14:textId="6C30368B"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06" w:name="_Toc333899895"/>
      <w:r w:rsidRPr="002D1A91">
        <w:rPr>
          <w:rFonts w:ascii="Arial" w:hAnsi="Arial" w:cs="Arial"/>
          <w:b w:val="0"/>
          <w:smallCaps w:val="0"/>
        </w:rPr>
        <w:t xml:space="preserve">ensure and achieve each </w:t>
      </w:r>
      <w:bookmarkStart w:id="107" w:name="_Hlk226107561"/>
      <w:r w:rsidRPr="002D1A91">
        <w:rPr>
          <w:rFonts w:ascii="Arial" w:hAnsi="Arial" w:cs="Arial"/>
          <w:b w:val="0"/>
          <w:smallCaps w:val="0"/>
        </w:rPr>
        <w:t>Project Milestone</w:t>
      </w:r>
      <w:bookmarkEnd w:id="107"/>
      <w:r w:rsidRPr="002D1A91">
        <w:rPr>
          <w:rFonts w:ascii="Arial" w:hAnsi="Arial" w:cs="Arial"/>
          <w:b w:val="0"/>
          <w:smallCaps w:val="0"/>
        </w:rPr>
        <w:t xml:space="preserve"> on or prior to its </w:t>
      </w:r>
      <w:bookmarkStart w:id="108" w:name="_Hlk226107571"/>
      <w:r w:rsidRPr="002D1A91">
        <w:rPr>
          <w:rFonts w:ascii="Arial" w:hAnsi="Arial" w:cs="Arial"/>
          <w:b w:val="0"/>
          <w:smallCaps w:val="0"/>
        </w:rPr>
        <w:t xml:space="preserve">Project Milestone Date </w:t>
      </w:r>
      <w:bookmarkEnd w:id="108"/>
      <w:r w:rsidRPr="002D1A91">
        <w:rPr>
          <w:rFonts w:ascii="Arial" w:hAnsi="Arial" w:cs="Arial"/>
          <w:b w:val="0"/>
          <w:smallCaps w:val="0"/>
        </w:rPr>
        <w:t>in accordance with the Applicable Standards including:</w:t>
      </w:r>
      <w:bookmarkEnd w:id="106"/>
      <w:r w:rsidR="008125E9" w:rsidRPr="002D1A91">
        <w:rPr>
          <w:rStyle w:val="FootnoteReference"/>
          <w:rFonts w:ascii="Arial" w:hAnsi="Arial" w:cs="Arial"/>
          <w:b w:val="0"/>
          <w:smallCaps w:val="0"/>
        </w:rPr>
        <w:footnoteReference w:id="21"/>
      </w:r>
    </w:p>
    <w:p w14:paraId="5DFC4EA2"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33619364" w14:textId="3AC058E4" w:rsidR="00D96016" w:rsidRPr="002D1A91" w:rsidRDefault="00D9018A" w:rsidP="007A049F">
      <w:pPr>
        <w:pStyle w:val="Heading2"/>
        <w:numPr>
          <w:ilvl w:val="0"/>
          <w:numId w:val="0"/>
        </w:numPr>
        <w:spacing w:line="240" w:lineRule="auto"/>
        <w:ind w:left="2160" w:hanging="720"/>
        <w:jc w:val="both"/>
        <w:rPr>
          <w:rFonts w:ascii="Arial" w:hAnsi="Arial" w:cs="Arial"/>
          <w:b w:val="0"/>
          <w:smallCaps w:val="0"/>
        </w:rPr>
      </w:pPr>
      <w:bookmarkStart w:id="109" w:name="_Toc333899896"/>
      <w:r w:rsidRPr="002D1A91">
        <w:rPr>
          <w:rFonts w:ascii="Arial" w:hAnsi="Arial" w:cs="Arial"/>
          <w:b w:val="0"/>
          <w:smallCaps w:val="0"/>
        </w:rPr>
        <w:t>(i)</w:t>
      </w:r>
      <w:r w:rsidRPr="002D1A91">
        <w:rPr>
          <w:rFonts w:ascii="Arial" w:hAnsi="Arial" w:cs="Arial"/>
          <w:b w:val="0"/>
          <w:smallCaps w:val="0"/>
        </w:rPr>
        <w:tab/>
      </w:r>
      <w:r w:rsidR="00D96016" w:rsidRPr="002D1A91">
        <w:rPr>
          <w:rFonts w:ascii="Arial" w:hAnsi="Arial" w:cs="Arial"/>
          <w:b w:val="0"/>
          <w:smallCaps w:val="0"/>
        </w:rPr>
        <w:t>achieve Substantial Completion on or prior to the Scheduled Substantial Completion Date;</w:t>
      </w:r>
      <w:bookmarkEnd w:id="109"/>
    </w:p>
    <w:p w14:paraId="41602471"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2062D6F9" w14:textId="1653D4CA" w:rsidR="00D96016" w:rsidRPr="002D1A91" w:rsidRDefault="00D96016" w:rsidP="007A049F">
      <w:pPr>
        <w:pStyle w:val="Heading2"/>
        <w:numPr>
          <w:ilvl w:val="0"/>
          <w:numId w:val="0"/>
        </w:numPr>
        <w:spacing w:line="240" w:lineRule="auto"/>
        <w:ind w:left="2160" w:hanging="720"/>
        <w:jc w:val="both"/>
        <w:rPr>
          <w:rFonts w:ascii="Arial" w:hAnsi="Arial" w:cs="Arial"/>
          <w:b w:val="0"/>
          <w:smallCaps w:val="0"/>
        </w:rPr>
      </w:pPr>
      <w:bookmarkStart w:id="110" w:name="_Toc333899897"/>
      <w:r w:rsidRPr="002D1A91">
        <w:rPr>
          <w:rFonts w:ascii="Arial" w:hAnsi="Arial" w:cs="Arial"/>
          <w:b w:val="0"/>
          <w:smallCaps w:val="0"/>
        </w:rPr>
        <w:t>(</w:t>
      </w:r>
      <w:r w:rsidR="00D9018A" w:rsidRPr="002D1A91">
        <w:rPr>
          <w:rFonts w:ascii="Arial" w:hAnsi="Arial" w:cs="Arial"/>
          <w:b w:val="0"/>
          <w:smallCaps w:val="0"/>
        </w:rPr>
        <w:t>i</w:t>
      </w:r>
      <w:r w:rsidRPr="002D1A91">
        <w:rPr>
          <w:rFonts w:ascii="Arial" w:hAnsi="Arial" w:cs="Arial"/>
          <w:b w:val="0"/>
          <w:smallCaps w:val="0"/>
        </w:rPr>
        <w:t>i)</w:t>
      </w:r>
      <w:r w:rsidRPr="002D1A91">
        <w:rPr>
          <w:rFonts w:ascii="Arial" w:hAnsi="Arial" w:cs="Arial"/>
          <w:b w:val="0"/>
          <w:smallCaps w:val="0"/>
        </w:rPr>
        <w:tab/>
        <w:t xml:space="preserve">achieve Project </w:t>
      </w:r>
      <w:r w:rsidR="00E37CAC" w:rsidRPr="002D1A91">
        <w:rPr>
          <w:rFonts w:ascii="Arial" w:hAnsi="Arial" w:cs="Arial"/>
          <w:b w:val="0"/>
          <w:smallCaps w:val="0"/>
        </w:rPr>
        <w:t>Development</w:t>
      </w:r>
      <w:r w:rsidRPr="002D1A91">
        <w:rPr>
          <w:rFonts w:ascii="Arial" w:hAnsi="Arial" w:cs="Arial"/>
          <w:b w:val="0"/>
          <w:smallCaps w:val="0"/>
        </w:rPr>
        <w:t xml:space="preserve"> Completion on or prior to the Scheduled Project </w:t>
      </w:r>
      <w:r w:rsidR="00E37CAC" w:rsidRPr="002D1A91">
        <w:rPr>
          <w:rFonts w:ascii="Arial" w:hAnsi="Arial" w:cs="Arial"/>
          <w:b w:val="0"/>
          <w:smallCaps w:val="0"/>
        </w:rPr>
        <w:t>Development</w:t>
      </w:r>
      <w:r w:rsidRPr="002D1A91">
        <w:rPr>
          <w:rFonts w:ascii="Arial" w:hAnsi="Arial" w:cs="Arial"/>
          <w:b w:val="0"/>
          <w:smallCaps w:val="0"/>
        </w:rPr>
        <w:t xml:space="preserve"> Completion Date;</w:t>
      </w:r>
      <w:bookmarkEnd w:id="110"/>
    </w:p>
    <w:p w14:paraId="0ADDD2B8"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7AE9A286" w14:textId="77777777"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11" w:name="_Toc333899898"/>
      <w:r w:rsidRPr="002D1A91">
        <w:rPr>
          <w:rFonts w:ascii="Arial" w:hAnsi="Arial" w:cs="Arial"/>
          <w:b w:val="0"/>
          <w:smallCaps w:val="0"/>
        </w:rPr>
        <w:t xml:space="preserve">remedy any </w:t>
      </w:r>
      <w:bookmarkStart w:id="112" w:name="_Hlk226107615"/>
      <w:r w:rsidRPr="002D1A91">
        <w:rPr>
          <w:rFonts w:ascii="Arial" w:hAnsi="Arial" w:cs="Arial"/>
          <w:b w:val="0"/>
          <w:smallCaps w:val="0"/>
        </w:rPr>
        <w:t>Defects &amp; Deficiencies</w:t>
      </w:r>
      <w:bookmarkEnd w:id="112"/>
      <w:r w:rsidRPr="002D1A91">
        <w:rPr>
          <w:rFonts w:ascii="Arial" w:hAnsi="Arial" w:cs="Arial"/>
          <w:b w:val="0"/>
          <w:smallCaps w:val="0"/>
        </w:rPr>
        <w:t xml:space="preserve"> in the Project Works (including in the performance of the same) and/or the Concession Assets at its own cost and risk;</w:t>
      </w:r>
      <w:bookmarkEnd w:id="111"/>
    </w:p>
    <w:p w14:paraId="700CEC08" w14:textId="77777777" w:rsidR="00D96016" w:rsidRPr="002D1A91" w:rsidRDefault="00D96016" w:rsidP="007A049F">
      <w:pPr>
        <w:pStyle w:val="ColorfulList-Accent11"/>
        <w:spacing w:line="240" w:lineRule="auto"/>
        <w:jc w:val="both"/>
        <w:rPr>
          <w:rFonts w:ascii="Arial" w:hAnsi="Arial" w:cs="Arial"/>
        </w:rPr>
      </w:pPr>
    </w:p>
    <w:p w14:paraId="3AC7EAC3" w14:textId="72B5ACAB"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13" w:name="_Toc333899899"/>
      <w:r w:rsidRPr="002D1A91">
        <w:rPr>
          <w:rFonts w:ascii="Arial" w:hAnsi="Arial" w:cs="Arial"/>
          <w:b w:val="0"/>
          <w:smallCaps w:val="0"/>
        </w:rPr>
        <w:t xml:space="preserve">obtain and maintain all </w:t>
      </w:r>
      <w:bookmarkStart w:id="114" w:name="_Hlk226107630"/>
      <w:r w:rsidRPr="002D1A91">
        <w:rPr>
          <w:rFonts w:ascii="Arial" w:hAnsi="Arial" w:cs="Arial"/>
          <w:b w:val="0"/>
          <w:smallCaps w:val="0"/>
        </w:rPr>
        <w:t>Concessionaire Permits</w:t>
      </w:r>
      <w:bookmarkEnd w:id="114"/>
      <w:r w:rsidRPr="002D1A91">
        <w:rPr>
          <w:rFonts w:ascii="Arial" w:hAnsi="Arial" w:cs="Arial"/>
          <w:b w:val="0"/>
          <w:smallCaps w:val="0"/>
        </w:rPr>
        <w:t xml:space="preserve"> (including any renewals of the same) in conformity with the Applicable Laws and be in compliance thereof, and deliver copies of the same to the</w:t>
      </w:r>
      <w:r w:rsidR="00CB6838" w:rsidRPr="002D1A91">
        <w:rPr>
          <w:rFonts w:ascii="Arial" w:hAnsi="Arial" w:cs="Arial"/>
          <w:b w:val="0"/>
          <w:smallCaps w:val="0"/>
        </w:rPr>
        <w:t xml:space="preserve"> Agency</w:t>
      </w:r>
      <w:r w:rsidRPr="002D1A91">
        <w:rPr>
          <w:rFonts w:ascii="Arial" w:hAnsi="Arial" w:cs="Arial"/>
          <w:b w:val="0"/>
          <w:smallCaps w:val="0"/>
        </w:rPr>
        <w:t>, the Independent Engineer and the Independent Auditor from time to time;</w:t>
      </w:r>
      <w:bookmarkEnd w:id="113"/>
    </w:p>
    <w:p w14:paraId="22861E6C"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0E49D813" w14:textId="3EAE0C10"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15" w:name="_Toc333899900"/>
      <w:r w:rsidRPr="002D1A91">
        <w:rPr>
          <w:rFonts w:ascii="Arial" w:hAnsi="Arial" w:cs="Arial"/>
          <w:b w:val="0"/>
          <w:smallCaps w:val="0"/>
        </w:rPr>
        <w:t>be in compliance with and perform all its obligations in accordance with, in each case, the Applicable Laws and fulfill the requirements (including the environmental requirements) under the Applicable Laws</w:t>
      </w:r>
      <w:r w:rsidR="00220AEE">
        <w:rPr>
          <w:rFonts w:ascii="Arial" w:hAnsi="Arial" w:cs="Arial"/>
          <w:b w:val="0"/>
          <w:smallCaps w:val="0"/>
        </w:rPr>
        <w:t>;</w:t>
      </w:r>
      <w:bookmarkEnd w:id="115"/>
    </w:p>
    <w:p w14:paraId="41F30547"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231E4D5C" w14:textId="108454E3"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16" w:name="_Toc333899901"/>
      <w:r w:rsidRPr="002D1A91">
        <w:rPr>
          <w:rFonts w:ascii="Arial" w:hAnsi="Arial" w:cs="Arial"/>
          <w:b w:val="0"/>
          <w:smallCaps w:val="0"/>
        </w:rPr>
        <w:t xml:space="preserve">procure and maintain in full force and effect, as necessary, appropriate proprietary rights, </w:t>
      </w:r>
      <w:r w:rsidR="00434D08" w:rsidRPr="002D1A91">
        <w:rPr>
          <w:rFonts w:ascii="Arial" w:hAnsi="Arial" w:cs="Arial"/>
          <w:b w:val="0"/>
          <w:smallCaps w:val="0"/>
        </w:rPr>
        <w:t>licenses</w:t>
      </w:r>
      <w:r w:rsidR="00BB4024" w:rsidRPr="002D1A91">
        <w:rPr>
          <w:rFonts w:ascii="Arial" w:hAnsi="Arial" w:cs="Arial"/>
          <w:b w:val="0"/>
          <w:smallCaps w:val="0"/>
        </w:rPr>
        <w:t>/ leases</w:t>
      </w:r>
      <w:r w:rsidRPr="002D1A91">
        <w:rPr>
          <w:rFonts w:ascii="Arial" w:hAnsi="Arial" w:cs="Arial"/>
          <w:b w:val="0"/>
          <w:smallCaps w:val="0"/>
        </w:rPr>
        <w:t>, agreements and permissions for materials, methods, processes and systems used in or incorporated into the Project;</w:t>
      </w:r>
      <w:bookmarkEnd w:id="116"/>
    </w:p>
    <w:p w14:paraId="5C8A90B8"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4ADEDBED" w14:textId="5EB50E82"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17" w:name="_Toc333899902"/>
      <w:r w:rsidRPr="002D1A91">
        <w:rPr>
          <w:rFonts w:ascii="Arial" w:hAnsi="Arial" w:cs="Arial"/>
          <w:b w:val="0"/>
          <w:smallCaps w:val="0"/>
        </w:rPr>
        <w:t xml:space="preserve">appoint, supervise, monitor and control as necessary, the activities of the Concessionaire </w:t>
      </w:r>
      <w:bookmarkStart w:id="118" w:name="_Hlk226107639"/>
      <w:r w:rsidRPr="002D1A91">
        <w:rPr>
          <w:rFonts w:ascii="Arial" w:hAnsi="Arial" w:cs="Arial"/>
          <w:b w:val="0"/>
          <w:smallCaps w:val="0"/>
        </w:rPr>
        <w:t>Engaged Persons</w:t>
      </w:r>
      <w:bookmarkEnd w:id="118"/>
      <w:r w:rsidRPr="002D1A91">
        <w:rPr>
          <w:rFonts w:ascii="Arial" w:hAnsi="Arial" w:cs="Arial"/>
          <w:b w:val="0"/>
          <w:smallCaps w:val="0"/>
        </w:rPr>
        <w:t xml:space="preserve"> (including those of the Contractors under their respective and relevant </w:t>
      </w:r>
      <w:bookmarkStart w:id="119" w:name="_Hlk226107647"/>
      <w:r w:rsidRPr="002D1A91">
        <w:rPr>
          <w:rFonts w:ascii="Arial" w:hAnsi="Arial" w:cs="Arial"/>
          <w:b w:val="0"/>
          <w:smallCaps w:val="0"/>
        </w:rPr>
        <w:t>Project Agreements</w:t>
      </w:r>
      <w:bookmarkEnd w:id="119"/>
      <w:r w:rsidRPr="002D1A91">
        <w:rPr>
          <w:rFonts w:ascii="Arial" w:hAnsi="Arial" w:cs="Arial"/>
          <w:b w:val="0"/>
          <w:smallCaps w:val="0"/>
        </w:rPr>
        <w:t>)</w:t>
      </w:r>
      <w:r w:rsidR="00145C2D" w:rsidRPr="002D1A91">
        <w:rPr>
          <w:rFonts w:ascii="Arial" w:hAnsi="Arial" w:cs="Arial"/>
          <w:b w:val="0"/>
          <w:smallCaps w:val="0"/>
        </w:rPr>
        <w:t xml:space="preserve">, provided that, at all times, the Concessionaire shall be fully responsible </w:t>
      </w:r>
      <w:r w:rsidR="00E824F1" w:rsidRPr="002D1A91">
        <w:rPr>
          <w:rFonts w:ascii="Arial" w:hAnsi="Arial" w:cs="Arial"/>
          <w:b w:val="0"/>
          <w:smallCaps w:val="0"/>
        </w:rPr>
        <w:t>for all acts or omissions of the Concessionaire Engaged Persons, as further co</w:t>
      </w:r>
      <w:r w:rsidR="00220AEE">
        <w:rPr>
          <w:rFonts w:ascii="Arial" w:hAnsi="Arial" w:cs="Arial"/>
          <w:b w:val="0"/>
          <w:smallCaps w:val="0"/>
        </w:rPr>
        <w:t>n</w:t>
      </w:r>
      <w:r w:rsidR="00E824F1" w:rsidRPr="002D1A91">
        <w:rPr>
          <w:rFonts w:ascii="Arial" w:hAnsi="Arial" w:cs="Arial"/>
          <w:b w:val="0"/>
          <w:smallCaps w:val="0"/>
        </w:rPr>
        <w:t>templated in Section 7.3</w:t>
      </w:r>
      <w:r w:rsidRPr="002D1A91">
        <w:rPr>
          <w:rFonts w:ascii="Arial" w:hAnsi="Arial" w:cs="Arial"/>
          <w:b w:val="0"/>
          <w:smallCaps w:val="0"/>
        </w:rPr>
        <w:t>;</w:t>
      </w:r>
      <w:bookmarkEnd w:id="117"/>
    </w:p>
    <w:p w14:paraId="62A80151"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624761AE" w14:textId="62FA7900"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20" w:name="_Toc333899903"/>
      <w:r w:rsidRPr="002D1A91">
        <w:rPr>
          <w:rFonts w:ascii="Arial" w:hAnsi="Arial" w:cs="Arial"/>
          <w:b w:val="0"/>
          <w:smallCaps w:val="0"/>
        </w:rPr>
        <w:t xml:space="preserve">make its own arrangements for materials (including </w:t>
      </w:r>
      <w:r w:rsidR="00E37CAC" w:rsidRPr="002D1A91">
        <w:rPr>
          <w:rFonts w:ascii="Arial" w:hAnsi="Arial" w:cs="Arial"/>
          <w:b w:val="0"/>
          <w:smallCaps w:val="0"/>
        </w:rPr>
        <w:t>development</w:t>
      </w:r>
      <w:r w:rsidRPr="002D1A91">
        <w:rPr>
          <w:rFonts w:ascii="Arial" w:hAnsi="Arial" w:cs="Arial"/>
          <w:b w:val="0"/>
          <w:smallCaps w:val="0"/>
        </w:rPr>
        <w:t xml:space="preserve"> materials), parts, components, supplies, tools, machinery etc. for performance of the Project Works;</w:t>
      </w:r>
      <w:bookmarkEnd w:id="120"/>
    </w:p>
    <w:p w14:paraId="677B4792" w14:textId="77777777" w:rsidR="00D96016" w:rsidRPr="002D1A91" w:rsidRDefault="00D96016" w:rsidP="007A049F">
      <w:pPr>
        <w:spacing w:line="240" w:lineRule="auto"/>
        <w:rPr>
          <w:rFonts w:ascii="Arial" w:hAnsi="Arial" w:cs="Arial"/>
          <w:b/>
          <w:smallCaps/>
        </w:rPr>
      </w:pPr>
    </w:p>
    <w:p w14:paraId="7F759370" w14:textId="77777777"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21" w:name="_Toc333899904"/>
      <w:r w:rsidRPr="002D1A91">
        <w:rPr>
          <w:rFonts w:ascii="Arial" w:hAnsi="Arial" w:cs="Arial"/>
          <w:b w:val="0"/>
          <w:smallCaps w:val="0"/>
        </w:rPr>
        <w:t>be responsible for strict compliance with the relevant Applicable Standards notwithstanding the appointment and/or engagement by it of the Concessionaire Engaged Persons to implement the Project (or any part thereof) and performance of Project Works (or any part thereof);</w:t>
      </w:r>
      <w:bookmarkEnd w:id="121"/>
    </w:p>
    <w:p w14:paraId="5CA62300"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6C99A5D1" w14:textId="1CB611E3"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22" w:name="_Toc333899905"/>
      <w:r w:rsidRPr="002D1A91">
        <w:rPr>
          <w:rFonts w:ascii="Arial" w:hAnsi="Arial" w:cs="Arial"/>
          <w:b w:val="0"/>
          <w:smallCaps w:val="0"/>
        </w:rPr>
        <w:t>keep and maintain the Project Site free from all encroachments and take all steps necessary to remove encroachments, if any;</w:t>
      </w:r>
      <w:bookmarkEnd w:id="122"/>
    </w:p>
    <w:p w14:paraId="5D7B3591"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5AC2D237" w14:textId="77777777"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23" w:name="_Toc333899906"/>
      <w:r w:rsidRPr="002D1A91">
        <w:rPr>
          <w:rFonts w:ascii="Arial" w:hAnsi="Arial" w:cs="Arial"/>
          <w:b w:val="0"/>
          <w:smallCaps w:val="0"/>
        </w:rPr>
        <w:t>except as provided in this Agreement, make payments to the relevant Government Authority, if required, for provision of such services as are not provided in the normal course or are available only on payment;</w:t>
      </w:r>
      <w:bookmarkEnd w:id="123"/>
    </w:p>
    <w:p w14:paraId="7F078050"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5DD27253" w14:textId="435619E3"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24" w:name="_Toc333899907"/>
      <w:r w:rsidRPr="002D1A91">
        <w:rPr>
          <w:rFonts w:ascii="Arial" w:hAnsi="Arial" w:cs="Arial"/>
          <w:b w:val="0"/>
          <w:smallCaps w:val="0"/>
        </w:rPr>
        <w:t>afford access of the Project Site to the authorized representatives of the</w:t>
      </w:r>
      <w:r w:rsidR="00CB6838" w:rsidRPr="002D1A91">
        <w:rPr>
          <w:rFonts w:ascii="Arial" w:hAnsi="Arial" w:cs="Arial"/>
          <w:b w:val="0"/>
          <w:smallCaps w:val="0"/>
        </w:rPr>
        <w:t xml:space="preserve">  Agency</w:t>
      </w:r>
      <w:r w:rsidRPr="002D1A91">
        <w:rPr>
          <w:rFonts w:ascii="Arial" w:hAnsi="Arial" w:cs="Arial"/>
          <w:b w:val="0"/>
          <w:smallCaps w:val="0"/>
        </w:rPr>
        <w:t>, the Independent Engineer, Independent Auditor and any Government Authority having jurisdiction over the Project, including those concerned with safety, security or environmental protection to inspect the Project Works and the Concession Assets and, upon reasonable notice, to investigate any matter within their authority, and provide to such Persons assistance reasonably required to carry out their respective duties and functions;</w:t>
      </w:r>
      <w:bookmarkEnd w:id="124"/>
    </w:p>
    <w:p w14:paraId="6D78BE54"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4C2A9719" w14:textId="77777777"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25" w:name="_Toc333899908"/>
      <w:r w:rsidRPr="002D1A91">
        <w:rPr>
          <w:rFonts w:ascii="Arial" w:hAnsi="Arial" w:cs="Arial"/>
          <w:b w:val="0"/>
          <w:smallCaps w:val="0"/>
        </w:rPr>
        <w:t>not engage in any business or activity other than the business or related to, and conducted for, the purpose of the Project and/or other than as provided in this Agreement;</w:t>
      </w:r>
      <w:bookmarkEnd w:id="125"/>
    </w:p>
    <w:p w14:paraId="18F37A38"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4FA46B8B" w14:textId="77777777"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26" w:name="_Toc333899909"/>
      <w:r w:rsidRPr="002D1A91">
        <w:rPr>
          <w:rFonts w:ascii="Arial" w:hAnsi="Arial" w:cs="Arial"/>
          <w:b w:val="0"/>
          <w:smallCaps w:val="0"/>
        </w:rPr>
        <w:t>maintain its corporate existence and its rights to carry on operations of its business;</w:t>
      </w:r>
      <w:bookmarkEnd w:id="126"/>
    </w:p>
    <w:p w14:paraId="71BE8BFC"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360D303E" w14:textId="662DE9A2"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27" w:name="_Toc333899910"/>
      <w:r w:rsidRPr="002D1A91">
        <w:rPr>
          <w:rFonts w:ascii="Arial" w:hAnsi="Arial" w:cs="Arial"/>
          <w:b w:val="0"/>
          <w:smallCaps w:val="0"/>
        </w:rPr>
        <w:t xml:space="preserve">provide all necessary assistance to the </w:t>
      </w:r>
      <w:r w:rsidR="00CB6838" w:rsidRPr="002D1A91">
        <w:rPr>
          <w:rFonts w:ascii="Arial" w:hAnsi="Arial" w:cs="Arial"/>
          <w:b w:val="0"/>
          <w:smallCaps w:val="0"/>
        </w:rPr>
        <w:t xml:space="preserve"> Agency </w:t>
      </w:r>
      <w:r w:rsidRPr="002D1A91">
        <w:rPr>
          <w:rFonts w:ascii="Arial" w:hAnsi="Arial" w:cs="Arial"/>
          <w:b w:val="0"/>
          <w:smallCaps w:val="0"/>
        </w:rPr>
        <w:t xml:space="preserve">Representative, as the </w:t>
      </w:r>
      <w:r w:rsidR="00CB6838" w:rsidRPr="002D1A91">
        <w:rPr>
          <w:rFonts w:ascii="Arial" w:hAnsi="Arial" w:cs="Arial"/>
          <w:b w:val="0"/>
          <w:smallCaps w:val="0"/>
        </w:rPr>
        <w:t xml:space="preserve"> Agency </w:t>
      </w:r>
      <w:r w:rsidRPr="002D1A91">
        <w:rPr>
          <w:rFonts w:ascii="Arial" w:hAnsi="Arial" w:cs="Arial"/>
          <w:b w:val="0"/>
          <w:smallCaps w:val="0"/>
        </w:rPr>
        <w:t>Representative may reasonably require for the performance of its duties and services;</w:t>
      </w:r>
      <w:bookmarkEnd w:id="127"/>
    </w:p>
    <w:p w14:paraId="3300915E" w14:textId="77777777" w:rsidR="00D96016" w:rsidRPr="002D1A91" w:rsidRDefault="00D96016" w:rsidP="007A049F">
      <w:pPr>
        <w:pStyle w:val="Heading2"/>
        <w:numPr>
          <w:ilvl w:val="0"/>
          <w:numId w:val="0"/>
        </w:numPr>
        <w:spacing w:line="240" w:lineRule="auto"/>
        <w:jc w:val="both"/>
        <w:rPr>
          <w:rFonts w:ascii="Arial" w:hAnsi="Arial" w:cs="Arial"/>
          <w:b w:val="0"/>
          <w:smallCaps w:val="0"/>
        </w:rPr>
      </w:pPr>
      <w:r w:rsidRPr="002D1A91">
        <w:rPr>
          <w:rFonts w:ascii="Arial" w:hAnsi="Arial" w:cs="Arial"/>
          <w:b w:val="0"/>
          <w:smallCaps w:val="0"/>
        </w:rPr>
        <w:tab/>
      </w:r>
    </w:p>
    <w:p w14:paraId="37D58AA1" w14:textId="5D6102F3"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28" w:name="_Toc333899911"/>
      <w:r w:rsidRPr="002D1A91">
        <w:rPr>
          <w:rFonts w:ascii="Arial" w:hAnsi="Arial" w:cs="Arial"/>
          <w:b w:val="0"/>
          <w:smallCaps w:val="0"/>
        </w:rPr>
        <w:lastRenderedPageBreak/>
        <w:t xml:space="preserve">make all payments to the </w:t>
      </w:r>
      <w:r w:rsidR="00CB6838" w:rsidRPr="002D1A91">
        <w:rPr>
          <w:rFonts w:ascii="Arial" w:hAnsi="Arial" w:cs="Arial"/>
          <w:b w:val="0"/>
          <w:smallCaps w:val="0"/>
        </w:rPr>
        <w:t xml:space="preserve">Agency </w:t>
      </w:r>
      <w:r w:rsidRPr="002D1A91">
        <w:rPr>
          <w:rFonts w:ascii="Arial" w:hAnsi="Arial" w:cs="Arial"/>
          <w:b w:val="0"/>
          <w:smallCaps w:val="0"/>
        </w:rPr>
        <w:t xml:space="preserve">of the amounts due and payable by the Concessionaire in accordance with the terms of this Agreement and the </w:t>
      </w:r>
      <w:r w:rsidR="00CB6838" w:rsidRPr="002D1A91">
        <w:rPr>
          <w:rFonts w:ascii="Arial" w:hAnsi="Arial" w:cs="Arial"/>
          <w:b w:val="0"/>
          <w:smallCaps w:val="0"/>
        </w:rPr>
        <w:t xml:space="preserve">Agency </w:t>
      </w:r>
      <w:r w:rsidRPr="002D1A91">
        <w:rPr>
          <w:rFonts w:ascii="Arial" w:hAnsi="Arial" w:cs="Arial"/>
          <w:b w:val="0"/>
          <w:smallCaps w:val="0"/>
        </w:rPr>
        <w:t>Agreements;</w:t>
      </w:r>
      <w:bookmarkEnd w:id="128"/>
    </w:p>
    <w:p w14:paraId="16342745"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69D3414E" w14:textId="3D1D6F41"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29" w:name="_Toc333899912"/>
      <w:r w:rsidRPr="002D1A91">
        <w:rPr>
          <w:rFonts w:ascii="Arial" w:hAnsi="Arial" w:cs="Arial"/>
          <w:b w:val="0"/>
          <w:smallCaps w:val="0"/>
        </w:rPr>
        <w:t xml:space="preserve">ensure that no damage is caused to any property belonging to </w:t>
      </w:r>
      <w:r w:rsidR="00220AEE">
        <w:rPr>
          <w:rFonts w:ascii="Arial" w:hAnsi="Arial" w:cs="Arial"/>
          <w:b w:val="0"/>
          <w:smallCaps w:val="0"/>
        </w:rPr>
        <w:t xml:space="preserve">the </w:t>
      </w:r>
      <w:r w:rsidR="00CB6838" w:rsidRPr="002D1A91">
        <w:rPr>
          <w:rFonts w:ascii="Arial" w:hAnsi="Arial" w:cs="Arial"/>
          <w:b w:val="0"/>
          <w:smallCaps w:val="0"/>
        </w:rPr>
        <w:t xml:space="preserve">Agency </w:t>
      </w:r>
      <w:r w:rsidRPr="002D1A91">
        <w:rPr>
          <w:rFonts w:ascii="Arial" w:hAnsi="Arial" w:cs="Arial"/>
          <w:b w:val="0"/>
          <w:smallCaps w:val="0"/>
        </w:rPr>
        <w:t>and/or other third parties in the execution of the Project Works;</w:t>
      </w:r>
      <w:bookmarkEnd w:id="129"/>
    </w:p>
    <w:p w14:paraId="687D32DD"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261526D9" w14:textId="77777777"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30" w:name="_Toc333899913"/>
      <w:r w:rsidRPr="002D1A91">
        <w:rPr>
          <w:rFonts w:ascii="Arial" w:hAnsi="Arial" w:cs="Arial"/>
          <w:b w:val="0"/>
          <w:smallCaps w:val="0"/>
        </w:rPr>
        <w:t>coordinate and manage all the Project Works and be responsible for the coordination and general management of the Project Works;</w:t>
      </w:r>
      <w:bookmarkEnd w:id="130"/>
    </w:p>
    <w:p w14:paraId="14800F27"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0FD2071D" w14:textId="50886B25"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31" w:name="_Toc333899914"/>
      <w:r w:rsidRPr="002D1A91">
        <w:rPr>
          <w:rFonts w:ascii="Arial" w:hAnsi="Arial" w:cs="Arial"/>
          <w:b w:val="0"/>
          <w:smallCaps w:val="0"/>
        </w:rPr>
        <w:t>provide to the</w:t>
      </w:r>
      <w:r w:rsidR="00CB6838" w:rsidRPr="002D1A91">
        <w:rPr>
          <w:rFonts w:ascii="Arial" w:hAnsi="Arial" w:cs="Arial"/>
          <w:b w:val="0"/>
          <w:smallCaps w:val="0"/>
        </w:rPr>
        <w:t xml:space="preserve">  Agency</w:t>
      </w:r>
      <w:r w:rsidRPr="002D1A91">
        <w:rPr>
          <w:rFonts w:ascii="Arial" w:hAnsi="Arial" w:cs="Arial"/>
          <w:b w:val="0"/>
          <w:smallCaps w:val="0"/>
        </w:rPr>
        <w:t xml:space="preserve">, the Independent Auditor and the Independent Engineer all such information relating to the Project Works and the execution and completion of the same as is reasonably requested by the </w:t>
      </w:r>
      <w:r w:rsidR="00CB6838" w:rsidRPr="002D1A91">
        <w:rPr>
          <w:rFonts w:ascii="Arial" w:hAnsi="Arial" w:cs="Arial"/>
          <w:b w:val="0"/>
          <w:smallCaps w:val="0"/>
        </w:rPr>
        <w:t xml:space="preserve"> Agency</w:t>
      </w:r>
      <w:r w:rsidRPr="002D1A91">
        <w:rPr>
          <w:rFonts w:ascii="Arial" w:hAnsi="Arial" w:cs="Arial"/>
          <w:b w:val="0"/>
          <w:smallCaps w:val="0"/>
        </w:rPr>
        <w:t>, the Independent Auditor and the Independent Engineer from time to time;</w:t>
      </w:r>
      <w:bookmarkEnd w:id="131"/>
    </w:p>
    <w:p w14:paraId="0767A301"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2DE50B12" w14:textId="1C8352BE"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32" w:name="_Toc333899915"/>
      <w:r w:rsidRPr="002D1A91">
        <w:rPr>
          <w:rFonts w:ascii="Arial" w:hAnsi="Arial" w:cs="Arial"/>
          <w:b w:val="0"/>
          <w:smallCaps w:val="0"/>
        </w:rPr>
        <w:t xml:space="preserve">Notify the </w:t>
      </w:r>
      <w:r w:rsidR="00CB6838" w:rsidRPr="002D1A91">
        <w:rPr>
          <w:rFonts w:ascii="Arial" w:hAnsi="Arial" w:cs="Arial"/>
          <w:b w:val="0"/>
          <w:smallCaps w:val="0"/>
        </w:rPr>
        <w:t xml:space="preserve"> Agency</w:t>
      </w:r>
      <w:r w:rsidRPr="002D1A91">
        <w:rPr>
          <w:rFonts w:ascii="Arial" w:hAnsi="Arial" w:cs="Arial"/>
          <w:b w:val="0"/>
          <w:smallCaps w:val="0"/>
        </w:rPr>
        <w:t>, the Independent Engineer and/or the Independent Auditor (as applicable) without undue delay upon becoming aware of any changes in the information provided and/or to be provided to the same by the Concessionaire pursuant to the Applicable Standards;</w:t>
      </w:r>
      <w:bookmarkEnd w:id="132"/>
    </w:p>
    <w:p w14:paraId="46E683BC"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1458A71B" w14:textId="750A16DE"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33" w:name="_Toc333899916"/>
      <w:r w:rsidRPr="002D1A91">
        <w:rPr>
          <w:rFonts w:ascii="Arial" w:hAnsi="Arial" w:cs="Arial"/>
          <w:b w:val="0"/>
          <w:smallCaps w:val="0"/>
        </w:rPr>
        <w:t xml:space="preserve">provide all necessary assistance to the Independent Engineer and the Independent Auditor as the same may reasonably require for the performance of their duties and services in accordance with the </w:t>
      </w:r>
      <w:bookmarkStart w:id="134" w:name="_Hlk226107662"/>
      <w:r w:rsidRPr="002D1A91">
        <w:rPr>
          <w:rFonts w:ascii="Arial" w:hAnsi="Arial" w:cs="Arial"/>
          <w:b w:val="0"/>
          <w:smallCaps w:val="0"/>
        </w:rPr>
        <w:t xml:space="preserve">Independent Engineer Contract </w:t>
      </w:r>
      <w:bookmarkEnd w:id="134"/>
      <w:r w:rsidRPr="002D1A91">
        <w:rPr>
          <w:rFonts w:ascii="Arial" w:hAnsi="Arial" w:cs="Arial"/>
          <w:b w:val="0"/>
          <w:smallCaps w:val="0"/>
        </w:rPr>
        <w:t xml:space="preserve">and the </w:t>
      </w:r>
      <w:bookmarkStart w:id="135" w:name="_Hlk226107673"/>
      <w:r w:rsidRPr="002D1A91">
        <w:rPr>
          <w:rFonts w:ascii="Arial" w:hAnsi="Arial" w:cs="Arial"/>
          <w:b w:val="0"/>
          <w:smallCaps w:val="0"/>
        </w:rPr>
        <w:t>Independent Auditor Contract</w:t>
      </w:r>
      <w:bookmarkEnd w:id="135"/>
      <w:r w:rsidRPr="002D1A91">
        <w:rPr>
          <w:rFonts w:ascii="Arial" w:hAnsi="Arial" w:cs="Arial"/>
          <w:b w:val="0"/>
          <w:smallCaps w:val="0"/>
        </w:rPr>
        <w:t xml:space="preserve">, respectively, and for the performance of its roles and obligations contemplated under this Agreement and the  </w:t>
      </w:r>
      <w:r w:rsidR="00CB6838" w:rsidRPr="002D1A91">
        <w:rPr>
          <w:rFonts w:ascii="Arial" w:hAnsi="Arial" w:cs="Arial"/>
          <w:b w:val="0"/>
          <w:smallCaps w:val="0"/>
        </w:rPr>
        <w:t xml:space="preserve">Agency </w:t>
      </w:r>
      <w:r w:rsidRPr="002D1A91">
        <w:rPr>
          <w:rFonts w:ascii="Arial" w:hAnsi="Arial" w:cs="Arial"/>
          <w:b w:val="0"/>
          <w:smallCaps w:val="0"/>
        </w:rPr>
        <w:t>Agreements;</w:t>
      </w:r>
      <w:bookmarkEnd w:id="133"/>
    </w:p>
    <w:p w14:paraId="280F6830"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721CC7CF" w14:textId="15F6484B"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36" w:name="_Toc333899917"/>
      <w:r w:rsidRPr="002D1A91">
        <w:rPr>
          <w:rFonts w:ascii="Arial" w:hAnsi="Arial" w:cs="Arial"/>
          <w:b w:val="0"/>
          <w:smallCaps w:val="0"/>
        </w:rPr>
        <w:t xml:space="preserve">ensure that the Project Agreements entered into by the Concessionaire shall not be inconsistent with the terms and conditions of the </w:t>
      </w:r>
      <w:r w:rsidR="00CB6838" w:rsidRPr="002D1A91">
        <w:rPr>
          <w:rFonts w:ascii="Arial" w:hAnsi="Arial" w:cs="Arial"/>
          <w:b w:val="0"/>
          <w:smallCaps w:val="0"/>
        </w:rPr>
        <w:t xml:space="preserve"> Agency </w:t>
      </w:r>
      <w:r w:rsidRPr="002D1A91">
        <w:rPr>
          <w:rFonts w:ascii="Arial" w:hAnsi="Arial" w:cs="Arial"/>
          <w:b w:val="0"/>
          <w:smallCaps w:val="0"/>
        </w:rPr>
        <w:t>Agreements;</w:t>
      </w:r>
      <w:bookmarkEnd w:id="136"/>
    </w:p>
    <w:p w14:paraId="552A5040"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5355916C" w14:textId="36B813E6"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37" w:name="_Toc333899918"/>
      <w:r w:rsidRPr="002D1A91">
        <w:rPr>
          <w:rFonts w:ascii="Arial" w:hAnsi="Arial" w:cs="Arial"/>
          <w:b w:val="0"/>
          <w:smallCaps w:val="0"/>
        </w:rPr>
        <w:t xml:space="preserve">submit from time to time to the </w:t>
      </w:r>
      <w:r w:rsidR="00CB6838" w:rsidRPr="002D1A91">
        <w:rPr>
          <w:rFonts w:ascii="Arial" w:hAnsi="Arial" w:cs="Arial"/>
          <w:b w:val="0"/>
          <w:smallCaps w:val="0"/>
        </w:rPr>
        <w:t xml:space="preserve">Agency </w:t>
      </w:r>
      <w:r w:rsidRPr="002D1A91">
        <w:rPr>
          <w:rFonts w:ascii="Arial" w:hAnsi="Arial" w:cs="Arial"/>
          <w:b w:val="0"/>
          <w:smallCaps w:val="0"/>
        </w:rPr>
        <w:t>and the Independent Engineer its</w:t>
      </w:r>
      <w:r w:rsidRPr="006A4CA4">
        <w:rPr>
          <w:rFonts w:ascii="Arial" w:hAnsi="Arial" w:cs="Arial"/>
          <w:b w:val="0"/>
          <w:smallCaps w:val="0"/>
        </w:rPr>
        <w:t xml:space="preserve"> </w:t>
      </w:r>
      <w:r w:rsidR="00D517E5" w:rsidRPr="006A4CA4">
        <w:rPr>
          <w:rFonts w:ascii="Arial" w:hAnsi="Arial" w:cs="Arial"/>
          <w:b w:val="0"/>
          <w:smallCaps w:val="0"/>
        </w:rPr>
        <w:t xml:space="preserve">development </w:t>
      </w:r>
      <w:r w:rsidRPr="006A4CA4">
        <w:rPr>
          <w:rFonts w:ascii="Arial" w:hAnsi="Arial" w:cs="Arial"/>
          <w:b w:val="0"/>
          <w:smallCaps w:val="0"/>
        </w:rPr>
        <w:t>methodology</w:t>
      </w:r>
      <w:r w:rsidRPr="002D1A91">
        <w:rPr>
          <w:rFonts w:ascii="Arial" w:hAnsi="Arial" w:cs="Arial"/>
          <w:b w:val="0"/>
          <w:smallCaps w:val="0"/>
        </w:rPr>
        <w:t xml:space="preserve"> and quality assurance procedures for implementation and completion of the Project in accordance with the Applicable Standards and the same shall be subject to the review and approval of the Independent Engineer;</w:t>
      </w:r>
      <w:bookmarkEnd w:id="137"/>
    </w:p>
    <w:p w14:paraId="14B8C4D6"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0F640F1A" w14:textId="77777777"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38" w:name="_Toc333899919"/>
      <w:r w:rsidRPr="002D1A91">
        <w:rPr>
          <w:rFonts w:ascii="Arial" w:hAnsi="Arial" w:cs="Arial"/>
          <w:b w:val="0"/>
          <w:smallCaps w:val="0"/>
        </w:rPr>
        <w:t>undertake, do and perform from time to time, all such acts, deeds and things as may be necessary or required before commencement of Project Works (or any part thereof) for the performance of the Project Works under and in accordance with the Applicable Standards;</w:t>
      </w:r>
      <w:bookmarkEnd w:id="138"/>
    </w:p>
    <w:p w14:paraId="0CA40542"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0B6A59EB" w14:textId="77777777"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39" w:name="_Toc333899920"/>
      <w:r w:rsidRPr="002D1A91">
        <w:rPr>
          <w:rFonts w:ascii="Arial" w:hAnsi="Arial" w:cs="Arial"/>
          <w:b w:val="0"/>
          <w:smallCaps w:val="0"/>
        </w:rPr>
        <w:lastRenderedPageBreak/>
        <w:t xml:space="preserve">construct, provide and maintain a reasonably furnished site office accommodation for the Independent Engineer at the Project Site commencing from the Commencement Date and until the </w:t>
      </w:r>
      <w:bookmarkStart w:id="140" w:name="_Hlk226107685"/>
      <w:r w:rsidRPr="002D1A91">
        <w:rPr>
          <w:rFonts w:ascii="Arial" w:hAnsi="Arial" w:cs="Arial"/>
          <w:b w:val="0"/>
          <w:smallCaps w:val="0"/>
        </w:rPr>
        <w:t>Transfer Date</w:t>
      </w:r>
      <w:bookmarkEnd w:id="140"/>
      <w:r w:rsidRPr="002D1A91">
        <w:rPr>
          <w:rFonts w:ascii="Arial" w:hAnsi="Arial" w:cs="Arial"/>
          <w:b w:val="0"/>
          <w:smallCaps w:val="0"/>
        </w:rPr>
        <w:t>;</w:t>
      </w:r>
      <w:bookmarkEnd w:id="139"/>
    </w:p>
    <w:p w14:paraId="0A0854E8"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7CADF529" w14:textId="4EE02F66"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41" w:name="_Toc333899921"/>
      <w:r w:rsidRPr="002D1A91">
        <w:rPr>
          <w:rFonts w:ascii="Arial" w:hAnsi="Arial" w:cs="Arial"/>
          <w:b w:val="0"/>
          <w:smallCaps w:val="0"/>
        </w:rPr>
        <w:t>ensure the safety of the Concession Assets in accordance with the Safety Requirements;</w:t>
      </w:r>
      <w:bookmarkEnd w:id="141"/>
    </w:p>
    <w:p w14:paraId="38A31E88"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rPr>
      </w:pPr>
    </w:p>
    <w:p w14:paraId="64D70BF7" w14:textId="33F4B5D2" w:rsidR="00D96016" w:rsidRPr="002D1A91" w:rsidRDefault="00D96016" w:rsidP="007A049F">
      <w:pPr>
        <w:pStyle w:val="Heading2"/>
        <w:numPr>
          <w:ilvl w:val="0"/>
          <w:numId w:val="59"/>
        </w:numPr>
        <w:spacing w:line="240" w:lineRule="auto"/>
        <w:jc w:val="both"/>
        <w:rPr>
          <w:rFonts w:ascii="Arial" w:hAnsi="Arial" w:cs="Arial"/>
          <w:b w:val="0"/>
          <w:smallCaps w:val="0"/>
        </w:rPr>
      </w:pPr>
      <w:bookmarkStart w:id="142" w:name="_Toc333899922"/>
      <w:r w:rsidRPr="002D1A91">
        <w:rPr>
          <w:rFonts w:ascii="Arial" w:hAnsi="Arial" w:cs="Arial"/>
          <w:b w:val="0"/>
          <w:smallCaps w:val="0"/>
        </w:rPr>
        <w:t>maintain the Project Site and the Concession Assets in good condition</w:t>
      </w:r>
      <w:r w:rsidR="000E4E90" w:rsidRPr="002D1A91">
        <w:rPr>
          <w:rFonts w:ascii="Arial" w:hAnsi="Arial" w:cs="Arial"/>
          <w:b w:val="0"/>
          <w:smallCaps w:val="0"/>
        </w:rPr>
        <w:t>;</w:t>
      </w:r>
    </w:p>
    <w:p w14:paraId="28F2E44A" w14:textId="77777777" w:rsidR="00D96016" w:rsidRPr="002D1A91" w:rsidRDefault="00D96016" w:rsidP="007A049F">
      <w:pPr>
        <w:spacing w:line="240" w:lineRule="auto"/>
        <w:rPr>
          <w:rFonts w:ascii="Arial" w:hAnsi="Arial" w:cs="Arial"/>
        </w:rPr>
      </w:pPr>
    </w:p>
    <w:p w14:paraId="5747DF56" w14:textId="3B34AC60" w:rsidR="005C66AB" w:rsidRPr="002D1A91" w:rsidRDefault="00D96016" w:rsidP="007A049F">
      <w:pPr>
        <w:pStyle w:val="Heading2"/>
        <w:numPr>
          <w:ilvl w:val="0"/>
          <w:numId w:val="59"/>
        </w:numPr>
        <w:spacing w:line="240" w:lineRule="auto"/>
        <w:jc w:val="both"/>
        <w:rPr>
          <w:rFonts w:ascii="Arial" w:hAnsi="Arial" w:cs="Arial"/>
          <w:b w:val="0"/>
          <w:smallCaps w:val="0"/>
        </w:rPr>
      </w:pPr>
      <w:r w:rsidRPr="002D1A91">
        <w:rPr>
          <w:rFonts w:ascii="Arial" w:hAnsi="Arial" w:cs="Arial"/>
          <w:b w:val="0"/>
          <w:smallCaps w:val="0"/>
        </w:rPr>
        <w:t xml:space="preserve">the Concessionaire has complied with all the conditions set–out in the </w:t>
      </w:r>
      <w:bookmarkStart w:id="143" w:name="_Hlk226107694"/>
      <w:r w:rsidRPr="002D1A91">
        <w:rPr>
          <w:rFonts w:ascii="Arial" w:hAnsi="Arial" w:cs="Arial"/>
          <w:b w:val="0"/>
          <w:smallCaps w:val="0"/>
        </w:rPr>
        <w:t>EIA Approval</w:t>
      </w:r>
      <w:r w:rsidR="00165CC0" w:rsidRPr="002D1A91">
        <w:rPr>
          <w:rFonts w:ascii="Arial" w:hAnsi="Arial" w:cs="Arial"/>
          <w:b w:val="0"/>
          <w:smallCaps w:val="0"/>
        </w:rPr>
        <w:t xml:space="preserve"> </w:t>
      </w:r>
      <w:bookmarkEnd w:id="143"/>
      <w:r w:rsidRPr="002D1A91">
        <w:rPr>
          <w:rFonts w:ascii="Arial" w:hAnsi="Arial" w:cs="Arial"/>
          <w:b w:val="0"/>
          <w:smallCaps w:val="0"/>
        </w:rPr>
        <w:t xml:space="preserve">in accordance with the Applicable Laws and the same stands approved by the </w:t>
      </w:r>
      <w:r w:rsidR="001E4404" w:rsidRPr="002D1A91">
        <w:rPr>
          <w:rFonts w:ascii="Arial" w:hAnsi="Arial" w:cs="Arial"/>
          <w:b w:val="0"/>
          <w:smallCaps w:val="0"/>
        </w:rPr>
        <w:t xml:space="preserve">Relevant </w:t>
      </w:r>
      <w:r w:rsidRPr="002D1A91">
        <w:rPr>
          <w:rFonts w:ascii="Arial" w:hAnsi="Arial" w:cs="Arial"/>
          <w:b w:val="0"/>
          <w:smallCaps w:val="0"/>
        </w:rPr>
        <w:t xml:space="preserve">Environmental Protection Agency and has submitted a copy of each of the same (i.e. the report and its approval) to the  </w:t>
      </w:r>
      <w:r w:rsidR="00CB6838" w:rsidRPr="002D1A91">
        <w:rPr>
          <w:rFonts w:ascii="Arial" w:hAnsi="Arial" w:cs="Arial"/>
          <w:b w:val="0"/>
          <w:smallCaps w:val="0"/>
        </w:rPr>
        <w:t xml:space="preserve">Agency </w:t>
      </w:r>
      <w:r w:rsidRPr="002D1A91">
        <w:rPr>
          <w:rFonts w:ascii="Arial" w:hAnsi="Arial" w:cs="Arial"/>
          <w:b w:val="0"/>
          <w:smallCaps w:val="0"/>
        </w:rPr>
        <w:t>(with a copy delivered to the Independent Engineer and the Independent Auditor</w:t>
      </w:r>
      <w:bookmarkEnd w:id="142"/>
      <w:r w:rsidR="000E4E90" w:rsidRPr="002D1A91">
        <w:rPr>
          <w:rFonts w:ascii="Arial" w:hAnsi="Arial" w:cs="Arial"/>
          <w:b w:val="0"/>
          <w:smallCaps w:val="0"/>
        </w:rPr>
        <w:t>);</w:t>
      </w:r>
    </w:p>
    <w:p w14:paraId="7B4FC6E5" w14:textId="77777777" w:rsidR="005C66AB" w:rsidRPr="002D1A91" w:rsidRDefault="005C66AB" w:rsidP="007A049F">
      <w:pPr>
        <w:spacing w:line="240" w:lineRule="auto"/>
        <w:rPr>
          <w:rFonts w:ascii="Arial" w:hAnsi="Arial" w:cs="Arial"/>
        </w:rPr>
      </w:pPr>
    </w:p>
    <w:p w14:paraId="3E8E4B88" w14:textId="6D1AD11C" w:rsidR="00146104" w:rsidRPr="002D1A91" w:rsidRDefault="00146104" w:rsidP="00197F61">
      <w:pPr>
        <w:pStyle w:val="Heading2"/>
        <w:numPr>
          <w:ilvl w:val="0"/>
          <w:numId w:val="59"/>
        </w:numPr>
        <w:spacing w:line="240" w:lineRule="auto"/>
        <w:jc w:val="both"/>
        <w:rPr>
          <w:rFonts w:ascii="Arial" w:hAnsi="Arial" w:cs="Arial"/>
          <w:b w:val="0"/>
          <w:smallCaps w:val="0"/>
        </w:rPr>
      </w:pPr>
      <w:r w:rsidRPr="002D1A91">
        <w:rPr>
          <w:rFonts w:ascii="Arial" w:hAnsi="Arial" w:cs="Arial"/>
          <w:b w:val="0"/>
          <w:smallCaps w:val="0"/>
        </w:rPr>
        <w:t xml:space="preserve">provide the </w:t>
      </w:r>
      <w:bookmarkStart w:id="144" w:name="_Hlk226107703"/>
      <w:r w:rsidRPr="002D1A91">
        <w:rPr>
          <w:rFonts w:ascii="Arial" w:hAnsi="Arial" w:cs="Arial"/>
          <w:b w:val="0"/>
          <w:smallCaps w:val="0"/>
        </w:rPr>
        <w:t xml:space="preserve">Project Management </w:t>
      </w:r>
      <w:r w:rsidR="0022755E" w:rsidRPr="002D1A91">
        <w:rPr>
          <w:rFonts w:ascii="Arial" w:hAnsi="Arial" w:cs="Arial"/>
          <w:b w:val="0"/>
          <w:smallCaps w:val="0"/>
        </w:rPr>
        <w:t xml:space="preserve">/ </w:t>
      </w:r>
      <w:r w:rsidRPr="002D1A91">
        <w:rPr>
          <w:rFonts w:ascii="Arial" w:hAnsi="Arial" w:cs="Arial"/>
          <w:b w:val="0"/>
          <w:smallCaps w:val="0"/>
        </w:rPr>
        <w:t xml:space="preserve">Implementation Unit </w:t>
      </w:r>
      <w:bookmarkEnd w:id="144"/>
      <w:r w:rsidRPr="002D1A91">
        <w:rPr>
          <w:rFonts w:ascii="Arial" w:hAnsi="Arial" w:cs="Arial"/>
          <w:b w:val="0"/>
          <w:smallCaps w:val="0"/>
        </w:rPr>
        <w:t xml:space="preserve">with vehicles in accordance with </w:t>
      </w:r>
      <w:r w:rsidRPr="002D1A91">
        <w:rPr>
          <w:rFonts w:ascii="Arial" w:hAnsi="Arial" w:cs="Arial"/>
          <w:smallCaps w:val="0"/>
        </w:rPr>
        <w:t xml:space="preserve">Schedule W </w:t>
      </w:r>
      <w:r w:rsidRPr="002D1A91">
        <w:rPr>
          <w:rFonts w:ascii="Arial" w:hAnsi="Arial" w:cs="Arial"/>
          <w:b w:val="0"/>
          <w:smallCaps w:val="0"/>
        </w:rPr>
        <w:t>(</w:t>
      </w:r>
      <w:r w:rsidRPr="002D1A91">
        <w:rPr>
          <w:rFonts w:ascii="Arial" w:hAnsi="Arial" w:cs="Arial"/>
          <w:i/>
          <w:smallCaps w:val="0"/>
        </w:rPr>
        <w:t>Project Management and Implementation Unit</w:t>
      </w:r>
      <w:r w:rsidRPr="002D1A91" w:rsidDel="0092480C">
        <w:rPr>
          <w:rFonts w:ascii="Arial" w:hAnsi="Arial" w:cs="Arial"/>
          <w:i/>
          <w:smallCaps w:val="0"/>
        </w:rPr>
        <w:t xml:space="preserve"> </w:t>
      </w:r>
      <w:r w:rsidRPr="002D1A91">
        <w:rPr>
          <w:rFonts w:ascii="Arial" w:hAnsi="Arial" w:cs="Arial"/>
          <w:i/>
          <w:smallCaps w:val="0"/>
        </w:rPr>
        <w:t>Vehicles</w:t>
      </w:r>
      <w:r w:rsidRPr="002D1A91">
        <w:rPr>
          <w:rFonts w:ascii="Arial" w:hAnsi="Arial" w:cs="Arial"/>
          <w:b w:val="0"/>
          <w:smallCaps w:val="0"/>
        </w:rPr>
        <w:t>);</w:t>
      </w:r>
    </w:p>
    <w:p w14:paraId="73F4827C" w14:textId="77777777" w:rsidR="005C66AB" w:rsidRPr="002D1A91" w:rsidRDefault="005C66AB" w:rsidP="007A049F">
      <w:pPr>
        <w:spacing w:line="240" w:lineRule="auto"/>
        <w:rPr>
          <w:rFonts w:ascii="Arial" w:hAnsi="Arial" w:cs="Arial"/>
        </w:rPr>
      </w:pPr>
    </w:p>
    <w:p w14:paraId="063EC656" w14:textId="6EC5AB60" w:rsidR="005C66AB" w:rsidRPr="002D1A91" w:rsidRDefault="00A43C4E" w:rsidP="00197F61">
      <w:pPr>
        <w:pStyle w:val="ListParagraph"/>
        <w:numPr>
          <w:ilvl w:val="0"/>
          <w:numId w:val="59"/>
        </w:numPr>
        <w:spacing w:line="240" w:lineRule="auto"/>
        <w:contextualSpacing/>
        <w:jc w:val="both"/>
        <w:outlineLvl w:val="1"/>
        <w:rPr>
          <w:rFonts w:ascii="Arial" w:hAnsi="Arial" w:cs="Arial"/>
        </w:rPr>
      </w:pPr>
      <w:r w:rsidRPr="002D1A91">
        <w:rPr>
          <w:rFonts w:ascii="Arial" w:hAnsi="Arial" w:cs="Arial"/>
        </w:rPr>
        <w:t>the Concessionaire shall supervise the works during the relocation of existing utilities, and all utility stakeholders, in relation to the agreed alignments (for excavation, laying, back-filling, erection of utility poles etc.) by seeking assistance from the design consultant with respect to the survey points without damaging the existing utilities and roads for the relocation of utilities if encountered</w:t>
      </w:r>
      <w:r w:rsidR="00C13C3F" w:rsidRPr="002D1A91">
        <w:rPr>
          <w:rFonts w:ascii="Arial" w:hAnsi="Arial" w:cs="Arial"/>
        </w:rPr>
        <w:t>;</w:t>
      </w:r>
      <w:r w:rsidR="00937A06">
        <w:rPr>
          <w:rFonts w:ascii="Arial" w:hAnsi="Arial" w:cs="Arial"/>
        </w:rPr>
        <w:t xml:space="preserve"> and</w:t>
      </w:r>
    </w:p>
    <w:p w14:paraId="314B8B50" w14:textId="77777777" w:rsidR="00A43C4E" w:rsidRPr="002D1A91" w:rsidRDefault="00A43C4E" w:rsidP="007A049F">
      <w:pPr>
        <w:spacing w:line="240" w:lineRule="auto"/>
        <w:ind w:left="60"/>
        <w:rPr>
          <w:rFonts w:ascii="Arial" w:hAnsi="Arial" w:cs="Arial"/>
        </w:rPr>
      </w:pPr>
    </w:p>
    <w:p w14:paraId="27027969" w14:textId="75D807EB" w:rsidR="00C13C3F" w:rsidRPr="002D1A91" w:rsidRDefault="00C13C3F" w:rsidP="00197F61">
      <w:pPr>
        <w:pStyle w:val="ListParagraph"/>
        <w:numPr>
          <w:ilvl w:val="0"/>
          <w:numId w:val="59"/>
        </w:numPr>
        <w:spacing w:line="240" w:lineRule="auto"/>
        <w:contextualSpacing/>
        <w:jc w:val="both"/>
        <w:outlineLvl w:val="1"/>
        <w:rPr>
          <w:rFonts w:ascii="Arial" w:hAnsi="Arial" w:cs="Arial"/>
        </w:rPr>
      </w:pPr>
      <w:r w:rsidRPr="002D1A91">
        <w:rPr>
          <w:rFonts w:ascii="Arial" w:hAnsi="Arial" w:cs="Arial"/>
        </w:rPr>
        <w:t xml:space="preserve">comply with the Specific </w:t>
      </w:r>
      <w:r w:rsidR="009674AC">
        <w:rPr>
          <w:rFonts w:ascii="Arial" w:hAnsi="Arial" w:cs="Arial"/>
        </w:rPr>
        <w:t xml:space="preserve">Concessionaire </w:t>
      </w:r>
      <w:r w:rsidRPr="002D1A91">
        <w:rPr>
          <w:rFonts w:ascii="Arial" w:hAnsi="Arial" w:cs="Arial"/>
        </w:rPr>
        <w:t>Undertakings.</w:t>
      </w:r>
    </w:p>
    <w:p w14:paraId="06DC27C1" w14:textId="77777777" w:rsidR="00C13C3F" w:rsidRPr="002D1A91" w:rsidRDefault="00C13C3F" w:rsidP="002434A7">
      <w:pPr>
        <w:spacing w:line="240" w:lineRule="auto"/>
        <w:contextualSpacing/>
        <w:jc w:val="both"/>
        <w:outlineLvl w:val="1"/>
        <w:rPr>
          <w:rFonts w:ascii="Arial" w:hAnsi="Arial" w:cs="Arial"/>
        </w:rPr>
      </w:pPr>
    </w:p>
    <w:p w14:paraId="3A2C4D23" w14:textId="77777777" w:rsidR="00D96016" w:rsidRPr="002D1A91" w:rsidRDefault="00D96016" w:rsidP="007A049F">
      <w:pPr>
        <w:pStyle w:val="Heading2"/>
        <w:spacing w:line="240" w:lineRule="auto"/>
        <w:ind w:left="720"/>
        <w:rPr>
          <w:rFonts w:ascii="Arial" w:hAnsi="Arial" w:cs="Arial"/>
          <w:u w:val="single"/>
        </w:rPr>
      </w:pPr>
      <w:bookmarkStart w:id="145" w:name="_Toc333899923"/>
      <w:r w:rsidRPr="002D1A91">
        <w:rPr>
          <w:rFonts w:ascii="Arial" w:hAnsi="Arial" w:cs="Arial"/>
          <w:u w:val="single"/>
        </w:rPr>
        <w:t>Concessionaire Engaged Persons</w:t>
      </w:r>
      <w:bookmarkEnd w:id="145"/>
    </w:p>
    <w:p w14:paraId="5097FFB8" w14:textId="77777777" w:rsidR="00D96016" w:rsidRPr="002D1A91" w:rsidRDefault="00D96016" w:rsidP="007A049F">
      <w:pPr>
        <w:spacing w:line="240" w:lineRule="auto"/>
        <w:rPr>
          <w:rFonts w:ascii="Arial" w:hAnsi="Arial" w:cs="Arial"/>
        </w:rPr>
      </w:pPr>
    </w:p>
    <w:p w14:paraId="723A2509" w14:textId="304C6D2C"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commencing from the Effective Date, have requisite organization and designate and appoint suitable officers/ representatives as it may deem appropriate to implement and supervise the Project, to deal with the Independent Engineer/Independent Auditor/the </w:t>
      </w:r>
      <w:r w:rsidR="00662C31" w:rsidRPr="002D1A91">
        <w:rPr>
          <w:rFonts w:ascii="Arial" w:hAnsi="Arial" w:cs="Arial"/>
        </w:rPr>
        <w:t xml:space="preserve"> </w:t>
      </w:r>
      <w:r w:rsidR="00C71900" w:rsidRPr="002D1A91">
        <w:rPr>
          <w:rFonts w:ascii="Arial" w:hAnsi="Arial" w:cs="Arial"/>
        </w:rPr>
        <w:t xml:space="preserve">Agency </w:t>
      </w:r>
      <w:r w:rsidRPr="002D1A91">
        <w:rPr>
          <w:rFonts w:ascii="Arial" w:hAnsi="Arial" w:cs="Arial"/>
        </w:rPr>
        <w:t>and to be responsible for all necessary exchange of information required pursuant to the Applicable Standards.</w:t>
      </w:r>
    </w:p>
    <w:p w14:paraId="3BABB964" w14:textId="77777777" w:rsidR="00D96016" w:rsidRPr="002D1A91" w:rsidRDefault="00D96016" w:rsidP="007A049F">
      <w:pPr>
        <w:pStyle w:val="ColorfulList-Accent11"/>
        <w:spacing w:line="240" w:lineRule="auto"/>
        <w:jc w:val="both"/>
        <w:rPr>
          <w:rFonts w:ascii="Arial" w:hAnsi="Arial" w:cs="Arial"/>
        </w:rPr>
      </w:pPr>
    </w:p>
    <w:p w14:paraId="45F3F331" w14:textId="2BEB606F"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ensure that the Concessionaire Engaged Persons </w:t>
      </w:r>
      <w:r w:rsidR="000E4E90" w:rsidRPr="002D1A91">
        <w:rPr>
          <w:rFonts w:ascii="Arial" w:hAnsi="Arial" w:cs="Arial"/>
        </w:rPr>
        <w:t xml:space="preserve">are </w:t>
      </w:r>
      <w:r w:rsidRPr="002D1A91">
        <w:rPr>
          <w:rFonts w:ascii="Arial" w:hAnsi="Arial" w:cs="Arial"/>
        </w:rPr>
        <w:t>experienced and qualified for the purposes of Project implementation and performance of the Project Works and are at all times properly trained for their respective functions. The Concessionaire shall be responsible for maintaining harmony and good industrial relations among the Concessionaire Engaged Persons.</w:t>
      </w:r>
    </w:p>
    <w:p w14:paraId="3AC56BAE" w14:textId="77777777" w:rsidR="00D96016" w:rsidRPr="002D1A91" w:rsidRDefault="00D96016" w:rsidP="007A049F">
      <w:pPr>
        <w:pStyle w:val="ColorfulList-Accent11"/>
        <w:spacing w:line="240" w:lineRule="auto"/>
        <w:jc w:val="both"/>
        <w:rPr>
          <w:rFonts w:ascii="Arial" w:hAnsi="Arial" w:cs="Arial"/>
        </w:rPr>
      </w:pPr>
    </w:p>
    <w:p w14:paraId="42C0B3A0"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The Concessionaire shall be fully and solely responsible for:</w:t>
      </w:r>
    </w:p>
    <w:p w14:paraId="75B7CA8D" w14:textId="77777777" w:rsidR="00D96016" w:rsidRPr="002D1A91" w:rsidRDefault="00D96016" w:rsidP="007A049F">
      <w:pPr>
        <w:pStyle w:val="ColorfulList-Accent11"/>
        <w:spacing w:line="240" w:lineRule="auto"/>
        <w:jc w:val="both"/>
        <w:rPr>
          <w:rFonts w:ascii="Arial" w:hAnsi="Arial" w:cs="Arial"/>
          <w:sz w:val="14"/>
          <w:szCs w:val="14"/>
        </w:rPr>
      </w:pPr>
    </w:p>
    <w:p w14:paraId="26E283BA" w14:textId="77777777" w:rsidR="00D96016" w:rsidRPr="002D1A91" w:rsidRDefault="00D96016" w:rsidP="007A049F">
      <w:pPr>
        <w:pStyle w:val="ColorfulList-Accent11"/>
        <w:numPr>
          <w:ilvl w:val="0"/>
          <w:numId w:val="60"/>
        </w:numPr>
        <w:spacing w:line="240" w:lineRule="auto"/>
        <w:ind w:left="1418" w:hanging="698"/>
        <w:jc w:val="both"/>
        <w:rPr>
          <w:rFonts w:ascii="Arial" w:hAnsi="Arial" w:cs="Arial"/>
        </w:rPr>
      </w:pPr>
      <w:r w:rsidRPr="002D1A91">
        <w:rPr>
          <w:rFonts w:ascii="Arial" w:hAnsi="Arial" w:cs="Arial"/>
        </w:rPr>
        <w:t xml:space="preserve">observance by all the </w:t>
      </w:r>
      <w:bookmarkStart w:id="146" w:name="_Hlk226107833"/>
      <w:r w:rsidRPr="002D1A91">
        <w:rPr>
          <w:rFonts w:ascii="Arial" w:hAnsi="Arial" w:cs="Arial"/>
        </w:rPr>
        <w:t xml:space="preserve">Concessionaire Engaged Persons </w:t>
      </w:r>
      <w:bookmarkEnd w:id="146"/>
      <w:r w:rsidRPr="002D1A91">
        <w:rPr>
          <w:rFonts w:ascii="Arial" w:hAnsi="Arial" w:cs="Arial"/>
        </w:rPr>
        <w:t>of all the provisions and requirements of the Applicable Standards;</w:t>
      </w:r>
    </w:p>
    <w:p w14:paraId="5AE43DD3" w14:textId="77777777" w:rsidR="00D96016" w:rsidRPr="002D1A91" w:rsidRDefault="00D96016" w:rsidP="007A049F">
      <w:pPr>
        <w:pStyle w:val="ColorfulList-Accent11"/>
        <w:spacing w:line="240" w:lineRule="auto"/>
        <w:ind w:left="1080"/>
        <w:jc w:val="both"/>
        <w:rPr>
          <w:rFonts w:ascii="Arial" w:hAnsi="Arial" w:cs="Arial"/>
          <w:sz w:val="18"/>
          <w:szCs w:val="18"/>
        </w:rPr>
      </w:pPr>
    </w:p>
    <w:p w14:paraId="0124BDE5" w14:textId="7F050F04" w:rsidR="00D96016" w:rsidRPr="002D1A91" w:rsidRDefault="00D96016" w:rsidP="007A049F">
      <w:pPr>
        <w:pStyle w:val="ColorfulList-Accent11"/>
        <w:numPr>
          <w:ilvl w:val="0"/>
          <w:numId w:val="60"/>
        </w:numPr>
        <w:spacing w:line="240" w:lineRule="auto"/>
        <w:ind w:left="1418" w:hanging="698"/>
        <w:jc w:val="both"/>
        <w:rPr>
          <w:rFonts w:ascii="Arial" w:hAnsi="Arial" w:cs="Arial"/>
        </w:rPr>
      </w:pPr>
      <w:r w:rsidRPr="002D1A91">
        <w:rPr>
          <w:rFonts w:ascii="Arial" w:hAnsi="Arial" w:cs="Arial"/>
        </w:rPr>
        <w:t xml:space="preserve">the acts, omissions, failure to perform, breaches or defaults of the Concessionaire Engaged Persons of the Applicable Standards as fully as if they were the acts, omissions, failures, breaches or defaults of the Concessionaire of the Applicable Standards under this Agreement and the  </w:t>
      </w:r>
      <w:r w:rsidR="00C71900" w:rsidRPr="002D1A91">
        <w:rPr>
          <w:rFonts w:ascii="Arial" w:hAnsi="Arial" w:cs="Arial"/>
        </w:rPr>
        <w:t xml:space="preserve">Agency </w:t>
      </w:r>
      <w:r w:rsidRPr="002D1A91">
        <w:rPr>
          <w:rFonts w:ascii="Arial" w:hAnsi="Arial" w:cs="Arial"/>
        </w:rPr>
        <w:t xml:space="preserve">Agreement. </w:t>
      </w:r>
    </w:p>
    <w:p w14:paraId="79959F6D" w14:textId="77777777" w:rsidR="00D96016" w:rsidRPr="002D1A91" w:rsidRDefault="00D96016" w:rsidP="007A049F">
      <w:pPr>
        <w:pStyle w:val="ColorfulList-Accent11"/>
        <w:spacing w:line="240" w:lineRule="auto"/>
        <w:jc w:val="both"/>
        <w:rPr>
          <w:rFonts w:ascii="Arial" w:hAnsi="Arial" w:cs="Arial"/>
          <w:sz w:val="18"/>
          <w:szCs w:val="18"/>
        </w:rPr>
      </w:pPr>
    </w:p>
    <w:p w14:paraId="7C12235D" w14:textId="768318AD"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be responsible for strict compliance with the Applicable Standards notwithstanding the appointment and/or engagement by it of the Concessionaire Engaged Persons to implement the Project (or any part thereof) and performance of Project Works (or any part thereof) and </w:t>
      </w:r>
      <w:r w:rsidR="005D66F1" w:rsidRPr="002D1A91">
        <w:rPr>
          <w:rFonts w:ascii="Arial" w:hAnsi="Arial" w:cs="Arial"/>
        </w:rPr>
        <w:t xml:space="preserve"> </w:t>
      </w:r>
      <w:r w:rsidR="003A4B69">
        <w:rPr>
          <w:rFonts w:ascii="Arial" w:hAnsi="Arial" w:cs="Arial"/>
        </w:rPr>
        <w:t xml:space="preserve">no engagement of </w:t>
      </w:r>
      <w:r w:rsidRPr="002D1A91">
        <w:rPr>
          <w:rFonts w:ascii="Arial" w:hAnsi="Arial" w:cs="Arial"/>
        </w:rPr>
        <w:t xml:space="preserve">any of the Concessionaire Engaged Persons shall release or discharge the Concessionaire of any of its liabilities, responsibilities or obligations under the Applicable Standards and the Concessionaire shall not be entitled to any relief or compensation (including any extension of Time For Completion and/or monetary compensations) under this Agreement or otherwise for any acts, omissions, failures, breaches or defaults of the Concessionaire Engaged Persons. Notwithstanding anything to the contrary, the </w:t>
      </w:r>
      <w:r w:rsidR="00C71900" w:rsidRPr="002D1A91">
        <w:rPr>
          <w:rFonts w:ascii="Arial" w:hAnsi="Arial" w:cs="Arial"/>
        </w:rPr>
        <w:t xml:space="preserve">Agency </w:t>
      </w:r>
      <w:r w:rsidRPr="002D1A91">
        <w:rPr>
          <w:rFonts w:ascii="Arial" w:hAnsi="Arial" w:cs="Arial"/>
        </w:rPr>
        <w:t>shall not be liable or responsible in any manner whatsoever under any Applicable Laws, in contract, tort or otherwise in respect of the Concessionaire Engaged Persons.</w:t>
      </w:r>
    </w:p>
    <w:p w14:paraId="5EE39B72" w14:textId="77777777" w:rsidR="00D96016" w:rsidRPr="002D1A91" w:rsidRDefault="00D96016" w:rsidP="007A049F">
      <w:pPr>
        <w:pStyle w:val="ColorfulList-Accent11"/>
        <w:spacing w:line="240" w:lineRule="auto"/>
        <w:jc w:val="both"/>
        <w:rPr>
          <w:rFonts w:ascii="Arial" w:hAnsi="Arial" w:cs="Arial"/>
          <w:sz w:val="18"/>
          <w:szCs w:val="18"/>
        </w:rPr>
      </w:pPr>
    </w:p>
    <w:p w14:paraId="5CCF5D92" w14:textId="62B08C2A"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Employment of any foreign Concessionaire Engaged Persons shall be subject to grant of requisite regulatory permits and approvals including employment/residential visas and work permits, if any required, and the obligation to apply for and obtain the same shall be the sole responsibility of the Concessionaire and, notwithstanding anything to the contrary contained in this Agreement or otherwise, refusal of or inability to obtain any such permits and approvals by the Concessionaire or the relevant Contractor shall not constitute </w:t>
      </w:r>
      <w:r w:rsidR="00EB6CF9">
        <w:rPr>
          <w:rFonts w:ascii="Arial" w:hAnsi="Arial" w:cs="Arial"/>
        </w:rPr>
        <w:t xml:space="preserve">a </w:t>
      </w:r>
      <w:r w:rsidRPr="002D1A91">
        <w:rPr>
          <w:rFonts w:ascii="Arial" w:hAnsi="Arial" w:cs="Arial"/>
        </w:rPr>
        <w:t>Force Majeure Event, and shall not in any manner excuse the Concessionaire from the performance and discharge of its obligations and liabilities under the Applicable Standards. The Concessionaire shall use reasonable efforts to promote local contractors and to employ and engage, to the extent practicable local employees and contractors.</w:t>
      </w:r>
    </w:p>
    <w:p w14:paraId="1A459F3B" w14:textId="77777777" w:rsidR="00D96016" w:rsidRPr="002D1A91" w:rsidRDefault="00D96016" w:rsidP="007A049F">
      <w:pPr>
        <w:pStyle w:val="ColorfulList-Accent11"/>
        <w:spacing w:line="240" w:lineRule="auto"/>
        <w:jc w:val="both"/>
        <w:rPr>
          <w:rFonts w:ascii="Arial" w:hAnsi="Arial" w:cs="Arial"/>
          <w:sz w:val="18"/>
          <w:szCs w:val="18"/>
        </w:rPr>
      </w:pPr>
    </w:p>
    <w:p w14:paraId="7BFA5134" w14:textId="24D3C6D5"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undertakes that it shall and any of its Concessionaire Engaged Persons shall be available to attend any meetings with the </w:t>
      </w:r>
      <w:r w:rsidR="00C71900" w:rsidRPr="002D1A91">
        <w:rPr>
          <w:rFonts w:ascii="Arial" w:hAnsi="Arial" w:cs="Arial"/>
        </w:rPr>
        <w:t xml:space="preserve"> Agency</w:t>
      </w:r>
      <w:r w:rsidRPr="002D1A91">
        <w:rPr>
          <w:rFonts w:ascii="Arial" w:hAnsi="Arial" w:cs="Arial"/>
        </w:rPr>
        <w:t xml:space="preserve">, the Independent Engineer and/or the Independent Auditor at all reasonable times, as required and Notified by the </w:t>
      </w:r>
      <w:r w:rsidR="00C71900" w:rsidRPr="002D1A91">
        <w:rPr>
          <w:rFonts w:ascii="Arial" w:hAnsi="Arial" w:cs="Arial"/>
        </w:rPr>
        <w:t xml:space="preserve"> Agency</w:t>
      </w:r>
      <w:r w:rsidRPr="002D1A91">
        <w:rPr>
          <w:rFonts w:ascii="Arial" w:hAnsi="Arial" w:cs="Arial"/>
        </w:rPr>
        <w:t>, the Independent Engineer and/or the Independent Auditor (as applicable) to the Concessionaire. All costs for attending such meetings by (including those relating to preparation and attendance in such meetings by the Concessionaire Engaged Persons) shall be on the Concessionaire’s account.</w:t>
      </w:r>
    </w:p>
    <w:p w14:paraId="4D0A2FA0" w14:textId="77777777" w:rsidR="00D96016" w:rsidRPr="002D1A91" w:rsidRDefault="00D96016" w:rsidP="007A049F">
      <w:pPr>
        <w:pStyle w:val="ColorfulList-Accent11"/>
        <w:spacing w:line="240" w:lineRule="auto"/>
        <w:jc w:val="both"/>
        <w:rPr>
          <w:rFonts w:ascii="Arial" w:hAnsi="Arial" w:cs="Arial"/>
          <w:sz w:val="18"/>
          <w:szCs w:val="18"/>
        </w:rPr>
      </w:pPr>
    </w:p>
    <w:p w14:paraId="1AD1F128" w14:textId="6B7F923F" w:rsidR="00D96016" w:rsidRPr="002D1A91" w:rsidRDefault="00D96016" w:rsidP="007A049F">
      <w:pPr>
        <w:pStyle w:val="Heading2"/>
        <w:spacing w:line="240" w:lineRule="auto"/>
        <w:ind w:left="720"/>
        <w:jc w:val="both"/>
        <w:rPr>
          <w:rFonts w:ascii="Arial" w:hAnsi="Arial" w:cs="Arial"/>
          <w:u w:val="single"/>
        </w:rPr>
      </w:pPr>
      <w:bookmarkStart w:id="147" w:name="_Toc333899924"/>
      <w:r w:rsidRPr="002D1A91">
        <w:rPr>
          <w:rFonts w:ascii="Arial" w:hAnsi="Arial" w:cs="Arial"/>
          <w:u w:val="single"/>
        </w:rPr>
        <w:lastRenderedPageBreak/>
        <w:t>Concessionaire Authorized Representative &amp;</w:t>
      </w:r>
      <w:r w:rsidR="005379DE" w:rsidRPr="002D1A91">
        <w:rPr>
          <w:rFonts w:ascii="Arial" w:hAnsi="Arial" w:cs="Arial"/>
          <w:u w:val="single"/>
        </w:rPr>
        <w:t xml:space="preserve"> </w:t>
      </w:r>
      <w:r w:rsidRPr="002D1A91">
        <w:rPr>
          <w:rFonts w:ascii="Arial" w:hAnsi="Arial" w:cs="Arial"/>
          <w:u w:val="single"/>
        </w:rPr>
        <w:t xml:space="preserve">Concessionaire Project </w:t>
      </w:r>
      <w:r w:rsidR="00F30FC3" w:rsidRPr="002D1A91">
        <w:rPr>
          <w:rFonts w:ascii="Arial" w:hAnsi="Arial" w:cs="Arial"/>
          <w:u w:val="single"/>
        </w:rPr>
        <w:t>Expert</w:t>
      </w:r>
      <w:bookmarkEnd w:id="147"/>
    </w:p>
    <w:p w14:paraId="031D51D1" w14:textId="77777777" w:rsidR="00D96016" w:rsidRPr="002D1A91" w:rsidRDefault="00D96016" w:rsidP="007A049F">
      <w:pPr>
        <w:pStyle w:val="Heading2"/>
        <w:numPr>
          <w:ilvl w:val="0"/>
          <w:numId w:val="0"/>
        </w:numPr>
        <w:spacing w:line="240" w:lineRule="auto"/>
        <w:ind w:left="780"/>
        <w:rPr>
          <w:rFonts w:ascii="Arial" w:hAnsi="Arial" w:cs="Arial"/>
          <w:sz w:val="18"/>
          <w:szCs w:val="18"/>
          <w:u w:val="single"/>
        </w:rPr>
      </w:pPr>
    </w:p>
    <w:p w14:paraId="16D880F1" w14:textId="09D8B121" w:rsidR="00D96016" w:rsidRPr="002D1A91" w:rsidRDefault="00D96016" w:rsidP="007A049F">
      <w:pPr>
        <w:pStyle w:val="Heading2"/>
        <w:numPr>
          <w:ilvl w:val="2"/>
          <w:numId w:val="2"/>
        </w:numPr>
        <w:spacing w:line="240" w:lineRule="auto"/>
        <w:ind w:left="720"/>
        <w:jc w:val="both"/>
        <w:rPr>
          <w:rFonts w:ascii="Arial" w:hAnsi="Arial" w:cs="Arial"/>
          <w:b w:val="0"/>
          <w:smallCaps w:val="0"/>
        </w:rPr>
      </w:pPr>
      <w:bookmarkStart w:id="148" w:name="_Toc333899925"/>
      <w:r w:rsidRPr="002D1A91">
        <w:rPr>
          <w:rFonts w:ascii="Arial" w:hAnsi="Arial" w:cs="Arial"/>
          <w:b w:val="0"/>
          <w:smallCaps w:val="0"/>
        </w:rPr>
        <w:t xml:space="preserve">Within </w:t>
      </w:r>
      <w:r w:rsidR="00DA4847" w:rsidRPr="002D1A91">
        <w:rPr>
          <w:rFonts w:ascii="Arial" w:hAnsi="Arial" w:cs="Arial"/>
          <w:b w:val="0"/>
          <w:smallCaps w:val="0"/>
        </w:rPr>
        <w:t xml:space="preserve">forty </w:t>
      </w:r>
      <w:r w:rsidR="00307371" w:rsidRPr="002D1A91">
        <w:rPr>
          <w:rFonts w:ascii="Arial" w:hAnsi="Arial" w:cs="Arial"/>
          <w:b w:val="0"/>
          <w:smallCaps w:val="0"/>
        </w:rPr>
        <w:t>(</w:t>
      </w:r>
      <w:r w:rsidR="00DA4847" w:rsidRPr="002D1A91">
        <w:rPr>
          <w:rFonts w:ascii="Arial" w:hAnsi="Arial" w:cs="Arial"/>
          <w:b w:val="0"/>
          <w:smallCaps w:val="0"/>
        </w:rPr>
        <w:t>40</w:t>
      </w:r>
      <w:r w:rsidR="00307371" w:rsidRPr="002D1A91">
        <w:rPr>
          <w:rFonts w:ascii="Arial" w:hAnsi="Arial" w:cs="Arial"/>
          <w:b w:val="0"/>
          <w:smallCaps w:val="0"/>
        </w:rPr>
        <w:t xml:space="preserve">) </w:t>
      </w:r>
      <w:r w:rsidR="00DA4847" w:rsidRPr="002D1A91">
        <w:rPr>
          <w:rFonts w:ascii="Arial" w:hAnsi="Arial" w:cs="Arial"/>
          <w:b w:val="0"/>
          <w:smallCaps w:val="0"/>
        </w:rPr>
        <w:t xml:space="preserve">days </w:t>
      </w:r>
      <w:r w:rsidRPr="002D1A91">
        <w:rPr>
          <w:rFonts w:ascii="Arial" w:hAnsi="Arial" w:cs="Arial"/>
          <w:b w:val="0"/>
          <w:smallCaps w:val="0"/>
        </w:rPr>
        <w:t>following the Effective Date, the Concessionaire shall:</w:t>
      </w:r>
      <w:bookmarkEnd w:id="148"/>
    </w:p>
    <w:p w14:paraId="0AD75202" w14:textId="77777777" w:rsidR="00D96016" w:rsidRPr="002D1A91" w:rsidRDefault="00D96016" w:rsidP="007A049F">
      <w:pPr>
        <w:pStyle w:val="Heading2"/>
        <w:numPr>
          <w:ilvl w:val="0"/>
          <w:numId w:val="0"/>
        </w:numPr>
        <w:spacing w:line="240" w:lineRule="auto"/>
        <w:ind w:left="780"/>
        <w:jc w:val="both"/>
        <w:rPr>
          <w:rFonts w:ascii="Arial" w:hAnsi="Arial" w:cs="Arial"/>
          <w:b w:val="0"/>
          <w:smallCaps w:val="0"/>
          <w:sz w:val="18"/>
          <w:szCs w:val="18"/>
        </w:rPr>
      </w:pPr>
    </w:p>
    <w:p w14:paraId="0171C08A" w14:textId="7FCBD0D6" w:rsidR="00D96016" w:rsidRPr="002D1A91" w:rsidRDefault="00D96016" w:rsidP="00DC0F8C">
      <w:pPr>
        <w:pStyle w:val="Heading2"/>
        <w:numPr>
          <w:ilvl w:val="1"/>
          <w:numId w:val="25"/>
        </w:numPr>
        <w:spacing w:line="240" w:lineRule="auto"/>
        <w:ind w:hanging="720"/>
        <w:jc w:val="both"/>
        <w:rPr>
          <w:rFonts w:ascii="Arial" w:hAnsi="Arial" w:cs="Arial"/>
          <w:b w:val="0"/>
          <w:smallCaps w:val="0"/>
        </w:rPr>
      </w:pPr>
      <w:bookmarkStart w:id="149" w:name="_Toc333899926"/>
      <w:r w:rsidRPr="002D1A91">
        <w:rPr>
          <w:rFonts w:ascii="Arial" w:hAnsi="Arial" w:cs="Arial"/>
          <w:b w:val="0"/>
          <w:smallCaps w:val="0"/>
        </w:rPr>
        <w:t xml:space="preserve">appoint, with the prior Notification to the </w:t>
      </w:r>
      <w:r w:rsidR="00C71900" w:rsidRPr="002D1A91">
        <w:rPr>
          <w:rFonts w:ascii="Arial" w:hAnsi="Arial" w:cs="Arial"/>
        </w:rPr>
        <w:t xml:space="preserve"> </w:t>
      </w:r>
      <w:r w:rsidR="00C71900" w:rsidRPr="002D1A91">
        <w:rPr>
          <w:rFonts w:ascii="Arial" w:hAnsi="Arial" w:cs="Arial"/>
          <w:b w:val="0"/>
          <w:smallCaps w:val="0"/>
        </w:rPr>
        <w:t>Agency</w:t>
      </w:r>
      <w:r w:rsidRPr="002D1A91">
        <w:rPr>
          <w:rFonts w:ascii="Arial" w:hAnsi="Arial" w:cs="Arial"/>
          <w:b w:val="0"/>
          <w:smallCaps w:val="0"/>
        </w:rPr>
        <w:t xml:space="preserve">, the Independent Engineer and the Independent Auditor, in accordance with </w:t>
      </w:r>
      <w:r w:rsidR="00A73841" w:rsidRPr="002D1A91">
        <w:rPr>
          <w:rFonts w:ascii="Arial" w:hAnsi="Arial" w:cs="Arial"/>
          <w:b w:val="0"/>
          <w:smallCaps w:val="0"/>
        </w:rPr>
        <w:t xml:space="preserve">Section 5 </w:t>
      </w:r>
      <w:r w:rsidR="00B52851" w:rsidRPr="002D1A91">
        <w:rPr>
          <w:rFonts w:ascii="Arial" w:hAnsi="Arial" w:cs="Arial"/>
          <w:b w:val="0"/>
          <w:i/>
          <w:iCs/>
          <w:smallCaps w:val="0"/>
        </w:rPr>
        <w:t>(Independent Engineer)</w:t>
      </w:r>
      <w:r w:rsidR="00B52851" w:rsidRPr="002D1A91">
        <w:rPr>
          <w:rFonts w:ascii="Arial" w:hAnsi="Arial" w:cs="Arial"/>
          <w:b w:val="0"/>
          <w:smallCaps w:val="0"/>
        </w:rPr>
        <w:t xml:space="preserve"> </w:t>
      </w:r>
      <w:r w:rsidR="00A73841" w:rsidRPr="002D1A91">
        <w:rPr>
          <w:rFonts w:ascii="Arial" w:hAnsi="Arial" w:cs="Arial"/>
          <w:b w:val="0"/>
          <w:smallCaps w:val="0"/>
        </w:rPr>
        <w:t xml:space="preserve">and </w:t>
      </w:r>
      <w:r w:rsidR="00B52851" w:rsidRPr="002D1A91">
        <w:rPr>
          <w:rFonts w:ascii="Arial" w:hAnsi="Arial" w:cs="Arial"/>
          <w:b w:val="0"/>
          <w:smallCaps w:val="0"/>
        </w:rPr>
        <w:t xml:space="preserve">Section </w:t>
      </w:r>
      <w:r w:rsidR="00A73841" w:rsidRPr="002D1A91">
        <w:rPr>
          <w:rFonts w:ascii="Arial" w:hAnsi="Arial" w:cs="Arial"/>
          <w:b w:val="0"/>
          <w:smallCaps w:val="0"/>
        </w:rPr>
        <w:t>6</w:t>
      </w:r>
      <w:r w:rsidR="00B52851" w:rsidRPr="002D1A91">
        <w:rPr>
          <w:rFonts w:ascii="Arial" w:hAnsi="Arial" w:cs="Arial"/>
          <w:b w:val="0"/>
          <w:smallCaps w:val="0"/>
        </w:rPr>
        <w:t xml:space="preserve"> </w:t>
      </w:r>
      <w:r w:rsidR="00B52851" w:rsidRPr="002D1A91">
        <w:rPr>
          <w:rFonts w:ascii="Arial" w:hAnsi="Arial" w:cs="Arial"/>
          <w:b w:val="0"/>
          <w:i/>
          <w:iCs/>
          <w:smallCaps w:val="0"/>
        </w:rPr>
        <w:t>(Independent Auditor)</w:t>
      </w:r>
      <w:r w:rsidR="00A73841" w:rsidRPr="002D1A91">
        <w:rPr>
          <w:rFonts w:ascii="Arial" w:hAnsi="Arial" w:cs="Arial"/>
          <w:b w:val="0"/>
          <w:smallCaps w:val="0"/>
        </w:rPr>
        <w:t xml:space="preserve"> </w:t>
      </w:r>
      <w:r w:rsidRPr="002D1A91">
        <w:rPr>
          <w:rFonts w:ascii="Arial" w:hAnsi="Arial" w:cs="Arial"/>
          <w:b w:val="0"/>
          <w:smallCaps w:val="0"/>
        </w:rPr>
        <w:t xml:space="preserve">and </w:t>
      </w:r>
      <w:r w:rsidR="00A73841" w:rsidRPr="002D1A91">
        <w:rPr>
          <w:rFonts w:ascii="Arial" w:hAnsi="Arial" w:cs="Arial"/>
          <w:b w:val="0"/>
          <w:smallCaps w:val="0"/>
        </w:rPr>
        <w:t xml:space="preserve">all </w:t>
      </w:r>
      <w:r w:rsidRPr="002D1A91">
        <w:rPr>
          <w:rFonts w:ascii="Arial" w:hAnsi="Arial" w:cs="Arial"/>
          <w:b w:val="0"/>
          <w:smallCaps w:val="0"/>
        </w:rPr>
        <w:t>Applicable Laws</w:t>
      </w:r>
      <w:r w:rsidR="00EB6CF9">
        <w:rPr>
          <w:rFonts w:ascii="Arial" w:hAnsi="Arial" w:cs="Arial"/>
          <w:b w:val="0"/>
          <w:smallCaps w:val="0"/>
        </w:rPr>
        <w:t>,</w:t>
      </w:r>
      <w:r w:rsidR="00A73841" w:rsidRPr="002D1A91">
        <w:rPr>
          <w:rFonts w:ascii="Arial" w:hAnsi="Arial" w:cs="Arial"/>
          <w:b w:val="0"/>
          <w:smallCaps w:val="0"/>
        </w:rPr>
        <w:t xml:space="preserve"> </w:t>
      </w:r>
      <w:r w:rsidRPr="002D1A91">
        <w:rPr>
          <w:rFonts w:ascii="Arial" w:hAnsi="Arial" w:cs="Arial"/>
          <w:b w:val="0"/>
          <w:smallCaps w:val="0"/>
        </w:rPr>
        <w:t xml:space="preserve">its representative duly authorized to deal with the  </w:t>
      </w:r>
      <w:r w:rsidR="00C71900" w:rsidRPr="002D1A91">
        <w:rPr>
          <w:rFonts w:ascii="Arial" w:hAnsi="Arial" w:cs="Arial"/>
          <w:b w:val="0"/>
          <w:smallCaps w:val="0"/>
        </w:rPr>
        <w:t xml:space="preserve">Agency </w:t>
      </w:r>
      <w:r w:rsidRPr="002D1A91">
        <w:rPr>
          <w:rFonts w:ascii="Arial" w:hAnsi="Arial" w:cs="Arial"/>
          <w:b w:val="0"/>
          <w:smallCaps w:val="0"/>
        </w:rPr>
        <w:t xml:space="preserve">in respect of all matters under or arising out of or relating to this Agreement (the </w:t>
      </w:r>
      <w:bookmarkStart w:id="150" w:name="_Hlk226107824"/>
      <w:r w:rsidRPr="002D1A91">
        <w:rPr>
          <w:rFonts w:ascii="Arial" w:hAnsi="Arial" w:cs="Arial"/>
          <w:smallCaps w:val="0"/>
        </w:rPr>
        <w:t>Concessionaire Authorized Representative</w:t>
      </w:r>
      <w:bookmarkEnd w:id="150"/>
      <w:r w:rsidRPr="002D1A91">
        <w:rPr>
          <w:rFonts w:ascii="Arial" w:hAnsi="Arial" w:cs="Arial"/>
          <w:b w:val="0"/>
          <w:smallCaps w:val="0"/>
        </w:rPr>
        <w:t>);</w:t>
      </w:r>
      <w:bookmarkEnd w:id="149"/>
      <w:r w:rsidR="006B0483">
        <w:rPr>
          <w:rFonts w:ascii="Arial" w:hAnsi="Arial" w:cs="Arial"/>
          <w:b w:val="0"/>
          <w:smallCaps w:val="0"/>
        </w:rPr>
        <w:t xml:space="preserve"> and</w:t>
      </w:r>
    </w:p>
    <w:p w14:paraId="03F42F40" w14:textId="77777777" w:rsidR="00D96016" w:rsidRPr="002D1A91" w:rsidRDefault="00D96016" w:rsidP="007A049F">
      <w:pPr>
        <w:pStyle w:val="Heading2"/>
        <w:numPr>
          <w:ilvl w:val="0"/>
          <w:numId w:val="0"/>
        </w:numPr>
        <w:spacing w:line="240" w:lineRule="auto"/>
        <w:jc w:val="both"/>
        <w:rPr>
          <w:rFonts w:ascii="Arial" w:hAnsi="Arial" w:cs="Arial"/>
          <w:b w:val="0"/>
          <w:smallCaps w:val="0"/>
          <w:sz w:val="20"/>
          <w:szCs w:val="20"/>
        </w:rPr>
      </w:pPr>
    </w:p>
    <w:p w14:paraId="49C557CF" w14:textId="5FEE9E75" w:rsidR="00D96016" w:rsidRPr="00DC0F8C" w:rsidRDefault="001636B1" w:rsidP="00DC0F8C">
      <w:pPr>
        <w:pStyle w:val="ListParagraph"/>
        <w:numPr>
          <w:ilvl w:val="0"/>
          <w:numId w:val="268"/>
        </w:numPr>
        <w:ind w:left="1440"/>
        <w:jc w:val="both"/>
        <w:rPr>
          <w:rFonts w:ascii="Arial" w:hAnsi="Arial" w:cs="Arial"/>
        </w:rPr>
      </w:pPr>
      <w:bookmarkStart w:id="151" w:name="_Toc333899927"/>
      <w:r w:rsidRPr="00DC0F8C">
        <w:rPr>
          <w:rFonts w:ascii="Arial" w:hAnsi="Arial" w:cs="Arial"/>
        </w:rPr>
        <w:t xml:space="preserve">appoint, in accordance with the criteria set out in </w:t>
      </w:r>
      <w:r w:rsidRPr="00DC0F8C">
        <w:rPr>
          <w:rFonts w:ascii="Arial" w:hAnsi="Arial" w:cs="Arial"/>
          <w:bCs/>
        </w:rPr>
        <w:t xml:space="preserve">Schedule A </w:t>
      </w:r>
      <w:r w:rsidRPr="00DC0F8C">
        <w:rPr>
          <w:rFonts w:ascii="Arial" w:hAnsi="Arial" w:cs="Arial"/>
          <w:bCs/>
          <w:i/>
          <w:iCs/>
        </w:rPr>
        <w:t>(Scope of Work)</w:t>
      </w:r>
      <w:r w:rsidRPr="00DC0F8C">
        <w:rPr>
          <w:rFonts w:ascii="Arial" w:hAnsi="Arial" w:cs="Arial"/>
        </w:rPr>
        <w:t xml:space="preserve"> </w:t>
      </w:r>
      <w:r w:rsidR="00E20ECF">
        <w:rPr>
          <w:rFonts w:ascii="Arial" w:hAnsi="Arial" w:cs="Arial"/>
        </w:rPr>
        <w:t xml:space="preserve">and </w:t>
      </w:r>
      <w:r w:rsidRPr="00DC0F8C">
        <w:rPr>
          <w:rFonts w:ascii="Arial" w:hAnsi="Arial" w:cs="Arial"/>
        </w:rPr>
        <w:t xml:space="preserve">Applicable Laws, with prior Notification to the </w:t>
      </w:r>
      <w:r w:rsidR="00C71900" w:rsidRPr="00DC0F8C">
        <w:rPr>
          <w:rFonts w:ascii="Arial" w:hAnsi="Arial" w:cs="Arial"/>
        </w:rPr>
        <w:t xml:space="preserve">Agency </w:t>
      </w:r>
      <w:r w:rsidRPr="00DC0F8C">
        <w:rPr>
          <w:rFonts w:ascii="Arial" w:hAnsi="Arial" w:cs="Arial"/>
        </w:rPr>
        <w:t xml:space="preserve">and the Independent Engineer, at its sole cost and expense one or more established consulting firm and/or individual(s) to: (i) supervise the </w:t>
      </w:r>
      <w:r w:rsidR="008823AD" w:rsidRPr="00DC0F8C">
        <w:rPr>
          <w:rFonts w:ascii="Arial" w:hAnsi="Arial" w:cs="Arial"/>
        </w:rPr>
        <w:t xml:space="preserve"> Development </w:t>
      </w:r>
      <w:r w:rsidRPr="00DC0F8C">
        <w:rPr>
          <w:rFonts w:ascii="Arial" w:hAnsi="Arial" w:cs="Arial"/>
        </w:rPr>
        <w:t xml:space="preserve">Works; (ii) co-ordinate with the Independent Engineer and  </w:t>
      </w:r>
      <w:r w:rsidR="00C71900" w:rsidRPr="00DC0F8C">
        <w:rPr>
          <w:rFonts w:ascii="Arial" w:hAnsi="Arial" w:cs="Arial"/>
        </w:rPr>
        <w:t xml:space="preserve">Agency </w:t>
      </w:r>
      <w:r w:rsidRPr="00DC0F8C">
        <w:rPr>
          <w:rFonts w:ascii="Arial" w:hAnsi="Arial" w:cs="Arial"/>
        </w:rPr>
        <w:t xml:space="preserve">with respect to technical matters relating to the Project; and (iii) ensure that the </w:t>
      </w:r>
      <w:r w:rsidR="008823AD" w:rsidRPr="00DC0F8C">
        <w:rPr>
          <w:rFonts w:ascii="Arial" w:hAnsi="Arial" w:cs="Arial"/>
        </w:rPr>
        <w:t>Development</w:t>
      </w:r>
      <w:r w:rsidRPr="00DC0F8C">
        <w:rPr>
          <w:rFonts w:ascii="Arial" w:hAnsi="Arial" w:cs="Arial"/>
        </w:rPr>
        <w:t xml:space="preserve"> Works are performed in accordance with the Applicable Standards (the </w:t>
      </w:r>
      <w:bookmarkStart w:id="152" w:name="_Hlk226107856"/>
      <w:r w:rsidRPr="00DC0F8C">
        <w:rPr>
          <w:rFonts w:ascii="Arial" w:hAnsi="Arial" w:cs="Arial"/>
          <w:b/>
          <w:bCs/>
        </w:rPr>
        <w:t xml:space="preserve">Concessionaire Project </w:t>
      </w:r>
      <w:bookmarkEnd w:id="152"/>
      <w:r w:rsidR="006E4810" w:rsidRPr="00DC0F8C">
        <w:rPr>
          <w:rFonts w:ascii="Arial" w:hAnsi="Arial" w:cs="Arial"/>
          <w:b/>
          <w:bCs/>
        </w:rPr>
        <w:t>Expert</w:t>
      </w:r>
      <w:r w:rsidRPr="00DC0F8C">
        <w:rPr>
          <w:rFonts w:ascii="Arial" w:hAnsi="Arial" w:cs="Arial"/>
        </w:rPr>
        <w:t xml:space="preserve">). In the event the Concessionaire Project </w:t>
      </w:r>
      <w:r w:rsidR="006E4810" w:rsidRPr="00DC0F8C">
        <w:rPr>
          <w:rFonts w:ascii="Arial" w:hAnsi="Arial" w:cs="Arial"/>
        </w:rPr>
        <w:t xml:space="preserve">Expert </w:t>
      </w:r>
      <w:r w:rsidRPr="00DC0F8C">
        <w:rPr>
          <w:rFonts w:ascii="Arial" w:hAnsi="Arial" w:cs="Arial"/>
        </w:rPr>
        <w:t xml:space="preserve">is a consulting firm, any personnel assigned to this Project shall also be required to satisfy the criteria set out in </w:t>
      </w:r>
      <w:r w:rsidRPr="00DC0F8C">
        <w:rPr>
          <w:rFonts w:ascii="Arial" w:hAnsi="Arial" w:cs="Arial"/>
          <w:bCs/>
        </w:rPr>
        <w:t>Schedule A</w:t>
      </w:r>
      <w:r w:rsidRPr="00DC0F8C">
        <w:rPr>
          <w:rFonts w:ascii="Arial" w:hAnsi="Arial" w:cs="Arial"/>
          <w:bCs/>
          <w:i/>
          <w:iCs/>
        </w:rPr>
        <w:t xml:space="preserve"> (Scope of Work)</w:t>
      </w:r>
      <w:bookmarkEnd w:id="151"/>
      <w:r w:rsidR="00E372B2" w:rsidRPr="00DC0F8C">
        <w:rPr>
          <w:rFonts w:ascii="Arial" w:hAnsi="Arial" w:cs="Arial"/>
        </w:rPr>
        <w:t xml:space="preserve">. </w:t>
      </w:r>
    </w:p>
    <w:p w14:paraId="32C66FF5" w14:textId="77777777" w:rsidR="00D96016" w:rsidRPr="002D1A91" w:rsidRDefault="00D96016" w:rsidP="007A049F">
      <w:pPr>
        <w:spacing w:line="240" w:lineRule="auto"/>
        <w:rPr>
          <w:rFonts w:ascii="Arial" w:hAnsi="Arial" w:cs="Arial"/>
        </w:rPr>
      </w:pPr>
    </w:p>
    <w:p w14:paraId="62F6F25A" w14:textId="6DDF28D4" w:rsidR="005379DE" w:rsidRPr="002D1A91" w:rsidRDefault="005379DE" w:rsidP="007A049F">
      <w:pPr>
        <w:numPr>
          <w:ilvl w:val="2"/>
          <w:numId w:val="2"/>
        </w:numPr>
        <w:spacing w:line="240" w:lineRule="auto"/>
        <w:ind w:left="720"/>
        <w:jc w:val="both"/>
        <w:rPr>
          <w:rFonts w:ascii="Arial" w:hAnsi="Arial" w:cs="Arial"/>
        </w:rPr>
      </w:pPr>
      <w:r w:rsidRPr="002D1A91">
        <w:rPr>
          <w:rFonts w:ascii="Arial" w:hAnsi="Arial" w:cs="Arial"/>
        </w:rPr>
        <w:t>The Concessio</w:t>
      </w:r>
      <w:r w:rsidR="008A36F4" w:rsidRPr="002D1A91">
        <w:rPr>
          <w:rFonts w:ascii="Arial" w:hAnsi="Arial" w:cs="Arial"/>
        </w:rPr>
        <w:t>n</w:t>
      </w:r>
      <w:r w:rsidRPr="002D1A91">
        <w:rPr>
          <w:rFonts w:ascii="Arial" w:hAnsi="Arial" w:cs="Arial"/>
        </w:rPr>
        <w:t>a</w:t>
      </w:r>
      <w:r w:rsidR="008A36F4" w:rsidRPr="002D1A91">
        <w:rPr>
          <w:rFonts w:ascii="Arial" w:hAnsi="Arial" w:cs="Arial"/>
        </w:rPr>
        <w:t>i</w:t>
      </w:r>
      <w:r w:rsidRPr="002D1A91">
        <w:rPr>
          <w:rFonts w:ascii="Arial" w:hAnsi="Arial" w:cs="Arial"/>
        </w:rPr>
        <w:t xml:space="preserve">re shall: </w:t>
      </w:r>
    </w:p>
    <w:p w14:paraId="726B9241" w14:textId="77777777" w:rsidR="005379DE" w:rsidRPr="002D1A91" w:rsidRDefault="005379DE" w:rsidP="007A049F">
      <w:pPr>
        <w:spacing w:line="240" w:lineRule="auto"/>
        <w:ind w:left="720"/>
        <w:jc w:val="both"/>
        <w:rPr>
          <w:rFonts w:ascii="Arial" w:hAnsi="Arial" w:cs="Arial"/>
        </w:rPr>
      </w:pPr>
    </w:p>
    <w:p w14:paraId="01C1D6BC" w14:textId="6041C6D8" w:rsidR="00D96016" w:rsidRPr="002D1A91" w:rsidRDefault="005379DE" w:rsidP="00103475">
      <w:pPr>
        <w:spacing w:line="240" w:lineRule="auto"/>
        <w:ind w:left="1440" w:hanging="720"/>
        <w:jc w:val="both"/>
        <w:rPr>
          <w:rFonts w:ascii="Arial" w:hAnsi="Arial" w:cs="Arial"/>
        </w:rPr>
      </w:pPr>
      <w:r w:rsidRPr="002D1A91">
        <w:rPr>
          <w:rFonts w:ascii="Arial" w:hAnsi="Arial" w:cs="Arial"/>
        </w:rPr>
        <w:t>(a)</w:t>
      </w:r>
      <w:r w:rsidRPr="002D1A91">
        <w:rPr>
          <w:rFonts w:ascii="Arial" w:hAnsi="Arial" w:cs="Arial"/>
        </w:rPr>
        <w:tab/>
      </w:r>
      <w:r w:rsidR="00D96016" w:rsidRPr="002D1A91">
        <w:rPr>
          <w:rFonts w:ascii="Arial" w:hAnsi="Arial" w:cs="Arial"/>
        </w:rPr>
        <w:t xml:space="preserve">ensure that the Concessionaire Authorized Representative or the Concessionaire Project </w:t>
      </w:r>
      <w:r w:rsidR="00F30FC3" w:rsidRPr="002D1A91">
        <w:rPr>
          <w:rFonts w:ascii="Arial" w:hAnsi="Arial" w:cs="Arial"/>
        </w:rPr>
        <w:t>Expert</w:t>
      </w:r>
      <w:r w:rsidR="00D96016" w:rsidRPr="002D1A91">
        <w:rPr>
          <w:rFonts w:ascii="Arial" w:hAnsi="Arial" w:cs="Arial"/>
        </w:rPr>
        <w:t>perform their respective obligations in the same manner as the Concessionaire is required to perform its obligations under this Agreement; and</w:t>
      </w:r>
    </w:p>
    <w:p w14:paraId="04579DC7" w14:textId="77777777" w:rsidR="00D96016" w:rsidRPr="002D1A91" w:rsidRDefault="00D96016" w:rsidP="007A049F">
      <w:pPr>
        <w:spacing w:line="240" w:lineRule="auto"/>
        <w:ind w:left="1440" w:hanging="630"/>
        <w:jc w:val="both"/>
        <w:rPr>
          <w:rFonts w:ascii="Arial" w:hAnsi="Arial" w:cs="Arial"/>
        </w:rPr>
      </w:pPr>
    </w:p>
    <w:p w14:paraId="304C869B" w14:textId="1A8CA144" w:rsidR="00D96016" w:rsidRPr="002D1A91" w:rsidRDefault="00D96016" w:rsidP="007A049F">
      <w:pPr>
        <w:spacing w:line="240" w:lineRule="auto"/>
        <w:ind w:left="1440" w:hanging="630"/>
        <w:jc w:val="both"/>
        <w:rPr>
          <w:rFonts w:ascii="Arial" w:hAnsi="Arial" w:cs="Arial"/>
        </w:rPr>
      </w:pPr>
      <w:r w:rsidRPr="002D1A91">
        <w:rPr>
          <w:rFonts w:ascii="Arial" w:hAnsi="Arial" w:cs="Arial"/>
        </w:rPr>
        <w:t>(</w:t>
      </w:r>
      <w:r w:rsidR="005379DE" w:rsidRPr="002D1A91">
        <w:rPr>
          <w:rFonts w:ascii="Arial" w:hAnsi="Arial" w:cs="Arial"/>
        </w:rPr>
        <w:t>b</w:t>
      </w:r>
      <w:r w:rsidRPr="002D1A91">
        <w:rPr>
          <w:rFonts w:ascii="Arial" w:hAnsi="Arial" w:cs="Arial"/>
        </w:rPr>
        <w:t>)</w:t>
      </w:r>
      <w:r w:rsidRPr="002D1A91">
        <w:rPr>
          <w:rFonts w:ascii="Arial" w:hAnsi="Arial" w:cs="Arial"/>
        </w:rPr>
        <w:tab/>
        <w:t xml:space="preserve">prior to any substitution of the Concessionaire Authorized Representative and/or the Concessionaire Project </w:t>
      </w:r>
      <w:r w:rsidR="00F30FC3" w:rsidRPr="002D1A91">
        <w:rPr>
          <w:rFonts w:ascii="Arial" w:hAnsi="Arial" w:cs="Arial"/>
        </w:rPr>
        <w:t>Expert</w:t>
      </w:r>
      <w:r w:rsidRPr="002D1A91">
        <w:rPr>
          <w:rFonts w:ascii="Arial" w:hAnsi="Arial" w:cs="Arial"/>
        </w:rPr>
        <w:t xml:space="preserve">, the Concessionaire shall submit the details of the same to the </w:t>
      </w:r>
      <w:r w:rsidR="00662C31" w:rsidRPr="002D1A91">
        <w:rPr>
          <w:rFonts w:ascii="Arial" w:hAnsi="Arial" w:cs="Arial"/>
        </w:rPr>
        <w:t xml:space="preserve"> </w:t>
      </w:r>
      <w:r w:rsidR="00C71900" w:rsidRPr="002D1A91">
        <w:rPr>
          <w:rFonts w:ascii="Arial" w:hAnsi="Arial" w:cs="Arial"/>
        </w:rPr>
        <w:t xml:space="preserve">Agency </w:t>
      </w:r>
      <w:r w:rsidRPr="002D1A91">
        <w:rPr>
          <w:rFonts w:ascii="Arial" w:hAnsi="Arial" w:cs="Arial"/>
        </w:rPr>
        <w:t xml:space="preserve">in writing (with copies to the Independent Engineer and the Independent Auditor) and shall provide any other information reasonably requested by the  </w:t>
      </w:r>
      <w:r w:rsidR="00C71900" w:rsidRPr="002D1A91">
        <w:rPr>
          <w:rFonts w:ascii="Arial" w:hAnsi="Arial" w:cs="Arial"/>
        </w:rPr>
        <w:t xml:space="preserve">Agency </w:t>
      </w:r>
      <w:r w:rsidRPr="002D1A91">
        <w:rPr>
          <w:rFonts w:ascii="Arial" w:hAnsi="Arial" w:cs="Arial"/>
        </w:rPr>
        <w:t xml:space="preserve">in respect of the same. </w:t>
      </w:r>
    </w:p>
    <w:p w14:paraId="02D4B255" w14:textId="77777777" w:rsidR="00D96016" w:rsidRPr="002D1A91" w:rsidRDefault="00D96016" w:rsidP="007A049F">
      <w:pPr>
        <w:spacing w:line="240" w:lineRule="auto"/>
        <w:ind w:left="1440" w:hanging="630"/>
        <w:jc w:val="both"/>
        <w:rPr>
          <w:rFonts w:ascii="Arial" w:hAnsi="Arial" w:cs="Arial"/>
        </w:rPr>
      </w:pPr>
    </w:p>
    <w:p w14:paraId="34CA1CCA" w14:textId="4B72A19B" w:rsidR="00D96016" w:rsidRPr="002D1A91" w:rsidRDefault="00D96016" w:rsidP="007A049F">
      <w:pPr>
        <w:numPr>
          <w:ilvl w:val="2"/>
          <w:numId w:val="2"/>
        </w:numPr>
        <w:spacing w:line="240" w:lineRule="auto"/>
        <w:ind w:left="720"/>
        <w:jc w:val="both"/>
        <w:rPr>
          <w:rFonts w:ascii="Arial" w:hAnsi="Arial" w:cs="Arial"/>
        </w:rPr>
      </w:pPr>
      <w:r w:rsidRPr="002D1A91">
        <w:rPr>
          <w:rFonts w:ascii="Arial" w:hAnsi="Arial" w:cs="Arial"/>
        </w:rPr>
        <w:t xml:space="preserve">The Concessionaire shall substitute the Concessionaire Authorized Representative and the Concessionaire Project </w:t>
      </w:r>
      <w:r w:rsidR="00F30FC3" w:rsidRPr="002D1A91">
        <w:rPr>
          <w:rFonts w:ascii="Arial" w:hAnsi="Arial" w:cs="Arial"/>
        </w:rPr>
        <w:t>Expert</w:t>
      </w:r>
      <w:r w:rsidRPr="002D1A91">
        <w:rPr>
          <w:rFonts w:ascii="Arial" w:hAnsi="Arial" w:cs="Arial"/>
        </w:rPr>
        <w:t xml:space="preserve"> with the prior approval of the </w:t>
      </w:r>
      <w:r w:rsidR="00C71900" w:rsidRPr="002D1A91">
        <w:rPr>
          <w:rFonts w:ascii="Arial" w:hAnsi="Arial" w:cs="Arial"/>
        </w:rPr>
        <w:t xml:space="preserve"> Agency</w:t>
      </w:r>
      <w:r w:rsidRPr="002D1A91">
        <w:rPr>
          <w:rFonts w:ascii="Arial" w:hAnsi="Arial" w:cs="Arial"/>
        </w:rPr>
        <w:t xml:space="preserve">. The approval by the  </w:t>
      </w:r>
      <w:r w:rsidR="00C71900" w:rsidRPr="002D1A91">
        <w:rPr>
          <w:rFonts w:ascii="Arial" w:hAnsi="Arial" w:cs="Arial"/>
        </w:rPr>
        <w:t xml:space="preserve">Agency </w:t>
      </w:r>
      <w:r w:rsidRPr="002D1A91">
        <w:rPr>
          <w:rFonts w:ascii="Arial" w:hAnsi="Arial" w:cs="Arial"/>
        </w:rPr>
        <w:t xml:space="preserve">shall not be unreasonably withheld, conditioned or delayed; provided, however, in the event the  </w:t>
      </w:r>
      <w:r w:rsidR="00C71900" w:rsidRPr="002D1A91">
        <w:rPr>
          <w:rFonts w:ascii="Arial" w:hAnsi="Arial" w:cs="Arial"/>
        </w:rPr>
        <w:t xml:space="preserve">Agency </w:t>
      </w:r>
      <w:r w:rsidRPr="002D1A91">
        <w:rPr>
          <w:rFonts w:ascii="Arial" w:hAnsi="Arial" w:cs="Arial"/>
        </w:rPr>
        <w:t xml:space="preserve">fails to grant its approval or disapproval to the Concessionaire for the appointment and/or substitution of the Concessionaire Authorized Representative and/or the </w:t>
      </w:r>
      <w:r w:rsidRPr="002D1A91">
        <w:rPr>
          <w:rFonts w:ascii="Arial" w:hAnsi="Arial" w:cs="Arial"/>
        </w:rPr>
        <w:lastRenderedPageBreak/>
        <w:t xml:space="preserve">Concessionaire Project </w:t>
      </w:r>
      <w:r w:rsidR="00F30FC3" w:rsidRPr="002D1A91">
        <w:rPr>
          <w:rFonts w:ascii="Arial" w:hAnsi="Arial" w:cs="Arial"/>
        </w:rPr>
        <w:t>Expert</w:t>
      </w:r>
      <w:r w:rsidRPr="002D1A91">
        <w:rPr>
          <w:rFonts w:ascii="Arial" w:hAnsi="Arial" w:cs="Arial"/>
        </w:rPr>
        <w:t xml:space="preserve">within fifteen (15) days following the receipt of such request by the </w:t>
      </w:r>
      <w:r w:rsidR="00C71900" w:rsidRPr="002D1A91">
        <w:rPr>
          <w:rFonts w:ascii="Arial" w:hAnsi="Arial" w:cs="Arial"/>
        </w:rPr>
        <w:t xml:space="preserve">Agency </w:t>
      </w:r>
      <w:r w:rsidRPr="002D1A91">
        <w:rPr>
          <w:rFonts w:ascii="Arial" w:hAnsi="Arial" w:cs="Arial"/>
        </w:rPr>
        <w:t xml:space="preserve">from the Concessionaire, the approval of the  </w:t>
      </w:r>
      <w:r w:rsidR="00C71900" w:rsidRPr="002D1A91">
        <w:rPr>
          <w:rFonts w:ascii="Arial" w:hAnsi="Arial" w:cs="Arial"/>
        </w:rPr>
        <w:t xml:space="preserve">Agency </w:t>
      </w:r>
      <w:r w:rsidRPr="002D1A91">
        <w:rPr>
          <w:rFonts w:ascii="Arial" w:hAnsi="Arial" w:cs="Arial"/>
        </w:rPr>
        <w:t xml:space="preserve">for the appointment and/or substitution of the Concessionaire Authorized Representative and/or the Concessionaire Project </w:t>
      </w:r>
      <w:r w:rsidR="00F30FC3" w:rsidRPr="002D1A91">
        <w:rPr>
          <w:rFonts w:ascii="Arial" w:hAnsi="Arial" w:cs="Arial"/>
        </w:rPr>
        <w:t>Expert</w:t>
      </w:r>
      <w:r w:rsidRPr="002D1A91">
        <w:rPr>
          <w:rFonts w:ascii="Arial" w:hAnsi="Arial" w:cs="Arial"/>
        </w:rPr>
        <w:t xml:space="preserve"> shall be deemed accorded. The Concessionaire hereby unconditionally and irrevocably confirms, acknowledges and agrees that the liability of the Concessionaire for the performance of its obligation pursuant to this Agreement shall neither be rescinded, waived, reduced, cancelled, terminated and / or in any manner adversely impacted as a direct and/or indirect consequence of the approval or otherwise of the  </w:t>
      </w:r>
      <w:r w:rsidR="00C71900" w:rsidRPr="002D1A91">
        <w:rPr>
          <w:rFonts w:ascii="Arial" w:hAnsi="Arial" w:cs="Arial"/>
        </w:rPr>
        <w:t xml:space="preserve">Agency </w:t>
      </w:r>
      <w:r w:rsidRPr="002D1A91">
        <w:rPr>
          <w:rFonts w:ascii="Arial" w:hAnsi="Arial" w:cs="Arial"/>
        </w:rPr>
        <w:t>pursuant to this Section.</w:t>
      </w:r>
    </w:p>
    <w:p w14:paraId="48BF5288" w14:textId="77777777" w:rsidR="00D96016" w:rsidRPr="002D1A91" w:rsidRDefault="00D96016" w:rsidP="007A049F">
      <w:pPr>
        <w:spacing w:line="240" w:lineRule="auto"/>
        <w:ind w:left="780"/>
        <w:jc w:val="both"/>
        <w:rPr>
          <w:rFonts w:ascii="Arial" w:hAnsi="Arial" w:cs="Arial"/>
        </w:rPr>
      </w:pPr>
    </w:p>
    <w:p w14:paraId="6ECDF5C5" w14:textId="07AE8517" w:rsidR="00D96016" w:rsidRPr="002D1A91" w:rsidRDefault="00D96016" w:rsidP="007A049F">
      <w:pPr>
        <w:pStyle w:val="Heading2"/>
        <w:spacing w:line="240" w:lineRule="auto"/>
        <w:ind w:left="720"/>
        <w:rPr>
          <w:rFonts w:ascii="Arial" w:hAnsi="Arial" w:cs="Arial"/>
          <w:u w:val="single"/>
        </w:rPr>
      </w:pPr>
      <w:bookmarkStart w:id="153" w:name="_Toc333899928"/>
      <w:r w:rsidRPr="002D1A91">
        <w:rPr>
          <w:rFonts w:ascii="Arial" w:hAnsi="Arial" w:cs="Arial"/>
          <w:u w:val="single"/>
        </w:rPr>
        <w:t xml:space="preserve">The </w:t>
      </w:r>
      <w:r w:rsidR="00A16B29" w:rsidRPr="002D1A91">
        <w:rPr>
          <w:rFonts w:ascii="Arial" w:hAnsi="Arial" w:cs="Arial"/>
        </w:rPr>
        <w:t>Development</w:t>
      </w:r>
      <w:r w:rsidR="00A16B29" w:rsidRPr="002D1A91">
        <w:rPr>
          <w:rFonts w:ascii="Arial" w:hAnsi="Arial" w:cs="Arial"/>
          <w:u w:val="single"/>
        </w:rPr>
        <w:t xml:space="preserve"> </w:t>
      </w:r>
      <w:r w:rsidRPr="002D1A91">
        <w:rPr>
          <w:rFonts w:ascii="Arial" w:hAnsi="Arial" w:cs="Arial"/>
          <w:u w:val="single"/>
        </w:rPr>
        <w:t>Contractor &amp; The O&amp;M Contractor</w:t>
      </w:r>
      <w:bookmarkEnd w:id="153"/>
    </w:p>
    <w:p w14:paraId="6E5A7E4D" w14:textId="77777777" w:rsidR="00D96016" w:rsidRPr="002D1A91" w:rsidRDefault="00D96016" w:rsidP="007A049F">
      <w:pPr>
        <w:pStyle w:val="ColorfulList-Accent11"/>
        <w:spacing w:line="240" w:lineRule="auto"/>
        <w:jc w:val="both"/>
        <w:rPr>
          <w:rFonts w:ascii="Arial" w:hAnsi="Arial" w:cs="Arial"/>
        </w:rPr>
      </w:pPr>
    </w:p>
    <w:p w14:paraId="20AC3401"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hereby undertakes that it shall:</w:t>
      </w:r>
    </w:p>
    <w:p w14:paraId="0953D0BA" w14:textId="77777777" w:rsidR="00D96016" w:rsidRPr="002D1A91" w:rsidRDefault="00D96016" w:rsidP="007A049F">
      <w:pPr>
        <w:pStyle w:val="ColorfulList-Accent11"/>
        <w:spacing w:line="240" w:lineRule="auto"/>
        <w:jc w:val="both"/>
        <w:rPr>
          <w:rFonts w:ascii="Arial" w:hAnsi="Arial" w:cs="Arial"/>
        </w:rPr>
      </w:pPr>
    </w:p>
    <w:p w14:paraId="6F7B122F" w14:textId="4D34654C" w:rsidR="00D96016" w:rsidRPr="002D1A91" w:rsidRDefault="00D96016" w:rsidP="007A049F">
      <w:pPr>
        <w:pStyle w:val="ColorfulList-Accent11"/>
        <w:spacing w:line="240" w:lineRule="auto"/>
        <w:ind w:left="1440" w:hanging="720"/>
        <w:jc w:val="both"/>
        <w:rPr>
          <w:rFonts w:ascii="Arial" w:hAnsi="Arial" w:cs="Arial"/>
        </w:rPr>
      </w:pPr>
      <w:r w:rsidRPr="002D1A91">
        <w:rPr>
          <w:rFonts w:ascii="Arial" w:hAnsi="Arial" w:cs="Arial"/>
        </w:rPr>
        <w:t>(a)</w:t>
      </w:r>
      <w:r w:rsidRPr="002D1A91">
        <w:rPr>
          <w:rFonts w:ascii="Arial" w:hAnsi="Arial" w:cs="Arial"/>
        </w:rPr>
        <w:tab/>
        <w:t xml:space="preserve">ensure that the </w:t>
      </w:r>
      <w:bookmarkStart w:id="154" w:name="_Hlk226107890"/>
      <w:r w:rsidR="00A16B29" w:rsidRPr="002D1A91">
        <w:rPr>
          <w:rFonts w:ascii="Arial" w:hAnsi="Arial" w:cs="Arial"/>
        </w:rPr>
        <w:t xml:space="preserve">Development </w:t>
      </w:r>
      <w:r w:rsidRPr="002D1A91">
        <w:rPr>
          <w:rFonts w:ascii="Arial" w:hAnsi="Arial" w:cs="Arial"/>
        </w:rPr>
        <w:t xml:space="preserve">Contract </w:t>
      </w:r>
      <w:bookmarkEnd w:id="154"/>
      <w:r w:rsidRPr="002D1A91">
        <w:rPr>
          <w:rFonts w:ascii="Arial" w:hAnsi="Arial" w:cs="Arial"/>
        </w:rPr>
        <w:t xml:space="preserve">and the </w:t>
      </w:r>
      <w:bookmarkStart w:id="155" w:name="_Hlk226107897"/>
      <w:r w:rsidRPr="002D1A91">
        <w:rPr>
          <w:rFonts w:ascii="Arial" w:hAnsi="Arial" w:cs="Arial"/>
        </w:rPr>
        <w:t>O&amp;M Contracts</w:t>
      </w:r>
      <w:bookmarkEnd w:id="155"/>
      <w:r w:rsidRPr="002D1A91">
        <w:rPr>
          <w:rFonts w:ascii="Arial" w:hAnsi="Arial" w:cs="Arial"/>
        </w:rPr>
        <w:t xml:space="preserve"> are entered into on an arm’s length basis and on commercially viable terms; </w:t>
      </w:r>
    </w:p>
    <w:p w14:paraId="5F759221" w14:textId="77777777" w:rsidR="00D96016" w:rsidRPr="002D1A91" w:rsidRDefault="00D96016" w:rsidP="007A049F">
      <w:pPr>
        <w:pStyle w:val="ColorfulList-Accent11"/>
        <w:spacing w:line="240" w:lineRule="auto"/>
        <w:jc w:val="both"/>
        <w:rPr>
          <w:rFonts w:ascii="Arial" w:hAnsi="Arial" w:cs="Arial"/>
        </w:rPr>
      </w:pPr>
    </w:p>
    <w:p w14:paraId="3C73DBF9" w14:textId="354F50B3" w:rsidR="00D96016" w:rsidRPr="002D1A91" w:rsidRDefault="00D96016" w:rsidP="007A049F">
      <w:pPr>
        <w:pStyle w:val="ColorfulList-Accent11"/>
        <w:spacing w:line="240" w:lineRule="auto"/>
        <w:ind w:left="1440" w:hanging="720"/>
        <w:jc w:val="both"/>
        <w:rPr>
          <w:rFonts w:ascii="Arial" w:hAnsi="Arial" w:cs="Arial"/>
        </w:rPr>
      </w:pPr>
      <w:r w:rsidRPr="002D1A91">
        <w:rPr>
          <w:rFonts w:ascii="Arial" w:hAnsi="Arial" w:cs="Arial"/>
        </w:rPr>
        <w:t>(b)</w:t>
      </w:r>
      <w:r w:rsidRPr="002D1A91">
        <w:rPr>
          <w:rFonts w:ascii="Arial" w:hAnsi="Arial" w:cs="Arial"/>
        </w:rPr>
        <w:tab/>
        <w:t xml:space="preserve">ensure that the assets created and/or constructed forming part of the Concession Assets pursuant to the </w:t>
      </w:r>
      <w:r w:rsidR="00A16B29" w:rsidRPr="002D1A91">
        <w:rPr>
          <w:rFonts w:ascii="Arial" w:hAnsi="Arial" w:cs="Arial"/>
        </w:rPr>
        <w:t xml:space="preserve">Development </w:t>
      </w:r>
      <w:r w:rsidRPr="002D1A91">
        <w:rPr>
          <w:rFonts w:ascii="Arial" w:hAnsi="Arial" w:cs="Arial"/>
        </w:rPr>
        <w:t xml:space="preserve">Contract and the O&amp;M Contract vest in </w:t>
      </w:r>
      <w:r w:rsidR="00E20ECF">
        <w:rPr>
          <w:rFonts w:ascii="Arial" w:hAnsi="Arial" w:cs="Arial"/>
        </w:rPr>
        <w:t>the</w:t>
      </w:r>
      <w:r w:rsidRPr="002D1A91">
        <w:rPr>
          <w:rFonts w:ascii="Arial" w:hAnsi="Arial" w:cs="Arial"/>
        </w:rPr>
        <w:t xml:space="preserve"> </w:t>
      </w:r>
      <w:r w:rsidR="00C71900" w:rsidRPr="002D1A91">
        <w:rPr>
          <w:rFonts w:ascii="Arial" w:hAnsi="Arial" w:cs="Arial"/>
        </w:rPr>
        <w:t xml:space="preserve">Agency </w:t>
      </w:r>
      <w:r w:rsidRPr="002D1A91">
        <w:rPr>
          <w:rFonts w:ascii="Arial" w:hAnsi="Arial" w:cs="Arial"/>
        </w:rPr>
        <w:t>on the Transfer Date;</w:t>
      </w:r>
    </w:p>
    <w:p w14:paraId="43CAAD15" w14:textId="77777777" w:rsidR="00D96016" w:rsidRPr="002D1A91" w:rsidRDefault="00D96016" w:rsidP="007A049F">
      <w:pPr>
        <w:pStyle w:val="ColorfulList-Accent11"/>
        <w:spacing w:line="240" w:lineRule="auto"/>
        <w:jc w:val="both"/>
        <w:rPr>
          <w:rFonts w:ascii="Arial" w:hAnsi="Arial" w:cs="Arial"/>
        </w:rPr>
      </w:pPr>
    </w:p>
    <w:p w14:paraId="515EDF5C" w14:textId="3ED7A663" w:rsidR="00D96016" w:rsidRPr="002D1A91" w:rsidRDefault="00D96016" w:rsidP="007A049F">
      <w:pPr>
        <w:pStyle w:val="ColorfulList-Accent11"/>
        <w:spacing w:line="240" w:lineRule="auto"/>
        <w:ind w:left="1440" w:hanging="720"/>
        <w:jc w:val="both"/>
        <w:rPr>
          <w:rFonts w:ascii="Arial" w:hAnsi="Arial" w:cs="Arial"/>
        </w:rPr>
      </w:pPr>
      <w:r w:rsidRPr="002D1A91">
        <w:rPr>
          <w:rFonts w:ascii="Arial" w:hAnsi="Arial" w:cs="Arial"/>
        </w:rPr>
        <w:t>(c)</w:t>
      </w:r>
      <w:r w:rsidRPr="002D1A91">
        <w:rPr>
          <w:rFonts w:ascii="Arial" w:hAnsi="Arial" w:cs="Arial"/>
        </w:rPr>
        <w:tab/>
        <w:t xml:space="preserve">ensure that the </w:t>
      </w:r>
      <w:r w:rsidR="00A16B29" w:rsidRPr="002D1A91">
        <w:rPr>
          <w:rFonts w:ascii="Arial" w:hAnsi="Arial" w:cs="Arial"/>
        </w:rPr>
        <w:t xml:space="preserve">Development </w:t>
      </w:r>
      <w:r w:rsidRPr="002D1A91">
        <w:rPr>
          <w:rFonts w:ascii="Arial" w:hAnsi="Arial" w:cs="Arial"/>
        </w:rPr>
        <w:t>Contractor or the O&amp;M Contractor perform their respective obligations in the same manner that the Concessionaire is required to perform its obligations under this Agreement; and</w:t>
      </w:r>
    </w:p>
    <w:p w14:paraId="3FABB95E" w14:textId="77777777" w:rsidR="00D96016" w:rsidRPr="002D1A91" w:rsidRDefault="00D96016" w:rsidP="007A049F">
      <w:pPr>
        <w:pStyle w:val="ColorfulList-Accent11"/>
        <w:spacing w:line="240" w:lineRule="auto"/>
        <w:jc w:val="both"/>
        <w:rPr>
          <w:rFonts w:ascii="Arial" w:hAnsi="Arial" w:cs="Arial"/>
        </w:rPr>
      </w:pPr>
    </w:p>
    <w:p w14:paraId="39F32909" w14:textId="517D5F2E" w:rsidR="00D96016" w:rsidRPr="002D1A91" w:rsidRDefault="00D96016" w:rsidP="007A049F">
      <w:pPr>
        <w:pStyle w:val="ColorfulList-Accent11"/>
        <w:spacing w:line="240" w:lineRule="auto"/>
        <w:ind w:left="1440" w:hanging="720"/>
        <w:jc w:val="both"/>
        <w:rPr>
          <w:rFonts w:ascii="Arial" w:hAnsi="Arial" w:cs="Arial"/>
        </w:rPr>
      </w:pPr>
      <w:r w:rsidRPr="002D1A91">
        <w:rPr>
          <w:rFonts w:ascii="Arial" w:hAnsi="Arial" w:cs="Arial"/>
        </w:rPr>
        <w:t>(d)</w:t>
      </w:r>
      <w:r w:rsidRPr="002D1A91">
        <w:rPr>
          <w:rFonts w:ascii="Arial" w:hAnsi="Arial" w:cs="Arial"/>
        </w:rPr>
        <w:tab/>
        <w:t xml:space="preserve">deliver copies of each of the </w:t>
      </w:r>
      <w:r w:rsidR="00A16B29" w:rsidRPr="002D1A91">
        <w:rPr>
          <w:rFonts w:ascii="Arial" w:hAnsi="Arial" w:cs="Arial"/>
        </w:rPr>
        <w:t xml:space="preserve">Development </w:t>
      </w:r>
      <w:r w:rsidRPr="002D1A91">
        <w:rPr>
          <w:rFonts w:ascii="Arial" w:hAnsi="Arial" w:cs="Arial"/>
        </w:rPr>
        <w:t xml:space="preserve">Contract(s) and the O&amp;M Contract(s) to </w:t>
      </w:r>
      <w:r w:rsidR="00E20ECF">
        <w:rPr>
          <w:rFonts w:ascii="Arial" w:hAnsi="Arial" w:cs="Arial"/>
        </w:rPr>
        <w:t>the</w:t>
      </w:r>
      <w:r w:rsidRPr="002D1A91">
        <w:rPr>
          <w:rFonts w:ascii="Arial" w:hAnsi="Arial" w:cs="Arial"/>
        </w:rPr>
        <w:t xml:space="preserve"> </w:t>
      </w:r>
      <w:r w:rsidR="00C71900" w:rsidRPr="002D1A91">
        <w:rPr>
          <w:rFonts w:ascii="Arial" w:hAnsi="Arial" w:cs="Arial"/>
        </w:rPr>
        <w:t xml:space="preserve">Agency </w:t>
      </w:r>
      <w:r w:rsidRPr="002D1A91">
        <w:rPr>
          <w:rFonts w:ascii="Arial" w:hAnsi="Arial" w:cs="Arial"/>
        </w:rPr>
        <w:t xml:space="preserve">within </w:t>
      </w:r>
      <w:r w:rsidR="00E5014C" w:rsidRPr="002D1A91">
        <w:rPr>
          <w:rFonts w:ascii="Arial" w:hAnsi="Arial" w:cs="Arial"/>
        </w:rPr>
        <w:t xml:space="preserve">seven </w:t>
      </w:r>
      <w:r w:rsidRPr="002D1A91">
        <w:rPr>
          <w:rFonts w:ascii="Arial" w:hAnsi="Arial" w:cs="Arial"/>
        </w:rPr>
        <w:t>(</w:t>
      </w:r>
      <w:r w:rsidR="00E5014C" w:rsidRPr="002D1A91">
        <w:rPr>
          <w:rFonts w:ascii="Arial" w:hAnsi="Arial" w:cs="Arial"/>
        </w:rPr>
        <w:t>7</w:t>
      </w:r>
      <w:r w:rsidRPr="002D1A91">
        <w:rPr>
          <w:rFonts w:ascii="Arial" w:hAnsi="Arial" w:cs="Arial"/>
        </w:rPr>
        <w:t>) days of</w:t>
      </w:r>
      <w:r w:rsidR="00C8308F" w:rsidRPr="002D1A91">
        <w:rPr>
          <w:rFonts w:ascii="Arial" w:hAnsi="Arial" w:cs="Arial"/>
        </w:rPr>
        <w:t xml:space="preserve"> </w:t>
      </w:r>
      <w:r w:rsidRPr="002D1A91">
        <w:rPr>
          <w:rFonts w:ascii="Arial" w:hAnsi="Arial" w:cs="Arial"/>
        </w:rPr>
        <w:t>execution</w:t>
      </w:r>
      <w:r w:rsidR="00C8308F" w:rsidRPr="002D1A91">
        <w:rPr>
          <w:rFonts w:ascii="Arial" w:hAnsi="Arial" w:cs="Arial"/>
        </w:rPr>
        <w:t xml:space="preserve"> of each of the </w:t>
      </w:r>
      <w:r w:rsidR="00A16B29" w:rsidRPr="002D1A91">
        <w:rPr>
          <w:rFonts w:ascii="Arial" w:hAnsi="Arial" w:cs="Arial"/>
        </w:rPr>
        <w:t xml:space="preserve">Development </w:t>
      </w:r>
      <w:r w:rsidR="00C8308F" w:rsidRPr="002D1A91">
        <w:rPr>
          <w:rFonts w:ascii="Arial" w:hAnsi="Arial" w:cs="Arial"/>
        </w:rPr>
        <w:t>Contract(s) and the O&amp;M Contract(s), respectively</w:t>
      </w:r>
      <w:r w:rsidRPr="002D1A91">
        <w:rPr>
          <w:rFonts w:ascii="Arial" w:hAnsi="Arial" w:cs="Arial"/>
        </w:rPr>
        <w:t>.</w:t>
      </w:r>
    </w:p>
    <w:p w14:paraId="407A0899" w14:textId="77777777" w:rsidR="00D96016" w:rsidRPr="002D1A91" w:rsidRDefault="00D96016" w:rsidP="007A049F">
      <w:pPr>
        <w:pStyle w:val="ColorfulList-Accent11"/>
        <w:spacing w:line="240" w:lineRule="auto"/>
        <w:jc w:val="both"/>
        <w:rPr>
          <w:rFonts w:ascii="Arial" w:hAnsi="Arial" w:cs="Arial"/>
        </w:rPr>
      </w:pPr>
    </w:p>
    <w:p w14:paraId="24A8B69E" w14:textId="54F065AE"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C71900" w:rsidRPr="002D1A91">
        <w:rPr>
          <w:rFonts w:ascii="Arial" w:hAnsi="Arial" w:cs="Arial"/>
        </w:rPr>
        <w:t xml:space="preserve">Agency </w:t>
      </w:r>
      <w:r w:rsidRPr="002D1A91">
        <w:rPr>
          <w:rFonts w:ascii="Arial" w:hAnsi="Arial" w:cs="Arial"/>
        </w:rPr>
        <w:t xml:space="preserve">shall not be liable for losses (including any Losses) of any nature resulting from the </w:t>
      </w:r>
      <w:r w:rsidR="00A16B29" w:rsidRPr="002D1A91">
        <w:rPr>
          <w:rFonts w:ascii="Arial" w:hAnsi="Arial" w:cs="Arial"/>
        </w:rPr>
        <w:t xml:space="preserve">Development </w:t>
      </w:r>
      <w:r w:rsidRPr="002D1A91">
        <w:rPr>
          <w:rFonts w:ascii="Arial" w:hAnsi="Arial" w:cs="Arial"/>
        </w:rPr>
        <w:t>Contract and the O&amp;M Contract entered into by the Concessionaire as a result of the expiry of the Concession Period or Termination of this Agreement.</w:t>
      </w:r>
    </w:p>
    <w:p w14:paraId="7772877D" w14:textId="77777777" w:rsidR="00D96016" w:rsidRPr="002D1A91" w:rsidRDefault="00D96016" w:rsidP="007A049F">
      <w:pPr>
        <w:pStyle w:val="ColorfulList-Accent11"/>
        <w:spacing w:line="240" w:lineRule="auto"/>
        <w:jc w:val="both"/>
        <w:rPr>
          <w:rFonts w:ascii="Arial" w:hAnsi="Arial" w:cs="Arial"/>
        </w:rPr>
      </w:pPr>
    </w:p>
    <w:p w14:paraId="2C739D3E" w14:textId="72916D1F" w:rsidR="00282ECC" w:rsidRPr="006A4CA4" w:rsidRDefault="00282ECC" w:rsidP="007A049F">
      <w:pPr>
        <w:pStyle w:val="ColorfulList-Accent11"/>
        <w:numPr>
          <w:ilvl w:val="2"/>
          <w:numId w:val="2"/>
        </w:numPr>
        <w:spacing w:line="240" w:lineRule="auto"/>
        <w:ind w:left="720"/>
        <w:jc w:val="both"/>
        <w:rPr>
          <w:rFonts w:ascii="Arial" w:hAnsi="Arial" w:cs="Arial"/>
        </w:rPr>
      </w:pPr>
      <w:r w:rsidRPr="006A4CA4">
        <w:rPr>
          <w:rFonts w:ascii="Arial" w:hAnsi="Arial" w:cs="Arial"/>
        </w:rPr>
        <w:t xml:space="preserve">Any substitution and/or replacement of the </w:t>
      </w:r>
      <w:r w:rsidR="00532C60" w:rsidRPr="002D1A91">
        <w:rPr>
          <w:rFonts w:ascii="Arial" w:hAnsi="Arial" w:cs="Arial"/>
        </w:rPr>
        <w:t>Development</w:t>
      </w:r>
      <w:r w:rsidR="00532C60" w:rsidRPr="006A4CA4">
        <w:rPr>
          <w:rFonts w:ascii="Arial" w:hAnsi="Arial" w:cs="Arial"/>
        </w:rPr>
        <w:t xml:space="preserve"> </w:t>
      </w:r>
      <w:r w:rsidRPr="006A4CA4">
        <w:rPr>
          <w:rFonts w:ascii="Arial" w:hAnsi="Arial" w:cs="Arial"/>
        </w:rPr>
        <w:t xml:space="preserve">Contractor </w:t>
      </w:r>
      <w:r w:rsidR="003B3592" w:rsidRPr="006A4CA4">
        <w:rPr>
          <w:rFonts w:ascii="Arial" w:hAnsi="Arial" w:cs="Arial"/>
        </w:rPr>
        <w:t xml:space="preserve">or the O&amp;M Contractor </w:t>
      </w:r>
      <w:r w:rsidRPr="006A4CA4">
        <w:rPr>
          <w:rFonts w:ascii="Arial" w:hAnsi="Arial" w:cs="Arial"/>
        </w:rPr>
        <w:t xml:space="preserve">of the Project shall be subject to the approval of the </w:t>
      </w:r>
      <w:r w:rsidR="00C71900" w:rsidRPr="002D1A91">
        <w:rPr>
          <w:rFonts w:ascii="Arial" w:hAnsi="Arial" w:cs="Arial"/>
        </w:rPr>
        <w:t xml:space="preserve"> Agency</w:t>
      </w:r>
      <w:r w:rsidRPr="006A4CA4">
        <w:rPr>
          <w:rFonts w:ascii="Arial" w:hAnsi="Arial" w:cs="Arial"/>
        </w:rPr>
        <w:t xml:space="preserve">, which approval shall be at the sole and absolute discretion of the </w:t>
      </w:r>
      <w:r w:rsidR="00C71900" w:rsidRPr="006A4CA4">
        <w:rPr>
          <w:rFonts w:ascii="Arial" w:hAnsi="Arial" w:cs="Arial"/>
        </w:rPr>
        <w:t xml:space="preserve"> </w:t>
      </w:r>
      <w:r w:rsidR="00C71900" w:rsidRPr="002D1A91">
        <w:rPr>
          <w:rFonts w:ascii="Arial" w:hAnsi="Arial" w:cs="Arial"/>
        </w:rPr>
        <w:t>Agency</w:t>
      </w:r>
      <w:r w:rsidRPr="006A4CA4">
        <w:rPr>
          <w:rFonts w:ascii="Arial" w:hAnsi="Arial" w:cs="Arial"/>
        </w:rPr>
        <w:t xml:space="preserve">. In consideration of providing its approval, the </w:t>
      </w:r>
      <w:r w:rsidR="00135555" w:rsidRPr="006A4CA4">
        <w:rPr>
          <w:rFonts w:ascii="Arial" w:hAnsi="Arial" w:cs="Arial"/>
        </w:rPr>
        <w:t xml:space="preserve"> </w:t>
      </w:r>
      <w:r w:rsidR="00C71900" w:rsidRPr="002D1A91">
        <w:rPr>
          <w:rFonts w:ascii="Arial" w:hAnsi="Arial" w:cs="Arial"/>
        </w:rPr>
        <w:t xml:space="preserve">Agency </w:t>
      </w:r>
      <w:r w:rsidR="00E20ECF">
        <w:rPr>
          <w:rFonts w:ascii="Arial" w:hAnsi="Arial" w:cs="Arial"/>
        </w:rPr>
        <w:t xml:space="preserve">shall </w:t>
      </w:r>
      <w:r w:rsidR="000E4E90" w:rsidRPr="006A4CA4">
        <w:rPr>
          <w:rFonts w:ascii="Arial" w:hAnsi="Arial" w:cs="Arial"/>
        </w:rPr>
        <w:t>consi</w:t>
      </w:r>
      <w:r w:rsidR="00F562CE" w:rsidRPr="006A4CA4">
        <w:rPr>
          <w:rFonts w:ascii="Arial" w:hAnsi="Arial" w:cs="Arial"/>
        </w:rPr>
        <w:t>d</w:t>
      </w:r>
      <w:r w:rsidR="000E4E90" w:rsidRPr="006A4CA4">
        <w:rPr>
          <w:rFonts w:ascii="Arial" w:hAnsi="Arial" w:cs="Arial"/>
        </w:rPr>
        <w:t xml:space="preserve">er </w:t>
      </w:r>
      <w:r w:rsidR="00E20ECF">
        <w:rPr>
          <w:rFonts w:ascii="Arial" w:hAnsi="Arial" w:cs="Arial"/>
        </w:rPr>
        <w:t xml:space="preserve">whether </w:t>
      </w:r>
      <w:r w:rsidRPr="006A4CA4">
        <w:rPr>
          <w:rFonts w:ascii="Arial" w:hAnsi="Arial" w:cs="Arial"/>
        </w:rPr>
        <w:t xml:space="preserve">the substitute </w:t>
      </w:r>
      <w:r w:rsidR="00532C60" w:rsidRPr="002D1A91">
        <w:rPr>
          <w:rFonts w:ascii="Arial" w:hAnsi="Arial" w:cs="Arial"/>
        </w:rPr>
        <w:t>Development</w:t>
      </w:r>
      <w:r w:rsidR="00532C60" w:rsidRPr="006A4CA4">
        <w:rPr>
          <w:rFonts w:ascii="Arial" w:hAnsi="Arial" w:cs="Arial"/>
        </w:rPr>
        <w:t xml:space="preserve"> </w:t>
      </w:r>
      <w:r w:rsidRPr="006A4CA4">
        <w:rPr>
          <w:rFonts w:ascii="Arial" w:hAnsi="Arial" w:cs="Arial"/>
        </w:rPr>
        <w:t>Contractor</w:t>
      </w:r>
      <w:r w:rsidR="003B3592" w:rsidRPr="006A4CA4">
        <w:rPr>
          <w:rFonts w:ascii="Arial" w:hAnsi="Arial" w:cs="Arial"/>
        </w:rPr>
        <w:t xml:space="preserve"> or the O&amp;M Contractor</w:t>
      </w:r>
      <w:r w:rsidRPr="006A4CA4">
        <w:rPr>
          <w:rFonts w:ascii="Arial" w:hAnsi="Arial" w:cs="Arial"/>
        </w:rPr>
        <w:t xml:space="preserve"> is, at least, technically, financially and otherwise capable in terms of the criteria provided in the RFP. Further, in granting its approval, the </w:t>
      </w:r>
      <w:r w:rsidR="00135555" w:rsidRPr="006A4CA4">
        <w:rPr>
          <w:rFonts w:ascii="Arial" w:hAnsi="Arial" w:cs="Arial"/>
        </w:rPr>
        <w:t xml:space="preserve"> </w:t>
      </w:r>
      <w:r w:rsidR="00C71900" w:rsidRPr="002D1A91">
        <w:rPr>
          <w:rFonts w:ascii="Arial" w:hAnsi="Arial" w:cs="Arial"/>
        </w:rPr>
        <w:t xml:space="preserve">Agency </w:t>
      </w:r>
      <w:r w:rsidRPr="006A4CA4">
        <w:rPr>
          <w:rFonts w:ascii="Arial" w:hAnsi="Arial" w:cs="Arial"/>
        </w:rPr>
        <w:t>shall consider the determinations of the Independent Auditor and Independent Engineer, as provided in terms of Section 7.5.</w:t>
      </w:r>
      <w:r w:rsidR="00127AEF">
        <w:rPr>
          <w:rFonts w:ascii="Arial" w:hAnsi="Arial" w:cs="Arial"/>
        </w:rPr>
        <w:t>4</w:t>
      </w:r>
      <w:r w:rsidR="000E4E90" w:rsidRPr="006A4CA4">
        <w:rPr>
          <w:rFonts w:ascii="Arial" w:hAnsi="Arial" w:cs="Arial"/>
        </w:rPr>
        <w:t>.</w:t>
      </w:r>
    </w:p>
    <w:p w14:paraId="6A640CC4" w14:textId="77777777" w:rsidR="00D96016" w:rsidRPr="002D1A91" w:rsidRDefault="00D96016" w:rsidP="007A049F">
      <w:pPr>
        <w:pStyle w:val="ColorfulList-Accent11"/>
        <w:spacing w:line="240" w:lineRule="auto"/>
        <w:jc w:val="both"/>
        <w:rPr>
          <w:rFonts w:ascii="Arial" w:hAnsi="Arial" w:cs="Arial"/>
        </w:rPr>
      </w:pPr>
    </w:p>
    <w:p w14:paraId="1B4AB2B7" w14:textId="50142BA8"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The Independent Engineer (in respect of technical matters) and the Independent Auditor (in respect of financial matters) shall have the right to approve and/or disapprove </w:t>
      </w:r>
      <w:r w:rsidR="00657E51" w:rsidRPr="002D1A91">
        <w:rPr>
          <w:rFonts w:ascii="Arial" w:hAnsi="Arial" w:cs="Arial"/>
        </w:rPr>
        <w:t xml:space="preserve">any substitution </w:t>
      </w:r>
      <w:r w:rsidRPr="002D1A91">
        <w:rPr>
          <w:rFonts w:ascii="Arial" w:hAnsi="Arial" w:cs="Arial"/>
        </w:rPr>
        <w:t xml:space="preserve">of the </w:t>
      </w:r>
      <w:r w:rsidR="00532C60" w:rsidRPr="002D1A91">
        <w:rPr>
          <w:rFonts w:ascii="Arial" w:hAnsi="Arial" w:cs="Arial"/>
        </w:rPr>
        <w:t xml:space="preserve">Development </w:t>
      </w:r>
      <w:r w:rsidRPr="002D1A91">
        <w:rPr>
          <w:rFonts w:ascii="Arial" w:hAnsi="Arial" w:cs="Arial"/>
        </w:rPr>
        <w:t>Contractor and/or the O&amp;M Contractor, if any, in the event (in the reasonable opinion of the Independent Engineer (in respect of technical matters) and the Independent Auditor (in respect of financial matters)):</w:t>
      </w:r>
    </w:p>
    <w:p w14:paraId="1BB6E575" w14:textId="77777777" w:rsidR="00D96016" w:rsidRPr="002D1A91" w:rsidRDefault="00D96016" w:rsidP="007A049F">
      <w:pPr>
        <w:pStyle w:val="ColorfulList-Accent11"/>
        <w:spacing w:line="240" w:lineRule="auto"/>
        <w:jc w:val="both"/>
        <w:rPr>
          <w:rFonts w:ascii="Arial" w:hAnsi="Arial" w:cs="Arial"/>
        </w:rPr>
      </w:pPr>
    </w:p>
    <w:p w14:paraId="528D7E36" w14:textId="7696A0BF" w:rsidR="00D96016" w:rsidRPr="002D1A91" w:rsidRDefault="00D96016" w:rsidP="007A049F">
      <w:pPr>
        <w:pStyle w:val="ColorfulList-Accent11"/>
        <w:spacing w:line="240" w:lineRule="auto"/>
        <w:ind w:left="1440" w:hanging="720"/>
        <w:jc w:val="both"/>
        <w:rPr>
          <w:rFonts w:ascii="Arial" w:hAnsi="Arial" w:cs="Arial"/>
        </w:rPr>
      </w:pPr>
      <w:r w:rsidRPr="002D1A91">
        <w:rPr>
          <w:rFonts w:ascii="Arial" w:hAnsi="Arial" w:cs="Arial"/>
        </w:rPr>
        <w:t>(a)</w:t>
      </w:r>
      <w:r w:rsidRPr="002D1A91">
        <w:rPr>
          <w:rFonts w:ascii="Arial" w:hAnsi="Arial" w:cs="Arial"/>
        </w:rPr>
        <w:tab/>
        <w:t xml:space="preserve">such </w:t>
      </w:r>
      <w:r w:rsidR="00532C60" w:rsidRPr="002D1A91">
        <w:rPr>
          <w:rFonts w:ascii="Arial" w:hAnsi="Arial" w:cs="Arial"/>
        </w:rPr>
        <w:t xml:space="preserve">Development </w:t>
      </w:r>
      <w:r w:rsidRPr="002D1A91">
        <w:rPr>
          <w:rFonts w:ascii="Arial" w:hAnsi="Arial" w:cs="Arial"/>
        </w:rPr>
        <w:t xml:space="preserve">Contractor is technically and financially incapable (to the extent of its scope of work) of performing the </w:t>
      </w:r>
      <w:bookmarkStart w:id="156" w:name="_Hlk225440509"/>
      <w:r w:rsidR="008823AD" w:rsidRPr="002D1A91">
        <w:rPr>
          <w:rFonts w:ascii="Arial" w:hAnsi="Arial" w:cs="Arial"/>
        </w:rPr>
        <w:t>Development</w:t>
      </w:r>
      <w:bookmarkEnd w:id="156"/>
      <w:r w:rsidR="00D30E0D" w:rsidRPr="002D1A91">
        <w:rPr>
          <w:rFonts w:ascii="Arial" w:hAnsi="Arial" w:cs="Arial"/>
        </w:rPr>
        <w:t xml:space="preserve"> </w:t>
      </w:r>
      <w:r w:rsidR="007D3CAC" w:rsidRPr="002D1A91">
        <w:rPr>
          <w:rFonts w:ascii="Arial" w:hAnsi="Arial" w:cs="Arial"/>
        </w:rPr>
        <w:t>Works</w:t>
      </w:r>
      <w:r w:rsidR="008823AD" w:rsidRPr="002D1A91">
        <w:rPr>
          <w:rFonts w:ascii="Arial" w:hAnsi="Arial" w:cs="Arial"/>
        </w:rPr>
        <w:t xml:space="preserve"> </w:t>
      </w:r>
      <w:r w:rsidRPr="002D1A91">
        <w:rPr>
          <w:rFonts w:ascii="Arial" w:hAnsi="Arial" w:cs="Arial"/>
        </w:rPr>
        <w:t>(or any part thereof); or</w:t>
      </w:r>
    </w:p>
    <w:p w14:paraId="192FCD1D" w14:textId="77777777" w:rsidR="00D96016" w:rsidRPr="002D1A91" w:rsidRDefault="00D96016" w:rsidP="007A049F">
      <w:pPr>
        <w:pStyle w:val="ColorfulList-Accent11"/>
        <w:spacing w:line="240" w:lineRule="auto"/>
        <w:jc w:val="both"/>
        <w:rPr>
          <w:rFonts w:ascii="Arial" w:hAnsi="Arial" w:cs="Arial"/>
        </w:rPr>
      </w:pPr>
    </w:p>
    <w:p w14:paraId="59DC8FCD" w14:textId="77777777" w:rsidR="002B1C84" w:rsidRPr="002D1A91" w:rsidRDefault="00D96016" w:rsidP="007A049F">
      <w:pPr>
        <w:pStyle w:val="ColorfulList-Accent11"/>
        <w:spacing w:line="240" w:lineRule="auto"/>
        <w:ind w:left="1440" w:hanging="720"/>
        <w:jc w:val="both"/>
        <w:rPr>
          <w:rFonts w:ascii="Arial" w:hAnsi="Arial" w:cs="Arial"/>
        </w:rPr>
      </w:pPr>
      <w:r w:rsidRPr="002D1A91">
        <w:rPr>
          <w:rFonts w:ascii="Arial" w:hAnsi="Arial" w:cs="Arial"/>
        </w:rPr>
        <w:t>(b)</w:t>
      </w:r>
      <w:r w:rsidRPr="002D1A91">
        <w:rPr>
          <w:rFonts w:ascii="Arial" w:hAnsi="Arial" w:cs="Arial"/>
        </w:rPr>
        <w:tab/>
        <w:t>such O&amp;M Contractor is technically and financially incapable (to the extent of its scope of work) to perform the Operations and Maintenance (or any part thereof)</w:t>
      </w:r>
      <w:r w:rsidR="002B1C84" w:rsidRPr="002D1A91">
        <w:rPr>
          <w:rFonts w:ascii="Arial" w:hAnsi="Arial" w:cs="Arial"/>
        </w:rPr>
        <w:t>;</w:t>
      </w:r>
    </w:p>
    <w:p w14:paraId="7D858323" w14:textId="77777777" w:rsidR="002B1C84" w:rsidRPr="002D1A91" w:rsidRDefault="002B1C84" w:rsidP="007A049F">
      <w:pPr>
        <w:pStyle w:val="ColorfulList-Accent11"/>
        <w:spacing w:line="240" w:lineRule="auto"/>
        <w:ind w:left="1440" w:hanging="720"/>
        <w:jc w:val="both"/>
        <w:rPr>
          <w:rFonts w:ascii="Arial" w:hAnsi="Arial" w:cs="Arial"/>
        </w:rPr>
      </w:pPr>
    </w:p>
    <w:p w14:paraId="0604C37D" w14:textId="0BA1C909" w:rsidR="00D96016" w:rsidRPr="002D1A91" w:rsidRDefault="002B1C84" w:rsidP="007A049F">
      <w:pPr>
        <w:pStyle w:val="ColorfulList-Accent11"/>
        <w:spacing w:line="240" w:lineRule="auto"/>
        <w:ind w:left="1440"/>
        <w:jc w:val="both"/>
        <w:rPr>
          <w:rFonts w:ascii="Arial" w:hAnsi="Arial" w:cs="Arial"/>
        </w:rPr>
      </w:pPr>
      <w:r w:rsidRPr="002D1A91">
        <w:rPr>
          <w:rFonts w:ascii="Arial" w:hAnsi="Arial" w:cs="Arial"/>
        </w:rPr>
        <w:t xml:space="preserve">provided, in their determination of the afore-stated, the Independent Engineer and the Independent Auditor shall ensure, at the very minimum, that the substitute </w:t>
      </w:r>
      <w:r w:rsidR="00532C60" w:rsidRPr="002D1A91">
        <w:rPr>
          <w:rFonts w:ascii="Arial" w:hAnsi="Arial" w:cs="Arial"/>
        </w:rPr>
        <w:t xml:space="preserve">Development </w:t>
      </w:r>
      <w:r w:rsidRPr="002D1A91">
        <w:rPr>
          <w:rFonts w:ascii="Arial" w:hAnsi="Arial" w:cs="Arial"/>
        </w:rPr>
        <w:t>Contractor and/or the O&amp;M Contractor is/are, at least, technically, financially and otherwise capable in terms of the criteria provided in the RFP</w:t>
      </w:r>
      <w:r w:rsidR="00D96016" w:rsidRPr="002D1A91">
        <w:rPr>
          <w:rFonts w:ascii="Arial" w:hAnsi="Arial" w:cs="Arial"/>
        </w:rPr>
        <w:t>.</w:t>
      </w:r>
    </w:p>
    <w:p w14:paraId="7FCC49EE" w14:textId="77777777" w:rsidR="00D96016" w:rsidRPr="002D1A91" w:rsidRDefault="00D96016" w:rsidP="007A049F">
      <w:pPr>
        <w:pStyle w:val="ColorfulList-Accent11"/>
        <w:spacing w:line="240" w:lineRule="auto"/>
        <w:jc w:val="both"/>
        <w:rPr>
          <w:rFonts w:ascii="Arial" w:hAnsi="Arial" w:cs="Arial"/>
        </w:rPr>
      </w:pPr>
    </w:p>
    <w:p w14:paraId="5B3D2027" w14:textId="4BB69FAB"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execution of the </w:t>
      </w:r>
      <w:r w:rsidR="00532C60" w:rsidRPr="002D1A91">
        <w:rPr>
          <w:rFonts w:ascii="Arial" w:hAnsi="Arial" w:cs="Arial"/>
        </w:rPr>
        <w:t xml:space="preserve">Development </w:t>
      </w:r>
      <w:r w:rsidRPr="002D1A91">
        <w:rPr>
          <w:rFonts w:ascii="Arial" w:hAnsi="Arial" w:cs="Arial"/>
        </w:rPr>
        <w:t xml:space="preserve">Contract(s) and/or the O&amp;M Contract(s), or any amendment thereof shall be subject to the prior approval of the Independent Engineer in respect of payment terms, payment milestones, scope of the relevant Project Works and technical matters to ensure conformity with the terms of the Concession Agreement. The Concessionaire shall deliver to the Independent Engineer copies of the proposed </w:t>
      </w:r>
      <w:r w:rsidR="00532C60" w:rsidRPr="002D1A91">
        <w:rPr>
          <w:rFonts w:ascii="Arial" w:hAnsi="Arial" w:cs="Arial"/>
        </w:rPr>
        <w:t xml:space="preserve">Development </w:t>
      </w:r>
      <w:r w:rsidRPr="002D1A91">
        <w:rPr>
          <w:rFonts w:ascii="Arial" w:hAnsi="Arial" w:cs="Arial"/>
        </w:rPr>
        <w:t xml:space="preserve">Contract(s) and O&amp;M Contract(s) (with a copy to the </w:t>
      </w:r>
      <w:r w:rsidR="00C71900" w:rsidRPr="002D1A91">
        <w:rPr>
          <w:rFonts w:ascii="Arial" w:hAnsi="Arial" w:cs="Arial"/>
        </w:rPr>
        <w:t xml:space="preserve"> Agency</w:t>
      </w:r>
      <w:r w:rsidRPr="002D1A91">
        <w:rPr>
          <w:rFonts w:ascii="Arial" w:hAnsi="Arial" w:cs="Arial"/>
        </w:rPr>
        <w:t xml:space="preserve">), or any amendment thereof. The  </w:t>
      </w:r>
      <w:r w:rsidR="00C71900" w:rsidRPr="002D1A91">
        <w:rPr>
          <w:rFonts w:ascii="Arial" w:hAnsi="Arial" w:cs="Arial"/>
        </w:rPr>
        <w:t xml:space="preserve">Agency </w:t>
      </w:r>
      <w:r w:rsidRPr="002D1A91">
        <w:rPr>
          <w:rFonts w:ascii="Arial" w:hAnsi="Arial" w:cs="Arial"/>
        </w:rPr>
        <w:t xml:space="preserve">shall, within fifteen (15) days of its receipt of the proposed </w:t>
      </w:r>
      <w:r w:rsidR="00532C60" w:rsidRPr="002D1A91">
        <w:rPr>
          <w:rFonts w:ascii="Arial" w:hAnsi="Arial" w:cs="Arial"/>
        </w:rPr>
        <w:t xml:space="preserve">Development </w:t>
      </w:r>
      <w:r w:rsidRPr="002D1A91">
        <w:rPr>
          <w:rFonts w:ascii="Arial" w:hAnsi="Arial" w:cs="Arial"/>
        </w:rPr>
        <w:t xml:space="preserve">Contract(s) and/or the O&amp;M Contract(s), provide its comments or observation on the same, if any, to the Independent Engineer. The Independent Engineer shall within twenty-eight (28) days of the delivery of the proposed </w:t>
      </w:r>
      <w:r w:rsidR="00532C60" w:rsidRPr="002D1A91">
        <w:rPr>
          <w:rFonts w:ascii="Arial" w:hAnsi="Arial" w:cs="Arial"/>
        </w:rPr>
        <w:t xml:space="preserve">Development </w:t>
      </w:r>
      <w:r w:rsidRPr="002D1A91">
        <w:rPr>
          <w:rFonts w:ascii="Arial" w:hAnsi="Arial" w:cs="Arial"/>
        </w:rPr>
        <w:t>Contract(s) and O&amp;M Contract(s) and/or any amendments thereof by the Concessionaire, grant its approval or disapproval of the same, in consultation with</w:t>
      </w:r>
      <w:r w:rsidR="00D238FA">
        <w:rPr>
          <w:rFonts w:ascii="Arial" w:hAnsi="Arial" w:cs="Arial"/>
        </w:rPr>
        <w:t xml:space="preserve"> the</w:t>
      </w:r>
      <w:r w:rsidRPr="002D1A91">
        <w:rPr>
          <w:rFonts w:ascii="Arial" w:hAnsi="Arial" w:cs="Arial"/>
        </w:rPr>
        <w:t xml:space="preserve"> </w:t>
      </w:r>
      <w:r w:rsidR="00C71900" w:rsidRPr="002D1A91">
        <w:rPr>
          <w:rFonts w:ascii="Arial" w:hAnsi="Arial" w:cs="Arial"/>
        </w:rPr>
        <w:t xml:space="preserve"> Agency</w:t>
      </w:r>
      <w:r w:rsidRPr="002D1A91">
        <w:rPr>
          <w:rFonts w:ascii="Arial" w:hAnsi="Arial" w:cs="Arial"/>
        </w:rPr>
        <w:t>, and/or after removing any objection by</w:t>
      </w:r>
      <w:r w:rsidR="00D238FA">
        <w:rPr>
          <w:rFonts w:ascii="Arial" w:hAnsi="Arial" w:cs="Arial"/>
        </w:rPr>
        <w:t xml:space="preserve"> the</w:t>
      </w:r>
      <w:r w:rsidRPr="002D1A91">
        <w:rPr>
          <w:rFonts w:ascii="Arial" w:hAnsi="Arial" w:cs="Arial"/>
        </w:rPr>
        <w:t xml:space="preserve"> </w:t>
      </w:r>
      <w:r w:rsidR="00C71900" w:rsidRPr="002D1A91">
        <w:rPr>
          <w:rFonts w:ascii="Arial" w:hAnsi="Arial" w:cs="Arial"/>
        </w:rPr>
        <w:t xml:space="preserve"> Agency</w:t>
      </w:r>
      <w:r w:rsidRPr="002D1A91">
        <w:rPr>
          <w:rFonts w:ascii="Arial" w:hAnsi="Arial" w:cs="Arial"/>
        </w:rPr>
        <w:t xml:space="preserve">. In the event no approval or objections to the proposed </w:t>
      </w:r>
      <w:r w:rsidR="00532C60" w:rsidRPr="002D1A91">
        <w:rPr>
          <w:rFonts w:ascii="Arial" w:hAnsi="Arial" w:cs="Arial"/>
        </w:rPr>
        <w:t xml:space="preserve">Development </w:t>
      </w:r>
      <w:r w:rsidRPr="002D1A91">
        <w:rPr>
          <w:rFonts w:ascii="Arial" w:hAnsi="Arial" w:cs="Arial"/>
        </w:rPr>
        <w:t>Contract(s) and/or the O&amp;M Contracts is granted by the Independent Engineer within twenty-eight (28) days of the delivery of the same by the Concessionaire, it shall be deemed not to have been objected to by the Independent Engineer.</w:t>
      </w:r>
    </w:p>
    <w:p w14:paraId="53075933" w14:textId="77777777" w:rsidR="00D96016" w:rsidRPr="002D1A91" w:rsidRDefault="00D96016" w:rsidP="007A049F">
      <w:pPr>
        <w:pStyle w:val="ColorfulList-Accent11"/>
        <w:spacing w:line="240" w:lineRule="auto"/>
        <w:rPr>
          <w:rFonts w:ascii="Arial" w:hAnsi="Arial" w:cs="Arial"/>
        </w:rPr>
      </w:pPr>
    </w:p>
    <w:p w14:paraId="5BF5DBFB" w14:textId="15B9519A"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deliver certified (as being true and correct) copies of the executed </w:t>
      </w:r>
      <w:r w:rsidR="00532C60" w:rsidRPr="002D1A91">
        <w:rPr>
          <w:rFonts w:ascii="Arial" w:hAnsi="Arial" w:cs="Arial"/>
        </w:rPr>
        <w:t xml:space="preserve">Development </w:t>
      </w:r>
      <w:r w:rsidRPr="002D1A91">
        <w:rPr>
          <w:rFonts w:ascii="Arial" w:hAnsi="Arial" w:cs="Arial"/>
        </w:rPr>
        <w:t xml:space="preserve">Contract(s) and O&amp;M Contract(s), together with all amendments thereto, to the </w:t>
      </w:r>
      <w:r w:rsidR="00C71900" w:rsidRPr="002D1A91">
        <w:rPr>
          <w:rFonts w:ascii="Arial" w:hAnsi="Arial" w:cs="Arial"/>
        </w:rPr>
        <w:t xml:space="preserve"> Agency</w:t>
      </w:r>
      <w:r w:rsidRPr="002D1A91">
        <w:rPr>
          <w:rFonts w:ascii="Arial" w:hAnsi="Arial" w:cs="Arial"/>
        </w:rPr>
        <w:t xml:space="preserve">, the Independent Engineer and the Independent Auditor within </w:t>
      </w:r>
      <w:r w:rsidR="005150A3" w:rsidRPr="002D1A91">
        <w:rPr>
          <w:rFonts w:ascii="Arial" w:hAnsi="Arial" w:cs="Arial"/>
        </w:rPr>
        <w:t xml:space="preserve">seven </w:t>
      </w:r>
      <w:r w:rsidRPr="002D1A91">
        <w:rPr>
          <w:rFonts w:ascii="Arial" w:hAnsi="Arial" w:cs="Arial"/>
        </w:rPr>
        <w:t>(</w:t>
      </w:r>
      <w:r w:rsidR="005150A3" w:rsidRPr="002D1A91">
        <w:rPr>
          <w:rFonts w:ascii="Arial" w:hAnsi="Arial" w:cs="Arial"/>
        </w:rPr>
        <w:t>7</w:t>
      </w:r>
      <w:r w:rsidRPr="002D1A91">
        <w:rPr>
          <w:rFonts w:ascii="Arial" w:hAnsi="Arial" w:cs="Arial"/>
        </w:rPr>
        <w:t xml:space="preserve">) days of execution of the same.  </w:t>
      </w:r>
    </w:p>
    <w:p w14:paraId="02051FF4" w14:textId="77777777" w:rsidR="00D96016" w:rsidRPr="002D1A91" w:rsidRDefault="00D96016" w:rsidP="007A049F">
      <w:pPr>
        <w:spacing w:line="240" w:lineRule="auto"/>
        <w:rPr>
          <w:rFonts w:ascii="Arial" w:hAnsi="Arial" w:cs="Arial"/>
        </w:rPr>
      </w:pPr>
    </w:p>
    <w:p w14:paraId="19A7791C" w14:textId="77777777" w:rsidR="00D96016" w:rsidRPr="002D1A91" w:rsidRDefault="00D96016" w:rsidP="007A049F">
      <w:pPr>
        <w:pStyle w:val="Heading2"/>
        <w:spacing w:line="240" w:lineRule="auto"/>
        <w:ind w:left="720"/>
        <w:rPr>
          <w:rFonts w:ascii="Arial" w:hAnsi="Arial" w:cs="Arial"/>
          <w:u w:val="single"/>
        </w:rPr>
      </w:pPr>
      <w:bookmarkStart w:id="157" w:name="_Toc333899929"/>
      <w:r w:rsidRPr="002D1A91">
        <w:rPr>
          <w:rFonts w:ascii="Arial" w:hAnsi="Arial" w:cs="Arial"/>
          <w:u w:val="single"/>
        </w:rPr>
        <w:lastRenderedPageBreak/>
        <w:t>Concessionaire Permits</w:t>
      </w:r>
      <w:bookmarkEnd w:id="157"/>
    </w:p>
    <w:p w14:paraId="48DDD3C2" w14:textId="77777777" w:rsidR="00D96016" w:rsidRPr="002D1A91" w:rsidRDefault="00D96016" w:rsidP="007A049F">
      <w:pPr>
        <w:pStyle w:val="ColorfulList-Accent11"/>
        <w:spacing w:line="240" w:lineRule="auto"/>
        <w:jc w:val="both"/>
        <w:rPr>
          <w:rFonts w:ascii="Arial" w:hAnsi="Arial" w:cs="Arial"/>
        </w:rPr>
      </w:pPr>
    </w:p>
    <w:p w14:paraId="011186E2"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shall make or cause to be made, in a timely fashion, all applications (whether initial or renewal applications) for the Concessionaire Permits in the prescribed form and with the prescribed fee (in each case, in accordance with the Applicable Laws) to the appropriate Government Authority and shall diligently pursue all such applications. The information supplied in the applications shall be complete and accurate and shall satisfy the substantive and procedural requirements of the Applicable Laws applied in a “</w:t>
      </w:r>
      <w:r w:rsidRPr="002D1A91">
        <w:rPr>
          <w:rFonts w:ascii="Arial" w:hAnsi="Arial" w:cs="Arial"/>
          <w:i/>
        </w:rPr>
        <w:t>non-discriminatory</w:t>
      </w:r>
      <w:r w:rsidRPr="002D1A91">
        <w:rPr>
          <w:rFonts w:ascii="Arial" w:hAnsi="Arial" w:cs="Arial"/>
        </w:rPr>
        <w:t>” manner.</w:t>
      </w:r>
    </w:p>
    <w:p w14:paraId="18703192" w14:textId="77777777" w:rsidR="00D96016" w:rsidRPr="002D1A91" w:rsidRDefault="00D96016" w:rsidP="007A049F">
      <w:pPr>
        <w:pStyle w:val="ColorfulList-Accent11"/>
        <w:spacing w:line="240" w:lineRule="auto"/>
        <w:jc w:val="both"/>
        <w:rPr>
          <w:rFonts w:ascii="Arial" w:hAnsi="Arial" w:cs="Arial"/>
        </w:rPr>
      </w:pPr>
    </w:p>
    <w:p w14:paraId="232A5AA0" w14:textId="22EE2C6C"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make or cause to be made, at least monthly prior to the Project </w:t>
      </w:r>
      <w:r w:rsidR="00163612" w:rsidRPr="002D1A91">
        <w:rPr>
          <w:rFonts w:ascii="Arial" w:hAnsi="Arial" w:cs="Arial"/>
        </w:rPr>
        <w:t xml:space="preserve">Development </w:t>
      </w:r>
      <w:r w:rsidRPr="002D1A91">
        <w:rPr>
          <w:rFonts w:ascii="Arial" w:hAnsi="Arial" w:cs="Arial"/>
        </w:rPr>
        <w:t xml:space="preserve">Completion Date, and at least quarterly thereafter, reports listing its schedule for submitting Concessionaire Permits application forms or renewal application forms, the status of any Concessionaire Permit applications then outstanding, notifications of the granting or denial of any </w:t>
      </w:r>
      <w:bookmarkStart w:id="158" w:name="_Hlk226107943"/>
      <w:r w:rsidRPr="002D1A91">
        <w:rPr>
          <w:rFonts w:ascii="Arial" w:hAnsi="Arial" w:cs="Arial"/>
        </w:rPr>
        <w:t>Concessionaire Permit</w:t>
      </w:r>
      <w:bookmarkEnd w:id="158"/>
      <w:r w:rsidRPr="002D1A91">
        <w:rPr>
          <w:rFonts w:ascii="Arial" w:hAnsi="Arial" w:cs="Arial"/>
        </w:rPr>
        <w:t xml:space="preserve"> or Concessionaire Permit renewal, and notifications of any violations of any Concessionaire Permit. Each report shall be submitted to the </w:t>
      </w:r>
      <w:r w:rsidR="00C71900" w:rsidRPr="002D1A91">
        <w:rPr>
          <w:rFonts w:ascii="Arial" w:hAnsi="Arial" w:cs="Arial"/>
        </w:rPr>
        <w:t xml:space="preserve"> Agency</w:t>
      </w:r>
      <w:r w:rsidRPr="002D1A91">
        <w:rPr>
          <w:rFonts w:ascii="Arial" w:hAnsi="Arial" w:cs="Arial"/>
        </w:rPr>
        <w:t xml:space="preserve">, the Independent Engineer and the Independent Auditor and shall include copies of all applications and notifications discussed in the report which have not been provided with a previous report. The first section of each report shall also summarize any problems regarding any Concessionaire Permit or Concessionaire Permit application that may materially affect the Concessionaire’s performance under any </w:t>
      </w:r>
      <w:r w:rsidR="00C71900" w:rsidRPr="002D1A91">
        <w:rPr>
          <w:rFonts w:ascii="Arial" w:hAnsi="Arial" w:cs="Arial"/>
        </w:rPr>
        <w:t xml:space="preserve"> Agency </w:t>
      </w:r>
      <w:r w:rsidRPr="002D1A91">
        <w:rPr>
          <w:rFonts w:ascii="Arial" w:hAnsi="Arial" w:cs="Arial"/>
        </w:rPr>
        <w:t>Agreement. In the event of any Lapse of Consent, the Concessionaire shall submit a report pursuant to this Section 7.6.2 within three (3) days after becoming aware thereof.</w:t>
      </w:r>
    </w:p>
    <w:p w14:paraId="2AE36E07" w14:textId="77777777" w:rsidR="00D96016" w:rsidRPr="002D1A91" w:rsidRDefault="00D96016" w:rsidP="007A049F">
      <w:pPr>
        <w:spacing w:line="240" w:lineRule="auto"/>
        <w:rPr>
          <w:rFonts w:ascii="Arial" w:hAnsi="Arial" w:cs="Arial"/>
        </w:rPr>
      </w:pPr>
    </w:p>
    <w:p w14:paraId="7200BFB8" w14:textId="380DF6A3" w:rsidR="00D96016" w:rsidRPr="002D1A91" w:rsidRDefault="00D96016" w:rsidP="007A049F">
      <w:pPr>
        <w:pStyle w:val="Heading2"/>
        <w:spacing w:line="240" w:lineRule="auto"/>
        <w:ind w:left="720"/>
        <w:rPr>
          <w:rFonts w:ascii="Arial" w:hAnsi="Arial" w:cs="Arial"/>
          <w:u w:val="single"/>
        </w:rPr>
      </w:pPr>
      <w:bookmarkStart w:id="159" w:name="_Toc333899930"/>
      <w:r w:rsidRPr="002D1A91">
        <w:rPr>
          <w:rFonts w:ascii="Arial" w:hAnsi="Arial" w:cs="Arial"/>
          <w:u w:val="single"/>
        </w:rPr>
        <w:t>Preliminary Works</w:t>
      </w:r>
      <w:bookmarkEnd w:id="159"/>
      <w:r w:rsidR="007D3CAC">
        <w:rPr>
          <w:rFonts w:ascii="Arial" w:hAnsi="Arial" w:cs="Arial"/>
          <w:u w:val="single"/>
        </w:rPr>
        <w:t xml:space="preserve"> </w:t>
      </w:r>
    </w:p>
    <w:p w14:paraId="21C7EEBE" w14:textId="77777777" w:rsidR="00D96016" w:rsidRPr="002D1A91" w:rsidRDefault="00D96016" w:rsidP="007A049F">
      <w:pPr>
        <w:spacing w:line="240" w:lineRule="auto"/>
        <w:jc w:val="both"/>
        <w:rPr>
          <w:rFonts w:ascii="Arial" w:hAnsi="Arial" w:cs="Arial"/>
        </w:rPr>
      </w:pPr>
    </w:p>
    <w:p w14:paraId="0E1EB8AE" w14:textId="61244287" w:rsidR="00D96016" w:rsidRPr="002D1A91" w:rsidRDefault="00D96016" w:rsidP="007A049F">
      <w:pPr>
        <w:numPr>
          <w:ilvl w:val="2"/>
          <w:numId w:val="2"/>
        </w:numPr>
        <w:spacing w:line="240" w:lineRule="auto"/>
        <w:ind w:left="720"/>
        <w:contextualSpacing/>
        <w:jc w:val="both"/>
        <w:rPr>
          <w:rFonts w:ascii="Arial" w:hAnsi="Arial" w:cs="Arial"/>
        </w:rPr>
      </w:pPr>
      <w:r w:rsidRPr="002D1A91">
        <w:rPr>
          <w:rFonts w:ascii="Arial" w:hAnsi="Arial" w:cs="Arial"/>
        </w:rPr>
        <w:t xml:space="preserve">The Concessionaire shall perform the </w:t>
      </w:r>
      <w:bookmarkStart w:id="160" w:name="_Hlk226107951"/>
      <w:r w:rsidRPr="002D1A91">
        <w:rPr>
          <w:rFonts w:ascii="Arial" w:hAnsi="Arial" w:cs="Arial"/>
        </w:rPr>
        <w:t>Preliminary Works</w:t>
      </w:r>
      <w:bookmarkEnd w:id="160"/>
      <w:r w:rsidRPr="002D1A91">
        <w:rPr>
          <w:rFonts w:ascii="Arial" w:hAnsi="Arial" w:cs="Arial"/>
        </w:rPr>
        <w:t xml:space="preserve"> in accordance with this Agreement, as mutually agreed between the Parties. The costs of all Preliminary Works shall be deemed to be included in the </w:t>
      </w:r>
      <w:bookmarkStart w:id="161" w:name="_Hlk226107961"/>
      <w:r w:rsidR="00BF5F6C" w:rsidRPr="002D1A91">
        <w:rPr>
          <w:rFonts w:ascii="Arial" w:hAnsi="Arial" w:cs="Arial"/>
        </w:rPr>
        <w:t>Pre-Estimated</w:t>
      </w:r>
      <w:r w:rsidRPr="002D1A91">
        <w:rPr>
          <w:rFonts w:ascii="Arial" w:hAnsi="Arial" w:cs="Arial"/>
        </w:rPr>
        <w:t xml:space="preserve"> Project Cost</w:t>
      </w:r>
      <w:bookmarkEnd w:id="161"/>
      <w:r w:rsidRPr="002D1A91">
        <w:rPr>
          <w:rFonts w:ascii="Arial" w:hAnsi="Arial" w:cs="Arial"/>
        </w:rPr>
        <w:t xml:space="preserve"> and the </w:t>
      </w:r>
      <w:bookmarkStart w:id="162" w:name="_Hlk226107967"/>
      <w:r w:rsidRPr="002D1A91">
        <w:rPr>
          <w:rFonts w:ascii="Arial" w:hAnsi="Arial" w:cs="Arial"/>
        </w:rPr>
        <w:t>Total Project Cost</w:t>
      </w:r>
      <w:bookmarkEnd w:id="162"/>
      <w:r w:rsidRPr="002D1A91">
        <w:rPr>
          <w:rFonts w:ascii="Arial" w:hAnsi="Arial" w:cs="Arial"/>
        </w:rPr>
        <w:t>.</w:t>
      </w:r>
    </w:p>
    <w:p w14:paraId="4B9FB3E4" w14:textId="77777777" w:rsidR="00D96016" w:rsidRPr="002D1A91" w:rsidRDefault="00D96016" w:rsidP="007A049F">
      <w:pPr>
        <w:pStyle w:val="Heading2"/>
        <w:numPr>
          <w:ilvl w:val="0"/>
          <w:numId w:val="0"/>
        </w:numPr>
        <w:spacing w:line="240" w:lineRule="auto"/>
        <w:ind w:left="780"/>
        <w:rPr>
          <w:rFonts w:ascii="Arial" w:hAnsi="Arial" w:cs="Arial"/>
          <w:u w:val="single"/>
        </w:rPr>
      </w:pPr>
    </w:p>
    <w:p w14:paraId="34B17E6C" w14:textId="77777777" w:rsidR="00D96016" w:rsidRPr="002D1A91" w:rsidRDefault="00D96016" w:rsidP="007A049F">
      <w:pPr>
        <w:pStyle w:val="Heading2"/>
        <w:spacing w:line="240" w:lineRule="auto"/>
        <w:ind w:left="720"/>
        <w:rPr>
          <w:rFonts w:ascii="Arial" w:hAnsi="Arial" w:cs="Arial"/>
          <w:u w:val="single"/>
        </w:rPr>
      </w:pPr>
      <w:bookmarkStart w:id="163" w:name="_Toc333899932"/>
      <w:r w:rsidRPr="002D1A91">
        <w:rPr>
          <w:rFonts w:ascii="Arial" w:hAnsi="Arial" w:cs="Arial"/>
          <w:u w:val="single"/>
        </w:rPr>
        <w:t>Access Route &amp; Transportation</w:t>
      </w:r>
      <w:bookmarkEnd w:id="163"/>
    </w:p>
    <w:p w14:paraId="184BC1D0" w14:textId="77777777" w:rsidR="00D96016" w:rsidRPr="002D1A91" w:rsidRDefault="00D96016" w:rsidP="007A049F">
      <w:pPr>
        <w:pStyle w:val="ColorfulList-Accent11"/>
        <w:spacing w:line="240" w:lineRule="auto"/>
        <w:jc w:val="both"/>
        <w:rPr>
          <w:rFonts w:ascii="Arial" w:hAnsi="Arial" w:cs="Arial"/>
        </w:rPr>
      </w:pPr>
    </w:p>
    <w:p w14:paraId="2D571477" w14:textId="262AE3BB"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be responsible for selection and usage of all transportation means, transportation routes, roads, bridges, highways and routes within, and to and from the Project Site in respect of performance of its Project Works and the  </w:t>
      </w:r>
      <w:r w:rsidR="00C71900" w:rsidRPr="002D1A91">
        <w:rPr>
          <w:rFonts w:ascii="Arial" w:hAnsi="Arial" w:cs="Arial"/>
        </w:rPr>
        <w:t xml:space="preserve">Agency </w:t>
      </w:r>
      <w:r w:rsidRPr="002D1A91">
        <w:rPr>
          <w:rFonts w:ascii="Arial" w:hAnsi="Arial" w:cs="Arial"/>
        </w:rPr>
        <w:t xml:space="preserve">shall not be responsible for any claims attributable to </w:t>
      </w:r>
      <w:r w:rsidR="00292CAC">
        <w:rPr>
          <w:rFonts w:ascii="Arial" w:hAnsi="Arial" w:cs="Arial"/>
        </w:rPr>
        <w:t xml:space="preserve">the </w:t>
      </w:r>
      <w:r w:rsidRPr="002D1A91">
        <w:rPr>
          <w:rFonts w:ascii="Arial" w:hAnsi="Arial" w:cs="Arial"/>
        </w:rPr>
        <w:t>Concessionaire in respect of the same. The Concessionaire shall (as between the Parties) be responsible for the repair of access routes damaged by the Concessionaire and/or the Concessionaire Engaged Persons.</w:t>
      </w:r>
      <w:r w:rsidR="0075010E" w:rsidRPr="002D1A91">
        <w:rPr>
          <w:rFonts w:ascii="Arial" w:hAnsi="Arial" w:cs="Arial"/>
        </w:rPr>
        <w:t xml:space="preserve"> The extent to which the access routes have been damaged by the Concessionaire shall be assessed by the Independent Engineer.</w:t>
      </w:r>
    </w:p>
    <w:p w14:paraId="00B8F326" w14:textId="77777777" w:rsidR="00D96016" w:rsidRPr="002D1A91" w:rsidRDefault="00D96016" w:rsidP="007A049F">
      <w:pPr>
        <w:pStyle w:val="ColorfulList-Accent11"/>
        <w:spacing w:line="240" w:lineRule="auto"/>
        <w:jc w:val="both"/>
        <w:rPr>
          <w:rFonts w:ascii="Arial" w:hAnsi="Arial" w:cs="Arial"/>
        </w:rPr>
      </w:pPr>
    </w:p>
    <w:p w14:paraId="5254AB15" w14:textId="77777777" w:rsidR="00D96016" w:rsidRPr="002D1A91" w:rsidRDefault="00D96016" w:rsidP="007A049F">
      <w:pPr>
        <w:pStyle w:val="Heading2"/>
        <w:spacing w:line="240" w:lineRule="auto"/>
        <w:ind w:left="720"/>
        <w:rPr>
          <w:rFonts w:ascii="Arial" w:hAnsi="Arial" w:cs="Arial"/>
          <w:u w:val="single"/>
        </w:rPr>
      </w:pPr>
      <w:bookmarkStart w:id="164" w:name="_Toc333899933"/>
      <w:r w:rsidRPr="002D1A91">
        <w:rPr>
          <w:rFonts w:ascii="Arial" w:hAnsi="Arial" w:cs="Arial"/>
          <w:u w:val="single"/>
        </w:rPr>
        <w:t>Taxes and Subsidies</w:t>
      </w:r>
      <w:bookmarkEnd w:id="164"/>
    </w:p>
    <w:p w14:paraId="153419E7" w14:textId="77777777" w:rsidR="00D96016" w:rsidRPr="002D1A91" w:rsidRDefault="00D96016" w:rsidP="007A049F">
      <w:pPr>
        <w:pStyle w:val="ColorfulList-Accent11"/>
        <w:spacing w:line="240" w:lineRule="auto"/>
        <w:jc w:val="both"/>
        <w:rPr>
          <w:rFonts w:ascii="Arial" w:hAnsi="Arial" w:cs="Arial"/>
        </w:rPr>
      </w:pPr>
    </w:p>
    <w:p w14:paraId="0AD2669F"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shall be responsible to make all payments in respect of the rates, taxes (as applicable), charges, levies, assessments or equivalent taxes levied on it.</w:t>
      </w:r>
    </w:p>
    <w:p w14:paraId="44B7A1FA" w14:textId="77777777" w:rsidR="00D96016" w:rsidRPr="002D1A91" w:rsidRDefault="00D96016" w:rsidP="007A049F">
      <w:pPr>
        <w:pStyle w:val="ColorfulList-Accent11"/>
        <w:spacing w:line="240" w:lineRule="auto"/>
        <w:jc w:val="both"/>
        <w:rPr>
          <w:rFonts w:ascii="Arial" w:hAnsi="Arial" w:cs="Arial"/>
        </w:rPr>
      </w:pPr>
    </w:p>
    <w:p w14:paraId="53CDC0D9" w14:textId="566F5520"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may raise any objections in terms of any charges levied on it by any Government Authority; provided that such objections shall be filed and pursued at the Concessionaire’s cost and the Concessionaire shall be entitled to any benefit accruing as a result of the Concessionaire’s successful objection.</w:t>
      </w:r>
    </w:p>
    <w:p w14:paraId="176C142F" w14:textId="77777777" w:rsidR="00D96016" w:rsidRPr="002D1A91" w:rsidRDefault="00D96016" w:rsidP="007A049F">
      <w:pPr>
        <w:pStyle w:val="ColorfulList-Accent11"/>
        <w:spacing w:line="240" w:lineRule="auto"/>
        <w:jc w:val="both"/>
        <w:rPr>
          <w:rFonts w:ascii="Arial" w:hAnsi="Arial" w:cs="Arial"/>
          <w:sz w:val="18"/>
          <w:szCs w:val="18"/>
        </w:rPr>
      </w:pPr>
    </w:p>
    <w:p w14:paraId="284F1043" w14:textId="07FCC2BE"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fully understands that the  </w:t>
      </w:r>
      <w:r w:rsidR="00C71900" w:rsidRPr="002D1A91">
        <w:rPr>
          <w:rFonts w:ascii="Arial" w:hAnsi="Arial" w:cs="Arial"/>
        </w:rPr>
        <w:t xml:space="preserve">Agency </w:t>
      </w:r>
      <w:r w:rsidRPr="002D1A91">
        <w:rPr>
          <w:rFonts w:ascii="Arial" w:hAnsi="Arial" w:cs="Arial"/>
        </w:rPr>
        <w:t xml:space="preserve">or any other Government Authority shall not provide any guarantee, subsidy, grant or any financial support of any nature to the Concessionaire in respect of the Project other than as provided under the  </w:t>
      </w:r>
      <w:r w:rsidR="00C71900" w:rsidRPr="002D1A91">
        <w:rPr>
          <w:rFonts w:ascii="Arial" w:hAnsi="Arial" w:cs="Arial"/>
        </w:rPr>
        <w:t xml:space="preserve">Agency </w:t>
      </w:r>
      <w:r w:rsidRPr="002D1A91">
        <w:rPr>
          <w:rFonts w:ascii="Arial" w:hAnsi="Arial" w:cs="Arial"/>
        </w:rPr>
        <w:t>Agreements.</w:t>
      </w:r>
    </w:p>
    <w:p w14:paraId="7C2FB539" w14:textId="77777777" w:rsidR="00D96016" w:rsidRPr="002D1A91" w:rsidRDefault="00D96016" w:rsidP="007A049F">
      <w:pPr>
        <w:pStyle w:val="ColorfulList-Accent11"/>
        <w:spacing w:line="240" w:lineRule="auto"/>
        <w:jc w:val="both"/>
        <w:rPr>
          <w:rFonts w:ascii="Arial" w:hAnsi="Arial" w:cs="Arial"/>
          <w:sz w:val="16"/>
          <w:szCs w:val="16"/>
        </w:rPr>
      </w:pPr>
    </w:p>
    <w:p w14:paraId="4D485892" w14:textId="77777777" w:rsidR="00D96016" w:rsidRPr="002D1A91" w:rsidRDefault="00D96016" w:rsidP="007A049F">
      <w:pPr>
        <w:pStyle w:val="Heading2"/>
        <w:spacing w:line="240" w:lineRule="auto"/>
        <w:ind w:left="720"/>
        <w:rPr>
          <w:rFonts w:ascii="Arial" w:hAnsi="Arial" w:cs="Arial"/>
          <w:u w:val="single"/>
        </w:rPr>
      </w:pPr>
      <w:bookmarkStart w:id="165" w:name="_Toc333899934"/>
      <w:r w:rsidRPr="002D1A91">
        <w:rPr>
          <w:rFonts w:ascii="Arial" w:hAnsi="Arial" w:cs="Arial"/>
          <w:u w:val="single"/>
        </w:rPr>
        <w:t>Protection of the Environment</w:t>
      </w:r>
      <w:bookmarkEnd w:id="165"/>
    </w:p>
    <w:p w14:paraId="6B7AC575" w14:textId="77777777" w:rsidR="00D96016" w:rsidRPr="002D1A91" w:rsidRDefault="00D96016" w:rsidP="007A049F">
      <w:pPr>
        <w:pStyle w:val="ColorfulList-Accent11"/>
        <w:spacing w:line="240" w:lineRule="auto"/>
        <w:jc w:val="both"/>
        <w:rPr>
          <w:rFonts w:ascii="Arial" w:hAnsi="Arial" w:cs="Arial"/>
          <w:sz w:val="18"/>
          <w:szCs w:val="18"/>
        </w:rPr>
      </w:pPr>
    </w:p>
    <w:p w14:paraId="5FF61356" w14:textId="2DF2F25E"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comply with all Applicable Standards (including any condition which may from time to time be imposed by any Government Authority, including the </w:t>
      </w:r>
      <w:r w:rsidRPr="006A4CA4">
        <w:rPr>
          <w:rFonts w:ascii="Arial" w:hAnsi="Arial" w:cs="Arial"/>
        </w:rPr>
        <w:t>‘</w:t>
      </w:r>
      <w:bookmarkStart w:id="166" w:name="_Hlk226107998"/>
      <w:r w:rsidR="001E4404" w:rsidRPr="006A4CA4">
        <w:rPr>
          <w:rFonts w:ascii="Arial" w:hAnsi="Arial" w:cs="Arial"/>
          <w:i/>
        </w:rPr>
        <w:t xml:space="preserve">Relevant </w:t>
      </w:r>
      <w:r w:rsidRPr="006A4CA4">
        <w:rPr>
          <w:rFonts w:ascii="Arial" w:hAnsi="Arial" w:cs="Arial"/>
          <w:i/>
        </w:rPr>
        <w:t>Environmental Protection Agency</w:t>
      </w:r>
      <w:r w:rsidRPr="006A4CA4">
        <w:rPr>
          <w:rFonts w:ascii="Arial" w:hAnsi="Arial" w:cs="Arial"/>
        </w:rPr>
        <w:t>’</w:t>
      </w:r>
      <w:bookmarkEnd w:id="166"/>
      <w:r w:rsidRPr="002D1A91">
        <w:rPr>
          <w:rFonts w:ascii="Arial" w:hAnsi="Arial" w:cs="Arial"/>
        </w:rPr>
        <w:t xml:space="preserve"> as regards collection, treatment and disposal or discharge of effluents or waste) pertaining to protection of the environment in its arrangements, execution of Project Works, procurement, </w:t>
      </w:r>
      <w:r w:rsidR="00E37CAC" w:rsidRPr="002D1A91">
        <w:rPr>
          <w:rFonts w:ascii="Arial" w:hAnsi="Arial" w:cs="Arial"/>
        </w:rPr>
        <w:t>development</w:t>
      </w:r>
      <w:r w:rsidRPr="002D1A91">
        <w:rPr>
          <w:rFonts w:ascii="Arial" w:hAnsi="Arial" w:cs="Arial"/>
        </w:rPr>
        <w:t xml:space="preserve"> and operations on Project Site. The Concessionaire shall take all necessary steps to protect the environment (both on and off the Project Site) and shall not cause damage and nuisance to people and property resulting from pollution, noise and other results of its operations. </w:t>
      </w:r>
      <w:r w:rsidRPr="006A4CA4">
        <w:rPr>
          <w:rFonts w:ascii="Arial" w:hAnsi="Arial" w:cs="Arial"/>
        </w:rPr>
        <w:t xml:space="preserve">The Concessionaire shall ensure that air emissions, surface discharges and effluent from the </w:t>
      </w:r>
      <w:bookmarkStart w:id="167" w:name="_Hlk226108012"/>
      <w:r w:rsidRPr="006A4CA4">
        <w:rPr>
          <w:rFonts w:ascii="Arial" w:hAnsi="Arial" w:cs="Arial"/>
        </w:rPr>
        <w:t>Project Site</w:t>
      </w:r>
      <w:bookmarkEnd w:id="167"/>
      <w:r w:rsidRPr="002D1A91">
        <w:rPr>
          <w:rFonts w:ascii="Arial" w:hAnsi="Arial" w:cs="Arial"/>
        </w:rPr>
        <w:t xml:space="preserve"> during the Concession Period shall not exceed the values prescribed by Applicable Standards.</w:t>
      </w:r>
    </w:p>
    <w:p w14:paraId="7E50B191" w14:textId="77777777" w:rsidR="00D96016" w:rsidRPr="002D1A91" w:rsidRDefault="00D96016" w:rsidP="007A049F">
      <w:pPr>
        <w:pStyle w:val="ColorfulList-Accent11"/>
        <w:spacing w:line="240" w:lineRule="auto"/>
        <w:jc w:val="both"/>
        <w:rPr>
          <w:rFonts w:ascii="Arial" w:hAnsi="Arial" w:cs="Arial"/>
          <w:sz w:val="18"/>
          <w:szCs w:val="18"/>
        </w:rPr>
      </w:pPr>
    </w:p>
    <w:p w14:paraId="78B8F405" w14:textId="5C48DE2F"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w:t>
      </w:r>
      <w:r w:rsidRPr="006A4CA4">
        <w:rPr>
          <w:rFonts w:ascii="Arial" w:hAnsi="Arial" w:cs="Arial"/>
        </w:rPr>
        <w:t>provide properly designed storage areas for its hazardous materials that are impermeable to leakage into the surrounding soil for storage of hazardous wastes.</w:t>
      </w:r>
      <w:r w:rsidRPr="002D1A91">
        <w:rPr>
          <w:rFonts w:ascii="Arial" w:hAnsi="Arial" w:cs="Arial"/>
        </w:rPr>
        <w:t xml:space="preserve"> Such storage shall also be covered and protected from inundation and overflow by rainfall into the surrounding soil. Any hazardous materials generated during completion of the Project Works by the Concessionaire (including any of its Concessionaire Engaged Persons) shall be properly disposed of by the Concessionaire on completion of the </w:t>
      </w:r>
      <w:r w:rsidR="007D3CAC">
        <w:rPr>
          <w:rFonts w:ascii="Arial" w:hAnsi="Arial" w:cs="Arial"/>
        </w:rPr>
        <w:t xml:space="preserve">Project </w:t>
      </w:r>
      <w:r w:rsidRPr="002D1A91">
        <w:rPr>
          <w:rFonts w:ascii="Arial" w:hAnsi="Arial" w:cs="Arial"/>
        </w:rPr>
        <w:t>Works. The Concessionaire shall be responsible for keeping safe and disposing any hazardous materials and any dangerous substances on the Project Site generated from time to time during performance and completion of the Project Works or brought on to the Project Site by the Concessionaire.</w:t>
      </w:r>
    </w:p>
    <w:p w14:paraId="6A7656D4" w14:textId="77777777" w:rsidR="00D96016" w:rsidRPr="002D1A91" w:rsidRDefault="00D96016" w:rsidP="007A049F">
      <w:pPr>
        <w:pStyle w:val="ColorfulList-Accent11"/>
        <w:spacing w:line="240" w:lineRule="auto"/>
        <w:jc w:val="both"/>
        <w:rPr>
          <w:rFonts w:ascii="Arial" w:hAnsi="Arial" w:cs="Arial"/>
          <w:sz w:val="18"/>
          <w:szCs w:val="18"/>
        </w:rPr>
      </w:pPr>
    </w:p>
    <w:p w14:paraId="58EDFC53" w14:textId="72808956"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undertakes to indemnify, defend and hold the </w:t>
      </w:r>
      <w:r w:rsidR="00C71900" w:rsidRPr="002D1A91">
        <w:rPr>
          <w:rFonts w:ascii="Arial" w:hAnsi="Arial" w:cs="Arial"/>
        </w:rPr>
        <w:t xml:space="preserve"> Agency</w:t>
      </w:r>
      <w:r w:rsidRPr="002D1A91">
        <w:rPr>
          <w:rFonts w:ascii="Arial" w:hAnsi="Arial" w:cs="Arial"/>
        </w:rPr>
        <w:t xml:space="preserve"> harmless from any and all liabilities, claims, damages, costs, penalties, fines, </w:t>
      </w:r>
      <w:r w:rsidRPr="002D1A91">
        <w:rPr>
          <w:rFonts w:ascii="Arial" w:hAnsi="Arial" w:cs="Arial"/>
        </w:rPr>
        <w:lastRenderedPageBreak/>
        <w:t>expenses, fees (including reasonable attorney's fees) and charges of any nature associated with any non-compliance by the Concessionaire of its obligations contained in this Section 7.1</w:t>
      </w:r>
      <w:r w:rsidR="002E033F">
        <w:rPr>
          <w:rFonts w:ascii="Arial" w:hAnsi="Arial" w:cs="Arial"/>
        </w:rPr>
        <w:t>0</w:t>
      </w:r>
      <w:r w:rsidRPr="002D1A91">
        <w:rPr>
          <w:rFonts w:ascii="Arial" w:hAnsi="Arial" w:cs="Arial"/>
        </w:rPr>
        <w:t xml:space="preserve"> </w:t>
      </w:r>
      <w:r w:rsidRPr="002D1A91">
        <w:rPr>
          <w:rFonts w:ascii="Arial" w:hAnsi="Arial" w:cs="Arial"/>
          <w:i/>
        </w:rPr>
        <w:t>(Protection of Environment)</w:t>
      </w:r>
      <w:r w:rsidRPr="002D1A91">
        <w:rPr>
          <w:rFonts w:ascii="Arial" w:hAnsi="Arial" w:cs="Arial"/>
        </w:rPr>
        <w:t>.</w:t>
      </w:r>
    </w:p>
    <w:p w14:paraId="3CF5D8EA" w14:textId="77777777" w:rsidR="00D96016" w:rsidRPr="002D1A91" w:rsidRDefault="00D96016" w:rsidP="007A049F">
      <w:pPr>
        <w:pStyle w:val="ColorfulList-Accent11"/>
        <w:spacing w:line="240" w:lineRule="auto"/>
        <w:jc w:val="both"/>
        <w:rPr>
          <w:rFonts w:ascii="Arial" w:hAnsi="Arial" w:cs="Arial"/>
          <w:sz w:val="18"/>
          <w:szCs w:val="18"/>
        </w:rPr>
      </w:pPr>
    </w:p>
    <w:p w14:paraId="3E8F5DE7" w14:textId="77777777" w:rsidR="00D96016" w:rsidRPr="002D1A91" w:rsidRDefault="00D96016" w:rsidP="007A049F">
      <w:pPr>
        <w:pStyle w:val="Heading2"/>
        <w:spacing w:line="240" w:lineRule="auto"/>
        <w:ind w:left="720"/>
        <w:rPr>
          <w:rFonts w:ascii="Arial" w:hAnsi="Arial" w:cs="Arial"/>
          <w:u w:val="single"/>
        </w:rPr>
      </w:pPr>
      <w:bookmarkStart w:id="168" w:name="_Toc333899935"/>
      <w:r w:rsidRPr="002D1A91">
        <w:rPr>
          <w:rFonts w:ascii="Arial" w:hAnsi="Arial" w:cs="Arial"/>
          <w:u w:val="single"/>
        </w:rPr>
        <w:t>Internal Infrastructure Linkages</w:t>
      </w:r>
      <w:bookmarkEnd w:id="168"/>
    </w:p>
    <w:p w14:paraId="1D12390B" w14:textId="77777777" w:rsidR="00D96016" w:rsidRPr="002D1A91" w:rsidRDefault="00D96016" w:rsidP="007A049F">
      <w:pPr>
        <w:pStyle w:val="ColorfulList-Accent11"/>
        <w:spacing w:line="240" w:lineRule="auto"/>
        <w:jc w:val="both"/>
        <w:rPr>
          <w:rFonts w:ascii="Arial" w:hAnsi="Arial" w:cs="Arial"/>
          <w:sz w:val="18"/>
          <w:szCs w:val="18"/>
        </w:rPr>
      </w:pPr>
    </w:p>
    <w:p w14:paraId="5F231178" w14:textId="4E1FB0F9"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be responsible for internal </w:t>
      </w:r>
      <w:r w:rsidRPr="006A4CA4">
        <w:rPr>
          <w:rFonts w:ascii="Arial" w:hAnsi="Arial" w:cs="Arial"/>
        </w:rPr>
        <w:t>infrastructure linkages required for the Project such as waste water and storm water drainage</w:t>
      </w:r>
      <w:r w:rsidRPr="002D1A91">
        <w:rPr>
          <w:rFonts w:ascii="Arial" w:hAnsi="Arial" w:cs="Arial"/>
        </w:rPr>
        <w:t xml:space="preserve"> at the Project Site. The  </w:t>
      </w:r>
      <w:r w:rsidR="00C71900" w:rsidRPr="002D1A91">
        <w:rPr>
          <w:rFonts w:ascii="Arial" w:hAnsi="Arial" w:cs="Arial"/>
        </w:rPr>
        <w:t xml:space="preserve">Agency </w:t>
      </w:r>
      <w:r w:rsidRPr="002D1A91">
        <w:rPr>
          <w:rFonts w:ascii="Arial" w:hAnsi="Arial" w:cs="Arial"/>
        </w:rPr>
        <w:t xml:space="preserve">shall use reasonable efforts to facilitate the provision </w:t>
      </w:r>
      <w:r w:rsidR="00292CAC">
        <w:rPr>
          <w:rFonts w:ascii="Arial" w:hAnsi="Arial" w:cs="Arial"/>
        </w:rPr>
        <w:t xml:space="preserve">thereof </w:t>
      </w:r>
      <w:r w:rsidRPr="002D1A91">
        <w:rPr>
          <w:rFonts w:ascii="Arial" w:hAnsi="Arial" w:cs="Arial"/>
        </w:rPr>
        <w:t>with respective Government Authorities at no cost to itself and it shall be the Concessionaire’s responsibility to fulfil any monetary or other compliances, as may be required by such Government Authorities.</w:t>
      </w:r>
    </w:p>
    <w:p w14:paraId="5F620474" w14:textId="77777777" w:rsidR="00D96016" w:rsidRPr="002D1A91" w:rsidRDefault="00D96016" w:rsidP="007A049F">
      <w:pPr>
        <w:pStyle w:val="ColorfulList-Accent11"/>
        <w:spacing w:line="240" w:lineRule="auto"/>
        <w:jc w:val="both"/>
        <w:rPr>
          <w:rFonts w:ascii="Arial" w:hAnsi="Arial" w:cs="Arial"/>
          <w:sz w:val="18"/>
          <w:szCs w:val="18"/>
        </w:rPr>
      </w:pPr>
    </w:p>
    <w:p w14:paraId="4E51CA81" w14:textId="77777777" w:rsidR="00D96016" w:rsidRPr="002D1A91" w:rsidRDefault="00D96016" w:rsidP="007A049F">
      <w:pPr>
        <w:pStyle w:val="Heading2"/>
        <w:spacing w:line="240" w:lineRule="auto"/>
        <w:ind w:left="720"/>
        <w:rPr>
          <w:rFonts w:ascii="Arial" w:hAnsi="Arial" w:cs="Arial"/>
          <w:u w:val="single"/>
        </w:rPr>
      </w:pPr>
      <w:bookmarkStart w:id="169" w:name="_Toc333899936"/>
      <w:r w:rsidRPr="002D1A91">
        <w:rPr>
          <w:rFonts w:ascii="Arial" w:hAnsi="Arial" w:cs="Arial"/>
          <w:u w:val="single"/>
        </w:rPr>
        <w:t>Emergency Decommissioning</w:t>
      </w:r>
      <w:bookmarkEnd w:id="169"/>
    </w:p>
    <w:p w14:paraId="32D29413" w14:textId="77777777" w:rsidR="00D96016" w:rsidRPr="002D1A91" w:rsidRDefault="00D96016" w:rsidP="007A049F">
      <w:pPr>
        <w:spacing w:line="240" w:lineRule="auto"/>
        <w:jc w:val="both"/>
        <w:rPr>
          <w:rFonts w:ascii="Arial" w:hAnsi="Arial" w:cs="Arial"/>
          <w:sz w:val="18"/>
          <w:szCs w:val="18"/>
        </w:rPr>
      </w:pPr>
    </w:p>
    <w:p w14:paraId="5387753E" w14:textId="5F744BC5"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In the event, during the Operations Period, in the reasonable opinion of the Concessionaire, there exists an Emergency that warrants de-commissioning of the whole or any part of the Concession Assets</w:t>
      </w:r>
      <w:r w:rsidR="003723C5" w:rsidRPr="002D1A91">
        <w:rPr>
          <w:rFonts w:ascii="Arial" w:hAnsi="Arial" w:cs="Arial"/>
        </w:rPr>
        <w:t xml:space="preserve"> </w:t>
      </w:r>
      <w:r w:rsidRPr="002D1A91">
        <w:rPr>
          <w:rFonts w:ascii="Arial" w:hAnsi="Arial" w:cs="Arial"/>
        </w:rPr>
        <w:t xml:space="preserve">(the </w:t>
      </w:r>
      <w:bookmarkStart w:id="170" w:name="_Hlk226108035"/>
      <w:r w:rsidRPr="002D1A91">
        <w:rPr>
          <w:rFonts w:ascii="Arial" w:hAnsi="Arial" w:cs="Arial"/>
          <w:b/>
        </w:rPr>
        <w:t>Decommissioned Project Area</w:t>
      </w:r>
      <w:bookmarkEnd w:id="170"/>
      <w:r w:rsidRPr="002D1A91">
        <w:rPr>
          <w:rFonts w:ascii="Arial" w:hAnsi="Arial" w:cs="Arial"/>
        </w:rPr>
        <w:t xml:space="preserve">), the Concessionaire shall be entitled to de-commission and close the whole or any part of Decommissioned Project Area, as the case may be, for so long as such Emergency and the consequences thereof warrant (the </w:t>
      </w:r>
      <w:bookmarkStart w:id="171" w:name="_Hlk226108042"/>
      <w:r w:rsidRPr="002D1A91">
        <w:rPr>
          <w:rFonts w:ascii="Arial" w:hAnsi="Arial" w:cs="Arial"/>
          <w:b/>
        </w:rPr>
        <w:t>Emergency Decommissioning</w:t>
      </w:r>
      <w:bookmarkEnd w:id="171"/>
      <w:r w:rsidRPr="002D1A91">
        <w:rPr>
          <w:rFonts w:ascii="Arial" w:hAnsi="Arial" w:cs="Arial"/>
        </w:rPr>
        <w:t xml:space="preserve">); provided, however, that such Emergency Decommissioning and the particulars thereof shall be notified by the Concessionaire to the  </w:t>
      </w:r>
      <w:r w:rsidR="00C71900" w:rsidRPr="002D1A91">
        <w:rPr>
          <w:rFonts w:ascii="Arial" w:hAnsi="Arial" w:cs="Arial"/>
        </w:rPr>
        <w:t xml:space="preserve">Agency </w:t>
      </w:r>
      <w:r w:rsidRPr="002D1A91">
        <w:rPr>
          <w:rFonts w:ascii="Arial" w:hAnsi="Arial" w:cs="Arial"/>
        </w:rPr>
        <w:t>and the Independent Engineer without any delay, and the Concessionaire shall diligently abide by the Applicable Standards (including the Safety Requirements) in dealing with such Emergency Decommissioning and act in accordance with the directions that the Independent Engineer may issue for dealing with such Emergency Decommissioning; provided, however:</w:t>
      </w:r>
    </w:p>
    <w:p w14:paraId="0EA9AB49" w14:textId="77777777" w:rsidR="00D96016" w:rsidRPr="002D1A91" w:rsidRDefault="00D96016" w:rsidP="007A049F">
      <w:pPr>
        <w:pStyle w:val="ColorfulList-Accent11"/>
        <w:spacing w:line="240" w:lineRule="auto"/>
        <w:jc w:val="both"/>
        <w:rPr>
          <w:rFonts w:ascii="Arial" w:hAnsi="Arial" w:cs="Arial"/>
        </w:rPr>
      </w:pPr>
    </w:p>
    <w:p w14:paraId="1E1CC83E" w14:textId="77777777" w:rsidR="00D96016" w:rsidRPr="002D1A91" w:rsidRDefault="00D96016" w:rsidP="00D86CA8">
      <w:pPr>
        <w:pStyle w:val="ColorfulList-Accent11"/>
        <w:numPr>
          <w:ilvl w:val="0"/>
          <w:numId w:val="97"/>
        </w:numPr>
        <w:spacing w:line="240" w:lineRule="auto"/>
        <w:ind w:left="1260" w:hanging="540"/>
        <w:jc w:val="both"/>
        <w:rPr>
          <w:rFonts w:ascii="Arial" w:hAnsi="Arial" w:cs="Arial"/>
        </w:rPr>
      </w:pPr>
      <w:r w:rsidRPr="002D1A91">
        <w:rPr>
          <w:rFonts w:ascii="Arial" w:hAnsi="Arial" w:cs="Arial"/>
        </w:rPr>
        <w:t>that the Independent Engineer shall, within seven (7) days from the date of the Emergency Decommissioning, certify whether such Emergency Decommissioning was warranted; and</w:t>
      </w:r>
    </w:p>
    <w:p w14:paraId="513AB941" w14:textId="77777777" w:rsidR="00D96016" w:rsidRPr="002D1A91" w:rsidRDefault="00D96016" w:rsidP="007A049F">
      <w:pPr>
        <w:pStyle w:val="ColorfulList-Accent11"/>
        <w:spacing w:line="240" w:lineRule="auto"/>
        <w:ind w:left="1260" w:hanging="540"/>
        <w:jc w:val="both"/>
        <w:rPr>
          <w:rFonts w:ascii="Arial" w:hAnsi="Arial" w:cs="Arial"/>
          <w:sz w:val="18"/>
          <w:szCs w:val="18"/>
        </w:rPr>
      </w:pPr>
    </w:p>
    <w:p w14:paraId="54E1DE6F" w14:textId="77777777" w:rsidR="00D96016" w:rsidRPr="002D1A91" w:rsidRDefault="00D96016" w:rsidP="00D86CA8">
      <w:pPr>
        <w:pStyle w:val="ColorfulList-Accent11"/>
        <w:numPr>
          <w:ilvl w:val="0"/>
          <w:numId w:val="97"/>
        </w:numPr>
        <w:spacing w:line="240" w:lineRule="auto"/>
        <w:ind w:left="1260" w:hanging="540"/>
        <w:jc w:val="both"/>
        <w:rPr>
          <w:rFonts w:ascii="Arial" w:hAnsi="Arial" w:cs="Arial"/>
        </w:rPr>
      </w:pPr>
      <w:r w:rsidRPr="002D1A91">
        <w:rPr>
          <w:rFonts w:ascii="Arial" w:hAnsi="Arial" w:cs="Arial"/>
        </w:rPr>
        <w:t>that the Concessionaire shall re-commission the Decommissioned Project Area, without any delay, whenever the Independent Engineer either: (i) notifies the Concessionaire to re-commission the same; or (ii) certifies that such Emergency Decommissioning was not warranted.</w:t>
      </w:r>
    </w:p>
    <w:p w14:paraId="781F30C5" w14:textId="77777777" w:rsidR="00D96016" w:rsidRPr="002D1A91" w:rsidRDefault="00D96016" w:rsidP="007A049F">
      <w:pPr>
        <w:spacing w:line="240" w:lineRule="auto"/>
        <w:jc w:val="both"/>
        <w:rPr>
          <w:rFonts w:ascii="Arial" w:hAnsi="Arial" w:cs="Arial"/>
          <w:sz w:val="18"/>
          <w:szCs w:val="18"/>
        </w:rPr>
      </w:pPr>
    </w:p>
    <w:p w14:paraId="5F9EFDB6" w14:textId="0B8BA05B"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Without prejudice to the provisions of Section 7.1</w:t>
      </w:r>
      <w:r w:rsidR="002E033F">
        <w:rPr>
          <w:rFonts w:ascii="Arial" w:hAnsi="Arial" w:cs="Arial"/>
        </w:rPr>
        <w:t>2</w:t>
      </w:r>
      <w:r w:rsidRPr="002D1A91">
        <w:rPr>
          <w:rFonts w:ascii="Arial" w:hAnsi="Arial" w:cs="Arial"/>
        </w:rPr>
        <w:t xml:space="preserve">.1(b), the Concessionaire hereby undertakes to re-commission the Decommissioned Project Area efficiently and in a time sensitive manner and as quickly as practicable after the circumstances leading to the Emergency Decommissioning have ceased to exist or have so abated as to enable the Concessionaire to re-commission the Decommissioned Project Area and shall notify the  </w:t>
      </w:r>
      <w:r w:rsidR="00C71900" w:rsidRPr="002D1A91">
        <w:rPr>
          <w:rFonts w:ascii="Arial" w:hAnsi="Arial" w:cs="Arial"/>
        </w:rPr>
        <w:t xml:space="preserve">Agency </w:t>
      </w:r>
      <w:r w:rsidRPr="002D1A91">
        <w:rPr>
          <w:rFonts w:ascii="Arial" w:hAnsi="Arial" w:cs="Arial"/>
        </w:rPr>
        <w:t>and the Independent Engineer of the same without any delay.</w:t>
      </w:r>
    </w:p>
    <w:p w14:paraId="71780A9A" w14:textId="77777777" w:rsidR="00D96016" w:rsidRPr="002D1A91" w:rsidRDefault="00D96016" w:rsidP="007A049F">
      <w:pPr>
        <w:spacing w:line="240" w:lineRule="auto"/>
        <w:jc w:val="both"/>
        <w:rPr>
          <w:rFonts w:ascii="Arial" w:hAnsi="Arial" w:cs="Arial"/>
          <w:sz w:val="18"/>
          <w:szCs w:val="18"/>
        </w:rPr>
      </w:pPr>
    </w:p>
    <w:p w14:paraId="253BADD5" w14:textId="6920B8E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The Emergency Decommissioning of the Decommissioned Project Area and the re-commissioning thereof shall, as soon as practicable, be brought to the notice of the affected Persons by means of public announcements/notice by the </w:t>
      </w:r>
      <w:r w:rsidR="00C71900" w:rsidRPr="002D1A91">
        <w:rPr>
          <w:rFonts w:ascii="Arial" w:hAnsi="Arial" w:cs="Arial"/>
        </w:rPr>
        <w:t xml:space="preserve"> Agency</w:t>
      </w:r>
      <w:r w:rsidRPr="002D1A91">
        <w:rPr>
          <w:rFonts w:ascii="Arial" w:hAnsi="Arial" w:cs="Arial"/>
        </w:rPr>
        <w:t>. The Independent Engineer shall determine whether the Concessionaire has successfully re-commissioned the Decommissioned Project Area and made the same available as soon as practicable upon the termination/ceasing of the circumstances that have resulted in the Emergency Decommissioning.</w:t>
      </w:r>
    </w:p>
    <w:p w14:paraId="7D888FD4" w14:textId="77777777" w:rsidR="00D96016" w:rsidRPr="002D1A91" w:rsidRDefault="00D96016" w:rsidP="007A049F">
      <w:pPr>
        <w:pStyle w:val="ColorfulList-Accent11"/>
        <w:spacing w:line="240" w:lineRule="auto"/>
        <w:ind w:left="0"/>
        <w:jc w:val="both"/>
        <w:rPr>
          <w:rFonts w:ascii="Arial" w:hAnsi="Arial" w:cs="Arial"/>
          <w:sz w:val="18"/>
          <w:szCs w:val="18"/>
        </w:rPr>
      </w:pPr>
    </w:p>
    <w:p w14:paraId="7B02B4D8" w14:textId="27625933"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All expenses, charges, fees, overheads and costs of any nature and all delays, in each case, resulting from and relating to the Emergency Decommissioning shall be borne by and shall be on account of the Concessionaire; provided, however, in the event the </w:t>
      </w:r>
      <w:r w:rsidRPr="006A4CA4">
        <w:rPr>
          <w:rFonts w:ascii="Arial" w:hAnsi="Arial" w:cs="Arial"/>
        </w:rPr>
        <w:t>Emergency Decommissioning</w:t>
      </w:r>
      <w:r w:rsidRPr="002D1A91">
        <w:rPr>
          <w:rFonts w:ascii="Arial" w:hAnsi="Arial" w:cs="Arial"/>
        </w:rPr>
        <w:t xml:space="preserve"> results from a</w:t>
      </w:r>
      <w:r w:rsidR="007D08BE">
        <w:rPr>
          <w:rFonts w:ascii="Arial" w:hAnsi="Arial" w:cs="Arial"/>
        </w:rPr>
        <w:t>n</w:t>
      </w:r>
      <w:r w:rsidRPr="002D1A91">
        <w:rPr>
          <w:rFonts w:ascii="Arial" w:hAnsi="Arial" w:cs="Arial"/>
        </w:rPr>
        <w:t xml:space="preserve">  </w:t>
      </w:r>
      <w:r w:rsidR="00C71900" w:rsidRPr="002D1A91">
        <w:rPr>
          <w:rFonts w:ascii="Arial" w:hAnsi="Arial" w:cs="Arial"/>
        </w:rPr>
        <w:t xml:space="preserve">Agency </w:t>
      </w:r>
      <w:r w:rsidRPr="002D1A91">
        <w:rPr>
          <w:rFonts w:ascii="Arial" w:hAnsi="Arial" w:cs="Arial"/>
        </w:rPr>
        <w:t xml:space="preserve">Event of Default and/or a Force Majeure Event, the Concessionaire shall be entitled to issuance of a </w:t>
      </w:r>
      <w:bookmarkStart w:id="172" w:name="_Hlk226108106"/>
      <w:r w:rsidRPr="002D1A91">
        <w:rPr>
          <w:rFonts w:ascii="Arial" w:hAnsi="Arial" w:cs="Arial"/>
        </w:rPr>
        <w:t xml:space="preserve">Relief </w:t>
      </w:r>
      <w:r w:rsidR="003237EB" w:rsidRPr="002D1A91">
        <w:rPr>
          <w:rFonts w:ascii="Arial" w:hAnsi="Arial" w:cs="Arial"/>
        </w:rPr>
        <w:t xml:space="preserve">Order </w:t>
      </w:r>
      <w:r w:rsidRPr="002D1A91">
        <w:rPr>
          <w:rFonts w:ascii="Arial" w:hAnsi="Arial" w:cs="Arial"/>
        </w:rPr>
        <w:t xml:space="preserve">Request </w:t>
      </w:r>
      <w:bookmarkEnd w:id="172"/>
      <w:r w:rsidRPr="002D1A91">
        <w:rPr>
          <w:rFonts w:ascii="Arial" w:hAnsi="Arial" w:cs="Arial"/>
        </w:rPr>
        <w:t xml:space="preserve">and in such case, the provisions of Article 15 </w:t>
      </w:r>
      <w:r w:rsidRPr="002D1A91">
        <w:rPr>
          <w:rFonts w:ascii="Arial" w:hAnsi="Arial" w:cs="Arial"/>
          <w:i/>
        </w:rPr>
        <w:t>(Relief Extensions &amp; Relief Compensations)</w:t>
      </w:r>
      <w:r w:rsidRPr="002D1A91">
        <w:rPr>
          <w:rFonts w:ascii="Arial" w:hAnsi="Arial" w:cs="Arial"/>
        </w:rPr>
        <w:t xml:space="preserve">shall apply.   </w:t>
      </w:r>
    </w:p>
    <w:p w14:paraId="31E0B3FC" w14:textId="77777777" w:rsidR="00D96016" w:rsidRPr="002D1A91" w:rsidRDefault="00D96016" w:rsidP="007A049F">
      <w:pPr>
        <w:pStyle w:val="ColorfulList-Accent11"/>
        <w:spacing w:line="240" w:lineRule="auto"/>
        <w:jc w:val="both"/>
        <w:rPr>
          <w:rFonts w:ascii="Arial" w:hAnsi="Arial" w:cs="Arial"/>
          <w:sz w:val="18"/>
          <w:szCs w:val="18"/>
        </w:rPr>
      </w:pPr>
    </w:p>
    <w:p w14:paraId="1465AB95" w14:textId="77777777" w:rsidR="00D96016" w:rsidRPr="002D1A91" w:rsidRDefault="00D96016" w:rsidP="007A049F">
      <w:pPr>
        <w:pStyle w:val="Heading2"/>
        <w:spacing w:line="240" w:lineRule="auto"/>
        <w:ind w:left="720"/>
        <w:rPr>
          <w:rFonts w:ascii="Arial" w:hAnsi="Arial" w:cs="Arial"/>
          <w:u w:val="single"/>
        </w:rPr>
      </w:pPr>
      <w:bookmarkStart w:id="173" w:name="_Toc333899937"/>
      <w:r w:rsidRPr="002D1A91">
        <w:rPr>
          <w:rFonts w:ascii="Arial" w:hAnsi="Arial" w:cs="Arial"/>
          <w:u w:val="single"/>
        </w:rPr>
        <w:t>Restoration of Loss or Damage to Project</w:t>
      </w:r>
      <w:bookmarkEnd w:id="173"/>
    </w:p>
    <w:p w14:paraId="1B742F39" w14:textId="77777777" w:rsidR="00D96016" w:rsidRPr="002D1A91" w:rsidRDefault="00D96016" w:rsidP="007A049F">
      <w:pPr>
        <w:spacing w:line="240" w:lineRule="auto"/>
        <w:jc w:val="both"/>
        <w:rPr>
          <w:rFonts w:ascii="Arial" w:hAnsi="Arial" w:cs="Arial"/>
        </w:rPr>
      </w:pPr>
    </w:p>
    <w:p w14:paraId="53446B1B" w14:textId="0304C6DB" w:rsidR="00D96016" w:rsidRPr="002D1A91" w:rsidRDefault="00D96016" w:rsidP="007A049F">
      <w:pPr>
        <w:numPr>
          <w:ilvl w:val="2"/>
          <w:numId w:val="2"/>
        </w:numPr>
        <w:spacing w:line="240" w:lineRule="auto"/>
        <w:ind w:left="720"/>
        <w:contextualSpacing/>
        <w:jc w:val="both"/>
        <w:rPr>
          <w:rFonts w:ascii="Arial" w:hAnsi="Arial" w:cs="Arial"/>
        </w:rPr>
      </w:pPr>
      <w:r w:rsidRPr="002D1A91">
        <w:rPr>
          <w:rFonts w:ascii="Arial" w:hAnsi="Arial" w:cs="Arial"/>
        </w:rPr>
        <w:t xml:space="preserve">Save and except as a result of  Permitted Events (excluding a </w:t>
      </w:r>
      <w:bookmarkStart w:id="174" w:name="_Hlk226108117"/>
      <w:r w:rsidRPr="002D1A91">
        <w:rPr>
          <w:rFonts w:ascii="Arial" w:hAnsi="Arial" w:cs="Arial"/>
        </w:rPr>
        <w:t>Non Political Event</w:t>
      </w:r>
      <w:bookmarkEnd w:id="174"/>
      <w:r w:rsidRPr="002D1A91">
        <w:rPr>
          <w:rFonts w:ascii="Arial" w:hAnsi="Arial" w:cs="Arial"/>
        </w:rPr>
        <w:t>), in the event that the Project Works and/or Concession Assets or any part thereof suffers any loss or damage during the Concession Period, the Concessionaire shall, at its cost and expense, rectify and remedy such loss or damage forthwith in accordance with the Applicable Standards so that the Project Works and the Concession Assets conform to the Applicable Standards.</w:t>
      </w:r>
    </w:p>
    <w:p w14:paraId="02CDDD01" w14:textId="77777777" w:rsidR="00D96016" w:rsidRPr="002D1A91" w:rsidRDefault="00D96016" w:rsidP="007A049F">
      <w:pPr>
        <w:spacing w:line="240" w:lineRule="auto"/>
        <w:ind w:left="720"/>
        <w:contextualSpacing/>
        <w:jc w:val="both"/>
        <w:rPr>
          <w:rFonts w:ascii="Arial" w:hAnsi="Arial" w:cs="Arial"/>
          <w:sz w:val="18"/>
          <w:szCs w:val="18"/>
        </w:rPr>
      </w:pPr>
    </w:p>
    <w:p w14:paraId="2EA41BF2" w14:textId="77777777" w:rsidR="00D96016" w:rsidRPr="002D1A91" w:rsidRDefault="00D96016" w:rsidP="007A049F">
      <w:pPr>
        <w:pStyle w:val="Heading2"/>
        <w:spacing w:line="240" w:lineRule="auto"/>
        <w:ind w:left="720"/>
        <w:rPr>
          <w:rFonts w:ascii="Arial" w:hAnsi="Arial" w:cs="Arial"/>
          <w:u w:val="single"/>
        </w:rPr>
      </w:pPr>
      <w:bookmarkStart w:id="175" w:name="_Toc333899938"/>
      <w:r w:rsidRPr="002D1A91">
        <w:rPr>
          <w:rFonts w:ascii="Arial" w:hAnsi="Arial" w:cs="Arial"/>
          <w:u w:val="single"/>
        </w:rPr>
        <w:t>Accounts and Reports</w:t>
      </w:r>
      <w:bookmarkEnd w:id="175"/>
    </w:p>
    <w:p w14:paraId="68D0EFAD" w14:textId="77777777" w:rsidR="00D96016" w:rsidRPr="002D1A91" w:rsidRDefault="00D96016" w:rsidP="007A049F">
      <w:pPr>
        <w:spacing w:line="240" w:lineRule="auto"/>
        <w:ind w:left="720"/>
        <w:contextualSpacing/>
        <w:jc w:val="both"/>
        <w:rPr>
          <w:rFonts w:ascii="Arial" w:hAnsi="Arial" w:cs="Arial"/>
          <w:sz w:val="20"/>
          <w:szCs w:val="20"/>
        </w:rPr>
      </w:pPr>
    </w:p>
    <w:p w14:paraId="3287ABBF" w14:textId="77777777" w:rsidR="00D96016" w:rsidRPr="002D1A91" w:rsidRDefault="00D96016" w:rsidP="007A049F">
      <w:pPr>
        <w:numPr>
          <w:ilvl w:val="2"/>
          <w:numId w:val="2"/>
        </w:numPr>
        <w:spacing w:line="240" w:lineRule="auto"/>
        <w:ind w:left="720"/>
        <w:contextualSpacing/>
        <w:jc w:val="both"/>
        <w:rPr>
          <w:rFonts w:ascii="Arial" w:hAnsi="Arial" w:cs="Arial"/>
          <w:smallCaps/>
          <w:u w:val="single"/>
        </w:rPr>
      </w:pPr>
      <w:r w:rsidRPr="002D1A91">
        <w:rPr>
          <w:rFonts w:ascii="Arial" w:hAnsi="Arial" w:cs="Arial"/>
          <w:smallCaps/>
          <w:u w:val="single"/>
        </w:rPr>
        <w:t xml:space="preserve">Appointment of Auditors  </w:t>
      </w:r>
    </w:p>
    <w:p w14:paraId="19D48772" w14:textId="77777777" w:rsidR="00D96016" w:rsidRPr="002D1A91" w:rsidRDefault="00D96016" w:rsidP="007A049F">
      <w:pPr>
        <w:spacing w:line="240" w:lineRule="auto"/>
        <w:ind w:left="720"/>
        <w:contextualSpacing/>
        <w:jc w:val="both"/>
        <w:rPr>
          <w:rFonts w:ascii="Arial" w:hAnsi="Arial" w:cs="Arial"/>
        </w:rPr>
      </w:pPr>
    </w:p>
    <w:p w14:paraId="095CD7B7" w14:textId="694D846A" w:rsidR="00D96016" w:rsidRPr="002D1A91" w:rsidRDefault="00D96016" w:rsidP="007A049F">
      <w:pPr>
        <w:spacing w:line="240" w:lineRule="auto"/>
        <w:ind w:left="720"/>
        <w:contextualSpacing/>
        <w:jc w:val="both"/>
        <w:rPr>
          <w:rFonts w:ascii="Arial" w:hAnsi="Arial" w:cs="Arial"/>
        </w:rPr>
      </w:pPr>
      <w:r w:rsidRPr="002D1A91">
        <w:rPr>
          <w:rFonts w:ascii="Arial" w:hAnsi="Arial" w:cs="Arial"/>
        </w:rPr>
        <w:t xml:space="preserve">The Concessionaire shall make arrangements with respect to the installation and operation of an accounting and cost control system and for the appointment, as statutory auditors, of a reputed firm of independent chartered accountants reasonably acceptable to the  </w:t>
      </w:r>
      <w:r w:rsidR="00C71900" w:rsidRPr="002D1A91">
        <w:rPr>
          <w:rFonts w:ascii="Arial" w:hAnsi="Arial" w:cs="Arial"/>
        </w:rPr>
        <w:t xml:space="preserve">Agency </w:t>
      </w:r>
      <w:r w:rsidRPr="002D1A91">
        <w:rPr>
          <w:rFonts w:ascii="Arial" w:hAnsi="Arial" w:cs="Arial"/>
        </w:rPr>
        <w:t>and the Independent Auditor.</w:t>
      </w:r>
    </w:p>
    <w:p w14:paraId="49CC3CE7" w14:textId="77777777" w:rsidR="00D96016" w:rsidRPr="002D1A91" w:rsidRDefault="00D96016" w:rsidP="007A049F">
      <w:pPr>
        <w:spacing w:line="240" w:lineRule="auto"/>
        <w:ind w:left="720"/>
        <w:contextualSpacing/>
        <w:jc w:val="both"/>
        <w:rPr>
          <w:rFonts w:ascii="Arial" w:hAnsi="Arial" w:cs="Arial"/>
          <w:sz w:val="18"/>
          <w:szCs w:val="18"/>
        </w:rPr>
      </w:pPr>
    </w:p>
    <w:p w14:paraId="3B495750" w14:textId="77777777" w:rsidR="00D96016" w:rsidRPr="002D1A91" w:rsidRDefault="00D96016" w:rsidP="007A049F">
      <w:pPr>
        <w:numPr>
          <w:ilvl w:val="2"/>
          <w:numId w:val="2"/>
        </w:numPr>
        <w:spacing w:line="240" w:lineRule="auto"/>
        <w:ind w:left="720"/>
        <w:contextualSpacing/>
        <w:jc w:val="both"/>
        <w:rPr>
          <w:rFonts w:ascii="Arial" w:hAnsi="Arial" w:cs="Arial"/>
          <w:smallCaps/>
          <w:u w:val="single"/>
        </w:rPr>
      </w:pPr>
      <w:r w:rsidRPr="002D1A91">
        <w:rPr>
          <w:rFonts w:ascii="Arial" w:hAnsi="Arial" w:cs="Arial"/>
          <w:smallCaps/>
          <w:u w:val="single"/>
        </w:rPr>
        <w:t xml:space="preserve">Specific Records  </w:t>
      </w:r>
    </w:p>
    <w:p w14:paraId="07A77966" w14:textId="77777777" w:rsidR="00D96016" w:rsidRPr="002D1A91" w:rsidRDefault="00D96016" w:rsidP="007A049F">
      <w:pPr>
        <w:spacing w:line="240" w:lineRule="auto"/>
        <w:ind w:left="720"/>
        <w:contextualSpacing/>
        <w:jc w:val="both"/>
        <w:rPr>
          <w:rFonts w:ascii="Arial" w:hAnsi="Arial" w:cs="Arial"/>
        </w:rPr>
      </w:pPr>
    </w:p>
    <w:p w14:paraId="3EE8EFA8" w14:textId="22189194" w:rsidR="00D96016" w:rsidRPr="002D1A91" w:rsidRDefault="00D96016" w:rsidP="007A049F">
      <w:pPr>
        <w:spacing w:line="240" w:lineRule="auto"/>
        <w:ind w:left="720"/>
        <w:contextualSpacing/>
        <w:jc w:val="both"/>
        <w:rPr>
          <w:rFonts w:ascii="Arial" w:hAnsi="Arial" w:cs="Arial"/>
        </w:rPr>
      </w:pPr>
      <w:r w:rsidRPr="002D1A91">
        <w:rPr>
          <w:rFonts w:ascii="Arial" w:hAnsi="Arial" w:cs="Arial"/>
        </w:rPr>
        <w:t xml:space="preserve">The Concessionaire shall maintain complete and accurate records accounting for all transactions relating to any Relief Order, Relief Costs, extensions of Time </w:t>
      </w:r>
      <w:r w:rsidR="00BF5F6C" w:rsidRPr="002D1A91">
        <w:rPr>
          <w:rFonts w:ascii="Arial" w:hAnsi="Arial" w:cs="Arial"/>
        </w:rPr>
        <w:t>for</w:t>
      </w:r>
      <w:r w:rsidRPr="002D1A91">
        <w:rPr>
          <w:rFonts w:ascii="Arial" w:hAnsi="Arial" w:cs="Arial"/>
        </w:rPr>
        <w:t xml:space="preserve"> Completion, Change of Scope, minutes of board meetings and </w:t>
      </w:r>
      <w:r w:rsidR="00BF5F6C" w:rsidRPr="002D1A91">
        <w:rPr>
          <w:rFonts w:ascii="Arial" w:hAnsi="Arial" w:cs="Arial"/>
        </w:rPr>
        <w:t>shareholder meetings</w:t>
      </w:r>
      <w:r w:rsidRPr="002D1A91">
        <w:rPr>
          <w:rFonts w:ascii="Arial" w:hAnsi="Arial" w:cs="Arial"/>
        </w:rPr>
        <w:t xml:space="preserve"> and other records, which records shall be subject to inspection and audit by the </w:t>
      </w:r>
      <w:r w:rsidR="00C71900" w:rsidRPr="002D1A91">
        <w:rPr>
          <w:rFonts w:ascii="Arial" w:hAnsi="Arial" w:cs="Arial"/>
        </w:rPr>
        <w:t xml:space="preserve"> Agency</w:t>
      </w:r>
      <w:r w:rsidRPr="002D1A91">
        <w:rPr>
          <w:rFonts w:ascii="Arial" w:hAnsi="Arial" w:cs="Arial"/>
        </w:rPr>
        <w:t>, the Independent Engineer and the Independent Auditor.</w:t>
      </w:r>
    </w:p>
    <w:p w14:paraId="093EE351" w14:textId="77777777" w:rsidR="00D96016" w:rsidRPr="002D1A91" w:rsidRDefault="00D96016" w:rsidP="007A049F">
      <w:pPr>
        <w:spacing w:line="240" w:lineRule="auto"/>
        <w:ind w:left="720"/>
        <w:contextualSpacing/>
        <w:jc w:val="both"/>
        <w:rPr>
          <w:rFonts w:ascii="Arial" w:hAnsi="Arial" w:cs="Arial"/>
        </w:rPr>
      </w:pPr>
    </w:p>
    <w:p w14:paraId="4CA34163" w14:textId="03E957B1" w:rsidR="00D96016" w:rsidRPr="002D1A91" w:rsidRDefault="00D96016" w:rsidP="007A049F">
      <w:pPr>
        <w:numPr>
          <w:ilvl w:val="2"/>
          <w:numId w:val="2"/>
        </w:numPr>
        <w:spacing w:line="240" w:lineRule="auto"/>
        <w:ind w:left="720"/>
        <w:contextualSpacing/>
        <w:jc w:val="both"/>
        <w:rPr>
          <w:rFonts w:ascii="Arial" w:hAnsi="Arial" w:cs="Arial"/>
          <w:smallCaps/>
          <w:u w:val="single"/>
        </w:rPr>
      </w:pPr>
      <w:r w:rsidRPr="002D1A91">
        <w:rPr>
          <w:rFonts w:ascii="Arial" w:hAnsi="Arial" w:cs="Arial"/>
          <w:smallCaps/>
          <w:u w:val="single"/>
        </w:rPr>
        <w:t>Periodic Reports</w:t>
      </w:r>
    </w:p>
    <w:p w14:paraId="2E105E30" w14:textId="77777777" w:rsidR="00D96016" w:rsidRPr="002D1A91" w:rsidRDefault="00D96016" w:rsidP="007A049F">
      <w:pPr>
        <w:spacing w:line="240" w:lineRule="auto"/>
        <w:ind w:left="720"/>
        <w:contextualSpacing/>
        <w:jc w:val="both"/>
        <w:rPr>
          <w:rFonts w:ascii="Arial" w:hAnsi="Arial" w:cs="Arial"/>
        </w:rPr>
      </w:pPr>
    </w:p>
    <w:p w14:paraId="44FA2E81" w14:textId="4F37FE3D" w:rsidR="00D96016" w:rsidRPr="002D1A91" w:rsidRDefault="00D96016" w:rsidP="007A049F">
      <w:pPr>
        <w:spacing w:line="240" w:lineRule="auto"/>
        <w:ind w:left="720"/>
        <w:contextualSpacing/>
        <w:jc w:val="both"/>
        <w:rPr>
          <w:rFonts w:ascii="Arial" w:hAnsi="Arial" w:cs="Arial"/>
        </w:rPr>
      </w:pPr>
      <w:r w:rsidRPr="002D1A91">
        <w:rPr>
          <w:rFonts w:ascii="Arial" w:hAnsi="Arial" w:cs="Arial"/>
        </w:rPr>
        <w:lastRenderedPageBreak/>
        <w:t xml:space="preserve">The Concessionaire shall in accordance with this Agreement furnish to the </w:t>
      </w:r>
      <w:r w:rsidR="00C71900" w:rsidRPr="002D1A91">
        <w:rPr>
          <w:rFonts w:ascii="Arial" w:hAnsi="Arial" w:cs="Arial"/>
        </w:rPr>
        <w:t xml:space="preserve"> Agency</w:t>
      </w:r>
      <w:r w:rsidRPr="002D1A91">
        <w:rPr>
          <w:rFonts w:ascii="Arial" w:hAnsi="Arial" w:cs="Arial"/>
        </w:rPr>
        <w:t xml:space="preserve">, the Independent Engineer and the Independent Auditor, the  </w:t>
      </w:r>
      <w:bookmarkStart w:id="176" w:name="_Hlk226108142"/>
      <w:r w:rsidR="00E415B2" w:rsidRPr="002D1A91">
        <w:rPr>
          <w:rFonts w:ascii="Arial" w:hAnsi="Arial" w:cs="Arial"/>
        </w:rPr>
        <w:t xml:space="preserve">Development </w:t>
      </w:r>
      <w:r w:rsidRPr="002D1A91">
        <w:rPr>
          <w:rFonts w:ascii="Arial" w:hAnsi="Arial" w:cs="Arial"/>
        </w:rPr>
        <w:t xml:space="preserve">Progress Report </w:t>
      </w:r>
      <w:bookmarkEnd w:id="176"/>
      <w:r w:rsidRPr="002D1A91">
        <w:rPr>
          <w:rFonts w:ascii="Arial" w:hAnsi="Arial" w:cs="Arial"/>
        </w:rPr>
        <w:t xml:space="preserve">and the </w:t>
      </w:r>
      <w:bookmarkStart w:id="177" w:name="_Hlk226108152"/>
      <w:r w:rsidRPr="002D1A91">
        <w:rPr>
          <w:rFonts w:ascii="Arial" w:hAnsi="Arial" w:cs="Arial"/>
        </w:rPr>
        <w:t>O&amp;M Status Report.</w:t>
      </w:r>
      <w:bookmarkEnd w:id="177"/>
    </w:p>
    <w:p w14:paraId="4CD6E740" w14:textId="77777777" w:rsidR="00D96016" w:rsidRPr="002D1A91" w:rsidRDefault="00D96016" w:rsidP="007A049F">
      <w:pPr>
        <w:spacing w:line="240" w:lineRule="auto"/>
        <w:ind w:left="720"/>
        <w:contextualSpacing/>
        <w:jc w:val="both"/>
        <w:rPr>
          <w:rFonts w:ascii="Arial" w:hAnsi="Arial" w:cs="Arial"/>
        </w:rPr>
      </w:pPr>
    </w:p>
    <w:p w14:paraId="6B725AAA" w14:textId="32215695" w:rsidR="00D96016" w:rsidRPr="002D1A91" w:rsidRDefault="00D96016" w:rsidP="007A049F">
      <w:pPr>
        <w:spacing w:line="240" w:lineRule="auto"/>
        <w:ind w:left="720"/>
        <w:contextualSpacing/>
        <w:jc w:val="both"/>
        <w:rPr>
          <w:rFonts w:ascii="Arial" w:hAnsi="Arial" w:cs="Arial"/>
        </w:rPr>
      </w:pPr>
      <w:r w:rsidRPr="002D1A91">
        <w:rPr>
          <w:rFonts w:ascii="Arial" w:hAnsi="Arial" w:cs="Arial"/>
        </w:rPr>
        <w:t xml:space="preserve">The Concessionaire shall, as soon as available but in any event within sixty (60) days of filing, furnish to the </w:t>
      </w:r>
      <w:r w:rsidR="00C71900" w:rsidRPr="002D1A91">
        <w:rPr>
          <w:rFonts w:ascii="Arial" w:hAnsi="Arial" w:cs="Arial"/>
        </w:rPr>
        <w:t xml:space="preserve"> Agency</w:t>
      </w:r>
      <w:r w:rsidRPr="002D1A91">
        <w:rPr>
          <w:rFonts w:ascii="Arial" w:hAnsi="Arial" w:cs="Arial"/>
        </w:rPr>
        <w:t xml:space="preserve">, the Independent Engineer and the Independent Auditor two (2) copies of all documents filed in compliance with the requirements of the Companies </w:t>
      </w:r>
      <w:r w:rsidR="009A16FF" w:rsidRPr="002D1A91">
        <w:rPr>
          <w:rFonts w:ascii="Arial" w:hAnsi="Arial" w:cs="Arial"/>
        </w:rPr>
        <w:t>Act</w:t>
      </w:r>
      <w:r w:rsidRPr="002D1A91">
        <w:rPr>
          <w:rFonts w:ascii="Arial" w:hAnsi="Arial" w:cs="Arial"/>
        </w:rPr>
        <w:t xml:space="preserve">, </w:t>
      </w:r>
      <w:r w:rsidR="009A16FF" w:rsidRPr="002D1A91">
        <w:rPr>
          <w:rFonts w:ascii="Arial" w:hAnsi="Arial" w:cs="Arial"/>
        </w:rPr>
        <w:t xml:space="preserve">2017 </w:t>
      </w:r>
      <w:r w:rsidRPr="002D1A91">
        <w:rPr>
          <w:rFonts w:ascii="Arial" w:hAnsi="Arial" w:cs="Arial"/>
        </w:rPr>
        <w:t>as amended or superseded from time to time or any other Applicable Laws.</w:t>
      </w:r>
    </w:p>
    <w:p w14:paraId="1D0D127D" w14:textId="77777777" w:rsidR="00D96016" w:rsidRPr="002D1A91" w:rsidRDefault="00D96016" w:rsidP="007A049F">
      <w:pPr>
        <w:spacing w:line="240" w:lineRule="auto"/>
        <w:ind w:left="720"/>
        <w:contextualSpacing/>
        <w:jc w:val="both"/>
        <w:rPr>
          <w:rFonts w:ascii="Arial" w:hAnsi="Arial" w:cs="Arial"/>
        </w:rPr>
      </w:pPr>
    </w:p>
    <w:p w14:paraId="198AFA16" w14:textId="44036599" w:rsidR="00D96016" w:rsidRPr="002D1A91" w:rsidRDefault="00D96016" w:rsidP="007A049F">
      <w:pPr>
        <w:spacing w:line="240" w:lineRule="auto"/>
        <w:ind w:left="720"/>
        <w:contextualSpacing/>
        <w:jc w:val="both"/>
        <w:rPr>
          <w:rFonts w:ascii="Arial" w:hAnsi="Arial" w:cs="Arial"/>
        </w:rPr>
      </w:pPr>
      <w:r w:rsidRPr="002D1A91">
        <w:rPr>
          <w:rFonts w:ascii="Arial" w:hAnsi="Arial" w:cs="Arial"/>
        </w:rPr>
        <w:t xml:space="preserve">The Concessionaire shall, as soon as available, furnish to the </w:t>
      </w:r>
      <w:r w:rsidR="00C71900" w:rsidRPr="002D1A91">
        <w:rPr>
          <w:rFonts w:ascii="Arial" w:hAnsi="Arial" w:cs="Arial"/>
        </w:rPr>
        <w:t xml:space="preserve"> Agency</w:t>
      </w:r>
      <w:r w:rsidRPr="002D1A91">
        <w:rPr>
          <w:rFonts w:ascii="Arial" w:hAnsi="Arial" w:cs="Arial"/>
        </w:rPr>
        <w:t>, the Independent Engineer and the Independent Auditor, a report on any factors materially and adversely affecting, or that might materially and adversely affect, the Project or the Concessionaire’s business and operations.</w:t>
      </w:r>
    </w:p>
    <w:p w14:paraId="03A8EC12" w14:textId="77777777" w:rsidR="00D96016" w:rsidRPr="002D1A91" w:rsidRDefault="00D96016" w:rsidP="007A049F">
      <w:pPr>
        <w:spacing w:line="240" w:lineRule="auto"/>
        <w:ind w:left="720"/>
        <w:contextualSpacing/>
        <w:jc w:val="both"/>
        <w:rPr>
          <w:rFonts w:ascii="Arial" w:hAnsi="Arial" w:cs="Arial"/>
        </w:rPr>
      </w:pPr>
    </w:p>
    <w:p w14:paraId="02752C5C" w14:textId="77777777" w:rsidR="00D96016" w:rsidRPr="002D1A91" w:rsidRDefault="00D96016" w:rsidP="007A049F">
      <w:pPr>
        <w:numPr>
          <w:ilvl w:val="2"/>
          <w:numId w:val="2"/>
        </w:numPr>
        <w:spacing w:line="240" w:lineRule="auto"/>
        <w:ind w:left="720"/>
        <w:contextualSpacing/>
        <w:jc w:val="both"/>
        <w:rPr>
          <w:rFonts w:ascii="Arial" w:hAnsi="Arial" w:cs="Arial"/>
          <w:smallCaps/>
          <w:u w:val="single"/>
        </w:rPr>
      </w:pPr>
      <w:r w:rsidRPr="002D1A91">
        <w:rPr>
          <w:rFonts w:ascii="Arial" w:hAnsi="Arial" w:cs="Arial"/>
          <w:smallCaps/>
          <w:u w:val="single"/>
        </w:rPr>
        <w:t>Reporting of Changes</w:t>
      </w:r>
    </w:p>
    <w:p w14:paraId="64337347" w14:textId="77777777" w:rsidR="00D96016" w:rsidRPr="002D1A91" w:rsidRDefault="00D96016" w:rsidP="007A049F">
      <w:pPr>
        <w:spacing w:line="240" w:lineRule="auto"/>
        <w:ind w:left="720"/>
        <w:contextualSpacing/>
        <w:jc w:val="both"/>
        <w:rPr>
          <w:rFonts w:ascii="Arial" w:hAnsi="Arial" w:cs="Arial"/>
        </w:rPr>
      </w:pPr>
    </w:p>
    <w:p w14:paraId="24DA4AEE" w14:textId="515D85C2" w:rsidR="00D96016" w:rsidRPr="002D1A91" w:rsidRDefault="00D96016" w:rsidP="007A049F">
      <w:pPr>
        <w:spacing w:line="240" w:lineRule="auto"/>
        <w:ind w:left="720" w:hanging="11"/>
        <w:contextualSpacing/>
        <w:jc w:val="both"/>
        <w:rPr>
          <w:rFonts w:ascii="Arial" w:hAnsi="Arial" w:cs="Arial"/>
        </w:rPr>
      </w:pPr>
      <w:r w:rsidRPr="002D1A91">
        <w:rPr>
          <w:rFonts w:ascii="Arial" w:hAnsi="Arial" w:cs="Arial"/>
        </w:rPr>
        <w:t xml:space="preserve">The Concessionaire shall, at least fourteen (14) days prior to it becoming effective, report to the </w:t>
      </w:r>
      <w:r w:rsidR="00C71900" w:rsidRPr="002D1A91">
        <w:rPr>
          <w:rFonts w:ascii="Arial" w:hAnsi="Arial" w:cs="Arial"/>
        </w:rPr>
        <w:t xml:space="preserve"> Agency</w:t>
      </w:r>
      <w:r w:rsidRPr="002D1A91">
        <w:rPr>
          <w:rFonts w:ascii="Arial" w:hAnsi="Arial" w:cs="Arial"/>
        </w:rPr>
        <w:t xml:space="preserve">, the Independent Engineer and the Independent Auditor any contemplated (i) material change in its memorandum and articles of association; (ii) change in its fiscal year; (iii) change in the constitution of its board of directors; </w:t>
      </w:r>
      <w:r w:rsidR="0098769A">
        <w:rPr>
          <w:rFonts w:ascii="Arial" w:hAnsi="Arial" w:cs="Arial"/>
        </w:rPr>
        <w:t xml:space="preserve">and </w:t>
      </w:r>
      <w:r w:rsidRPr="002D1A91">
        <w:rPr>
          <w:rFonts w:ascii="Arial" w:hAnsi="Arial" w:cs="Arial"/>
        </w:rPr>
        <w:t>(iv) change in its chief executive officer</w:t>
      </w:r>
      <w:r w:rsidR="0098769A">
        <w:rPr>
          <w:rFonts w:ascii="Arial" w:hAnsi="Arial" w:cs="Arial"/>
        </w:rPr>
        <w:t xml:space="preserve">; </w:t>
      </w:r>
      <w:r w:rsidRPr="006A4CA4">
        <w:rPr>
          <w:rFonts w:ascii="Arial" w:hAnsi="Arial" w:cs="Arial"/>
        </w:rPr>
        <w:t>provided, however, that, reporting as aforesaid shall not relieve the Concessionaire from its obligations or</w:t>
      </w:r>
      <w:r w:rsidRPr="002D1A91">
        <w:rPr>
          <w:rFonts w:ascii="Arial" w:hAnsi="Arial" w:cs="Arial"/>
        </w:rPr>
        <w:t xml:space="preserve"> liabilities towards any other Government Authority having jurisdiction over any such matter.</w:t>
      </w:r>
    </w:p>
    <w:p w14:paraId="657958A9" w14:textId="77777777" w:rsidR="00D96016" w:rsidRPr="002D1A91" w:rsidRDefault="00D96016" w:rsidP="007A049F">
      <w:pPr>
        <w:spacing w:line="240" w:lineRule="auto"/>
        <w:ind w:left="720"/>
        <w:contextualSpacing/>
        <w:jc w:val="both"/>
        <w:rPr>
          <w:rFonts w:ascii="Arial" w:hAnsi="Arial" w:cs="Arial"/>
        </w:rPr>
      </w:pPr>
    </w:p>
    <w:p w14:paraId="7B4B412E" w14:textId="32C78E78" w:rsidR="00D96016" w:rsidRPr="002D1A91" w:rsidRDefault="00D96016" w:rsidP="007A049F">
      <w:pPr>
        <w:numPr>
          <w:ilvl w:val="2"/>
          <w:numId w:val="2"/>
        </w:numPr>
        <w:spacing w:line="240" w:lineRule="auto"/>
        <w:contextualSpacing/>
        <w:jc w:val="both"/>
        <w:rPr>
          <w:rFonts w:ascii="Arial" w:hAnsi="Arial" w:cs="Arial"/>
          <w:smallCaps/>
          <w:u w:val="single"/>
        </w:rPr>
      </w:pPr>
      <w:r w:rsidRPr="002D1A91">
        <w:rPr>
          <w:rFonts w:ascii="Arial" w:hAnsi="Arial" w:cs="Arial"/>
          <w:smallCaps/>
          <w:u w:val="single"/>
        </w:rPr>
        <w:t>Lists of Financiers and Creditors</w:t>
      </w:r>
    </w:p>
    <w:p w14:paraId="1110703C" w14:textId="77777777" w:rsidR="00D96016" w:rsidRPr="002D1A91" w:rsidRDefault="00D96016" w:rsidP="007A049F">
      <w:pPr>
        <w:spacing w:line="240" w:lineRule="auto"/>
        <w:ind w:left="720"/>
        <w:contextualSpacing/>
        <w:jc w:val="both"/>
        <w:rPr>
          <w:rFonts w:ascii="Arial" w:hAnsi="Arial" w:cs="Arial"/>
        </w:rPr>
      </w:pPr>
    </w:p>
    <w:p w14:paraId="11BB2E1F" w14:textId="5BA97635" w:rsidR="00D96016" w:rsidRPr="002D1A91" w:rsidRDefault="00D96016" w:rsidP="00861E76">
      <w:pPr>
        <w:spacing w:line="240" w:lineRule="auto"/>
        <w:ind w:left="720"/>
        <w:contextualSpacing/>
        <w:jc w:val="both"/>
        <w:rPr>
          <w:rFonts w:ascii="Arial" w:hAnsi="Arial" w:cs="Arial"/>
        </w:rPr>
      </w:pPr>
      <w:r w:rsidRPr="002D1A91">
        <w:rPr>
          <w:rFonts w:ascii="Arial" w:hAnsi="Arial" w:cs="Arial"/>
        </w:rPr>
        <w:t>Together with the periodic reports required by Section 7.1</w:t>
      </w:r>
      <w:r w:rsidR="006E6473">
        <w:rPr>
          <w:rFonts w:ascii="Arial" w:hAnsi="Arial" w:cs="Arial"/>
        </w:rPr>
        <w:t>4</w:t>
      </w:r>
      <w:r w:rsidRPr="002D1A91">
        <w:rPr>
          <w:rFonts w:ascii="Arial" w:hAnsi="Arial" w:cs="Arial"/>
        </w:rPr>
        <w:t xml:space="preserve">.3, the Concessionaire shall also furnish to the </w:t>
      </w:r>
      <w:r w:rsidR="00C71900" w:rsidRPr="002D1A91">
        <w:rPr>
          <w:rFonts w:ascii="Arial" w:hAnsi="Arial" w:cs="Arial"/>
        </w:rPr>
        <w:t xml:space="preserve"> Agency</w:t>
      </w:r>
      <w:r w:rsidRPr="002D1A91">
        <w:rPr>
          <w:rFonts w:ascii="Arial" w:hAnsi="Arial" w:cs="Arial"/>
        </w:rPr>
        <w:t>, the Independent Engineer and the Independent Auditor a list of</w:t>
      </w:r>
      <w:r w:rsidR="00861E76">
        <w:rPr>
          <w:rFonts w:ascii="Arial" w:hAnsi="Arial" w:cs="Arial"/>
        </w:rPr>
        <w:t xml:space="preserve"> </w:t>
      </w:r>
      <w:r w:rsidRPr="002D1A91">
        <w:rPr>
          <w:rFonts w:ascii="Arial" w:hAnsi="Arial" w:cs="Arial"/>
        </w:rPr>
        <w:t>each of its creditors to which the Concessionaire has an outstanding obligation of PKR 1,000,000</w:t>
      </w:r>
      <w:r w:rsidR="00B52851" w:rsidRPr="002D1A91">
        <w:rPr>
          <w:rFonts w:ascii="Arial" w:hAnsi="Arial" w:cs="Arial"/>
        </w:rPr>
        <w:t>/-</w:t>
      </w:r>
      <w:r w:rsidRPr="002D1A91">
        <w:rPr>
          <w:rFonts w:ascii="Arial" w:hAnsi="Arial" w:cs="Arial"/>
        </w:rPr>
        <w:t xml:space="preserve"> (Pakistani Rupees One Million only) or more, along with statements or schedules of repayment of local and foreign loans/debts to creditors duly certified by its statutory auditors on a six (6) monthly basis in each Accounting Year. The report shall also indicate any changes, as compared to the report submitted the previous </w:t>
      </w:r>
      <w:bookmarkStart w:id="178" w:name="_Hlk226108187"/>
      <w:r w:rsidRPr="002D1A91">
        <w:rPr>
          <w:rFonts w:ascii="Arial" w:hAnsi="Arial" w:cs="Arial"/>
        </w:rPr>
        <w:t xml:space="preserve">Accounting Year </w:t>
      </w:r>
      <w:bookmarkEnd w:id="178"/>
      <w:r w:rsidRPr="002D1A91">
        <w:rPr>
          <w:rFonts w:ascii="Arial" w:hAnsi="Arial" w:cs="Arial"/>
        </w:rPr>
        <w:t>that might have occurred.</w:t>
      </w:r>
    </w:p>
    <w:p w14:paraId="54E5067F" w14:textId="77777777" w:rsidR="00D96016" w:rsidRPr="002D1A91" w:rsidRDefault="00D96016" w:rsidP="007A049F">
      <w:pPr>
        <w:spacing w:line="240" w:lineRule="auto"/>
        <w:ind w:left="720"/>
        <w:contextualSpacing/>
        <w:jc w:val="both"/>
        <w:rPr>
          <w:rFonts w:ascii="Arial" w:hAnsi="Arial" w:cs="Arial"/>
        </w:rPr>
      </w:pPr>
    </w:p>
    <w:p w14:paraId="7137088E" w14:textId="77777777" w:rsidR="00D96016" w:rsidRPr="002D1A91" w:rsidRDefault="00D96016" w:rsidP="007A049F">
      <w:pPr>
        <w:numPr>
          <w:ilvl w:val="2"/>
          <w:numId w:val="2"/>
        </w:numPr>
        <w:spacing w:line="240" w:lineRule="auto"/>
        <w:ind w:left="720"/>
        <w:contextualSpacing/>
        <w:jc w:val="both"/>
        <w:rPr>
          <w:rFonts w:ascii="Arial" w:hAnsi="Arial" w:cs="Arial"/>
          <w:smallCaps/>
          <w:u w:val="single"/>
        </w:rPr>
      </w:pPr>
      <w:r w:rsidRPr="002D1A91">
        <w:rPr>
          <w:rFonts w:ascii="Arial" w:hAnsi="Arial" w:cs="Arial"/>
          <w:smallCaps/>
          <w:u w:val="single"/>
        </w:rPr>
        <w:t>Information Regarding Statutory Notice/Winding Up Proceedings</w:t>
      </w:r>
    </w:p>
    <w:p w14:paraId="6750284B" w14:textId="77777777" w:rsidR="00D96016" w:rsidRPr="002D1A91" w:rsidRDefault="00D96016" w:rsidP="007A049F">
      <w:pPr>
        <w:spacing w:line="240" w:lineRule="auto"/>
        <w:ind w:left="720"/>
        <w:contextualSpacing/>
        <w:jc w:val="both"/>
        <w:rPr>
          <w:rFonts w:ascii="Arial" w:hAnsi="Arial" w:cs="Arial"/>
        </w:rPr>
      </w:pPr>
    </w:p>
    <w:p w14:paraId="0926B711" w14:textId="286CD28D" w:rsidR="00D96016" w:rsidRPr="002D1A91" w:rsidRDefault="00D96016">
      <w:pPr>
        <w:spacing w:line="240" w:lineRule="auto"/>
        <w:ind w:left="720"/>
        <w:contextualSpacing/>
        <w:jc w:val="both"/>
        <w:rPr>
          <w:rFonts w:ascii="Arial" w:hAnsi="Arial" w:cs="Arial"/>
        </w:rPr>
      </w:pPr>
      <w:r w:rsidRPr="002D1A91">
        <w:rPr>
          <w:rFonts w:ascii="Arial" w:hAnsi="Arial" w:cs="Arial"/>
        </w:rPr>
        <w:t xml:space="preserve">The Concessionaire shall, within seven (7) days of receipt thereof, provide to the </w:t>
      </w:r>
      <w:r w:rsidR="00424A15" w:rsidRPr="002D1A91">
        <w:rPr>
          <w:rFonts w:ascii="Arial" w:hAnsi="Arial" w:cs="Arial"/>
        </w:rPr>
        <w:t xml:space="preserve"> Agency</w:t>
      </w:r>
      <w:r w:rsidRPr="002D1A91">
        <w:rPr>
          <w:rFonts w:ascii="Arial" w:hAnsi="Arial" w:cs="Arial"/>
        </w:rPr>
        <w:t xml:space="preserve">, the Independent Engineer and the Independent Auditor a copy of any notice that the Concessionaire may be served under Sections </w:t>
      </w:r>
      <w:r w:rsidR="00D42B1D" w:rsidRPr="002D1A91">
        <w:rPr>
          <w:rFonts w:ascii="Arial" w:hAnsi="Arial" w:cs="Arial"/>
        </w:rPr>
        <w:t xml:space="preserve">301 </w:t>
      </w:r>
      <w:r w:rsidRPr="002D1A91">
        <w:rPr>
          <w:rFonts w:ascii="Arial" w:hAnsi="Arial" w:cs="Arial"/>
        </w:rPr>
        <w:t xml:space="preserve">and </w:t>
      </w:r>
      <w:r w:rsidR="00D42B1D" w:rsidRPr="002D1A91">
        <w:rPr>
          <w:rFonts w:ascii="Arial" w:hAnsi="Arial" w:cs="Arial"/>
        </w:rPr>
        <w:t xml:space="preserve">302 </w:t>
      </w:r>
      <w:r w:rsidRPr="002D1A91">
        <w:rPr>
          <w:rFonts w:ascii="Arial" w:hAnsi="Arial" w:cs="Arial"/>
        </w:rPr>
        <w:t xml:space="preserve">(as such Sections may be amended, modified or </w:t>
      </w:r>
      <w:r w:rsidR="003723C5" w:rsidRPr="002D1A91">
        <w:rPr>
          <w:rFonts w:ascii="Arial" w:hAnsi="Arial" w:cs="Arial"/>
        </w:rPr>
        <w:t>re-enacted</w:t>
      </w:r>
      <w:r w:rsidRPr="002D1A91">
        <w:rPr>
          <w:rFonts w:ascii="Arial" w:hAnsi="Arial" w:cs="Arial"/>
        </w:rPr>
        <w:t xml:space="preserve">) of the Companies </w:t>
      </w:r>
      <w:r w:rsidR="009A16FF" w:rsidRPr="002D1A91">
        <w:rPr>
          <w:rFonts w:ascii="Arial" w:hAnsi="Arial" w:cs="Arial"/>
        </w:rPr>
        <w:t>Act</w:t>
      </w:r>
      <w:r w:rsidRPr="002D1A91">
        <w:rPr>
          <w:rFonts w:ascii="Arial" w:hAnsi="Arial" w:cs="Arial"/>
        </w:rPr>
        <w:t xml:space="preserve">, </w:t>
      </w:r>
      <w:r w:rsidR="009A16FF" w:rsidRPr="002D1A91">
        <w:rPr>
          <w:rFonts w:ascii="Arial" w:hAnsi="Arial" w:cs="Arial"/>
        </w:rPr>
        <w:t xml:space="preserve">2017 </w:t>
      </w:r>
      <w:r w:rsidRPr="002D1A91">
        <w:rPr>
          <w:rFonts w:ascii="Arial" w:hAnsi="Arial" w:cs="Arial"/>
        </w:rPr>
        <w:t>by any of its creditors.</w:t>
      </w:r>
    </w:p>
    <w:p w14:paraId="2D49B748" w14:textId="77777777" w:rsidR="00D96016" w:rsidRPr="002D1A91" w:rsidRDefault="00D96016" w:rsidP="007A049F">
      <w:pPr>
        <w:spacing w:line="240" w:lineRule="auto"/>
        <w:ind w:left="720"/>
        <w:contextualSpacing/>
        <w:jc w:val="both"/>
        <w:rPr>
          <w:rFonts w:ascii="Arial" w:hAnsi="Arial" w:cs="Arial"/>
        </w:rPr>
      </w:pPr>
    </w:p>
    <w:p w14:paraId="0009102A" w14:textId="44552649" w:rsidR="00D96016" w:rsidRPr="002D1A91" w:rsidRDefault="00D96016" w:rsidP="007A049F">
      <w:pPr>
        <w:spacing w:line="240" w:lineRule="auto"/>
        <w:ind w:left="720"/>
        <w:contextualSpacing/>
        <w:jc w:val="both"/>
        <w:rPr>
          <w:rFonts w:ascii="Arial" w:hAnsi="Arial" w:cs="Arial"/>
        </w:rPr>
      </w:pPr>
      <w:r w:rsidRPr="002D1A91">
        <w:rPr>
          <w:rFonts w:ascii="Arial" w:hAnsi="Arial" w:cs="Arial"/>
        </w:rPr>
        <w:t xml:space="preserve">The Concessionaire shall provide to the </w:t>
      </w:r>
      <w:r w:rsidR="00424A15" w:rsidRPr="002D1A91">
        <w:rPr>
          <w:rFonts w:ascii="Arial" w:hAnsi="Arial" w:cs="Arial"/>
        </w:rPr>
        <w:t xml:space="preserve"> Agency</w:t>
      </w:r>
      <w:r w:rsidRPr="002D1A91">
        <w:rPr>
          <w:rFonts w:ascii="Arial" w:hAnsi="Arial" w:cs="Arial"/>
        </w:rPr>
        <w:t xml:space="preserve">, the Independent Engineer and the Independent Auditor all information in respect of any further actions taken by its creditors following any notice under Sections </w:t>
      </w:r>
      <w:r w:rsidR="00D42B1D" w:rsidRPr="002D1A91">
        <w:rPr>
          <w:rFonts w:ascii="Arial" w:hAnsi="Arial" w:cs="Arial"/>
        </w:rPr>
        <w:t xml:space="preserve">301 </w:t>
      </w:r>
      <w:r w:rsidRPr="002D1A91">
        <w:rPr>
          <w:rFonts w:ascii="Arial" w:hAnsi="Arial" w:cs="Arial"/>
        </w:rPr>
        <w:t xml:space="preserve">and </w:t>
      </w:r>
      <w:r w:rsidR="00D42B1D" w:rsidRPr="002D1A91">
        <w:rPr>
          <w:rFonts w:ascii="Arial" w:hAnsi="Arial" w:cs="Arial"/>
        </w:rPr>
        <w:t xml:space="preserve">302 </w:t>
      </w:r>
      <w:r w:rsidRPr="002D1A91">
        <w:rPr>
          <w:rFonts w:ascii="Arial" w:hAnsi="Arial" w:cs="Arial"/>
        </w:rPr>
        <w:t xml:space="preserve">(as such Sections may be amended, modified or </w:t>
      </w:r>
      <w:r w:rsidR="003723C5" w:rsidRPr="002D1A91">
        <w:rPr>
          <w:rFonts w:ascii="Arial" w:hAnsi="Arial" w:cs="Arial"/>
        </w:rPr>
        <w:t>re-enacted</w:t>
      </w:r>
      <w:r w:rsidRPr="002D1A91">
        <w:rPr>
          <w:rFonts w:ascii="Arial" w:hAnsi="Arial" w:cs="Arial"/>
        </w:rPr>
        <w:t xml:space="preserve">) of the Companies </w:t>
      </w:r>
      <w:r w:rsidR="009A16FF" w:rsidRPr="002D1A91">
        <w:rPr>
          <w:rFonts w:ascii="Arial" w:hAnsi="Arial" w:cs="Arial"/>
        </w:rPr>
        <w:t>Act</w:t>
      </w:r>
      <w:r w:rsidRPr="002D1A91">
        <w:rPr>
          <w:rFonts w:ascii="Arial" w:hAnsi="Arial" w:cs="Arial"/>
        </w:rPr>
        <w:t xml:space="preserve">, </w:t>
      </w:r>
      <w:r w:rsidR="009A16FF" w:rsidRPr="002D1A91">
        <w:rPr>
          <w:rFonts w:ascii="Arial" w:hAnsi="Arial" w:cs="Arial"/>
        </w:rPr>
        <w:t>2017</w:t>
      </w:r>
      <w:r w:rsidRPr="002D1A91">
        <w:rPr>
          <w:rFonts w:ascii="Arial" w:hAnsi="Arial" w:cs="Arial"/>
        </w:rPr>
        <w:t>.</w:t>
      </w:r>
    </w:p>
    <w:p w14:paraId="76BDC7E9" w14:textId="77777777" w:rsidR="00D96016" w:rsidRPr="002D1A91" w:rsidRDefault="00D96016" w:rsidP="007A049F">
      <w:pPr>
        <w:spacing w:line="240" w:lineRule="auto"/>
        <w:ind w:left="720"/>
        <w:contextualSpacing/>
        <w:jc w:val="both"/>
        <w:rPr>
          <w:rFonts w:ascii="Arial" w:hAnsi="Arial" w:cs="Arial"/>
        </w:rPr>
      </w:pPr>
    </w:p>
    <w:p w14:paraId="69AB3FBD" w14:textId="77777777" w:rsidR="00D96016" w:rsidRPr="002D1A91" w:rsidRDefault="00D96016" w:rsidP="007A049F">
      <w:pPr>
        <w:numPr>
          <w:ilvl w:val="2"/>
          <w:numId w:val="2"/>
        </w:numPr>
        <w:spacing w:line="240" w:lineRule="auto"/>
        <w:ind w:left="720"/>
        <w:contextualSpacing/>
        <w:jc w:val="both"/>
        <w:rPr>
          <w:rFonts w:ascii="Arial" w:hAnsi="Arial" w:cs="Arial"/>
          <w:smallCaps/>
          <w:u w:val="single"/>
        </w:rPr>
      </w:pPr>
      <w:r w:rsidRPr="002D1A91">
        <w:rPr>
          <w:rFonts w:ascii="Arial" w:hAnsi="Arial" w:cs="Arial"/>
          <w:smallCaps/>
          <w:u w:val="single"/>
        </w:rPr>
        <w:t>Failure by the Concessionaire to submit Reports, Documents and Information</w:t>
      </w:r>
    </w:p>
    <w:p w14:paraId="69B91424" w14:textId="77777777" w:rsidR="00D96016" w:rsidRPr="002D1A91" w:rsidRDefault="00D96016" w:rsidP="007A049F">
      <w:pPr>
        <w:spacing w:line="240" w:lineRule="auto"/>
        <w:ind w:left="720"/>
        <w:contextualSpacing/>
        <w:jc w:val="both"/>
        <w:rPr>
          <w:rFonts w:ascii="Arial" w:hAnsi="Arial" w:cs="Arial"/>
        </w:rPr>
      </w:pPr>
    </w:p>
    <w:p w14:paraId="7C46AB26" w14:textId="2C448665" w:rsidR="00D96016" w:rsidRPr="002D1A91" w:rsidRDefault="00D96016" w:rsidP="007A049F">
      <w:pPr>
        <w:spacing w:line="240" w:lineRule="auto"/>
        <w:ind w:left="720"/>
        <w:contextualSpacing/>
        <w:jc w:val="both"/>
        <w:rPr>
          <w:rFonts w:ascii="Arial" w:hAnsi="Arial" w:cs="Arial"/>
        </w:rPr>
      </w:pPr>
      <w:r w:rsidRPr="002D1A91">
        <w:rPr>
          <w:rFonts w:ascii="Arial" w:hAnsi="Arial" w:cs="Arial"/>
        </w:rPr>
        <w:t xml:space="preserve">In addition to the rights the  </w:t>
      </w:r>
      <w:r w:rsidR="00424A15" w:rsidRPr="002D1A91">
        <w:rPr>
          <w:rFonts w:ascii="Arial" w:hAnsi="Arial" w:cs="Arial"/>
        </w:rPr>
        <w:t xml:space="preserve">Agency </w:t>
      </w:r>
      <w:r w:rsidRPr="002D1A91">
        <w:rPr>
          <w:rFonts w:ascii="Arial" w:hAnsi="Arial" w:cs="Arial"/>
        </w:rPr>
        <w:t xml:space="preserve">may have under this Agreement or under the Applicable Laws, in the event that the Concessionaire fails to submit any of the documents, reports or information as and when required under this Agreement, the  </w:t>
      </w:r>
      <w:r w:rsidR="00424A15" w:rsidRPr="002D1A91">
        <w:rPr>
          <w:rFonts w:ascii="Arial" w:hAnsi="Arial" w:cs="Arial"/>
        </w:rPr>
        <w:t xml:space="preserve">Agency </w:t>
      </w:r>
      <w:r w:rsidRPr="002D1A91">
        <w:rPr>
          <w:rFonts w:ascii="Arial" w:hAnsi="Arial" w:cs="Arial"/>
        </w:rPr>
        <w:t xml:space="preserve">shall be entitled to assess against and recover from the Concessionaire reasonable costs established from time to time by the  </w:t>
      </w:r>
      <w:r w:rsidR="00424A15" w:rsidRPr="002D1A91">
        <w:rPr>
          <w:rFonts w:ascii="Arial" w:hAnsi="Arial" w:cs="Arial"/>
        </w:rPr>
        <w:t xml:space="preserve">Agency </w:t>
      </w:r>
      <w:r w:rsidRPr="002D1A91">
        <w:rPr>
          <w:rFonts w:ascii="Arial" w:hAnsi="Arial" w:cs="Arial"/>
        </w:rPr>
        <w:t xml:space="preserve">for such non-compliance. Such reasonable costs shall be paid to the  </w:t>
      </w:r>
      <w:r w:rsidR="00424A15" w:rsidRPr="002D1A91">
        <w:rPr>
          <w:rFonts w:ascii="Arial" w:hAnsi="Arial" w:cs="Arial"/>
        </w:rPr>
        <w:t xml:space="preserve">Agency </w:t>
      </w:r>
      <w:r w:rsidRPr="002D1A91">
        <w:rPr>
          <w:rFonts w:ascii="Arial" w:hAnsi="Arial" w:cs="Arial"/>
        </w:rPr>
        <w:t xml:space="preserve">within ten (10) days of notice of such non-compliance and assessment by the </w:t>
      </w:r>
      <w:r w:rsidR="00424A15" w:rsidRPr="002D1A91">
        <w:rPr>
          <w:rFonts w:ascii="Arial" w:hAnsi="Arial" w:cs="Arial"/>
        </w:rPr>
        <w:t xml:space="preserve"> Agency</w:t>
      </w:r>
      <w:r w:rsidRPr="002D1A91">
        <w:rPr>
          <w:rFonts w:ascii="Arial" w:hAnsi="Arial" w:cs="Arial"/>
        </w:rPr>
        <w:t xml:space="preserve">; provided, that such costs shall not exceed an amount equal to PKR 15,000/- (Pakistani Rupees Fifteen Thousand only) for each day that each such document, report or information remains outstanding commencing from the date that notice thereof is delivered by the  </w:t>
      </w:r>
      <w:r w:rsidR="00424A15" w:rsidRPr="002D1A91">
        <w:rPr>
          <w:rFonts w:ascii="Arial" w:hAnsi="Arial" w:cs="Arial"/>
        </w:rPr>
        <w:t xml:space="preserve">Agency </w:t>
      </w:r>
      <w:r w:rsidRPr="002D1A91">
        <w:rPr>
          <w:rFonts w:ascii="Arial" w:hAnsi="Arial" w:cs="Arial"/>
        </w:rPr>
        <w:t>to the Concessionaire.</w:t>
      </w:r>
    </w:p>
    <w:p w14:paraId="3E20DD98" w14:textId="77777777" w:rsidR="00D96016" w:rsidRPr="002D1A91" w:rsidRDefault="00D96016" w:rsidP="007A049F">
      <w:pPr>
        <w:pStyle w:val="ColorfulList-Accent11"/>
        <w:spacing w:line="240" w:lineRule="auto"/>
        <w:jc w:val="both"/>
        <w:rPr>
          <w:rFonts w:ascii="Arial" w:hAnsi="Arial" w:cs="Arial"/>
        </w:rPr>
      </w:pPr>
    </w:p>
    <w:p w14:paraId="0DE1F5C0" w14:textId="77777777" w:rsidR="00D96016" w:rsidRPr="002D1A91" w:rsidRDefault="00D96016" w:rsidP="007A049F">
      <w:pPr>
        <w:pStyle w:val="Heading2"/>
        <w:spacing w:line="240" w:lineRule="auto"/>
        <w:ind w:left="720"/>
        <w:rPr>
          <w:rFonts w:ascii="Arial" w:hAnsi="Arial" w:cs="Arial"/>
          <w:u w:val="single"/>
        </w:rPr>
      </w:pPr>
      <w:bookmarkStart w:id="179" w:name="_Toc333899939"/>
      <w:r w:rsidRPr="002D1A91">
        <w:rPr>
          <w:rFonts w:ascii="Arial" w:hAnsi="Arial" w:cs="Arial"/>
          <w:u w:val="single"/>
        </w:rPr>
        <w:t>Affirmations</w:t>
      </w:r>
      <w:bookmarkEnd w:id="179"/>
    </w:p>
    <w:p w14:paraId="309D7EF3" w14:textId="77777777" w:rsidR="00D96016" w:rsidRPr="002D1A91" w:rsidRDefault="00D96016" w:rsidP="007A049F">
      <w:pPr>
        <w:pStyle w:val="ColorfulList-Accent11"/>
        <w:spacing w:line="240" w:lineRule="auto"/>
        <w:jc w:val="both"/>
        <w:rPr>
          <w:rFonts w:ascii="Arial" w:hAnsi="Arial" w:cs="Arial"/>
        </w:rPr>
      </w:pPr>
    </w:p>
    <w:p w14:paraId="251BEC99" w14:textId="18A5ED82"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hereby declares that it has not obtained or induced the procurement of this Agreement and/or any </w:t>
      </w:r>
      <w:bookmarkStart w:id="180" w:name="_Hlk226108217"/>
      <w:r w:rsidRPr="002D1A91">
        <w:rPr>
          <w:rFonts w:ascii="Arial" w:hAnsi="Arial" w:cs="Arial"/>
        </w:rPr>
        <w:t>Project Agreement</w:t>
      </w:r>
      <w:bookmarkEnd w:id="180"/>
      <w:r w:rsidRPr="002D1A91">
        <w:rPr>
          <w:rFonts w:ascii="Arial" w:hAnsi="Arial" w:cs="Arial"/>
        </w:rPr>
        <w:t xml:space="preserve"> and/or any  </w:t>
      </w:r>
      <w:r w:rsidR="00424A15" w:rsidRPr="002D1A91">
        <w:rPr>
          <w:rFonts w:ascii="Arial" w:hAnsi="Arial" w:cs="Arial"/>
        </w:rPr>
        <w:t xml:space="preserve">Agency </w:t>
      </w:r>
      <w:r w:rsidRPr="002D1A91">
        <w:rPr>
          <w:rFonts w:ascii="Arial" w:hAnsi="Arial" w:cs="Arial"/>
        </w:rPr>
        <w:t xml:space="preserve">Agreement and/or any contract, consent, approval, right, interest, privilege or other obligation or benefit related to this Agreement and/or any  </w:t>
      </w:r>
      <w:r w:rsidR="00424A15" w:rsidRPr="002D1A91">
        <w:rPr>
          <w:rFonts w:ascii="Arial" w:hAnsi="Arial" w:cs="Arial"/>
        </w:rPr>
        <w:t xml:space="preserve">Agency </w:t>
      </w:r>
      <w:r w:rsidRPr="002D1A91">
        <w:rPr>
          <w:rFonts w:ascii="Arial" w:hAnsi="Arial" w:cs="Arial"/>
        </w:rPr>
        <w:t xml:space="preserve">Agreement and/or the Project from the  </w:t>
      </w:r>
      <w:r w:rsidR="00424A15" w:rsidRPr="002D1A91">
        <w:rPr>
          <w:rFonts w:ascii="Arial" w:hAnsi="Arial" w:cs="Arial"/>
        </w:rPr>
        <w:t xml:space="preserve">Agency </w:t>
      </w:r>
      <w:r w:rsidRPr="002D1A91">
        <w:rPr>
          <w:rFonts w:ascii="Arial" w:hAnsi="Arial" w:cs="Arial"/>
        </w:rPr>
        <w:t>and/or any Government Authority through any corrupt (including Corrupt Act)</w:t>
      </w:r>
      <w:r w:rsidR="00147017" w:rsidRPr="002D1A91">
        <w:rPr>
          <w:rFonts w:ascii="Arial" w:hAnsi="Arial" w:cs="Arial"/>
        </w:rPr>
        <w:t xml:space="preserve"> </w:t>
      </w:r>
      <w:r w:rsidRPr="002D1A91">
        <w:rPr>
          <w:rFonts w:ascii="Arial" w:hAnsi="Arial" w:cs="Arial"/>
        </w:rPr>
        <w:t>or illegal business practice.</w:t>
      </w:r>
    </w:p>
    <w:p w14:paraId="3B506586" w14:textId="77777777" w:rsidR="00D96016" w:rsidRPr="002D1A91" w:rsidRDefault="00D96016" w:rsidP="007A049F">
      <w:pPr>
        <w:pStyle w:val="ColorfulList-Accent11"/>
        <w:spacing w:line="240" w:lineRule="auto"/>
        <w:jc w:val="both"/>
        <w:rPr>
          <w:rFonts w:ascii="Arial" w:hAnsi="Arial" w:cs="Arial"/>
        </w:rPr>
      </w:pPr>
    </w:p>
    <w:p w14:paraId="1653AB83" w14:textId="18AC5B75"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Without limiting the generality of the foregoing, the Concessionaire represents and warrants that it has fully disclosed in writing all commissions, brokerage and other fees, and other compensation (other than compensation paid to employees of the Concessionaire for services provided) paid or payable to any Person within or outside Pakistan in relation to the Project and has not given or agreed to give and shall not give, or agree to give to any Person within or outside Pakistan either directly or indirectly through any natural or juridical Person, including its Affiliates, employees, agents, associates, brokers, consultants, officers, directors, promoters, shareholders, sponsors or subsidiaries (and any of their employees, agents, associates, brokers, consultants, officers, directors, promoters, shareholders or sponsors), any commission, gratification, bribe, finder’s fee or kickback, whether described as consultation fee or otherwise, with the object of obtaining or inducing the procurement of any  </w:t>
      </w:r>
      <w:r w:rsidR="00424A15" w:rsidRPr="002D1A91">
        <w:rPr>
          <w:rFonts w:ascii="Arial" w:hAnsi="Arial" w:cs="Arial"/>
        </w:rPr>
        <w:t xml:space="preserve">Agency </w:t>
      </w:r>
      <w:r w:rsidRPr="002D1A91">
        <w:rPr>
          <w:rFonts w:ascii="Arial" w:hAnsi="Arial" w:cs="Arial"/>
        </w:rPr>
        <w:t xml:space="preserve">Agreement or any Project Agreement or any contract, right, interest, privilege or other obligation or benefit related to any  </w:t>
      </w:r>
      <w:r w:rsidR="00424A15" w:rsidRPr="002D1A91">
        <w:rPr>
          <w:rFonts w:ascii="Arial" w:hAnsi="Arial" w:cs="Arial"/>
        </w:rPr>
        <w:t xml:space="preserve">Agency </w:t>
      </w:r>
      <w:r w:rsidRPr="002D1A91">
        <w:rPr>
          <w:rFonts w:ascii="Arial" w:hAnsi="Arial" w:cs="Arial"/>
        </w:rPr>
        <w:t xml:space="preserve">Agreement or the Project from the  </w:t>
      </w:r>
      <w:r w:rsidR="00424A15" w:rsidRPr="002D1A91">
        <w:rPr>
          <w:rFonts w:ascii="Arial" w:hAnsi="Arial" w:cs="Arial"/>
        </w:rPr>
        <w:lastRenderedPageBreak/>
        <w:t xml:space="preserve">Agency </w:t>
      </w:r>
      <w:r w:rsidRPr="002D1A91">
        <w:rPr>
          <w:rFonts w:ascii="Arial" w:hAnsi="Arial" w:cs="Arial"/>
        </w:rPr>
        <w:t>or any Government Authority, except that which has been expressly declared pursuant hereto.</w:t>
      </w:r>
    </w:p>
    <w:p w14:paraId="22E76E4C" w14:textId="77777777" w:rsidR="00D96016" w:rsidRPr="002D1A91" w:rsidRDefault="00D96016" w:rsidP="007A049F">
      <w:pPr>
        <w:pStyle w:val="ColorfulList-Accent11"/>
        <w:spacing w:line="240" w:lineRule="auto"/>
        <w:jc w:val="both"/>
        <w:rPr>
          <w:rFonts w:ascii="Arial" w:hAnsi="Arial" w:cs="Arial"/>
        </w:rPr>
      </w:pPr>
    </w:p>
    <w:p w14:paraId="237F2BCF" w14:textId="749ABA8D"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accepts full responsibility and strict liability for making any intentional false declaration, not making full disclosure, misrepresenting facts or taking any action likely to defeat the purpose of the representations and warranties contained herein and the declarations required hereby. The Concessionaire agrees in the event that any of the representations and warranties made by it in Section</w:t>
      </w:r>
      <w:r w:rsidR="007D08BE">
        <w:rPr>
          <w:rFonts w:ascii="Arial" w:hAnsi="Arial" w:cs="Arial"/>
        </w:rPr>
        <w:t>s</w:t>
      </w:r>
      <w:r w:rsidRPr="002D1A91">
        <w:rPr>
          <w:rFonts w:ascii="Arial" w:hAnsi="Arial" w:cs="Arial"/>
        </w:rPr>
        <w:t xml:space="preserve"> 7.1</w:t>
      </w:r>
      <w:r w:rsidR="00D84478">
        <w:rPr>
          <w:rFonts w:ascii="Arial" w:hAnsi="Arial" w:cs="Arial"/>
        </w:rPr>
        <w:t>5</w:t>
      </w:r>
      <w:r w:rsidRPr="002D1A91">
        <w:rPr>
          <w:rFonts w:ascii="Arial" w:hAnsi="Arial" w:cs="Arial"/>
        </w:rPr>
        <w:t>.1 and 7.1</w:t>
      </w:r>
      <w:r w:rsidR="00D84478">
        <w:rPr>
          <w:rFonts w:ascii="Arial" w:hAnsi="Arial" w:cs="Arial"/>
        </w:rPr>
        <w:t>5</w:t>
      </w:r>
      <w:r w:rsidRPr="002D1A91">
        <w:rPr>
          <w:rFonts w:ascii="Arial" w:hAnsi="Arial" w:cs="Arial"/>
        </w:rPr>
        <w:t xml:space="preserve">.2 are proved to be materially incorrect, that any contract, consent, approval, right, interest, privilege or other obligation or benefit obtained or procured as aforesaid shall, without prejudice to any other right and remedies available to the </w:t>
      </w:r>
      <w:r w:rsidR="00424A15" w:rsidRPr="002D1A91">
        <w:rPr>
          <w:rFonts w:ascii="Arial" w:hAnsi="Arial" w:cs="Arial"/>
        </w:rPr>
        <w:t xml:space="preserve"> Agency</w:t>
      </w:r>
      <w:r w:rsidRPr="002D1A91">
        <w:rPr>
          <w:rFonts w:ascii="Arial" w:hAnsi="Arial" w:cs="Arial"/>
        </w:rPr>
        <w:t xml:space="preserve">, be voidable and without legal effect at the option of the </w:t>
      </w:r>
      <w:r w:rsidR="00424A15" w:rsidRPr="002D1A91">
        <w:rPr>
          <w:rFonts w:ascii="Arial" w:hAnsi="Arial" w:cs="Arial"/>
        </w:rPr>
        <w:t xml:space="preserve"> Agency</w:t>
      </w:r>
      <w:r w:rsidRPr="002D1A91">
        <w:rPr>
          <w:rFonts w:ascii="Arial" w:hAnsi="Arial" w:cs="Arial"/>
        </w:rPr>
        <w:t>.</w:t>
      </w:r>
    </w:p>
    <w:p w14:paraId="60C061A4" w14:textId="77777777" w:rsidR="00D96016" w:rsidRPr="002D1A91" w:rsidRDefault="00D96016" w:rsidP="007A049F">
      <w:pPr>
        <w:pStyle w:val="ColorfulList-Accent11"/>
        <w:spacing w:line="240" w:lineRule="auto"/>
        <w:jc w:val="both"/>
        <w:rPr>
          <w:rFonts w:ascii="Arial" w:hAnsi="Arial" w:cs="Arial"/>
        </w:rPr>
      </w:pPr>
    </w:p>
    <w:p w14:paraId="4F6EA852" w14:textId="3F911EB4"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Notwithstanding any rights and remedies that are available to and may be exercised by the  </w:t>
      </w:r>
      <w:r w:rsidR="00424A15" w:rsidRPr="002D1A91">
        <w:rPr>
          <w:rFonts w:ascii="Arial" w:hAnsi="Arial" w:cs="Arial"/>
        </w:rPr>
        <w:t xml:space="preserve">Agency </w:t>
      </w:r>
      <w:r w:rsidRPr="002D1A91">
        <w:rPr>
          <w:rFonts w:ascii="Arial" w:hAnsi="Arial" w:cs="Arial"/>
        </w:rPr>
        <w:t xml:space="preserve">in this regard, the Concessionaire agrees to indemnify the  </w:t>
      </w:r>
      <w:r w:rsidR="00424A15" w:rsidRPr="002D1A91">
        <w:rPr>
          <w:rFonts w:ascii="Arial" w:hAnsi="Arial" w:cs="Arial"/>
        </w:rPr>
        <w:t xml:space="preserve">Agency </w:t>
      </w:r>
      <w:r w:rsidRPr="002D1A91">
        <w:rPr>
          <w:rFonts w:ascii="Arial" w:hAnsi="Arial" w:cs="Arial"/>
        </w:rPr>
        <w:t xml:space="preserve">for any </w:t>
      </w:r>
      <w:r w:rsidR="00494AB2" w:rsidRPr="002D1A91">
        <w:rPr>
          <w:rFonts w:ascii="Arial" w:hAnsi="Arial" w:cs="Arial"/>
        </w:rPr>
        <w:t xml:space="preserve">Loss </w:t>
      </w:r>
      <w:r w:rsidRPr="002D1A91">
        <w:rPr>
          <w:rFonts w:ascii="Arial" w:hAnsi="Arial" w:cs="Arial"/>
        </w:rPr>
        <w:t xml:space="preserve">or damage incurred by it on account of its corrupt business practices and further pay compensation to the  </w:t>
      </w:r>
      <w:r w:rsidR="00424A15" w:rsidRPr="002D1A91">
        <w:rPr>
          <w:rFonts w:ascii="Arial" w:hAnsi="Arial" w:cs="Arial"/>
        </w:rPr>
        <w:t xml:space="preserve">Agency </w:t>
      </w:r>
      <w:r w:rsidRPr="002D1A91">
        <w:rPr>
          <w:rFonts w:ascii="Arial" w:hAnsi="Arial" w:cs="Arial"/>
        </w:rPr>
        <w:t xml:space="preserve">in an amount equivalent to ten (10) times the amount of any commission, gratification, bribe, finder’s fee or kickback paid or given by the Concessionaire (either directly or indirectly through any natural or juridical Person, including its Affiliates, employees, agents, associates, brokers, consultants, officers, directors, promoters, shareholders, sponsors or subsidiaries (and any of their employees, agents, associates, brokers, consultants, officers, directors, promoters, shareholders or sponsors), as aforesaid for the purpose of obtaining or inducing the procurement of any  </w:t>
      </w:r>
      <w:r w:rsidR="00424A15" w:rsidRPr="002D1A91">
        <w:rPr>
          <w:rFonts w:ascii="Arial" w:hAnsi="Arial" w:cs="Arial"/>
        </w:rPr>
        <w:t xml:space="preserve">Agency </w:t>
      </w:r>
      <w:r w:rsidRPr="002D1A91">
        <w:rPr>
          <w:rFonts w:ascii="Arial" w:hAnsi="Arial" w:cs="Arial"/>
        </w:rPr>
        <w:t xml:space="preserve">Agreement or any Project Agreement or any contract, consent, approval, right, interest, privilege or other obligation or benefit related to any  </w:t>
      </w:r>
      <w:r w:rsidR="00424A15" w:rsidRPr="002D1A91">
        <w:rPr>
          <w:rFonts w:ascii="Arial" w:hAnsi="Arial" w:cs="Arial"/>
        </w:rPr>
        <w:t xml:space="preserve">Agency </w:t>
      </w:r>
      <w:r w:rsidRPr="002D1A91">
        <w:rPr>
          <w:rFonts w:ascii="Arial" w:hAnsi="Arial" w:cs="Arial"/>
        </w:rPr>
        <w:t xml:space="preserve">Agreement or the Project from the  </w:t>
      </w:r>
      <w:r w:rsidR="00424A15" w:rsidRPr="002D1A91">
        <w:rPr>
          <w:rFonts w:ascii="Arial" w:hAnsi="Arial" w:cs="Arial"/>
        </w:rPr>
        <w:t xml:space="preserve">Agency </w:t>
      </w:r>
      <w:r w:rsidRPr="002D1A91">
        <w:rPr>
          <w:rFonts w:ascii="Arial" w:hAnsi="Arial" w:cs="Arial"/>
        </w:rPr>
        <w:t>or any Government Authority.</w:t>
      </w:r>
    </w:p>
    <w:p w14:paraId="633C202A" w14:textId="77777777" w:rsidR="00D96016" w:rsidRPr="002D1A91" w:rsidRDefault="00D96016" w:rsidP="007A049F">
      <w:pPr>
        <w:pStyle w:val="ColorfulList-Accent11"/>
        <w:spacing w:line="240" w:lineRule="auto"/>
        <w:ind w:left="0"/>
        <w:jc w:val="both"/>
        <w:rPr>
          <w:rFonts w:ascii="Arial" w:hAnsi="Arial" w:cs="Arial"/>
        </w:rPr>
      </w:pPr>
    </w:p>
    <w:p w14:paraId="14AAC4F3" w14:textId="77777777" w:rsidR="00D96016" w:rsidRPr="002D1A91" w:rsidRDefault="00D96016" w:rsidP="007A049F">
      <w:pPr>
        <w:pStyle w:val="Heading2"/>
        <w:spacing w:line="240" w:lineRule="auto"/>
        <w:ind w:left="720"/>
        <w:rPr>
          <w:rFonts w:ascii="Arial" w:hAnsi="Arial" w:cs="Arial"/>
          <w:u w:val="single"/>
        </w:rPr>
      </w:pPr>
      <w:bookmarkStart w:id="181" w:name="_Toc333899940"/>
      <w:r w:rsidRPr="002D1A91">
        <w:rPr>
          <w:rFonts w:ascii="Arial" w:hAnsi="Arial" w:cs="Arial"/>
          <w:u w:val="single"/>
        </w:rPr>
        <w:t>No Relief from Liability</w:t>
      </w:r>
      <w:bookmarkEnd w:id="181"/>
    </w:p>
    <w:p w14:paraId="76526202" w14:textId="77777777" w:rsidR="00D96016" w:rsidRPr="002D1A91" w:rsidRDefault="00D96016" w:rsidP="007A049F">
      <w:pPr>
        <w:pStyle w:val="ColorfulList-Accent11"/>
        <w:spacing w:line="240" w:lineRule="auto"/>
        <w:jc w:val="both"/>
        <w:rPr>
          <w:rFonts w:ascii="Arial" w:hAnsi="Arial" w:cs="Arial"/>
        </w:rPr>
      </w:pPr>
    </w:p>
    <w:p w14:paraId="5186EEB8" w14:textId="0B51D770" w:rsidR="00D96016" w:rsidRPr="002D1A91" w:rsidRDefault="00D96016" w:rsidP="00EB0BF9">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No review, non-objection or approval by the </w:t>
      </w:r>
      <w:r w:rsidR="00424A15" w:rsidRPr="002D1A91">
        <w:rPr>
          <w:rFonts w:ascii="Arial" w:hAnsi="Arial" w:cs="Arial"/>
        </w:rPr>
        <w:t xml:space="preserve"> Agency</w:t>
      </w:r>
      <w:r w:rsidRPr="002D1A91">
        <w:rPr>
          <w:rFonts w:ascii="Arial" w:hAnsi="Arial" w:cs="Arial"/>
        </w:rPr>
        <w:t xml:space="preserve">, the Independent Engineer, the Independent Auditor or any Government Authority of any Concession Asset or Project Works (including any agreement, document, instrument, specifications or proposed by the Concessionaire) shall relieve the Concessionaire from any liability that it would otherwise have had for its negligence in the performance and completion of the Project Works and the Concession Assets (including preparation of an agreement, document, instrument, drawing, specification or design) or failure to comply with the Applicable Laws with respect thereto, or to satisfy the Concessionaire’s obligations under the  </w:t>
      </w:r>
      <w:r w:rsidR="00424A15" w:rsidRPr="002D1A91">
        <w:rPr>
          <w:rFonts w:ascii="Arial" w:hAnsi="Arial" w:cs="Arial"/>
        </w:rPr>
        <w:t xml:space="preserve">Agency </w:t>
      </w:r>
      <w:r w:rsidRPr="002D1A91">
        <w:rPr>
          <w:rFonts w:ascii="Arial" w:hAnsi="Arial" w:cs="Arial"/>
        </w:rPr>
        <w:t xml:space="preserve">Agreements, nor shall the </w:t>
      </w:r>
      <w:r w:rsidR="00424A15" w:rsidRPr="002D1A91">
        <w:rPr>
          <w:rFonts w:ascii="Arial" w:hAnsi="Arial" w:cs="Arial"/>
        </w:rPr>
        <w:t xml:space="preserve"> Agency</w:t>
      </w:r>
      <w:r w:rsidRPr="002D1A91">
        <w:rPr>
          <w:rFonts w:ascii="Arial" w:hAnsi="Arial" w:cs="Arial"/>
        </w:rPr>
        <w:t xml:space="preserve">, the Independent Engineer, the Independent Auditor or any Government Authority be liable to the Concessionaire or any other Person by reason of its review and approval of an agreement, document, instrument, </w:t>
      </w:r>
      <w:r w:rsidRPr="006A4CA4">
        <w:rPr>
          <w:rFonts w:ascii="Arial" w:hAnsi="Arial" w:cs="Arial"/>
        </w:rPr>
        <w:t>drawing</w:t>
      </w:r>
      <w:r w:rsidRPr="002D1A91">
        <w:rPr>
          <w:rFonts w:ascii="Arial" w:hAnsi="Arial" w:cs="Arial"/>
        </w:rPr>
        <w:t xml:space="preserve">, specification, or </w:t>
      </w:r>
      <w:r w:rsidRPr="006A4CA4">
        <w:rPr>
          <w:rFonts w:ascii="Arial" w:hAnsi="Arial" w:cs="Arial"/>
        </w:rPr>
        <w:t>design</w:t>
      </w:r>
      <w:r w:rsidRPr="002D1A91">
        <w:rPr>
          <w:rFonts w:ascii="Arial" w:hAnsi="Arial" w:cs="Arial"/>
        </w:rPr>
        <w:t>.</w:t>
      </w:r>
    </w:p>
    <w:p w14:paraId="4080FCC2" w14:textId="77777777" w:rsidR="00D96016" w:rsidRPr="002D1A91" w:rsidRDefault="00D96016" w:rsidP="007A049F">
      <w:pPr>
        <w:pStyle w:val="ColorfulList-Accent11"/>
        <w:spacing w:line="240" w:lineRule="auto"/>
        <w:ind w:left="0"/>
        <w:jc w:val="both"/>
        <w:rPr>
          <w:rFonts w:ascii="Arial" w:hAnsi="Arial" w:cs="Arial"/>
        </w:rPr>
      </w:pPr>
    </w:p>
    <w:p w14:paraId="2F6D783E"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shall, at all times, be responsible and liable for all its obligations under the Applicable Standards notwithstanding anything contained in the Project Agreements or any other agreement, and no default under any Project Agreement or other agreement shall excuse the Concessionaire from its obligations or liability hereunder.</w:t>
      </w:r>
    </w:p>
    <w:p w14:paraId="15AAAD3B" w14:textId="77777777" w:rsidR="00D96016" w:rsidRPr="002D1A91" w:rsidRDefault="00D96016" w:rsidP="007A049F">
      <w:pPr>
        <w:pStyle w:val="ColorfulList-Accent11"/>
        <w:spacing w:line="240" w:lineRule="auto"/>
        <w:jc w:val="both"/>
        <w:rPr>
          <w:rFonts w:ascii="Arial" w:hAnsi="Arial" w:cs="Arial"/>
        </w:rPr>
      </w:pPr>
    </w:p>
    <w:p w14:paraId="4FC46795" w14:textId="77777777" w:rsidR="00D96016" w:rsidRPr="002D1A91" w:rsidRDefault="00D96016" w:rsidP="007A049F">
      <w:pPr>
        <w:pStyle w:val="Heading2"/>
        <w:spacing w:line="240" w:lineRule="auto"/>
        <w:ind w:left="720"/>
        <w:rPr>
          <w:rFonts w:ascii="Arial" w:hAnsi="Arial" w:cs="Arial"/>
          <w:u w:val="single"/>
        </w:rPr>
      </w:pPr>
      <w:bookmarkStart w:id="182" w:name="_Toc333899941"/>
      <w:r w:rsidRPr="002D1A91">
        <w:rPr>
          <w:rFonts w:ascii="Arial" w:hAnsi="Arial" w:cs="Arial"/>
          <w:u w:val="single"/>
        </w:rPr>
        <w:t>Without Prejudice</w:t>
      </w:r>
      <w:bookmarkEnd w:id="182"/>
    </w:p>
    <w:p w14:paraId="3CC68CFB" w14:textId="77777777" w:rsidR="00D96016" w:rsidRPr="002D1A91" w:rsidRDefault="00D96016" w:rsidP="007A049F">
      <w:pPr>
        <w:pStyle w:val="ColorfulList-Accent11"/>
        <w:spacing w:line="240" w:lineRule="auto"/>
        <w:jc w:val="both"/>
        <w:rPr>
          <w:rFonts w:ascii="Arial" w:hAnsi="Arial" w:cs="Arial"/>
        </w:rPr>
      </w:pPr>
    </w:p>
    <w:p w14:paraId="281B4876" w14:textId="5DC295E3"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representations, warranties, undertakings, obligations, roles and responsibilities of the Concessionaire set out in this Article 7 (</w:t>
      </w:r>
      <w:r w:rsidRPr="002D1A91">
        <w:rPr>
          <w:rFonts w:ascii="Arial" w:hAnsi="Arial" w:cs="Arial"/>
          <w:i/>
        </w:rPr>
        <w:t xml:space="preserve">Concessionaire’s Representations, Warranties </w:t>
      </w:r>
      <w:r w:rsidR="00BF5F6C" w:rsidRPr="002D1A91">
        <w:rPr>
          <w:rFonts w:ascii="Arial" w:hAnsi="Arial" w:cs="Arial"/>
          <w:i/>
        </w:rPr>
        <w:t>and</w:t>
      </w:r>
      <w:r w:rsidRPr="002D1A91">
        <w:rPr>
          <w:rFonts w:ascii="Arial" w:hAnsi="Arial" w:cs="Arial"/>
          <w:i/>
        </w:rPr>
        <w:t xml:space="preserve"> Certain Obligations &amp; Undertakings</w:t>
      </w:r>
      <w:r w:rsidRPr="002D1A91">
        <w:rPr>
          <w:rFonts w:ascii="Arial" w:hAnsi="Arial" w:cs="Arial"/>
        </w:rPr>
        <w:t xml:space="preserve">) shall not limit or prejudice in any manner the representations, warranties, undertakings, obligations, roles and responsibilities of the Concessionaire set out elsewhere in the  </w:t>
      </w:r>
      <w:r w:rsidR="00424A15" w:rsidRPr="002D1A91">
        <w:rPr>
          <w:rFonts w:ascii="Arial" w:hAnsi="Arial" w:cs="Arial"/>
        </w:rPr>
        <w:t xml:space="preserve">Agency </w:t>
      </w:r>
      <w:r w:rsidRPr="002D1A91">
        <w:rPr>
          <w:rFonts w:ascii="Arial" w:hAnsi="Arial" w:cs="Arial"/>
        </w:rPr>
        <w:t>Agreements.</w:t>
      </w:r>
    </w:p>
    <w:p w14:paraId="0E9AB15E" w14:textId="77777777" w:rsidR="009A7509" w:rsidRPr="002D1A91" w:rsidRDefault="009A7509" w:rsidP="009A7509">
      <w:pPr>
        <w:pStyle w:val="ColorfulList-Accent11"/>
        <w:spacing w:line="240" w:lineRule="auto"/>
        <w:jc w:val="both"/>
        <w:rPr>
          <w:rFonts w:ascii="Arial" w:hAnsi="Arial" w:cs="Arial"/>
        </w:rPr>
      </w:pPr>
    </w:p>
    <w:p w14:paraId="67C68B76" w14:textId="77777777" w:rsidR="009A7509" w:rsidRPr="002D1A91" w:rsidRDefault="009A7509" w:rsidP="00743015">
      <w:pPr>
        <w:pStyle w:val="Heading2"/>
        <w:spacing w:line="240" w:lineRule="auto"/>
        <w:ind w:left="720"/>
        <w:rPr>
          <w:rFonts w:ascii="Arial" w:hAnsi="Arial" w:cs="Arial"/>
        </w:rPr>
      </w:pPr>
      <w:r w:rsidRPr="002D1A91">
        <w:rPr>
          <w:rFonts w:ascii="Arial" w:hAnsi="Arial" w:cs="Arial"/>
          <w:u w:val="single"/>
        </w:rPr>
        <w:t>Repetition of Representations and Warranties</w:t>
      </w:r>
    </w:p>
    <w:p w14:paraId="46E12DD8" w14:textId="77777777" w:rsidR="009A7509" w:rsidRPr="002D1A91" w:rsidRDefault="009A7509" w:rsidP="00743015">
      <w:pPr>
        <w:pStyle w:val="ListParagraph"/>
        <w:rPr>
          <w:rFonts w:ascii="Arial" w:hAnsi="Arial" w:cs="Arial"/>
        </w:rPr>
      </w:pPr>
    </w:p>
    <w:p w14:paraId="0235C9F6" w14:textId="0A2F1554" w:rsidR="009A7509" w:rsidRPr="002D1A91" w:rsidRDefault="009A7509"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representations and warranties set out in this Section 7.1.1 are made as of the Effective Date and shall be deemed to be repeated by the Concessionaire on each of the Repetition Dates, in each case, with reference to the facts and circumstances then existing.</w:t>
      </w:r>
    </w:p>
    <w:p w14:paraId="39B79116" w14:textId="77777777" w:rsidR="00D96016" w:rsidRPr="002D1A91" w:rsidRDefault="00D96016" w:rsidP="007A049F">
      <w:pPr>
        <w:pStyle w:val="Heading2"/>
        <w:numPr>
          <w:ilvl w:val="0"/>
          <w:numId w:val="0"/>
        </w:numPr>
        <w:spacing w:line="240" w:lineRule="auto"/>
        <w:ind w:left="720"/>
        <w:jc w:val="both"/>
        <w:rPr>
          <w:rFonts w:ascii="Arial" w:hAnsi="Arial" w:cs="Arial"/>
        </w:rPr>
      </w:pPr>
    </w:p>
    <w:p w14:paraId="5245D800" w14:textId="77777777" w:rsidR="00D96016" w:rsidRPr="002D1A91" w:rsidRDefault="00D96016" w:rsidP="007A049F">
      <w:pPr>
        <w:spacing w:line="240" w:lineRule="auto"/>
        <w:jc w:val="both"/>
        <w:rPr>
          <w:rFonts w:ascii="Arial" w:hAnsi="Arial" w:cs="Arial"/>
        </w:rPr>
      </w:pPr>
    </w:p>
    <w:p w14:paraId="5C7C5E20" w14:textId="0CFD1A22" w:rsidR="00D96016" w:rsidRPr="002D1A91" w:rsidRDefault="00D96016" w:rsidP="00F64226">
      <w:pPr>
        <w:pStyle w:val="Heading1"/>
        <w:spacing w:line="240" w:lineRule="auto"/>
        <w:ind w:left="720" w:hanging="720"/>
        <w:jc w:val="both"/>
        <w:rPr>
          <w:rFonts w:ascii="Arial" w:hAnsi="Arial" w:cs="Arial"/>
        </w:rPr>
      </w:pPr>
      <w:r w:rsidRPr="002D1A91">
        <w:rPr>
          <w:rFonts w:ascii="Arial" w:hAnsi="Arial" w:cs="Arial"/>
        </w:rPr>
        <w:br w:type="page"/>
      </w:r>
      <w:bookmarkStart w:id="183" w:name="_Toc333899942"/>
      <w:r w:rsidR="00FB5544" w:rsidRPr="002D1A91">
        <w:rPr>
          <w:rFonts w:ascii="Arial" w:hAnsi="Arial" w:cs="Arial"/>
        </w:rPr>
        <w:lastRenderedPageBreak/>
        <w:t xml:space="preserve"> </w:t>
      </w:r>
      <w:bookmarkStart w:id="184" w:name="_Toc229101101"/>
      <w:r w:rsidR="00FB5544" w:rsidRPr="002D1A91">
        <w:rPr>
          <w:rFonts w:ascii="Arial" w:hAnsi="Arial" w:cs="Arial"/>
        </w:rPr>
        <w:t>Agency</w:t>
      </w:r>
      <w:r w:rsidRPr="002D1A91">
        <w:rPr>
          <w:rFonts w:ascii="Arial" w:hAnsi="Arial" w:cs="Arial"/>
        </w:rPr>
        <w:t xml:space="preserve"> Representations, Warranties And Certain Obligations &amp;Undertakings</w:t>
      </w:r>
      <w:bookmarkEnd w:id="183"/>
      <w:bookmarkEnd w:id="184"/>
    </w:p>
    <w:p w14:paraId="2A33E192" w14:textId="77777777" w:rsidR="00D96016" w:rsidRPr="002D1A91" w:rsidRDefault="00D96016" w:rsidP="007A049F">
      <w:pPr>
        <w:spacing w:line="240" w:lineRule="auto"/>
        <w:jc w:val="both"/>
        <w:rPr>
          <w:rFonts w:ascii="Arial" w:hAnsi="Arial" w:cs="Arial"/>
          <w:sz w:val="18"/>
          <w:szCs w:val="18"/>
        </w:rPr>
      </w:pPr>
    </w:p>
    <w:p w14:paraId="23615FC1" w14:textId="64E036B5" w:rsidR="00D96016" w:rsidRPr="002D1A91" w:rsidRDefault="00FB5544" w:rsidP="007A049F">
      <w:pPr>
        <w:pStyle w:val="Heading2"/>
        <w:spacing w:line="240" w:lineRule="auto"/>
        <w:ind w:left="720"/>
        <w:jc w:val="both"/>
        <w:rPr>
          <w:rFonts w:ascii="Arial" w:hAnsi="Arial" w:cs="Arial"/>
          <w:u w:val="single"/>
        </w:rPr>
      </w:pPr>
      <w:bookmarkStart w:id="185" w:name="_Toc333899943"/>
      <w:r w:rsidRPr="002D1A91">
        <w:rPr>
          <w:rFonts w:ascii="Arial" w:hAnsi="Arial" w:cs="Arial"/>
          <w:u w:val="single"/>
        </w:rPr>
        <w:t xml:space="preserve"> Agency</w:t>
      </w:r>
      <w:r w:rsidR="00D96016" w:rsidRPr="002D1A91">
        <w:rPr>
          <w:rFonts w:ascii="Arial" w:hAnsi="Arial" w:cs="Arial"/>
          <w:u w:val="single"/>
        </w:rPr>
        <w:t xml:space="preserve"> Representations &amp; Warranties</w:t>
      </w:r>
      <w:bookmarkEnd w:id="185"/>
    </w:p>
    <w:p w14:paraId="69A32E0D" w14:textId="77777777" w:rsidR="00D96016" w:rsidRPr="002D1A91" w:rsidRDefault="00D96016" w:rsidP="007A049F">
      <w:pPr>
        <w:spacing w:line="240" w:lineRule="auto"/>
        <w:rPr>
          <w:rFonts w:ascii="Arial" w:hAnsi="Arial" w:cs="Arial"/>
          <w:sz w:val="18"/>
          <w:szCs w:val="18"/>
        </w:rPr>
      </w:pPr>
    </w:p>
    <w:p w14:paraId="342A98BE" w14:textId="089FABFA"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FB5544" w:rsidRPr="002D1A91">
        <w:rPr>
          <w:rFonts w:ascii="Arial" w:hAnsi="Arial" w:cs="Arial"/>
        </w:rPr>
        <w:t xml:space="preserve">Agency </w:t>
      </w:r>
      <w:r w:rsidRPr="002D1A91">
        <w:rPr>
          <w:rFonts w:ascii="Arial" w:hAnsi="Arial" w:cs="Arial"/>
        </w:rPr>
        <w:t>hereby represents and warrants to the Concessionaire that:</w:t>
      </w:r>
    </w:p>
    <w:p w14:paraId="613279B4" w14:textId="77777777" w:rsidR="00D96016" w:rsidRPr="002D1A91" w:rsidRDefault="00D96016" w:rsidP="007A049F">
      <w:pPr>
        <w:spacing w:line="240" w:lineRule="auto"/>
        <w:jc w:val="both"/>
        <w:rPr>
          <w:rFonts w:ascii="Arial" w:hAnsi="Arial" w:cs="Arial"/>
        </w:rPr>
      </w:pPr>
    </w:p>
    <w:p w14:paraId="6873CF92" w14:textId="263F75AC" w:rsidR="00D96016" w:rsidRPr="002D1A91" w:rsidRDefault="00D96016" w:rsidP="007A049F">
      <w:pPr>
        <w:pStyle w:val="Heading2"/>
        <w:numPr>
          <w:ilvl w:val="0"/>
          <w:numId w:val="58"/>
        </w:numPr>
        <w:spacing w:line="240" w:lineRule="auto"/>
        <w:jc w:val="both"/>
        <w:rPr>
          <w:rFonts w:ascii="Arial" w:hAnsi="Arial" w:cs="Arial"/>
          <w:b w:val="0"/>
          <w:smallCaps w:val="0"/>
        </w:rPr>
      </w:pPr>
      <w:bookmarkStart w:id="186" w:name="_Toc333899944"/>
      <w:r w:rsidRPr="002D1A91">
        <w:rPr>
          <w:rFonts w:ascii="Arial" w:hAnsi="Arial" w:cs="Arial"/>
          <w:b w:val="0"/>
          <w:smallCaps w:val="0"/>
        </w:rPr>
        <w:t xml:space="preserve">it has taken all necessary actions under </w:t>
      </w:r>
      <w:r w:rsidR="00450143">
        <w:rPr>
          <w:rFonts w:ascii="Arial" w:hAnsi="Arial" w:cs="Arial"/>
          <w:b w:val="0"/>
          <w:smallCaps w:val="0"/>
        </w:rPr>
        <w:t xml:space="preserve">the </w:t>
      </w:r>
      <w:r w:rsidRPr="002D1A91">
        <w:rPr>
          <w:rFonts w:ascii="Arial" w:hAnsi="Arial" w:cs="Arial"/>
          <w:b w:val="0"/>
          <w:smallCaps w:val="0"/>
        </w:rPr>
        <w:t>Applicable Laws to:</w:t>
      </w:r>
      <w:bookmarkEnd w:id="186"/>
    </w:p>
    <w:p w14:paraId="3DEF046F"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sz w:val="18"/>
          <w:szCs w:val="18"/>
        </w:rPr>
      </w:pPr>
    </w:p>
    <w:p w14:paraId="1589DB7C" w14:textId="709550B6" w:rsidR="00D96016" w:rsidRPr="002D1A91" w:rsidRDefault="00D96016" w:rsidP="007A049F">
      <w:pPr>
        <w:pStyle w:val="Heading2"/>
        <w:numPr>
          <w:ilvl w:val="0"/>
          <w:numId w:val="0"/>
        </w:numPr>
        <w:spacing w:line="240" w:lineRule="auto"/>
        <w:ind w:left="2160" w:hanging="720"/>
        <w:jc w:val="both"/>
        <w:rPr>
          <w:rFonts w:ascii="Arial" w:hAnsi="Arial" w:cs="Arial"/>
          <w:b w:val="0"/>
          <w:smallCaps w:val="0"/>
        </w:rPr>
      </w:pPr>
      <w:bookmarkStart w:id="187" w:name="_Toc333899945"/>
      <w:r w:rsidRPr="002D1A91">
        <w:rPr>
          <w:rFonts w:ascii="Arial" w:hAnsi="Arial" w:cs="Arial"/>
          <w:b w:val="0"/>
          <w:smallCaps w:val="0"/>
        </w:rPr>
        <w:t xml:space="preserve">(i) </w:t>
      </w:r>
      <w:r w:rsidRPr="002D1A91">
        <w:rPr>
          <w:rFonts w:ascii="Arial" w:hAnsi="Arial" w:cs="Arial"/>
          <w:b w:val="0"/>
          <w:smallCaps w:val="0"/>
        </w:rPr>
        <w:tab/>
        <w:t>authorize the execution, delivery and performance of this Agreement; and</w:t>
      </w:r>
      <w:bookmarkEnd w:id="187"/>
    </w:p>
    <w:p w14:paraId="64B5F09F" w14:textId="77777777" w:rsidR="00D96016" w:rsidRPr="002D1A91" w:rsidRDefault="00D96016" w:rsidP="007A049F">
      <w:pPr>
        <w:pStyle w:val="Heading2"/>
        <w:numPr>
          <w:ilvl w:val="0"/>
          <w:numId w:val="0"/>
        </w:numPr>
        <w:spacing w:line="240" w:lineRule="auto"/>
        <w:ind w:left="2160" w:hanging="720"/>
        <w:jc w:val="both"/>
        <w:rPr>
          <w:rFonts w:ascii="Arial" w:hAnsi="Arial" w:cs="Arial"/>
          <w:b w:val="0"/>
          <w:smallCaps w:val="0"/>
          <w:sz w:val="18"/>
          <w:szCs w:val="18"/>
        </w:rPr>
      </w:pPr>
    </w:p>
    <w:p w14:paraId="32DCF607" w14:textId="1D5B8937" w:rsidR="00D96016" w:rsidRPr="002D1A91" w:rsidRDefault="00D96016" w:rsidP="007A049F">
      <w:pPr>
        <w:pStyle w:val="Heading2"/>
        <w:numPr>
          <w:ilvl w:val="0"/>
          <w:numId w:val="0"/>
        </w:numPr>
        <w:spacing w:line="240" w:lineRule="auto"/>
        <w:ind w:left="2160" w:hanging="720"/>
        <w:jc w:val="both"/>
        <w:rPr>
          <w:rFonts w:ascii="Arial" w:hAnsi="Arial" w:cs="Arial"/>
          <w:b w:val="0"/>
          <w:smallCaps w:val="0"/>
        </w:rPr>
      </w:pPr>
      <w:bookmarkStart w:id="188" w:name="_Toc333899946"/>
      <w:r w:rsidRPr="002D1A91">
        <w:rPr>
          <w:rFonts w:ascii="Arial" w:hAnsi="Arial" w:cs="Arial"/>
          <w:b w:val="0"/>
          <w:smallCaps w:val="0"/>
        </w:rPr>
        <w:t>(ii)</w:t>
      </w:r>
      <w:r w:rsidRPr="002D1A91">
        <w:rPr>
          <w:rFonts w:ascii="Arial" w:hAnsi="Arial" w:cs="Arial"/>
          <w:b w:val="0"/>
          <w:smallCaps w:val="0"/>
        </w:rPr>
        <w:tab/>
        <w:t>validly exercise its rights and perform its obligations under this Agreement;</w:t>
      </w:r>
      <w:bookmarkEnd w:id="188"/>
      <w:r w:rsidR="006E1A92" w:rsidRPr="002D1A91">
        <w:rPr>
          <w:rFonts w:ascii="Arial" w:hAnsi="Arial" w:cs="Arial"/>
          <w:b w:val="0"/>
          <w:smallCaps w:val="0"/>
        </w:rPr>
        <w:t xml:space="preserve"> </w:t>
      </w:r>
    </w:p>
    <w:p w14:paraId="61D74475"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sz w:val="18"/>
          <w:szCs w:val="18"/>
        </w:rPr>
      </w:pPr>
    </w:p>
    <w:p w14:paraId="1A6A1526" w14:textId="2B464D7B" w:rsidR="00D96016" w:rsidRPr="002D1A91" w:rsidRDefault="00D96016" w:rsidP="007A049F">
      <w:pPr>
        <w:pStyle w:val="Heading2"/>
        <w:numPr>
          <w:ilvl w:val="0"/>
          <w:numId w:val="58"/>
        </w:numPr>
        <w:spacing w:line="240" w:lineRule="auto"/>
        <w:jc w:val="both"/>
        <w:rPr>
          <w:rFonts w:ascii="Arial" w:hAnsi="Arial" w:cs="Arial"/>
          <w:b w:val="0"/>
          <w:smallCaps w:val="0"/>
        </w:rPr>
      </w:pPr>
      <w:bookmarkStart w:id="189" w:name="_Toc333899947"/>
      <w:r w:rsidRPr="002D1A91">
        <w:rPr>
          <w:rFonts w:ascii="Arial" w:hAnsi="Arial" w:cs="Arial"/>
          <w:b w:val="0"/>
          <w:smallCaps w:val="0"/>
        </w:rPr>
        <w:t>this Agreement and all obligations contained herein constitute its legal, valid and binding obligations, enforceable against it in accordance with the terms hereof;</w:t>
      </w:r>
      <w:bookmarkEnd w:id="189"/>
    </w:p>
    <w:p w14:paraId="72BA01B5" w14:textId="77777777" w:rsidR="00D96016" w:rsidRPr="002D1A91" w:rsidRDefault="00D96016" w:rsidP="007A049F">
      <w:pPr>
        <w:pStyle w:val="Heading2"/>
        <w:numPr>
          <w:ilvl w:val="0"/>
          <w:numId w:val="0"/>
        </w:numPr>
        <w:spacing w:line="240" w:lineRule="auto"/>
        <w:jc w:val="both"/>
        <w:rPr>
          <w:rFonts w:ascii="Arial" w:hAnsi="Arial" w:cs="Arial"/>
          <w:b w:val="0"/>
          <w:smallCaps w:val="0"/>
          <w:sz w:val="18"/>
          <w:szCs w:val="18"/>
        </w:rPr>
      </w:pPr>
    </w:p>
    <w:p w14:paraId="64E071B7" w14:textId="27F3E5FE" w:rsidR="00D96016" w:rsidRPr="002D1A91" w:rsidRDefault="00D96016" w:rsidP="007A049F">
      <w:pPr>
        <w:pStyle w:val="Heading2"/>
        <w:numPr>
          <w:ilvl w:val="0"/>
          <w:numId w:val="58"/>
        </w:numPr>
        <w:spacing w:line="240" w:lineRule="auto"/>
        <w:jc w:val="both"/>
        <w:rPr>
          <w:rFonts w:ascii="Arial" w:hAnsi="Arial" w:cs="Arial"/>
          <w:b w:val="0"/>
          <w:smallCaps w:val="0"/>
        </w:rPr>
      </w:pPr>
      <w:bookmarkStart w:id="190" w:name="_Toc333899948"/>
      <w:r w:rsidRPr="002D1A91">
        <w:rPr>
          <w:rFonts w:ascii="Arial" w:hAnsi="Arial" w:cs="Arial"/>
          <w:b w:val="0"/>
          <w:smallCaps w:val="0"/>
        </w:rPr>
        <w:t xml:space="preserve">the execution, delivery and performance of this Agreement </w:t>
      </w:r>
      <w:r w:rsidR="00A66EC0" w:rsidRPr="002D1A91">
        <w:rPr>
          <w:rFonts w:ascii="Arial" w:hAnsi="Arial" w:cs="Arial"/>
          <w:b w:val="0"/>
          <w:smallCaps w:val="0"/>
        </w:rPr>
        <w:t>shall</w:t>
      </w:r>
      <w:r w:rsidRPr="002D1A91">
        <w:rPr>
          <w:rFonts w:ascii="Arial" w:hAnsi="Arial" w:cs="Arial"/>
          <w:b w:val="0"/>
          <w:smallCaps w:val="0"/>
        </w:rPr>
        <w:t xml:space="preserve"> not conflict with, result in the breach of, constitute a default under, or accelerate performance required by any of </w:t>
      </w:r>
      <w:r w:rsidR="00450143">
        <w:rPr>
          <w:rFonts w:ascii="Arial" w:hAnsi="Arial" w:cs="Arial"/>
          <w:b w:val="0"/>
          <w:smallCaps w:val="0"/>
        </w:rPr>
        <w:t xml:space="preserve">the </w:t>
      </w:r>
      <w:r w:rsidRPr="002D1A91">
        <w:rPr>
          <w:rFonts w:ascii="Arial" w:hAnsi="Arial" w:cs="Arial"/>
          <w:b w:val="0"/>
          <w:smallCaps w:val="0"/>
        </w:rPr>
        <w:t>Applicable Laws or any covenant, contract, agreement, arrangement, understanding, decree or order to which it is a party or by which it or any of its properties or assets are bound or affected;</w:t>
      </w:r>
      <w:bookmarkEnd w:id="190"/>
    </w:p>
    <w:p w14:paraId="11776827"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sz w:val="18"/>
          <w:szCs w:val="18"/>
        </w:rPr>
      </w:pPr>
    </w:p>
    <w:p w14:paraId="2CE35E83" w14:textId="431728CC" w:rsidR="00D96016" w:rsidRPr="002D1A91" w:rsidRDefault="00D96016" w:rsidP="007A049F">
      <w:pPr>
        <w:pStyle w:val="Heading2"/>
        <w:numPr>
          <w:ilvl w:val="0"/>
          <w:numId w:val="58"/>
        </w:numPr>
        <w:spacing w:line="240" w:lineRule="auto"/>
        <w:jc w:val="both"/>
        <w:rPr>
          <w:rFonts w:ascii="Arial" w:hAnsi="Arial" w:cs="Arial"/>
          <w:b w:val="0"/>
          <w:smallCaps w:val="0"/>
        </w:rPr>
      </w:pPr>
      <w:bookmarkStart w:id="191" w:name="_Toc333899949"/>
      <w:r w:rsidRPr="002D1A91">
        <w:rPr>
          <w:rFonts w:ascii="Arial" w:hAnsi="Arial" w:cs="Arial"/>
          <w:b w:val="0"/>
          <w:smallCaps w:val="0"/>
        </w:rPr>
        <w:t>there are no actions</w:t>
      </w:r>
      <w:r w:rsidR="00883D65" w:rsidRPr="002D1A91">
        <w:rPr>
          <w:rFonts w:ascii="Arial" w:hAnsi="Arial" w:cs="Arial"/>
          <w:b w:val="0"/>
          <w:smallCaps w:val="0"/>
        </w:rPr>
        <w:t>, arbitrations, litigations</w:t>
      </w:r>
      <w:r w:rsidRPr="002D1A91">
        <w:rPr>
          <w:rFonts w:ascii="Arial" w:hAnsi="Arial" w:cs="Arial"/>
          <w:b w:val="0"/>
          <w:smallCaps w:val="0"/>
        </w:rPr>
        <w:t xml:space="preserve">, suits, proceedings, or investigations pending or, to its </w:t>
      </w:r>
      <w:r w:rsidR="00883D65" w:rsidRPr="002D1A91">
        <w:rPr>
          <w:rFonts w:ascii="Arial" w:hAnsi="Arial" w:cs="Arial"/>
          <w:b w:val="0"/>
          <w:smallCaps w:val="0"/>
        </w:rPr>
        <w:t xml:space="preserve">best </w:t>
      </w:r>
      <w:r w:rsidRPr="002D1A91">
        <w:rPr>
          <w:rFonts w:ascii="Arial" w:hAnsi="Arial" w:cs="Arial"/>
          <w:b w:val="0"/>
          <w:smallCaps w:val="0"/>
        </w:rPr>
        <w:t xml:space="preserve">knowledge, threatened against it under the Applicable Laws before any court or before any other judicial, quasi-judicial or other authority, the outcome of which </w:t>
      </w:r>
      <w:r w:rsidR="00883D65" w:rsidRPr="002D1A91">
        <w:rPr>
          <w:rFonts w:ascii="Arial" w:hAnsi="Arial" w:cs="Arial"/>
          <w:b w:val="0"/>
          <w:smallCaps w:val="0"/>
        </w:rPr>
        <w:t xml:space="preserve">(i) could reasonably be expected to have </w:t>
      </w:r>
      <w:r w:rsidRPr="002D1A91">
        <w:rPr>
          <w:rFonts w:ascii="Arial" w:hAnsi="Arial" w:cs="Arial"/>
          <w:b w:val="0"/>
          <w:smallCaps w:val="0"/>
        </w:rPr>
        <w:t>a Material Adverse Effect;</w:t>
      </w:r>
      <w:bookmarkEnd w:id="191"/>
      <w:r w:rsidR="00883D65" w:rsidRPr="002D1A91">
        <w:rPr>
          <w:rFonts w:ascii="Arial" w:hAnsi="Arial" w:cs="Arial"/>
          <w:b w:val="0"/>
          <w:smallCaps w:val="0"/>
        </w:rPr>
        <w:t xml:space="preserve"> (ii) individually or in the aggregate may result in any material impairment of its ability to perform any of its obligations under this Agreement; (iii) may affect the legality, validity, or enforceability of this Agreement; or (iv) may otherwise result in a breach of this Agreement.</w:t>
      </w:r>
    </w:p>
    <w:p w14:paraId="29AD7FDD"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sz w:val="18"/>
          <w:szCs w:val="18"/>
        </w:rPr>
      </w:pPr>
    </w:p>
    <w:p w14:paraId="000F0493" w14:textId="6A84EE07" w:rsidR="00D96016" w:rsidRPr="002D1A91" w:rsidRDefault="00D96016" w:rsidP="007A049F">
      <w:pPr>
        <w:pStyle w:val="Heading2"/>
        <w:numPr>
          <w:ilvl w:val="0"/>
          <w:numId w:val="58"/>
        </w:numPr>
        <w:spacing w:line="240" w:lineRule="auto"/>
        <w:jc w:val="both"/>
        <w:rPr>
          <w:rFonts w:ascii="Arial" w:hAnsi="Arial" w:cs="Arial"/>
          <w:b w:val="0"/>
          <w:smallCaps w:val="0"/>
        </w:rPr>
      </w:pPr>
      <w:bookmarkStart w:id="192" w:name="_Toc333899950"/>
      <w:r w:rsidRPr="002D1A91">
        <w:rPr>
          <w:rFonts w:ascii="Arial" w:hAnsi="Arial" w:cs="Arial"/>
          <w:b w:val="0"/>
          <w:smallCaps w:val="0"/>
        </w:rPr>
        <w:t xml:space="preserve">it has no knowledge of any violation or default with respect to any </w:t>
      </w:r>
      <w:r w:rsidR="005D14CC" w:rsidRPr="002D1A91">
        <w:rPr>
          <w:rFonts w:ascii="Arial" w:hAnsi="Arial" w:cs="Arial"/>
          <w:b w:val="0"/>
          <w:smallCaps w:val="0"/>
        </w:rPr>
        <w:t>Legal Requirements</w:t>
      </w:r>
      <w:r w:rsidRPr="002D1A91">
        <w:rPr>
          <w:rFonts w:ascii="Arial" w:hAnsi="Arial" w:cs="Arial"/>
          <w:b w:val="0"/>
          <w:smallCaps w:val="0"/>
        </w:rPr>
        <w:t xml:space="preserve"> which may result in any Material Adverse Effect on its ability to perform its obligations under this Agreement and no fact or circumstance exists which may give rise to such proceedings that would adversely affect the performance of its material obligations under this Agreement;</w:t>
      </w:r>
      <w:bookmarkEnd w:id="192"/>
      <w:r w:rsidRPr="002D1A91">
        <w:rPr>
          <w:rFonts w:ascii="Arial" w:hAnsi="Arial" w:cs="Arial"/>
          <w:b w:val="0"/>
          <w:smallCaps w:val="0"/>
        </w:rPr>
        <w:t xml:space="preserve"> and</w:t>
      </w:r>
    </w:p>
    <w:p w14:paraId="5B2F3339"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sz w:val="18"/>
          <w:szCs w:val="18"/>
        </w:rPr>
      </w:pPr>
    </w:p>
    <w:p w14:paraId="3CCCF7E9" w14:textId="77777777" w:rsidR="00D96016" w:rsidRPr="002D1A91" w:rsidRDefault="00D96016" w:rsidP="007A049F">
      <w:pPr>
        <w:pStyle w:val="Heading2"/>
        <w:numPr>
          <w:ilvl w:val="0"/>
          <w:numId w:val="58"/>
        </w:numPr>
        <w:spacing w:line="240" w:lineRule="auto"/>
        <w:jc w:val="both"/>
        <w:rPr>
          <w:rFonts w:ascii="Arial" w:hAnsi="Arial" w:cs="Arial"/>
          <w:b w:val="0"/>
          <w:smallCaps w:val="0"/>
        </w:rPr>
      </w:pPr>
      <w:bookmarkStart w:id="193" w:name="_Toc333899951"/>
      <w:r w:rsidRPr="002D1A91">
        <w:rPr>
          <w:rFonts w:ascii="Arial" w:hAnsi="Arial" w:cs="Arial"/>
          <w:b w:val="0"/>
          <w:smallCaps w:val="0"/>
        </w:rPr>
        <w:t xml:space="preserve">it has complied with Applicable Laws in all material respects and has not been subject to any fines, penalties, injunctive relief or any other civil </w:t>
      </w:r>
      <w:r w:rsidRPr="002D1A91">
        <w:rPr>
          <w:rFonts w:ascii="Arial" w:hAnsi="Arial" w:cs="Arial"/>
          <w:b w:val="0"/>
          <w:smallCaps w:val="0"/>
        </w:rPr>
        <w:lastRenderedPageBreak/>
        <w:t>liabilities which in the aggregate have or may have a Material Adverse Effect.</w:t>
      </w:r>
      <w:bookmarkEnd w:id="193"/>
    </w:p>
    <w:p w14:paraId="1E4F83D5" w14:textId="77777777" w:rsidR="00D96016" w:rsidRPr="002D1A91" w:rsidRDefault="00D96016" w:rsidP="007A049F">
      <w:pPr>
        <w:pStyle w:val="Heading2"/>
        <w:numPr>
          <w:ilvl w:val="0"/>
          <w:numId w:val="0"/>
        </w:numPr>
        <w:spacing w:line="240" w:lineRule="auto"/>
        <w:ind w:left="1440"/>
        <w:jc w:val="both"/>
        <w:rPr>
          <w:rFonts w:ascii="Arial" w:hAnsi="Arial" w:cs="Arial"/>
          <w:b w:val="0"/>
          <w:smallCaps w:val="0"/>
          <w:sz w:val="18"/>
          <w:szCs w:val="18"/>
        </w:rPr>
      </w:pPr>
    </w:p>
    <w:p w14:paraId="6B814237" w14:textId="3A181754" w:rsidR="00D96016" w:rsidRPr="002D1A91" w:rsidRDefault="00D96016" w:rsidP="007A049F">
      <w:pPr>
        <w:pStyle w:val="Heading2"/>
        <w:numPr>
          <w:ilvl w:val="2"/>
          <w:numId w:val="2"/>
        </w:numPr>
        <w:spacing w:line="240" w:lineRule="auto"/>
        <w:ind w:left="720"/>
        <w:jc w:val="both"/>
        <w:rPr>
          <w:rFonts w:ascii="Arial" w:hAnsi="Arial" w:cs="Arial"/>
          <w:b w:val="0"/>
          <w:smallCaps w:val="0"/>
        </w:rPr>
      </w:pPr>
      <w:bookmarkStart w:id="194" w:name="_Toc333899953"/>
      <w:r w:rsidRPr="002D1A91">
        <w:rPr>
          <w:rFonts w:ascii="Arial" w:hAnsi="Arial" w:cs="Arial"/>
          <w:b w:val="0"/>
          <w:smallCaps w:val="0"/>
        </w:rPr>
        <w:t xml:space="preserve">In the event that any occurrence or circumstance comes to the attention of either Party that renders any of its aforesaid representations or warranties untrue or incorrect, such Party shall immediately </w:t>
      </w:r>
      <w:r w:rsidR="00450143">
        <w:rPr>
          <w:rFonts w:ascii="Arial" w:hAnsi="Arial" w:cs="Arial"/>
          <w:b w:val="0"/>
          <w:smallCaps w:val="0"/>
        </w:rPr>
        <w:t>N</w:t>
      </w:r>
      <w:r w:rsidRPr="002D1A91">
        <w:rPr>
          <w:rFonts w:ascii="Arial" w:hAnsi="Arial" w:cs="Arial"/>
          <w:b w:val="0"/>
          <w:smallCaps w:val="0"/>
        </w:rPr>
        <w:t xml:space="preserve">otify the other Party of the same. Such </w:t>
      </w:r>
      <w:r w:rsidR="00D837A4">
        <w:rPr>
          <w:rFonts w:ascii="Arial" w:hAnsi="Arial" w:cs="Arial"/>
          <w:b w:val="0"/>
          <w:smallCaps w:val="0"/>
        </w:rPr>
        <w:t>N</w:t>
      </w:r>
      <w:r w:rsidRPr="002D1A91">
        <w:rPr>
          <w:rFonts w:ascii="Arial" w:hAnsi="Arial" w:cs="Arial"/>
          <w:b w:val="0"/>
          <w:smallCaps w:val="0"/>
        </w:rPr>
        <w:t xml:space="preserve">otification shall not have the effect of remedying any breach of the representation or warranty that has been found to be untrue or incorrect nor shall it adversely affect or waive any right, remedy or obligation of either Party under this Agreement or any </w:t>
      </w:r>
      <w:r w:rsidR="00A207FA" w:rsidRPr="002D1A91">
        <w:rPr>
          <w:rFonts w:ascii="Arial" w:hAnsi="Arial" w:cs="Arial"/>
          <w:b w:val="0"/>
          <w:smallCaps w:val="0"/>
        </w:rPr>
        <w:t xml:space="preserve"> </w:t>
      </w:r>
      <w:r w:rsidR="00424A15" w:rsidRPr="002D1A91">
        <w:rPr>
          <w:rFonts w:ascii="Arial" w:hAnsi="Arial" w:cs="Arial"/>
          <w:b w:val="0"/>
          <w:smallCaps w:val="0"/>
        </w:rPr>
        <w:t>Agency</w:t>
      </w:r>
      <w:r w:rsidR="00FB5544" w:rsidRPr="002D1A91">
        <w:rPr>
          <w:rFonts w:ascii="Arial" w:hAnsi="Arial" w:cs="Arial"/>
        </w:rPr>
        <w:t xml:space="preserve"> </w:t>
      </w:r>
      <w:r w:rsidRPr="002D1A91">
        <w:rPr>
          <w:rFonts w:ascii="Arial" w:hAnsi="Arial" w:cs="Arial"/>
          <w:b w:val="0"/>
          <w:smallCaps w:val="0"/>
        </w:rPr>
        <w:t>Agreement.</w:t>
      </w:r>
      <w:bookmarkEnd w:id="194"/>
    </w:p>
    <w:p w14:paraId="58D62EE4" w14:textId="77777777" w:rsidR="00D96016" w:rsidRPr="002D1A91" w:rsidRDefault="00D96016" w:rsidP="007A049F">
      <w:pPr>
        <w:pStyle w:val="Heading2"/>
        <w:numPr>
          <w:ilvl w:val="0"/>
          <w:numId w:val="0"/>
        </w:numPr>
        <w:spacing w:line="240" w:lineRule="auto"/>
        <w:jc w:val="both"/>
        <w:rPr>
          <w:rFonts w:ascii="Arial" w:hAnsi="Arial" w:cs="Arial"/>
          <w:b w:val="0"/>
          <w:smallCaps w:val="0"/>
          <w:sz w:val="18"/>
          <w:szCs w:val="18"/>
        </w:rPr>
      </w:pPr>
      <w:bookmarkStart w:id="195" w:name="_Toc333899954"/>
    </w:p>
    <w:p w14:paraId="2BD1C4DC" w14:textId="77777777" w:rsidR="00D96016" w:rsidRPr="002D1A91" w:rsidRDefault="00D96016" w:rsidP="007A049F">
      <w:pPr>
        <w:pStyle w:val="Heading2"/>
        <w:spacing w:line="240" w:lineRule="auto"/>
        <w:ind w:left="720"/>
        <w:jc w:val="both"/>
        <w:rPr>
          <w:rFonts w:ascii="Arial" w:hAnsi="Arial" w:cs="Arial"/>
          <w:u w:val="single"/>
        </w:rPr>
      </w:pPr>
      <w:r w:rsidRPr="002D1A91">
        <w:rPr>
          <w:rFonts w:ascii="Arial" w:hAnsi="Arial" w:cs="Arial"/>
          <w:u w:val="single"/>
        </w:rPr>
        <w:t>General Undertakings</w:t>
      </w:r>
      <w:bookmarkEnd w:id="195"/>
    </w:p>
    <w:p w14:paraId="2979F235" w14:textId="77777777" w:rsidR="00D96016" w:rsidRPr="002D1A91" w:rsidRDefault="00D96016" w:rsidP="007A049F">
      <w:pPr>
        <w:spacing w:line="240" w:lineRule="auto"/>
        <w:jc w:val="both"/>
        <w:rPr>
          <w:rFonts w:ascii="Arial" w:hAnsi="Arial" w:cs="Arial"/>
          <w:sz w:val="18"/>
          <w:szCs w:val="18"/>
        </w:rPr>
      </w:pPr>
    </w:p>
    <w:p w14:paraId="464D9D44" w14:textId="4943C6EF"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741F04" w:rsidRPr="002D1A91">
        <w:rPr>
          <w:rFonts w:ascii="Arial" w:hAnsi="Arial" w:cs="Arial"/>
        </w:rPr>
        <w:t xml:space="preserve"> </w:t>
      </w:r>
      <w:r w:rsidR="002429BF" w:rsidRPr="002D1A91">
        <w:rPr>
          <w:rFonts w:ascii="Arial" w:hAnsi="Arial" w:cs="Arial"/>
        </w:rPr>
        <w:t xml:space="preserve">Agency </w:t>
      </w:r>
      <w:r w:rsidRPr="002D1A91">
        <w:rPr>
          <w:rFonts w:ascii="Arial" w:hAnsi="Arial" w:cs="Arial"/>
        </w:rPr>
        <w:t>hereby undertakes to the Concessionaire that it shall:</w:t>
      </w:r>
    </w:p>
    <w:p w14:paraId="2A971485" w14:textId="5E7F1189" w:rsidR="00D96016" w:rsidRPr="002D1A91" w:rsidRDefault="00D96016" w:rsidP="00F04832">
      <w:pPr>
        <w:pStyle w:val="ColorfulList-Accent11"/>
        <w:spacing w:line="240" w:lineRule="auto"/>
        <w:ind w:left="0"/>
        <w:jc w:val="both"/>
        <w:rPr>
          <w:rFonts w:ascii="Arial" w:hAnsi="Arial" w:cs="Arial"/>
        </w:rPr>
      </w:pPr>
    </w:p>
    <w:p w14:paraId="00FAEB7E" w14:textId="48339B5C" w:rsidR="00D96016" w:rsidRPr="002D1A91" w:rsidRDefault="00D96016" w:rsidP="007A049F">
      <w:pPr>
        <w:pStyle w:val="ColorfulList-Accent11"/>
        <w:numPr>
          <w:ilvl w:val="0"/>
          <w:numId w:val="61"/>
        </w:numPr>
        <w:spacing w:line="240" w:lineRule="auto"/>
        <w:jc w:val="both"/>
        <w:rPr>
          <w:rFonts w:ascii="Arial" w:hAnsi="Arial" w:cs="Arial"/>
        </w:rPr>
      </w:pPr>
      <w:r w:rsidRPr="002D1A91">
        <w:rPr>
          <w:rFonts w:ascii="Arial" w:hAnsi="Arial" w:cs="Arial"/>
        </w:rPr>
        <w:t xml:space="preserve">ensure peaceful use of the Project Site by the Concessionaire without any let or hindrance from the </w:t>
      </w:r>
      <w:r w:rsidR="002429BF" w:rsidRPr="002D1A91">
        <w:rPr>
          <w:rFonts w:ascii="Arial" w:hAnsi="Arial" w:cs="Arial"/>
        </w:rPr>
        <w:t xml:space="preserve"> Agency</w:t>
      </w:r>
      <w:r w:rsidRPr="002D1A91">
        <w:rPr>
          <w:rFonts w:ascii="Arial" w:hAnsi="Arial" w:cs="Arial"/>
        </w:rPr>
        <w:t xml:space="preserve"> and/or any person or Government Authority claiming through or under them;</w:t>
      </w:r>
    </w:p>
    <w:p w14:paraId="3528E497" w14:textId="77777777" w:rsidR="00D96016" w:rsidRPr="002D1A91" w:rsidRDefault="00D96016" w:rsidP="007A049F">
      <w:pPr>
        <w:pStyle w:val="ColorfulList-Accent11"/>
        <w:spacing w:line="240" w:lineRule="auto"/>
        <w:ind w:left="1440"/>
        <w:jc w:val="both"/>
        <w:rPr>
          <w:rFonts w:ascii="Arial" w:hAnsi="Arial" w:cs="Arial"/>
        </w:rPr>
      </w:pPr>
    </w:p>
    <w:p w14:paraId="7CD647F3" w14:textId="514D4E4B" w:rsidR="00D96016" w:rsidRPr="002D1A91" w:rsidRDefault="00D96016" w:rsidP="007A049F">
      <w:pPr>
        <w:pStyle w:val="ColorfulList-Accent11"/>
        <w:numPr>
          <w:ilvl w:val="0"/>
          <w:numId w:val="61"/>
        </w:numPr>
        <w:spacing w:line="240" w:lineRule="auto"/>
        <w:jc w:val="both"/>
        <w:rPr>
          <w:rFonts w:ascii="Arial" w:hAnsi="Arial" w:cs="Arial"/>
        </w:rPr>
      </w:pPr>
      <w:r w:rsidRPr="002D1A91">
        <w:rPr>
          <w:rFonts w:ascii="Arial" w:hAnsi="Arial" w:cs="Arial"/>
        </w:rPr>
        <w:t xml:space="preserve">procure police assistance and provide reasonable assistance to the Concessionaire in procuring police assistance for removal of trespassers, removal of encroachments and security on and/or in respect of the Project; </w:t>
      </w:r>
    </w:p>
    <w:p w14:paraId="43932B7A" w14:textId="77777777" w:rsidR="00D96016" w:rsidRPr="002D1A91" w:rsidRDefault="00D96016" w:rsidP="007A049F">
      <w:pPr>
        <w:pStyle w:val="ColorfulList-Accent11"/>
        <w:spacing w:line="240" w:lineRule="auto"/>
        <w:ind w:left="1440"/>
        <w:jc w:val="both"/>
        <w:rPr>
          <w:rFonts w:ascii="Arial" w:hAnsi="Arial" w:cs="Arial"/>
        </w:rPr>
      </w:pPr>
    </w:p>
    <w:p w14:paraId="7FF7C2A8" w14:textId="1F678686" w:rsidR="00D96016" w:rsidRPr="002D1A91" w:rsidRDefault="00D96016" w:rsidP="007A049F">
      <w:pPr>
        <w:pStyle w:val="ColorfulList-Accent11"/>
        <w:numPr>
          <w:ilvl w:val="0"/>
          <w:numId w:val="61"/>
        </w:numPr>
        <w:spacing w:line="240" w:lineRule="auto"/>
        <w:jc w:val="both"/>
        <w:rPr>
          <w:rFonts w:ascii="Arial" w:hAnsi="Arial" w:cs="Arial"/>
        </w:rPr>
      </w:pPr>
      <w:r w:rsidRPr="002D1A91">
        <w:rPr>
          <w:rFonts w:ascii="Arial" w:hAnsi="Arial" w:cs="Arial"/>
        </w:rPr>
        <w:t xml:space="preserve">upon written request of the Concessionaire, provide police </w:t>
      </w:r>
      <w:r w:rsidR="00BF5F6C" w:rsidRPr="002D1A91">
        <w:rPr>
          <w:rFonts w:ascii="Arial" w:hAnsi="Arial" w:cs="Arial"/>
        </w:rPr>
        <w:t>support at</w:t>
      </w:r>
      <w:r w:rsidRPr="002D1A91">
        <w:rPr>
          <w:rFonts w:ascii="Arial" w:hAnsi="Arial" w:cs="Arial"/>
        </w:rPr>
        <w:t xml:space="preserve"> and/or near the Project Site as required by the Conc</w:t>
      </w:r>
      <w:r w:rsidR="00311945" w:rsidRPr="002D1A91">
        <w:rPr>
          <w:rFonts w:ascii="Arial" w:hAnsi="Arial" w:cs="Arial"/>
        </w:rPr>
        <w:t xml:space="preserve"> </w:t>
      </w:r>
      <w:r w:rsidRPr="002D1A91">
        <w:rPr>
          <w:rFonts w:ascii="Arial" w:hAnsi="Arial" w:cs="Arial"/>
        </w:rPr>
        <w:t xml:space="preserve">essionaire; and </w:t>
      </w:r>
    </w:p>
    <w:p w14:paraId="5EF390FA" w14:textId="77777777" w:rsidR="00D96016" w:rsidRPr="002D1A91" w:rsidRDefault="00D96016" w:rsidP="007A049F">
      <w:pPr>
        <w:pStyle w:val="ColorfulList-Accent11"/>
        <w:spacing w:line="240" w:lineRule="auto"/>
        <w:ind w:left="1440"/>
        <w:jc w:val="both"/>
        <w:rPr>
          <w:rFonts w:ascii="Arial" w:hAnsi="Arial" w:cs="Arial"/>
        </w:rPr>
      </w:pPr>
    </w:p>
    <w:p w14:paraId="410DC107" w14:textId="1DC180A5" w:rsidR="00D96016" w:rsidRPr="002D1A91" w:rsidRDefault="00D96016" w:rsidP="007A049F">
      <w:pPr>
        <w:pStyle w:val="ColorfulList-Accent11"/>
        <w:numPr>
          <w:ilvl w:val="0"/>
          <w:numId w:val="61"/>
        </w:numPr>
        <w:spacing w:line="240" w:lineRule="auto"/>
        <w:jc w:val="both"/>
        <w:rPr>
          <w:rFonts w:ascii="Arial" w:hAnsi="Arial" w:cs="Arial"/>
        </w:rPr>
      </w:pPr>
      <w:r w:rsidRPr="002D1A91">
        <w:rPr>
          <w:rFonts w:ascii="Arial" w:hAnsi="Arial" w:cs="Arial"/>
        </w:rPr>
        <w:t xml:space="preserve">support, cooperate with and facilitate the Concessionaire in the implementation of the Project in accordance with the provisions of the </w:t>
      </w:r>
      <w:r w:rsidR="002429BF" w:rsidRPr="002D1A91">
        <w:rPr>
          <w:rFonts w:ascii="Arial" w:hAnsi="Arial" w:cs="Arial"/>
        </w:rPr>
        <w:t xml:space="preserve"> Agency</w:t>
      </w:r>
      <w:r w:rsidRPr="002D1A91">
        <w:rPr>
          <w:rFonts w:ascii="Arial" w:hAnsi="Arial" w:cs="Arial"/>
        </w:rPr>
        <w:t xml:space="preserve"> Agreements.</w:t>
      </w:r>
    </w:p>
    <w:p w14:paraId="47B30D33" w14:textId="77777777" w:rsidR="00D96016" w:rsidRPr="002D1A91" w:rsidRDefault="00D96016" w:rsidP="007A049F">
      <w:pPr>
        <w:pStyle w:val="ColorfulList-Accent11"/>
        <w:spacing w:line="240" w:lineRule="auto"/>
        <w:jc w:val="both"/>
        <w:rPr>
          <w:rFonts w:ascii="Arial" w:hAnsi="Arial" w:cs="Arial"/>
        </w:rPr>
      </w:pPr>
    </w:p>
    <w:p w14:paraId="3B0E2755" w14:textId="77777777" w:rsidR="00D96016" w:rsidRPr="002D1A91" w:rsidRDefault="00D96016" w:rsidP="007A049F">
      <w:pPr>
        <w:pStyle w:val="Heading2"/>
        <w:spacing w:line="240" w:lineRule="auto"/>
        <w:ind w:left="720"/>
        <w:jc w:val="both"/>
        <w:rPr>
          <w:rFonts w:ascii="Arial" w:hAnsi="Arial" w:cs="Arial"/>
          <w:u w:val="single"/>
        </w:rPr>
      </w:pPr>
      <w:bookmarkStart w:id="196" w:name="_Toc333899955"/>
      <w:r w:rsidRPr="002D1A91">
        <w:rPr>
          <w:rFonts w:ascii="Arial" w:hAnsi="Arial" w:cs="Arial"/>
          <w:u w:val="single"/>
        </w:rPr>
        <w:t>Support For Concessionaire Permits &amp; Conditions for Concessionaire Permits</w:t>
      </w:r>
      <w:bookmarkEnd w:id="196"/>
    </w:p>
    <w:p w14:paraId="2907BE7F" w14:textId="77777777" w:rsidR="00D96016" w:rsidRPr="002D1A91" w:rsidRDefault="00D96016" w:rsidP="007A049F">
      <w:pPr>
        <w:pStyle w:val="ColorfulList-Accent11"/>
        <w:spacing w:line="240" w:lineRule="auto"/>
        <w:jc w:val="both"/>
        <w:rPr>
          <w:rFonts w:ascii="Arial" w:hAnsi="Arial" w:cs="Arial"/>
        </w:rPr>
      </w:pPr>
    </w:p>
    <w:p w14:paraId="2923E714" w14:textId="2370F4E9"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Subject to the Concessionaire’s timely submission of reports required by Section 7.6.2, upon request of the Concessionaire, the </w:t>
      </w:r>
      <w:r w:rsidR="002429BF" w:rsidRPr="002D1A91">
        <w:rPr>
          <w:rFonts w:ascii="Arial" w:hAnsi="Arial" w:cs="Arial"/>
        </w:rPr>
        <w:t xml:space="preserve"> Agency</w:t>
      </w:r>
      <w:r w:rsidRPr="002D1A91">
        <w:rPr>
          <w:rFonts w:ascii="Arial" w:hAnsi="Arial" w:cs="Arial"/>
        </w:rPr>
        <w:t xml:space="preserve"> shall support and use reasonable efforts to expedite consideration of the applications for the Concessionaire Permits or reissuance(s) thereof filed pursuant to Section 7.6 (</w:t>
      </w:r>
      <w:r w:rsidRPr="002D1A91">
        <w:rPr>
          <w:rFonts w:ascii="Arial" w:hAnsi="Arial" w:cs="Arial"/>
          <w:i/>
        </w:rPr>
        <w:t>Concessionaire Permits</w:t>
      </w:r>
      <w:r w:rsidRPr="002D1A91">
        <w:rPr>
          <w:rFonts w:ascii="Arial" w:hAnsi="Arial" w:cs="Arial"/>
        </w:rPr>
        <w:t xml:space="preserve">), and the timely issuance thereof or reissuance of a Concessionaire </w:t>
      </w:r>
      <w:r w:rsidR="00D837A4">
        <w:rPr>
          <w:rFonts w:ascii="Arial" w:hAnsi="Arial" w:cs="Arial"/>
        </w:rPr>
        <w:t xml:space="preserve">Permit </w:t>
      </w:r>
      <w:r w:rsidRPr="002D1A91">
        <w:rPr>
          <w:rFonts w:ascii="Arial" w:hAnsi="Arial" w:cs="Arial"/>
        </w:rPr>
        <w:t>subject to a Lapse of Consent by any Government Authority.  Any request for support under this Section shall be made by the Concessionaire and shall be accompanied with copies of the application for the Concessionaire Permit, any notice that the issuance or reissuance of the Concessionaire Permit was denied or deferred, and a statement of the efforts in obtaining the issuance or reissuance of the Concessionaire Permit to date.</w:t>
      </w:r>
    </w:p>
    <w:p w14:paraId="6164B50B" w14:textId="77777777" w:rsidR="00D96016" w:rsidRPr="002D1A91" w:rsidRDefault="00D96016" w:rsidP="007A049F">
      <w:pPr>
        <w:pStyle w:val="ColorfulList-Accent11"/>
        <w:spacing w:line="240" w:lineRule="auto"/>
        <w:jc w:val="both"/>
        <w:rPr>
          <w:rFonts w:ascii="Arial" w:hAnsi="Arial" w:cs="Arial"/>
        </w:rPr>
      </w:pPr>
    </w:p>
    <w:p w14:paraId="6F824B79" w14:textId="011E6182"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The </w:t>
      </w:r>
      <w:r w:rsidR="002429BF" w:rsidRPr="002D1A91">
        <w:rPr>
          <w:rFonts w:ascii="Arial" w:hAnsi="Arial" w:cs="Arial"/>
        </w:rPr>
        <w:t xml:space="preserve"> Agency</w:t>
      </w:r>
      <w:r w:rsidRPr="002D1A91">
        <w:rPr>
          <w:rFonts w:ascii="Arial" w:hAnsi="Arial" w:cs="Arial"/>
        </w:rPr>
        <w:t xml:space="preserve"> or any Government Authority may attach such “</w:t>
      </w:r>
      <w:r w:rsidRPr="002D1A91">
        <w:rPr>
          <w:rFonts w:ascii="Arial" w:hAnsi="Arial" w:cs="Arial"/>
          <w:i/>
        </w:rPr>
        <w:t>non</w:t>
      </w:r>
      <w:r w:rsidR="00D837A4">
        <w:rPr>
          <w:rFonts w:ascii="Arial" w:hAnsi="Arial" w:cs="Arial"/>
          <w:i/>
        </w:rPr>
        <w:t>-</w:t>
      </w:r>
      <w:r w:rsidRPr="002D1A91">
        <w:rPr>
          <w:rFonts w:ascii="Arial" w:hAnsi="Arial" w:cs="Arial"/>
          <w:i/>
        </w:rPr>
        <w:t xml:space="preserve"> discriminatory</w:t>
      </w:r>
      <w:r w:rsidRPr="002D1A91">
        <w:rPr>
          <w:rFonts w:ascii="Arial" w:hAnsi="Arial" w:cs="Arial"/>
        </w:rPr>
        <w:t>” terms and conditions (as explained in Section 8.6 (</w:t>
      </w:r>
      <w:r w:rsidRPr="002D1A91">
        <w:rPr>
          <w:rFonts w:ascii="Arial" w:hAnsi="Arial" w:cs="Arial"/>
          <w:i/>
        </w:rPr>
        <w:t>Non-Discriminatory</w:t>
      </w:r>
      <w:r w:rsidRPr="002D1A91">
        <w:rPr>
          <w:rFonts w:ascii="Arial" w:hAnsi="Arial" w:cs="Arial"/>
        </w:rPr>
        <w:t xml:space="preserve">)) to the issuance or renewal of any of the Concessionaire Permits as are in accordance with the Applicable Laws and the attachment of such terms and conditions shall not in and of itself constitute a breach of this Agreement by the </w:t>
      </w:r>
      <w:r w:rsidR="00BF67FF" w:rsidRPr="002D1A91">
        <w:rPr>
          <w:rFonts w:ascii="Arial" w:hAnsi="Arial" w:cs="Arial"/>
        </w:rPr>
        <w:t xml:space="preserve"> </w:t>
      </w:r>
      <w:r w:rsidR="00FB5544" w:rsidRPr="002D1A91">
        <w:rPr>
          <w:rFonts w:ascii="Arial" w:hAnsi="Arial" w:cs="Arial"/>
        </w:rPr>
        <w:t xml:space="preserve">Agency </w:t>
      </w:r>
      <w:r w:rsidR="00BF67FF" w:rsidRPr="002D1A91">
        <w:rPr>
          <w:rFonts w:ascii="Arial" w:hAnsi="Arial" w:cs="Arial"/>
        </w:rPr>
        <w:t>or a Permitted Event</w:t>
      </w:r>
      <w:r w:rsidRPr="002D1A91">
        <w:rPr>
          <w:rFonts w:ascii="Arial" w:hAnsi="Arial" w:cs="Arial"/>
        </w:rPr>
        <w:t xml:space="preserve">. The Concessionaire and its Contractors shall abide by all such terms and conditions (subject to this Section 8.3.2 and provisions in this Agreement relating to </w:t>
      </w:r>
      <w:bookmarkStart w:id="197" w:name="_Hlk226108327"/>
      <w:r w:rsidRPr="002D1A91">
        <w:rPr>
          <w:rFonts w:ascii="Arial" w:hAnsi="Arial" w:cs="Arial"/>
        </w:rPr>
        <w:t>Change in Law and Lapse of Consent</w:t>
      </w:r>
      <w:bookmarkEnd w:id="197"/>
      <w:r w:rsidRPr="002D1A91">
        <w:rPr>
          <w:rFonts w:ascii="Arial" w:hAnsi="Arial" w:cs="Arial"/>
        </w:rPr>
        <w:t xml:space="preserve">). If the Concessionaire (including where it is acting through its Contractors) fails to abide by any term or condition of any Concessionaire Permit, then the  </w:t>
      </w:r>
      <w:r w:rsidR="00FB5544" w:rsidRPr="002D1A91">
        <w:rPr>
          <w:rFonts w:ascii="Arial" w:hAnsi="Arial" w:cs="Arial"/>
        </w:rPr>
        <w:t xml:space="preserve">Agency </w:t>
      </w:r>
      <w:r w:rsidRPr="002D1A91">
        <w:rPr>
          <w:rFonts w:ascii="Arial" w:hAnsi="Arial" w:cs="Arial"/>
        </w:rPr>
        <w:t>or any Government Authority may exercise any power pursuant to the Applicable Laws (provided such power is exercised in a “</w:t>
      </w:r>
      <w:r w:rsidRPr="002D1A91">
        <w:rPr>
          <w:rFonts w:ascii="Arial" w:hAnsi="Arial" w:cs="Arial"/>
          <w:i/>
        </w:rPr>
        <w:t>non-discriminatory</w:t>
      </w:r>
      <w:r w:rsidRPr="002D1A91">
        <w:rPr>
          <w:rFonts w:ascii="Arial" w:hAnsi="Arial" w:cs="Arial"/>
        </w:rPr>
        <w:t xml:space="preserve">” manner) in respect of such failure and (subject to this Section 8.3.2 and provisions in this Agreement relating to Change in Law and Lapse of Consent) such exercise shall not of itself constitute a breach of this Agreement by the </w:t>
      </w:r>
      <w:r w:rsidR="00C8308F" w:rsidRPr="002D1A91">
        <w:rPr>
          <w:rFonts w:ascii="Arial" w:hAnsi="Arial" w:cs="Arial"/>
        </w:rPr>
        <w:t xml:space="preserve"> </w:t>
      </w:r>
      <w:r w:rsidR="00FB5544" w:rsidRPr="002D1A91">
        <w:rPr>
          <w:rFonts w:ascii="Arial" w:hAnsi="Arial" w:cs="Arial"/>
        </w:rPr>
        <w:t xml:space="preserve">Agency </w:t>
      </w:r>
      <w:r w:rsidR="00C8308F" w:rsidRPr="002D1A91">
        <w:rPr>
          <w:rFonts w:ascii="Arial" w:hAnsi="Arial" w:cs="Arial"/>
        </w:rPr>
        <w:t>or a Permitted Event</w:t>
      </w:r>
      <w:r w:rsidRPr="002D1A91">
        <w:rPr>
          <w:rFonts w:ascii="Arial" w:hAnsi="Arial" w:cs="Arial"/>
        </w:rPr>
        <w:t xml:space="preserve">; provided, however, that, with respect to all such Concessionaire Permits issued by the </w:t>
      </w:r>
      <w:r w:rsidR="00FB5544" w:rsidRPr="002D1A91">
        <w:rPr>
          <w:rFonts w:ascii="Arial" w:hAnsi="Arial" w:cs="Arial"/>
        </w:rPr>
        <w:t xml:space="preserve">Agency </w:t>
      </w:r>
      <w:r w:rsidRPr="002D1A91">
        <w:rPr>
          <w:rFonts w:ascii="Arial" w:hAnsi="Arial" w:cs="Arial"/>
        </w:rPr>
        <w:t xml:space="preserve">or any Government Authority that is also a department or instrumentality of </w:t>
      </w:r>
      <w:r w:rsidR="00D837A4">
        <w:rPr>
          <w:rFonts w:ascii="Arial" w:hAnsi="Arial" w:cs="Arial"/>
        </w:rPr>
        <w:t xml:space="preserve">the </w:t>
      </w:r>
      <w:r w:rsidR="00FB5544" w:rsidRPr="002D1A91">
        <w:rPr>
          <w:rFonts w:ascii="Arial" w:hAnsi="Arial" w:cs="Arial"/>
        </w:rPr>
        <w:t xml:space="preserve"> Agency</w:t>
      </w:r>
      <w:r w:rsidRPr="002D1A91">
        <w:rPr>
          <w:rFonts w:ascii="Arial" w:hAnsi="Arial" w:cs="Arial"/>
        </w:rPr>
        <w:t xml:space="preserve">, the </w:t>
      </w:r>
      <w:r w:rsidR="00FB5544" w:rsidRPr="002D1A91">
        <w:rPr>
          <w:rFonts w:ascii="Arial" w:hAnsi="Arial" w:cs="Arial"/>
        </w:rPr>
        <w:t xml:space="preserve">Agency </w:t>
      </w:r>
      <w:r w:rsidRPr="002D1A91">
        <w:rPr>
          <w:rFonts w:ascii="Arial" w:hAnsi="Arial" w:cs="Arial"/>
        </w:rPr>
        <w:t xml:space="preserve">shall not, and the  </w:t>
      </w:r>
      <w:r w:rsidR="00FB5544" w:rsidRPr="002D1A91">
        <w:rPr>
          <w:rFonts w:ascii="Arial" w:hAnsi="Arial" w:cs="Arial"/>
        </w:rPr>
        <w:t xml:space="preserve">Agency </w:t>
      </w:r>
      <w:r w:rsidRPr="002D1A91">
        <w:rPr>
          <w:rFonts w:ascii="Arial" w:hAnsi="Arial" w:cs="Arial"/>
        </w:rPr>
        <w:t xml:space="preserve">shall ensure that no such Government Authority shall, terminate prior to its expiration date or revoke any such Concessionaire Permit </w:t>
      </w:r>
      <w:r w:rsidR="000E4E90" w:rsidRPr="002D1A91">
        <w:rPr>
          <w:rFonts w:ascii="Arial" w:hAnsi="Arial" w:cs="Arial"/>
        </w:rPr>
        <w:t>until</w:t>
      </w:r>
      <w:r w:rsidRPr="002D1A91">
        <w:rPr>
          <w:rFonts w:ascii="Arial" w:hAnsi="Arial" w:cs="Arial"/>
        </w:rPr>
        <w:t xml:space="preserve"> the later of (a) thirty (30) days after delivery to the Concessionaire (or the relevant Contractor) of written notice by the </w:t>
      </w:r>
      <w:r w:rsidR="00FB5544" w:rsidRPr="002D1A91">
        <w:rPr>
          <w:rFonts w:ascii="Arial" w:hAnsi="Arial" w:cs="Arial"/>
        </w:rPr>
        <w:t xml:space="preserve"> Agency</w:t>
      </w:r>
      <w:r w:rsidRPr="002D1A91">
        <w:rPr>
          <w:rFonts w:ascii="Arial" w:hAnsi="Arial" w:cs="Arial"/>
        </w:rPr>
        <w:t xml:space="preserve"> or such department or instrumentality of </w:t>
      </w:r>
      <w:r w:rsidR="00D837A4">
        <w:rPr>
          <w:rFonts w:ascii="Arial" w:hAnsi="Arial" w:cs="Arial"/>
        </w:rPr>
        <w:t>the</w:t>
      </w:r>
      <w:r w:rsidR="00FB5544" w:rsidRPr="002D1A91">
        <w:rPr>
          <w:rFonts w:ascii="Arial" w:hAnsi="Arial" w:cs="Arial"/>
        </w:rPr>
        <w:t xml:space="preserve"> Agency </w:t>
      </w:r>
      <w:r w:rsidRPr="002D1A91">
        <w:rPr>
          <w:rFonts w:ascii="Arial" w:hAnsi="Arial" w:cs="Arial"/>
        </w:rPr>
        <w:t xml:space="preserve">of such failure and (b) the period of time, if any, that must expire under the Applicable Laws or the relevant Concessionaire Permit prior to early termination or revocation of any such Concessionaire Permit; provided, further, that nothing in this Section shall limit the </w:t>
      </w:r>
      <w:r w:rsidR="00FB5544" w:rsidRPr="002D1A91">
        <w:rPr>
          <w:rFonts w:ascii="Arial" w:hAnsi="Arial" w:cs="Arial"/>
        </w:rPr>
        <w:t>Agency</w:t>
      </w:r>
      <w:r w:rsidRPr="002D1A91">
        <w:rPr>
          <w:rFonts w:ascii="Arial" w:hAnsi="Arial" w:cs="Arial"/>
        </w:rPr>
        <w:t>or any Government Authority from taking any action in relation to a breach of, or non-compliance with, a Concessionaire Permit (other than termination or revocation) which it is entitled to take under the Applicable Laws (provided such action is taken in a “</w:t>
      </w:r>
      <w:r w:rsidRPr="002D1A91">
        <w:rPr>
          <w:rFonts w:ascii="Arial" w:hAnsi="Arial" w:cs="Arial"/>
          <w:i/>
        </w:rPr>
        <w:t>non-discriminatory</w:t>
      </w:r>
      <w:r w:rsidRPr="002D1A91">
        <w:rPr>
          <w:rFonts w:ascii="Arial" w:hAnsi="Arial" w:cs="Arial"/>
        </w:rPr>
        <w:t>” manner).</w:t>
      </w:r>
    </w:p>
    <w:p w14:paraId="7496510C" w14:textId="77777777" w:rsidR="00D96016" w:rsidRPr="002D1A91" w:rsidRDefault="00D96016" w:rsidP="007A049F">
      <w:pPr>
        <w:pStyle w:val="ColorfulList-Accent11"/>
        <w:spacing w:line="240" w:lineRule="auto"/>
        <w:jc w:val="both"/>
        <w:rPr>
          <w:rFonts w:ascii="Arial" w:hAnsi="Arial" w:cs="Arial"/>
        </w:rPr>
      </w:pPr>
    </w:p>
    <w:p w14:paraId="45B02F5F" w14:textId="77777777" w:rsidR="00D96016" w:rsidRPr="002D1A91" w:rsidRDefault="00D96016" w:rsidP="007A049F">
      <w:pPr>
        <w:pStyle w:val="Heading2"/>
        <w:spacing w:line="240" w:lineRule="auto"/>
        <w:ind w:left="720"/>
        <w:jc w:val="both"/>
        <w:rPr>
          <w:rFonts w:ascii="Arial" w:hAnsi="Arial" w:cs="Arial"/>
          <w:u w:val="single"/>
        </w:rPr>
      </w:pPr>
      <w:bookmarkStart w:id="198" w:name="_Toc333899956"/>
      <w:r w:rsidRPr="002D1A91">
        <w:rPr>
          <w:rFonts w:ascii="Arial" w:hAnsi="Arial" w:cs="Arial"/>
          <w:u w:val="single"/>
        </w:rPr>
        <w:t>Support for Obligations</w:t>
      </w:r>
      <w:bookmarkEnd w:id="198"/>
    </w:p>
    <w:p w14:paraId="13162CA7" w14:textId="77777777" w:rsidR="00D96016" w:rsidRPr="002D1A91" w:rsidRDefault="00D96016" w:rsidP="007A049F">
      <w:pPr>
        <w:pStyle w:val="ColorfulList-Accent11"/>
        <w:spacing w:line="240" w:lineRule="auto"/>
        <w:jc w:val="both"/>
        <w:rPr>
          <w:rFonts w:ascii="Arial" w:hAnsi="Arial" w:cs="Arial"/>
        </w:rPr>
      </w:pPr>
    </w:p>
    <w:p w14:paraId="54BBADAD" w14:textId="3CDBEA63"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Upon reasonable request by the Concessionaire, the  </w:t>
      </w:r>
      <w:r w:rsidR="008F4356" w:rsidRPr="002D1A91">
        <w:rPr>
          <w:rFonts w:ascii="Arial" w:hAnsi="Arial" w:cs="Arial"/>
        </w:rPr>
        <w:t xml:space="preserve">Agency </w:t>
      </w:r>
      <w:r w:rsidRPr="002D1A91">
        <w:rPr>
          <w:rFonts w:ascii="Arial" w:hAnsi="Arial" w:cs="Arial"/>
        </w:rPr>
        <w:t xml:space="preserve">shall use its reasonable efforts and its good offices to support the Concessionaire’s performance of its obligations under and pursuant to this Agreement, including, its obligations to </w:t>
      </w:r>
      <w:r w:rsidR="00445C78">
        <w:rPr>
          <w:rFonts w:ascii="Arial" w:hAnsi="Arial" w:cs="Arial"/>
        </w:rPr>
        <w:t xml:space="preserve">develop, </w:t>
      </w:r>
      <w:r w:rsidRPr="002D1A91">
        <w:rPr>
          <w:rFonts w:ascii="Arial" w:hAnsi="Arial" w:cs="Arial"/>
        </w:rPr>
        <w:t xml:space="preserve">finance, insure, acquire, complete, commission, own, operate and maintain the Concession Assets. If the Concessionaire has failed to comply with its obligations under any </w:t>
      </w:r>
      <w:r w:rsidR="008F4356" w:rsidRPr="002D1A91">
        <w:rPr>
          <w:rFonts w:ascii="Arial" w:hAnsi="Arial" w:cs="Arial"/>
        </w:rPr>
        <w:t xml:space="preserve">Agency </w:t>
      </w:r>
      <w:r w:rsidRPr="002D1A91">
        <w:rPr>
          <w:rFonts w:ascii="Arial" w:hAnsi="Arial" w:cs="Arial"/>
        </w:rPr>
        <w:t xml:space="preserve">Agreement and such failure is the principal cause of the Concessionaire’s difficulties in performing such activities, the  </w:t>
      </w:r>
      <w:r w:rsidR="008F4356" w:rsidRPr="002D1A91">
        <w:rPr>
          <w:rFonts w:ascii="Arial" w:hAnsi="Arial" w:cs="Arial"/>
        </w:rPr>
        <w:t xml:space="preserve">Agency </w:t>
      </w:r>
      <w:r w:rsidRPr="002D1A91">
        <w:rPr>
          <w:rFonts w:ascii="Arial" w:hAnsi="Arial" w:cs="Arial"/>
        </w:rPr>
        <w:t xml:space="preserve">may advise the Concessionaire of such determination, and the </w:t>
      </w:r>
      <w:r w:rsidR="008F4356" w:rsidRPr="002D1A91">
        <w:rPr>
          <w:rFonts w:ascii="Arial" w:hAnsi="Arial" w:cs="Arial"/>
        </w:rPr>
        <w:t xml:space="preserve">Agency </w:t>
      </w:r>
      <w:r w:rsidRPr="002D1A91">
        <w:rPr>
          <w:rFonts w:ascii="Arial" w:hAnsi="Arial" w:cs="Arial"/>
        </w:rPr>
        <w:t xml:space="preserve">shall not be obligated to take any action to assist the Concessionaire until such time as the Concessionaire has fully complied with its obligations under the </w:t>
      </w:r>
      <w:r w:rsidR="008F4356" w:rsidRPr="002D1A91">
        <w:rPr>
          <w:rFonts w:ascii="Arial" w:hAnsi="Arial" w:cs="Arial"/>
        </w:rPr>
        <w:t xml:space="preserve"> Agency</w:t>
      </w:r>
      <w:r w:rsidRPr="002D1A91">
        <w:rPr>
          <w:rFonts w:ascii="Arial" w:hAnsi="Arial" w:cs="Arial"/>
        </w:rPr>
        <w:t xml:space="preserve"> Agreements. By agreeing to use its reasonable efforts and its good offices to support the Concessionaire’s efforts, the  </w:t>
      </w:r>
      <w:r w:rsidR="008F4356" w:rsidRPr="002D1A91">
        <w:rPr>
          <w:rFonts w:ascii="Arial" w:hAnsi="Arial" w:cs="Arial"/>
        </w:rPr>
        <w:t xml:space="preserve">Agency </w:t>
      </w:r>
      <w:r w:rsidRPr="002D1A91">
        <w:rPr>
          <w:rFonts w:ascii="Arial" w:hAnsi="Arial" w:cs="Arial"/>
        </w:rPr>
        <w:t xml:space="preserve">has not </w:t>
      </w:r>
      <w:r w:rsidRPr="002D1A91">
        <w:rPr>
          <w:rFonts w:ascii="Arial" w:hAnsi="Arial" w:cs="Arial"/>
        </w:rPr>
        <w:lastRenderedPageBreak/>
        <w:t xml:space="preserve">relieved, and does not relieve in any way, the Concessionaire of its obligations or potential liability under the </w:t>
      </w:r>
      <w:r w:rsidR="008F4356" w:rsidRPr="002D1A91">
        <w:rPr>
          <w:rFonts w:ascii="Arial" w:hAnsi="Arial" w:cs="Arial"/>
        </w:rPr>
        <w:t xml:space="preserve"> Agency </w:t>
      </w:r>
      <w:r w:rsidRPr="002D1A91">
        <w:rPr>
          <w:rFonts w:ascii="Arial" w:hAnsi="Arial" w:cs="Arial"/>
        </w:rPr>
        <w:t xml:space="preserve">Agreements and the other documents comprising the Project Agreements. </w:t>
      </w:r>
    </w:p>
    <w:p w14:paraId="3F02A9BA" w14:textId="77777777" w:rsidR="00D96016" w:rsidRPr="002D1A91" w:rsidRDefault="00D96016" w:rsidP="007A049F">
      <w:pPr>
        <w:pStyle w:val="ColorfulList-Accent11"/>
        <w:spacing w:line="240" w:lineRule="auto"/>
        <w:jc w:val="both"/>
        <w:rPr>
          <w:rFonts w:ascii="Arial" w:hAnsi="Arial" w:cs="Arial"/>
        </w:rPr>
      </w:pPr>
    </w:p>
    <w:p w14:paraId="64362347" w14:textId="6C016E60" w:rsidR="00D96016" w:rsidRPr="002D1A91" w:rsidRDefault="00D96016" w:rsidP="007A049F">
      <w:pPr>
        <w:pStyle w:val="Heading2"/>
        <w:spacing w:line="240" w:lineRule="auto"/>
        <w:ind w:left="720"/>
        <w:rPr>
          <w:rFonts w:ascii="Arial" w:hAnsi="Arial" w:cs="Arial"/>
          <w:u w:val="single"/>
        </w:rPr>
      </w:pPr>
      <w:bookmarkStart w:id="199" w:name="_Toc333899957"/>
      <w:r w:rsidRPr="002D1A91">
        <w:rPr>
          <w:rFonts w:ascii="Arial" w:hAnsi="Arial" w:cs="Arial"/>
          <w:u w:val="single"/>
        </w:rPr>
        <w:t>Procedure</w:t>
      </w:r>
      <w:bookmarkEnd w:id="199"/>
    </w:p>
    <w:p w14:paraId="0BF44B6A" w14:textId="77777777" w:rsidR="00D96016" w:rsidRPr="002D1A91" w:rsidRDefault="00D96016" w:rsidP="007A049F">
      <w:pPr>
        <w:pStyle w:val="ColorfulList-Accent11"/>
        <w:spacing w:line="240" w:lineRule="auto"/>
        <w:jc w:val="both"/>
        <w:rPr>
          <w:rFonts w:ascii="Arial" w:hAnsi="Arial" w:cs="Arial"/>
        </w:rPr>
      </w:pPr>
    </w:p>
    <w:p w14:paraId="35FDD536" w14:textId="7777777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To the extent permitted under the Applicable Laws, all applications and any other necessary requisites, whether for the Concessionaire, its employees or Contractors, are to be routed through the Concessionaire.</w:t>
      </w:r>
    </w:p>
    <w:p w14:paraId="65E938D4" w14:textId="77777777" w:rsidR="00D96016" w:rsidRPr="002D1A91" w:rsidRDefault="00D96016" w:rsidP="007A049F">
      <w:pPr>
        <w:pStyle w:val="ColorfulList-Accent11"/>
        <w:spacing w:line="240" w:lineRule="auto"/>
        <w:jc w:val="both"/>
        <w:rPr>
          <w:rFonts w:ascii="Arial" w:hAnsi="Arial" w:cs="Arial"/>
        </w:rPr>
      </w:pPr>
    </w:p>
    <w:p w14:paraId="3F361068" w14:textId="77777777" w:rsidR="00D96016" w:rsidRPr="002D1A91" w:rsidRDefault="00D96016" w:rsidP="007A049F">
      <w:pPr>
        <w:pStyle w:val="Heading2"/>
        <w:spacing w:line="240" w:lineRule="auto"/>
        <w:ind w:left="720"/>
        <w:rPr>
          <w:rFonts w:ascii="Arial" w:hAnsi="Arial" w:cs="Arial"/>
          <w:u w:val="single"/>
        </w:rPr>
      </w:pPr>
      <w:bookmarkStart w:id="200" w:name="_Toc333899958"/>
      <w:r w:rsidRPr="002D1A91">
        <w:rPr>
          <w:rFonts w:ascii="Arial" w:hAnsi="Arial" w:cs="Arial"/>
          <w:u w:val="single"/>
        </w:rPr>
        <w:t>Non-Discriminatory</w:t>
      </w:r>
      <w:bookmarkEnd w:id="200"/>
    </w:p>
    <w:p w14:paraId="18203522" w14:textId="77777777" w:rsidR="00D96016" w:rsidRPr="002D1A91" w:rsidRDefault="00D96016" w:rsidP="007A049F">
      <w:pPr>
        <w:pStyle w:val="ColorfulList-Accent11"/>
        <w:spacing w:line="240" w:lineRule="auto"/>
        <w:jc w:val="both"/>
        <w:rPr>
          <w:rFonts w:ascii="Arial" w:hAnsi="Arial" w:cs="Arial"/>
        </w:rPr>
      </w:pPr>
    </w:p>
    <w:p w14:paraId="26A31A8B" w14:textId="5673980D"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use of the term “</w:t>
      </w:r>
      <w:r w:rsidRPr="002D1A91">
        <w:rPr>
          <w:rFonts w:ascii="Arial" w:hAnsi="Arial" w:cs="Arial"/>
          <w:i/>
        </w:rPr>
        <w:t>non-discriminatory</w:t>
      </w:r>
      <w:r w:rsidRPr="002D1A91">
        <w:rPr>
          <w:rFonts w:ascii="Arial" w:hAnsi="Arial" w:cs="Arial"/>
        </w:rPr>
        <w:t>” or “</w:t>
      </w:r>
      <w:r w:rsidRPr="002D1A91">
        <w:rPr>
          <w:rFonts w:ascii="Arial" w:hAnsi="Arial" w:cs="Arial"/>
          <w:i/>
        </w:rPr>
        <w:t>discriminatory</w:t>
      </w:r>
      <w:r w:rsidRPr="002D1A91">
        <w:rPr>
          <w:rFonts w:ascii="Arial" w:hAnsi="Arial" w:cs="Arial"/>
        </w:rPr>
        <w:t xml:space="preserve">” in any </w:t>
      </w:r>
      <w:r w:rsidR="00424A15" w:rsidRPr="002D1A91">
        <w:rPr>
          <w:rFonts w:ascii="Arial" w:hAnsi="Arial" w:cs="Arial"/>
        </w:rPr>
        <w:t xml:space="preserve">Agency </w:t>
      </w:r>
      <w:r w:rsidRPr="002D1A91">
        <w:rPr>
          <w:rFonts w:ascii="Arial" w:hAnsi="Arial" w:cs="Arial"/>
        </w:rPr>
        <w:t xml:space="preserve">Agreement is not intended to prohibit or limit in any way the  </w:t>
      </w:r>
      <w:r w:rsidR="00424A15" w:rsidRPr="002D1A91">
        <w:rPr>
          <w:rFonts w:ascii="Arial" w:hAnsi="Arial" w:cs="Arial"/>
        </w:rPr>
        <w:t xml:space="preserve">Agency </w:t>
      </w:r>
      <w:r w:rsidRPr="002D1A91">
        <w:rPr>
          <w:rFonts w:ascii="Arial" w:hAnsi="Arial" w:cs="Arial"/>
        </w:rPr>
        <w:t xml:space="preserve">or any Government Authority from making rational distinctions between parties or from using measures, establishing conditions, or enforcing requirements that are, in each case, intended or designed to advance the purposes of the program being implemented by the </w:t>
      </w:r>
      <w:r w:rsidR="00424A15" w:rsidRPr="002D1A91">
        <w:rPr>
          <w:rFonts w:ascii="Arial" w:hAnsi="Arial" w:cs="Arial"/>
        </w:rPr>
        <w:t xml:space="preserve"> Agency </w:t>
      </w:r>
      <w:r w:rsidRPr="002D1A91">
        <w:rPr>
          <w:rFonts w:ascii="Arial" w:hAnsi="Arial" w:cs="Arial"/>
        </w:rPr>
        <w:t xml:space="preserve">or any Government Authority or of a Concessionaire Permit. It is intended, however, to prohibit the use of Government Authority, over Concessionaire Permits, for example, to deprive the Concessionaire of the benefits of the </w:t>
      </w:r>
      <w:r w:rsidR="00424A15" w:rsidRPr="002D1A91">
        <w:rPr>
          <w:rFonts w:ascii="Arial" w:hAnsi="Arial" w:cs="Arial"/>
        </w:rPr>
        <w:t xml:space="preserve"> Agency </w:t>
      </w:r>
      <w:r w:rsidRPr="002D1A91">
        <w:rPr>
          <w:rFonts w:ascii="Arial" w:hAnsi="Arial" w:cs="Arial"/>
        </w:rPr>
        <w:t>Agreements or any other Project Agreement by the application of a higher standard to the Concessionaire (alone, or together with others in a small class) than to others similarly situated because of, for example, its foreign ownership, or to gain commercial or political advantage.</w:t>
      </w:r>
    </w:p>
    <w:p w14:paraId="5A3DFB05" w14:textId="77777777" w:rsidR="00D96016" w:rsidRPr="002D1A91" w:rsidRDefault="00D96016" w:rsidP="007A049F">
      <w:pPr>
        <w:pStyle w:val="ColorfulList-Accent11"/>
        <w:spacing w:line="240" w:lineRule="auto"/>
        <w:jc w:val="both"/>
        <w:rPr>
          <w:rFonts w:ascii="Arial" w:hAnsi="Arial" w:cs="Arial"/>
        </w:rPr>
      </w:pPr>
    </w:p>
    <w:p w14:paraId="16D3D552" w14:textId="43A20FFB" w:rsidR="00D96016" w:rsidRPr="002D1A91" w:rsidRDefault="00D96016" w:rsidP="007A049F">
      <w:pPr>
        <w:pStyle w:val="Heading2"/>
        <w:spacing w:line="240" w:lineRule="auto"/>
        <w:ind w:left="720"/>
        <w:jc w:val="both"/>
        <w:rPr>
          <w:rFonts w:ascii="Arial" w:hAnsi="Arial" w:cs="Arial"/>
          <w:u w:val="single"/>
        </w:rPr>
      </w:pPr>
      <w:r w:rsidRPr="002D1A91">
        <w:rPr>
          <w:rFonts w:ascii="Arial" w:hAnsi="Arial" w:cs="Arial"/>
          <w:u w:val="single"/>
        </w:rPr>
        <w:t xml:space="preserve">Powers of the </w:t>
      </w:r>
      <w:r w:rsidR="007E5530">
        <w:rPr>
          <w:rFonts w:ascii="Arial" w:hAnsi="Arial" w:cs="Arial"/>
          <w:u w:val="single"/>
        </w:rPr>
        <w:t>Agency</w:t>
      </w:r>
      <w:r w:rsidR="007E5530" w:rsidRPr="002D1A91">
        <w:rPr>
          <w:rFonts w:ascii="Arial" w:hAnsi="Arial" w:cs="Arial"/>
          <w:u w:val="single"/>
        </w:rPr>
        <w:t xml:space="preserve"> </w:t>
      </w:r>
      <w:r w:rsidRPr="002D1A91">
        <w:rPr>
          <w:rFonts w:ascii="Arial" w:hAnsi="Arial" w:cs="Arial"/>
          <w:u w:val="single"/>
        </w:rPr>
        <w:t>to charge and implement Fees &amp;</w:t>
      </w:r>
      <w:r w:rsidR="006820F2" w:rsidRPr="002D1A91">
        <w:rPr>
          <w:rFonts w:ascii="Arial" w:hAnsi="Arial" w:cs="Arial"/>
          <w:u w:val="single"/>
        </w:rPr>
        <w:t xml:space="preserve"> </w:t>
      </w:r>
      <w:r w:rsidRPr="002D1A91">
        <w:rPr>
          <w:rFonts w:ascii="Arial" w:hAnsi="Arial" w:cs="Arial"/>
          <w:u w:val="single"/>
        </w:rPr>
        <w:t xml:space="preserve">fines </w:t>
      </w:r>
    </w:p>
    <w:p w14:paraId="57AB70D9" w14:textId="77777777" w:rsidR="00D96016" w:rsidRPr="002D1A91" w:rsidRDefault="00D96016" w:rsidP="007A049F">
      <w:pPr>
        <w:spacing w:line="240" w:lineRule="auto"/>
        <w:rPr>
          <w:rFonts w:ascii="Arial" w:hAnsi="Arial" w:cs="Arial"/>
        </w:rPr>
      </w:pPr>
    </w:p>
    <w:p w14:paraId="6715084D" w14:textId="75CAF615" w:rsidR="00D96016" w:rsidRPr="002D1A91" w:rsidRDefault="00D96016" w:rsidP="007A049F">
      <w:pPr>
        <w:numPr>
          <w:ilvl w:val="2"/>
          <w:numId w:val="2"/>
        </w:numPr>
        <w:spacing w:line="240" w:lineRule="auto"/>
        <w:ind w:left="720"/>
        <w:contextualSpacing/>
        <w:jc w:val="both"/>
        <w:rPr>
          <w:rFonts w:ascii="Arial" w:hAnsi="Arial" w:cs="Arial"/>
        </w:rPr>
      </w:pPr>
      <w:r w:rsidRPr="002D1A91">
        <w:rPr>
          <w:rFonts w:ascii="Arial" w:hAnsi="Arial" w:cs="Arial"/>
        </w:rPr>
        <w:t xml:space="preserve">The Concessionaire expressly agrees and undertakes that the </w:t>
      </w:r>
      <w:r w:rsidR="007E5530">
        <w:rPr>
          <w:rFonts w:ascii="Arial" w:hAnsi="Arial" w:cs="Arial"/>
        </w:rPr>
        <w:t xml:space="preserve">Agency </w:t>
      </w:r>
      <w:r w:rsidRPr="002D1A91">
        <w:rPr>
          <w:rFonts w:ascii="Arial" w:hAnsi="Arial" w:cs="Arial"/>
        </w:rPr>
        <w:t xml:space="preserve">either directly or through </w:t>
      </w:r>
      <w:r w:rsidR="007E5530">
        <w:rPr>
          <w:rFonts w:ascii="Arial" w:hAnsi="Arial" w:cs="Arial"/>
        </w:rPr>
        <w:t xml:space="preserve">the </w:t>
      </w:r>
      <w:r w:rsidR="00497633" w:rsidRPr="002D1A91">
        <w:rPr>
          <w:rFonts w:ascii="Arial" w:hAnsi="Arial" w:cs="Arial"/>
        </w:rPr>
        <w:t xml:space="preserve">Concessionaire </w:t>
      </w:r>
      <w:r w:rsidRPr="002D1A91">
        <w:rPr>
          <w:rFonts w:ascii="Arial" w:hAnsi="Arial" w:cs="Arial"/>
        </w:rPr>
        <w:t xml:space="preserve">shall have an exclusive right to demand and implement additional fees, revenues (other than Revenues) and fines on the </w:t>
      </w:r>
      <w:r w:rsidR="004072CB" w:rsidRPr="002D1A91">
        <w:rPr>
          <w:rFonts w:ascii="Arial" w:hAnsi="Arial" w:cs="Arial"/>
        </w:rPr>
        <w:t xml:space="preserve">Project </w:t>
      </w:r>
      <w:r w:rsidRPr="002D1A91">
        <w:rPr>
          <w:rFonts w:ascii="Arial" w:hAnsi="Arial" w:cs="Arial"/>
        </w:rPr>
        <w:t>in accordance with Applicable Laws</w:t>
      </w:r>
      <w:r w:rsidR="00445C78">
        <w:rPr>
          <w:rFonts w:ascii="Arial" w:hAnsi="Arial" w:cs="Arial"/>
        </w:rPr>
        <w:t>.</w:t>
      </w:r>
      <w:r w:rsidRPr="002D1A91">
        <w:rPr>
          <w:rFonts w:ascii="Arial" w:hAnsi="Arial" w:cs="Arial"/>
        </w:rPr>
        <w:t xml:space="preserve">. </w:t>
      </w:r>
    </w:p>
    <w:p w14:paraId="2CEC5927" w14:textId="77777777" w:rsidR="00D96016" w:rsidRPr="002D1A91" w:rsidRDefault="00D96016" w:rsidP="007A049F">
      <w:pPr>
        <w:pStyle w:val="ColorfulList-Accent11"/>
        <w:spacing w:line="240" w:lineRule="auto"/>
        <w:jc w:val="both"/>
        <w:rPr>
          <w:rFonts w:ascii="Arial" w:hAnsi="Arial" w:cs="Arial"/>
        </w:rPr>
      </w:pPr>
    </w:p>
    <w:p w14:paraId="5984FAC2" w14:textId="32BAFD20" w:rsidR="00D96016" w:rsidRPr="002D1A91" w:rsidRDefault="00424A15" w:rsidP="007A049F">
      <w:pPr>
        <w:pStyle w:val="Heading2"/>
        <w:spacing w:line="240" w:lineRule="auto"/>
        <w:ind w:left="720"/>
        <w:jc w:val="both"/>
        <w:rPr>
          <w:rFonts w:ascii="Arial" w:hAnsi="Arial" w:cs="Arial"/>
          <w:u w:val="single"/>
        </w:rPr>
      </w:pPr>
      <w:bookmarkStart w:id="201" w:name="_Toc333899960"/>
      <w:r w:rsidRPr="002D1A91">
        <w:rPr>
          <w:rFonts w:ascii="Arial" w:hAnsi="Arial" w:cs="Arial"/>
          <w:u w:val="single"/>
        </w:rPr>
        <w:t xml:space="preserve"> AGENCY </w:t>
      </w:r>
      <w:r w:rsidR="00D96016" w:rsidRPr="002D1A91">
        <w:rPr>
          <w:rFonts w:ascii="Arial" w:hAnsi="Arial" w:cs="Arial"/>
          <w:u w:val="single"/>
        </w:rPr>
        <w:t>Representative</w:t>
      </w:r>
      <w:bookmarkEnd w:id="201"/>
    </w:p>
    <w:p w14:paraId="5D94BA31" w14:textId="77777777" w:rsidR="00D96016" w:rsidRPr="002D1A91" w:rsidRDefault="00D96016" w:rsidP="007A049F">
      <w:pPr>
        <w:pStyle w:val="ColorfulList-Accent11"/>
        <w:spacing w:line="240" w:lineRule="auto"/>
        <w:jc w:val="both"/>
        <w:rPr>
          <w:rFonts w:ascii="Arial" w:hAnsi="Arial" w:cs="Arial"/>
        </w:rPr>
      </w:pPr>
    </w:p>
    <w:p w14:paraId="2DB7E236" w14:textId="312EA006" w:rsidR="00D96016" w:rsidRPr="002D1A91" w:rsidRDefault="00D96016" w:rsidP="007A049F">
      <w:pPr>
        <w:pStyle w:val="ColorfulList-Accent11"/>
        <w:numPr>
          <w:ilvl w:val="2"/>
          <w:numId w:val="2"/>
        </w:numPr>
        <w:spacing w:line="240" w:lineRule="auto"/>
        <w:ind w:left="720"/>
        <w:jc w:val="both"/>
        <w:rPr>
          <w:rFonts w:ascii="Arial" w:hAnsi="Arial" w:cs="Arial"/>
        </w:rPr>
      </w:pPr>
      <w:bookmarkStart w:id="202" w:name="_Toc333899961"/>
      <w:r w:rsidRPr="002D1A91">
        <w:rPr>
          <w:rFonts w:ascii="Arial" w:hAnsi="Arial" w:cs="Arial"/>
          <w:bCs/>
        </w:rPr>
        <w:t xml:space="preserve">Unless already appointed prior to the Effective Date, the </w:t>
      </w:r>
      <w:r w:rsidR="00424A15" w:rsidRPr="002D1A91">
        <w:rPr>
          <w:rFonts w:ascii="Arial" w:hAnsi="Arial" w:cs="Arial"/>
          <w:bCs/>
        </w:rPr>
        <w:t xml:space="preserve"> </w:t>
      </w:r>
      <w:r w:rsidR="00424A15" w:rsidRPr="002D1A91">
        <w:rPr>
          <w:rFonts w:ascii="Arial" w:hAnsi="Arial" w:cs="Arial"/>
        </w:rPr>
        <w:t xml:space="preserve">Agency </w:t>
      </w:r>
      <w:r w:rsidRPr="002D1A91">
        <w:rPr>
          <w:rFonts w:ascii="Arial" w:hAnsi="Arial" w:cs="Arial"/>
          <w:bCs/>
        </w:rPr>
        <w:t xml:space="preserve">shall, within seven (7) days following the Effective Date, appoint its representative duly authorized to deal on its behalf to facilitate  all matters under or arising out of or relating to the  </w:t>
      </w:r>
      <w:r w:rsidR="00424A15" w:rsidRPr="002D1A91">
        <w:rPr>
          <w:rFonts w:ascii="Arial" w:hAnsi="Arial" w:cs="Arial"/>
        </w:rPr>
        <w:t xml:space="preserve">Agency </w:t>
      </w:r>
      <w:r w:rsidRPr="002D1A91">
        <w:rPr>
          <w:rFonts w:ascii="Arial" w:hAnsi="Arial" w:cs="Arial"/>
          <w:bCs/>
        </w:rPr>
        <w:t xml:space="preserve">Agreements (the </w:t>
      </w:r>
      <w:r w:rsidR="00424A15" w:rsidRPr="002D1A91">
        <w:rPr>
          <w:rFonts w:ascii="Arial" w:hAnsi="Arial" w:cs="Arial"/>
        </w:rPr>
        <w:t xml:space="preserve">Agency </w:t>
      </w:r>
      <w:r w:rsidRPr="002D1A91">
        <w:rPr>
          <w:rFonts w:ascii="Arial" w:hAnsi="Arial" w:cs="Arial"/>
          <w:b/>
          <w:bCs/>
        </w:rPr>
        <w:t>Representative</w:t>
      </w:r>
      <w:r w:rsidRPr="002D1A91">
        <w:rPr>
          <w:rFonts w:ascii="Arial" w:hAnsi="Arial" w:cs="Arial"/>
          <w:bCs/>
        </w:rPr>
        <w:t xml:space="preserve">). The </w:t>
      </w:r>
      <w:r w:rsidR="00424A15" w:rsidRPr="002D1A91">
        <w:rPr>
          <w:rFonts w:ascii="Arial" w:hAnsi="Arial" w:cs="Arial"/>
        </w:rPr>
        <w:t xml:space="preserve">Agency </w:t>
      </w:r>
      <w:r w:rsidRPr="002D1A91">
        <w:rPr>
          <w:rFonts w:ascii="Arial" w:hAnsi="Arial" w:cs="Arial"/>
          <w:bCs/>
        </w:rPr>
        <w:t xml:space="preserve">may, by notice in writing to the Concessionaire, substitute the  </w:t>
      </w:r>
      <w:r w:rsidR="00424A15" w:rsidRPr="002D1A91">
        <w:rPr>
          <w:rFonts w:ascii="Arial" w:hAnsi="Arial" w:cs="Arial"/>
        </w:rPr>
        <w:t xml:space="preserve">Agency </w:t>
      </w:r>
      <w:r w:rsidRPr="002D1A91">
        <w:rPr>
          <w:rFonts w:ascii="Arial" w:hAnsi="Arial" w:cs="Arial"/>
          <w:bCs/>
        </w:rPr>
        <w:t xml:space="preserve">Representative at its discretion at any time. </w:t>
      </w:r>
    </w:p>
    <w:p w14:paraId="026E077D" w14:textId="77777777" w:rsidR="00D96016" w:rsidRPr="002D1A91" w:rsidRDefault="00D96016" w:rsidP="007A049F">
      <w:pPr>
        <w:pStyle w:val="ColorfulList-Accent11"/>
        <w:spacing w:line="240" w:lineRule="auto"/>
        <w:jc w:val="both"/>
        <w:rPr>
          <w:rFonts w:ascii="Arial" w:hAnsi="Arial" w:cs="Arial"/>
        </w:rPr>
      </w:pPr>
    </w:p>
    <w:p w14:paraId="52220007" w14:textId="63D7AB05"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424A15" w:rsidRPr="002D1A91">
        <w:rPr>
          <w:rFonts w:ascii="Arial" w:hAnsi="Arial" w:cs="Arial"/>
        </w:rPr>
        <w:t xml:space="preserve">Agency </w:t>
      </w:r>
      <w:r w:rsidRPr="002D1A91">
        <w:rPr>
          <w:rFonts w:ascii="Arial" w:hAnsi="Arial" w:cs="Arial"/>
        </w:rPr>
        <w:t xml:space="preserve">Representative shall oversee the day to day implementation of the Project and facilitate implementation of the Project in accordance with the  </w:t>
      </w:r>
      <w:r w:rsidR="00424A15" w:rsidRPr="002D1A91">
        <w:rPr>
          <w:rFonts w:ascii="Arial" w:hAnsi="Arial" w:cs="Arial"/>
        </w:rPr>
        <w:t xml:space="preserve">Agency </w:t>
      </w:r>
      <w:r w:rsidRPr="002D1A91">
        <w:rPr>
          <w:rFonts w:ascii="Arial" w:hAnsi="Arial" w:cs="Arial"/>
        </w:rPr>
        <w:t>Agreements.</w:t>
      </w:r>
    </w:p>
    <w:p w14:paraId="7D680088" w14:textId="77777777" w:rsidR="00D96016" w:rsidRPr="002D1A91" w:rsidRDefault="00D96016" w:rsidP="007A049F">
      <w:pPr>
        <w:pStyle w:val="ColorfulList-Accent11"/>
        <w:spacing w:line="240" w:lineRule="auto"/>
        <w:jc w:val="both"/>
        <w:rPr>
          <w:rFonts w:ascii="Arial" w:hAnsi="Arial" w:cs="Arial"/>
        </w:rPr>
      </w:pPr>
    </w:p>
    <w:p w14:paraId="19E95925" w14:textId="63C8D055"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The function of the  </w:t>
      </w:r>
      <w:r w:rsidR="00424A15" w:rsidRPr="002D1A91">
        <w:rPr>
          <w:rFonts w:ascii="Arial" w:hAnsi="Arial" w:cs="Arial"/>
        </w:rPr>
        <w:t xml:space="preserve">Agency </w:t>
      </w:r>
      <w:r w:rsidRPr="002D1A91">
        <w:rPr>
          <w:rFonts w:ascii="Arial" w:hAnsi="Arial" w:cs="Arial"/>
        </w:rPr>
        <w:t>Representative shall be:</w:t>
      </w:r>
    </w:p>
    <w:p w14:paraId="280D9E1C" w14:textId="77777777" w:rsidR="00D96016" w:rsidRPr="002D1A91" w:rsidRDefault="00D96016" w:rsidP="007A049F">
      <w:pPr>
        <w:pStyle w:val="ColorfulList-Accent11"/>
        <w:spacing w:line="240" w:lineRule="auto"/>
        <w:jc w:val="both"/>
        <w:rPr>
          <w:rFonts w:ascii="Arial" w:hAnsi="Arial" w:cs="Arial"/>
        </w:rPr>
      </w:pPr>
    </w:p>
    <w:p w14:paraId="2D775E75" w14:textId="31088075" w:rsidR="00D96016" w:rsidRPr="002D1A91" w:rsidRDefault="00D96016" w:rsidP="00D86CA8">
      <w:pPr>
        <w:pStyle w:val="ColorfulList-Accent11"/>
        <w:numPr>
          <w:ilvl w:val="0"/>
          <w:numId w:val="124"/>
        </w:numPr>
        <w:spacing w:line="240" w:lineRule="auto"/>
        <w:ind w:left="1418" w:hanging="698"/>
        <w:jc w:val="both"/>
        <w:rPr>
          <w:rFonts w:ascii="Arial" w:hAnsi="Arial" w:cs="Arial"/>
        </w:rPr>
      </w:pPr>
      <w:r w:rsidRPr="002D1A91">
        <w:rPr>
          <w:rFonts w:ascii="Arial" w:hAnsi="Arial" w:cs="Arial"/>
        </w:rPr>
        <w:t>to protect the interest of</w:t>
      </w:r>
      <w:r w:rsidR="007E5530">
        <w:rPr>
          <w:rFonts w:ascii="Arial" w:hAnsi="Arial" w:cs="Arial"/>
        </w:rPr>
        <w:t xml:space="preserve"> the</w:t>
      </w:r>
      <w:r w:rsidRPr="002D1A91">
        <w:rPr>
          <w:rFonts w:ascii="Arial" w:hAnsi="Arial" w:cs="Arial"/>
        </w:rPr>
        <w:t xml:space="preserve">  </w:t>
      </w:r>
      <w:r w:rsidR="00424A15" w:rsidRPr="002D1A91">
        <w:rPr>
          <w:rFonts w:ascii="Arial" w:hAnsi="Arial" w:cs="Arial"/>
        </w:rPr>
        <w:t xml:space="preserve">Agency </w:t>
      </w:r>
      <w:r w:rsidRPr="002D1A91">
        <w:rPr>
          <w:rFonts w:ascii="Arial" w:hAnsi="Arial" w:cs="Arial"/>
        </w:rPr>
        <w:t xml:space="preserve">by ensuring through monitoring and inspecting that the progress of  </w:t>
      </w:r>
      <w:r w:rsidR="008823AD" w:rsidRPr="002D1A91">
        <w:rPr>
          <w:rFonts w:ascii="Arial" w:hAnsi="Arial" w:cs="Arial"/>
        </w:rPr>
        <w:t>Development</w:t>
      </w:r>
      <w:r w:rsidR="007D3CAC">
        <w:rPr>
          <w:rFonts w:ascii="Arial" w:hAnsi="Arial" w:cs="Arial"/>
        </w:rPr>
        <w:t xml:space="preserve"> </w:t>
      </w:r>
      <w:r w:rsidRPr="002D1A91">
        <w:rPr>
          <w:rFonts w:ascii="Arial" w:hAnsi="Arial" w:cs="Arial"/>
        </w:rPr>
        <w:t>Works and O</w:t>
      </w:r>
      <w:r w:rsidR="007E5530">
        <w:rPr>
          <w:rFonts w:ascii="Arial" w:hAnsi="Arial" w:cs="Arial"/>
        </w:rPr>
        <w:t>Operation and Maintenance</w:t>
      </w:r>
      <w:r w:rsidRPr="002D1A91">
        <w:rPr>
          <w:rFonts w:ascii="Arial" w:hAnsi="Arial" w:cs="Arial"/>
        </w:rPr>
        <w:t xml:space="preserve">, the supervision of which shall be carried out by the Independent Engineer, in accordance with this Agreement, according to the Applicable Laws, </w:t>
      </w:r>
      <w:bookmarkStart w:id="203" w:name="_Hlk226108411"/>
      <w:r w:rsidRPr="002D1A91">
        <w:rPr>
          <w:rFonts w:ascii="Arial" w:hAnsi="Arial" w:cs="Arial"/>
        </w:rPr>
        <w:t xml:space="preserve">Project Requirements, Good Industry Practice </w:t>
      </w:r>
      <w:bookmarkEnd w:id="203"/>
      <w:r w:rsidRPr="002D1A91">
        <w:rPr>
          <w:rFonts w:ascii="Arial" w:hAnsi="Arial" w:cs="Arial"/>
        </w:rPr>
        <w:t>and international standards;</w:t>
      </w:r>
    </w:p>
    <w:p w14:paraId="576F7084" w14:textId="77777777" w:rsidR="00D96016" w:rsidRPr="002D1A91" w:rsidRDefault="00D96016" w:rsidP="007A049F">
      <w:pPr>
        <w:pStyle w:val="ColorfulList-Accent11"/>
        <w:spacing w:line="240" w:lineRule="auto"/>
        <w:ind w:left="0"/>
        <w:jc w:val="both"/>
        <w:rPr>
          <w:rFonts w:ascii="Arial" w:hAnsi="Arial" w:cs="Arial"/>
        </w:rPr>
      </w:pPr>
    </w:p>
    <w:p w14:paraId="693C52C4" w14:textId="2E34DEF9" w:rsidR="00D96016" w:rsidRPr="002D1A91" w:rsidRDefault="007E5530" w:rsidP="00D86CA8">
      <w:pPr>
        <w:pStyle w:val="ColorfulList-Accent11"/>
        <w:numPr>
          <w:ilvl w:val="0"/>
          <w:numId w:val="124"/>
        </w:numPr>
        <w:spacing w:line="240" w:lineRule="auto"/>
        <w:ind w:left="1418" w:hanging="698"/>
        <w:jc w:val="both"/>
        <w:rPr>
          <w:rFonts w:ascii="Arial" w:hAnsi="Arial" w:cs="Arial"/>
        </w:rPr>
      </w:pPr>
      <w:r>
        <w:rPr>
          <w:rFonts w:ascii="Arial" w:hAnsi="Arial" w:cs="Arial"/>
        </w:rPr>
        <w:t xml:space="preserve">to </w:t>
      </w:r>
      <w:r w:rsidR="00D96016" w:rsidRPr="002D1A91">
        <w:rPr>
          <w:rFonts w:ascii="Arial" w:hAnsi="Arial" w:cs="Arial"/>
        </w:rPr>
        <w:t xml:space="preserve">oversee that the Concessionaire complies with all </w:t>
      </w:r>
      <w:r w:rsidR="00AD6A9F" w:rsidRPr="002D1A91">
        <w:rPr>
          <w:rFonts w:ascii="Arial" w:hAnsi="Arial" w:cs="Arial"/>
        </w:rPr>
        <w:t xml:space="preserve">applicable </w:t>
      </w:r>
      <w:r w:rsidR="00D96016" w:rsidRPr="002D1A91">
        <w:rPr>
          <w:rFonts w:ascii="Arial" w:hAnsi="Arial" w:cs="Arial"/>
        </w:rPr>
        <w:t>safety standards in accordance with Good Industry Practice;</w:t>
      </w:r>
    </w:p>
    <w:p w14:paraId="4A4008BD" w14:textId="77777777" w:rsidR="00D96016" w:rsidRPr="002D1A91" w:rsidRDefault="00D96016" w:rsidP="007A049F">
      <w:pPr>
        <w:pStyle w:val="ListParagraph"/>
        <w:spacing w:line="240" w:lineRule="auto"/>
        <w:rPr>
          <w:rFonts w:ascii="Arial" w:hAnsi="Arial" w:cs="Arial"/>
        </w:rPr>
      </w:pPr>
    </w:p>
    <w:p w14:paraId="159C04D8" w14:textId="28284E32" w:rsidR="00D96016" w:rsidRPr="002D1A91" w:rsidRDefault="00D96016" w:rsidP="00D86CA8">
      <w:pPr>
        <w:pStyle w:val="ColorfulList-Accent11"/>
        <w:numPr>
          <w:ilvl w:val="0"/>
          <w:numId w:val="124"/>
        </w:numPr>
        <w:spacing w:line="240" w:lineRule="auto"/>
        <w:ind w:left="1418" w:hanging="698"/>
        <w:jc w:val="both"/>
        <w:rPr>
          <w:rFonts w:ascii="Arial" w:hAnsi="Arial" w:cs="Arial"/>
        </w:rPr>
      </w:pPr>
      <w:r w:rsidRPr="002D1A91">
        <w:rPr>
          <w:rFonts w:ascii="Arial" w:hAnsi="Arial" w:cs="Arial"/>
        </w:rPr>
        <w:t>coordinate and organize services to be provided by other agencies including public utility agencies</w:t>
      </w:r>
      <w:r w:rsidR="00E37CAC" w:rsidRPr="002D1A91">
        <w:rPr>
          <w:rFonts w:ascii="Arial" w:hAnsi="Arial" w:cs="Arial"/>
        </w:rPr>
        <w:t xml:space="preserve"> and</w:t>
      </w:r>
      <w:r w:rsidRPr="002D1A91">
        <w:rPr>
          <w:rFonts w:ascii="Arial" w:hAnsi="Arial" w:cs="Arial"/>
        </w:rPr>
        <w:t xml:space="preserve">emergency services during the </w:t>
      </w:r>
      <w:r w:rsidR="00E37CAC" w:rsidRPr="002D1A91">
        <w:rPr>
          <w:rFonts w:ascii="Arial" w:hAnsi="Arial" w:cs="Arial"/>
        </w:rPr>
        <w:t>development</w:t>
      </w:r>
      <w:r w:rsidRPr="002D1A91">
        <w:rPr>
          <w:rFonts w:ascii="Arial" w:hAnsi="Arial" w:cs="Arial"/>
        </w:rPr>
        <w:t xml:space="preserve"> of the </w:t>
      </w:r>
      <w:r w:rsidRPr="006A4CA4">
        <w:rPr>
          <w:rFonts w:ascii="Arial" w:hAnsi="Arial" w:cs="Arial"/>
        </w:rPr>
        <w:t>Project Facilities</w:t>
      </w:r>
      <w:r w:rsidRPr="002D1A91">
        <w:rPr>
          <w:rFonts w:ascii="Arial" w:hAnsi="Arial" w:cs="Arial"/>
        </w:rPr>
        <w:t>;</w:t>
      </w:r>
      <w:r w:rsidR="00482916" w:rsidRPr="002D1A91">
        <w:rPr>
          <w:rFonts w:ascii="Arial" w:hAnsi="Arial" w:cs="Arial"/>
        </w:rPr>
        <w:t xml:space="preserve"> and</w:t>
      </w:r>
    </w:p>
    <w:p w14:paraId="1D727F34" w14:textId="77777777" w:rsidR="00D96016" w:rsidRPr="002D1A91" w:rsidRDefault="00D96016" w:rsidP="007A049F">
      <w:pPr>
        <w:pStyle w:val="ListParagraph"/>
        <w:spacing w:line="240" w:lineRule="auto"/>
        <w:rPr>
          <w:rFonts w:ascii="Arial" w:hAnsi="Arial" w:cs="Arial"/>
        </w:rPr>
      </w:pPr>
    </w:p>
    <w:p w14:paraId="4C86B23A" w14:textId="38AC2747" w:rsidR="00D96016" w:rsidRPr="002D1A91" w:rsidRDefault="00D96016" w:rsidP="00D86CA8">
      <w:pPr>
        <w:pStyle w:val="ColorfulList-Accent11"/>
        <w:numPr>
          <w:ilvl w:val="0"/>
          <w:numId w:val="124"/>
        </w:numPr>
        <w:spacing w:line="240" w:lineRule="auto"/>
        <w:ind w:left="1418" w:hanging="698"/>
        <w:jc w:val="both"/>
        <w:rPr>
          <w:rFonts w:ascii="Arial" w:hAnsi="Arial" w:cs="Arial"/>
        </w:rPr>
      </w:pPr>
      <w:r w:rsidRPr="002D1A91">
        <w:rPr>
          <w:rFonts w:ascii="Arial" w:hAnsi="Arial" w:cs="Arial"/>
        </w:rPr>
        <w:t xml:space="preserve">clarify and resolve with the Concessionaire Authorized Representative, the Independent Engineer, the Independent Auditor any difficulties and disputes arising pursuant to this </w:t>
      </w:r>
      <w:r w:rsidR="00BF5F6C" w:rsidRPr="002D1A91">
        <w:rPr>
          <w:rFonts w:ascii="Arial" w:hAnsi="Arial" w:cs="Arial"/>
        </w:rPr>
        <w:t>Agreement and</w:t>
      </w:r>
      <w:r w:rsidRPr="002D1A91">
        <w:rPr>
          <w:rFonts w:ascii="Arial" w:hAnsi="Arial" w:cs="Arial"/>
        </w:rPr>
        <w:t xml:space="preserve"> manage any complaints by or against third parties.</w:t>
      </w:r>
    </w:p>
    <w:bookmarkEnd w:id="202"/>
    <w:p w14:paraId="667027B8" w14:textId="77777777" w:rsidR="00D96016" w:rsidRPr="002D1A91" w:rsidRDefault="00D96016" w:rsidP="007A049F">
      <w:pPr>
        <w:pStyle w:val="ColorfulList-Accent11"/>
        <w:spacing w:line="240" w:lineRule="auto"/>
        <w:ind w:left="0"/>
        <w:jc w:val="both"/>
        <w:rPr>
          <w:rFonts w:ascii="Arial" w:hAnsi="Arial" w:cs="Arial"/>
          <w:b/>
          <w:smallCaps/>
        </w:rPr>
      </w:pPr>
    </w:p>
    <w:p w14:paraId="77B0B713" w14:textId="70605DAE" w:rsidR="00D96016" w:rsidRPr="002D1A91" w:rsidRDefault="00424A15" w:rsidP="007A049F">
      <w:pPr>
        <w:pStyle w:val="Heading2"/>
        <w:spacing w:line="240" w:lineRule="auto"/>
        <w:ind w:left="720"/>
        <w:jc w:val="both"/>
        <w:rPr>
          <w:rFonts w:ascii="Arial" w:hAnsi="Arial" w:cs="Arial"/>
          <w:u w:val="single"/>
        </w:rPr>
      </w:pPr>
      <w:bookmarkStart w:id="204" w:name="_Toc333899962"/>
      <w:r w:rsidRPr="002D1A91">
        <w:rPr>
          <w:rFonts w:ascii="Arial" w:hAnsi="Arial" w:cs="Arial"/>
          <w:u w:val="single"/>
        </w:rPr>
        <w:t xml:space="preserve"> AGENCY </w:t>
      </w:r>
      <w:r w:rsidR="00D96016" w:rsidRPr="002D1A91">
        <w:rPr>
          <w:rFonts w:ascii="Arial" w:hAnsi="Arial" w:cs="Arial"/>
          <w:u w:val="single"/>
        </w:rPr>
        <w:t>Overriding Power</w:t>
      </w:r>
      <w:bookmarkEnd w:id="204"/>
      <w:r w:rsidR="00D96016" w:rsidRPr="002D1A91">
        <w:rPr>
          <w:rFonts w:ascii="Arial" w:hAnsi="Arial" w:cs="Arial"/>
          <w:u w:val="single"/>
        </w:rPr>
        <w:t>s</w:t>
      </w:r>
    </w:p>
    <w:p w14:paraId="516C500F" w14:textId="77777777" w:rsidR="00D96016" w:rsidRPr="002D1A91" w:rsidRDefault="00D96016" w:rsidP="007A049F">
      <w:pPr>
        <w:pStyle w:val="ColorfulList-Accent11"/>
        <w:spacing w:line="240" w:lineRule="auto"/>
        <w:jc w:val="both"/>
        <w:rPr>
          <w:rFonts w:ascii="Arial" w:hAnsi="Arial" w:cs="Arial"/>
        </w:rPr>
      </w:pPr>
    </w:p>
    <w:p w14:paraId="4348288A" w14:textId="31E98623"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Notwithstanding anything contained in this Agreement, the  </w:t>
      </w:r>
      <w:r w:rsidR="00424A15" w:rsidRPr="002D1A91">
        <w:rPr>
          <w:rFonts w:ascii="Arial" w:hAnsi="Arial" w:cs="Arial"/>
        </w:rPr>
        <w:t xml:space="preserve">Agency </w:t>
      </w:r>
      <w:r w:rsidRPr="002D1A91">
        <w:rPr>
          <w:rFonts w:ascii="Arial" w:hAnsi="Arial" w:cs="Arial"/>
        </w:rPr>
        <w:t xml:space="preserve">shall have the right upon the occurrence of a national emergency, civil commotion and/or as a consequence of a Force Majeure Event, to take over the performance of any or all the obligations of the Concessionaire to the extent deemed necessary by the  </w:t>
      </w:r>
      <w:r w:rsidR="00424A15" w:rsidRPr="002D1A91">
        <w:rPr>
          <w:rFonts w:ascii="Arial" w:hAnsi="Arial" w:cs="Arial"/>
        </w:rPr>
        <w:t xml:space="preserve">Agency </w:t>
      </w:r>
      <w:r w:rsidRPr="002D1A91">
        <w:rPr>
          <w:rFonts w:ascii="Arial" w:hAnsi="Arial" w:cs="Arial"/>
        </w:rPr>
        <w:t xml:space="preserve">or as directed by the relevant Government Authority, and exercise such control over the Concession Assets and/or give such directions to the Concessionaire as may be deemed necessary by the </w:t>
      </w:r>
      <w:r w:rsidR="00424A15" w:rsidRPr="002D1A91">
        <w:rPr>
          <w:rFonts w:ascii="Arial" w:hAnsi="Arial" w:cs="Arial"/>
        </w:rPr>
        <w:t xml:space="preserve"> Agency</w:t>
      </w:r>
      <w:r w:rsidRPr="002D1A91">
        <w:rPr>
          <w:rFonts w:ascii="Arial" w:hAnsi="Arial" w:cs="Arial"/>
        </w:rPr>
        <w:t xml:space="preserve">; provided, however, that the exercise of such overriding powers by the  </w:t>
      </w:r>
      <w:r w:rsidR="00424A15" w:rsidRPr="002D1A91">
        <w:rPr>
          <w:rFonts w:ascii="Arial" w:hAnsi="Arial" w:cs="Arial"/>
        </w:rPr>
        <w:t xml:space="preserve">Agency </w:t>
      </w:r>
      <w:r w:rsidRPr="002D1A91">
        <w:rPr>
          <w:rFonts w:ascii="Arial" w:hAnsi="Arial" w:cs="Arial"/>
        </w:rPr>
        <w:t xml:space="preserve">shall be of no greater scope and of no longer duration than is reasonably required in the circumstances which causes the exercise of such overriding power by the  </w:t>
      </w:r>
      <w:r w:rsidR="00424A15" w:rsidRPr="002D1A91">
        <w:rPr>
          <w:rFonts w:ascii="Arial" w:hAnsi="Arial" w:cs="Arial"/>
        </w:rPr>
        <w:t xml:space="preserve">Agency </w:t>
      </w:r>
      <w:r w:rsidRPr="002D1A91">
        <w:rPr>
          <w:rFonts w:ascii="Arial" w:hAnsi="Arial" w:cs="Arial"/>
        </w:rPr>
        <w:t xml:space="preserve">(the </w:t>
      </w:r>
      <w:bookmarkStart w:id="205" w:name="_Hlk226108438"/>
      <w:r w:rsidRPr="002D1A91">
        <w:rPr>
          <w:rFonts w:ascii="Arial" w:hAnsi="Arial" w:cs="Arial"/>
          <w:b/>
        </w:rPr>
        <w:t xml:space="preserve"> </w:t>
      </w:r>
      <w:commentRangeStart w:id="206"/>
      <w:r w:rsidR="00424A15" w:rsidRPr="002D1A91">
        <w:rPr>
          <w:rFonts w:ascii="Arial" w:hAnsi="Arial" w:cs="Arial"/>
          <w:b/>
        </w:rPr>
        <w:t>Agency</w:t>
      </w:r>
      <w:r w:rsidR="00424A15" w:rsidRPr="002D1A91">
        <w:rPr>
          <w:rFonts w:ascii="Arial" w:hAnsi="Arial" w:cs="Arial"/>
        </w:rPr>
        <w:t xml:space="preserve"> </w:t>
      </w:r>
      <w:r w:rsidRPr="002D1A91">
        <w:rPr>
          <w:rFonts w:ascii="Arial" w:hAnsi="Arial" w:cs="Arial"/>
          <w:b/>
        </w:rPr>
        <w:t>Overriding Power Event</w:t>
      </w:r>
      <w:bookmarkEnd w:id="205"/>
      <w:commentRangeEnd w:id="206"/>
      <w:r w:rsidR="00AC3B36" w:rsidRPr="002D1A91">
        <w:rPr>
          <w:rStyle w:val="CommentReference"/>
          <w:rFonts w:ascii="Arial" w:hAnsi="Arial" w:cs="Arial"/>
          <w:sz w:val="22"/>
          <w:szCs w:val="22"/>
        </w:rPr>
        <w:commentReference w:id="206"/>
      </w:r>
      <w:r w:rsidRPr="002D1A91">
        <w:rPr>
          <w:rFonts w:ascii="Arial" w:hAnsi="Arial" w:cs="Arial"/>
        </w:rPr>
        <w:t xml:space="preserve">). The Concessionaire hereby agrees to act in accordance with the instructions issued by the  </w:t>
      </w:r>
      <w:r w:rsidR="00424A15" w:rsidRPr="002D1A91">
        <w:rPr>
          <w:rFonts w:ascii="Arial" w:hAnsi="Arial" w:cs="Arial"/>
        </w:rPr>
        <w:t xml:space="preserve">Agency </w:t>
      </w:r>
      <w:r w:rsidRPr="002D1A91">
        <w:rPr>
          <w:rFonts w:ascii="Arial" w:hAnsi="Arial" w:cs="Arial"/>
        </w:rPr>
        <w:t xml:space="preserve">pursuant to the provisions of this Section and undertakes to provide assistance and co-operation to the  </w:t>
      </w:r>
      <w:r w:rsidR="00424A15" w:rsidRPr="002D1A91">
        <w:rPr>
          <w:rFonts w:ascii="Arial" w:hAnsi="Arial" w:cs="Arial"/>
        </w:rPr>
        <w:t xml:space="preserve">Agency </w:t>
      </w:r>
      <w:r w:rsidRPr="002D1A91">
        <w:rPr>
          <w:rFonts w:ascii="Arial" w:hAnsi="Arial" w:cs="Arial"/>
        </w:rPr>
        <w:t xml:space="preserve">for performance of its obligations hereunder. In the event the  </w:t>
      </w:r>
      <w:r w:rsidR="00424A15" w:rsidRPr="002D1A91">
        <w:rPr>
          <w:rFonts w:ascii="Arial" w:hAnsi="Arial" w:cs="Arial"/>
        </w:rPr>
        <w:t xml:space="preserve">Agency </w:t>
      </w:r>
      <w:r w:rsidRPr="002D1A91">
        <w:rPr>
          <w:rFonts w:ascii="Arial" w:hAnsi="Arial" w:cs="Arial"/>
        </w:rPr>
        <w:t>exercises its overriding powers under this Section 8.9 (</w:t>
      </w:r>
      <w:r w:rsidRPr="002D1A91">
        <w:rPr>
          <w:rFonts w:ascii="Arial" w:hAnsi="Arial" w:cs="Arial"/>
          <w:i/>
        </w:rPr>
        <w:t xml:space="preserve"> </w:t>
      </w:r>
      <w:r w:rsidR="00424A15" w:rsidRPr="002D1A91">
        <w:rPr>
          <w:rFonts w:ascii="Arial" w:hAnsi="Arial" w:cs="Arial"/>
        </w:rPr>
        <w:t xml:space="preserve">Agency </w:t>
      </w:r>
      <w:r w:rsidRPr="002D1A91">
        <w:rPr>
          <w:rFonts w:ascii="Arial" w:hAnsi="Arial" w:cs="Arial"/>
          <w:i/>
        </w:rPr>
        <w:t>Overriding Powers</w:t>
      </w:r>
      <w:r w:rsidRPr="002D1A91">
        <w:rPr>
          <w:rFonts w:ascii="Arial" w:hAnsi="Arial" w:cs="Arial"/>
        </w:rPr>
        <w:t xml:space="preserve">) whereby the Concessionaire incurs any costs and expenses and/or is delayed in performance of its obligations under this Agreement, the Concessionaire shall be entitled to issuance of a Relief </w:t>
      </w:r>
      <w:r w:rsidR="003237EB" w:rsidRPr="002D1A91">
        <w:rPr>
          <w:rFonts w:ascii="Arial" w:hAnsi="Arial" w:cs="Arial"/>
        </w:rPr>
        <w:t xml:space="preserve">Order </w:t>
      </w:r>
      <w:r w:rsidRPr="002D1A91">
        <w:rPr>
          <w:rFonts w:ascii="Arial" w:hAnsi="Arial" w:cs="Arial"/>
        </w:rPr>
        <w:t>Request and in such case, the provisions of Article</w:t>
      </w:r>
      <w:r w:rsidR="007E5530">
        <w:rPr>
          <w:rFonts w:ascii="Arial" w:hAnsi="Arial" w:cs="Arial"/>
        </w:rPr>
        <w:t xml:space="preserve"> </w:t>
      </w:r>
      <w:r w:rsidRPr="002D1A91">
        <w:rPr>
          <w:rFonts w:ascii="Arial" w:hAnsi="Arial" w:cs="Arial"/>
        </w:rPr>
        <w:t xml:space="preserve">15 </w:t>
      </w:r>
      <w:r w:rsidRPr="002D1A91">
        <w:rPr>
          <w:rFonts w:ascii="Arial" w:hAnsi="Arial" w:cs="Arial"/>
          <w:i/>
        </w:rPr>
        <w:t>(Relief Extensions &amp; Relief Compensations)</w:t>
      </w:r>
      <w:r w:rsidRPr="002D1A91">
        <w:rPr>
          <w:rFonts w:ascii="Arial" w:hAnsi="Arial" w:cs="Arial"/>
        </w:rPr>
        <w:t xml:space="preserve"> shall apply.</w:t>
      </w:r>
    </w:p>
    <w:p w14:paraId="42480ED9" w14:textId="77777777" w:rsidR="00D96016" w:rsidRPr="002D1A91" w:rsidRDefault="00D96016" w:rsidP="007A049F">
      <w:pPr>
        <w:spacing w:line="240" w:lineRule="auto"/>
        <w:rPr>
          <w:rFonts w:ascii="Arial" w:hAnsi="Arial" w:cs="Arial"/>
        </w:rPr>
      </w:pPr>
    </w:p>
    <w:p w14:paraId="616E7711" w14:textId="77777777" w:rsidR="00D96016" w:rsidRPr="002D1A91" w:rsidRDefault="00D96016" w:rsidP="007A049F">
      <w:pPr>
        <w:pStyle w:val="Heading2"/>
        <w:spacing w:line="240" w:lineRule="auto"/>
        <w:ind w:left="720"/>
        <w:jc w:val="both"/>
        <w:rPr>
          <w:rFonts w:ascii="Arial" w:hAnsi="Arial" w:cs="Arial"/>
          <w:u w:val="single"/>
        </w:rPr>
      </w:pPr>
      <w:bookmarkStart w:id="207" w:name="_Toc333899963"/>
      <w:r w:rsidRPr="002D1A91">
        <w:rPr>
          <w:rFonts w:ascii="Arial" w:hAnsi="Arial" w:cs="Arial"/>
          <w:u w:val="single"/>
        </w:rPr>
        <w:t>Sovereign Immunity</w:t>
      </w:r>
      <w:bookmarkEnd w:id="207"/>
    </w:p>
    <w:p w14:paraId="65DAB804" w14:textId="77777777" w:rsidR="00D96016" w:rsidRPr="002D1A91" w:rsidRDefault="00D96016" w:rsidP="007A049F">
      <w:pPr>
        <w:spacing w:line="240" w:lineRule="auto"/>
        <w:jc w:val="both"/>
        <w:rPr>
          <w:rFonts w:ascii="Arial" w:hAnsi="Arial" w:cs="Arial"/>
        </w:rPr>
      </w:pPr>
    </w:p>
    <w:p w14:paraId="12D2606D" w14:textId="328187C7" w:rsidR="00D96016" w:rsidRPr="002D1A91" w:rsidRDefault="00D96016"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424A15" w:rsidRPr="002D1A91">
        <w:rPr>
          <w:rFonts w:ascii="Arial" w:hAnsi="Arial" w:cs="Arial"/>
        </w:rPr>
        <w:t xml:space="preserve">Agency </w:t>
      </w:r>
      <w:r w:rsidRPr="002D1A91">
        <w:rPr>
          <w:rFonts w:ascii="Arial" w:hAnsi="Arial" w:cs="Arial"/>
        </w:rPr>
        <w:t>unconditionally and irrevocably:</w:t>
      </w:r>
    </w:p>
    <w:p w14:paraId="2BC9E973" w14:textId="77777777" w:rsidR="00D96016" w:rsidRPr="002D1A91" w:rsidRDefault="00D96016" w:rsidP="007A049F">
      <w:pPr>
        <w:spacing w:line="240" w:lineRule="auto"/>
        <w:jc w:val="both"/>
        <w:rPr>
          <w:rFonts w:ascii="Arial" w:hAnsi="Arial" w:cs="Arial"/>
        </w:rPr>
      </w:pPr>
    </w:p>
    <w:p w14:paraId="7C0DAEED" w14:textId="4D1FCB90" w:rsidR="00D96016" w:rsidRPr="002D1A91" w:rsidRDefault="00D96016" w:rsidP="007A049F">
      <w:pPr>
        <w:pStyle w:val="ColorfulList-Accent11"/>
        <w:numPr>
          <w:ilvl w:val="0"/>
          <w:numId w:val="55"/>
        </w:numPr>
        <w:spacing w:line="240" w:lineRule="auto"/>
        <w:ind w:left="1440"/>
        <w:jc w:val="both"/>
        <w:rPr>
          <w:rFonts w:ascii="Arial" w:hAnsi="Arial" w:cs="Arial"/>
        </w:rPr>
      </w:pPr>
      <w:r w:rsidRPr="002D1A91">
        <w:rPr>
          <w:rFonts w:ascii="Arial" w:hAnsi="Arial" w:cs="Arial"/>
        </w:rPr>
        <w:t xml:space="preserve">agrees that the execution, delivery and performance by it of the </w:t>
      </w:r>
      <w:r w:rsidR="00424A15" w:rsidRPr="002D1A91">
        <w:rPr>
          <w:rFonts w:ascii="Arial" w:hAnsi="Arial" w:cs="Arial"/>
        </w:rPr>
        <w:t xml:space="preserve"> Agency </w:t>
      </w:r>
      <w:r w:rsidRPr="002D1A91">
        <w:rPr>
          <w:rFonts w:ascii="Arial" w:hAnsi="Arial" w:cs="Arial"/>
        </w:rPr>
        <w:t>Agreements and all other agreements, documents and writings relating to the same constitute private and commercial acts and not public or governmental acts;</w:t>
      </w:r>
    </w:p>
    <w:p w14:paraId="33FCA53F" w14:textId="77777777" w:rsidR="00D96016" w:rsidRPr="002D1A91" w:rsidRDefault="00D96016" w:rsidP="007A049F">
      <w:pPr>
        <w:spacing w:line="240" w:lineRule="auto"/>
        <w:jc w:val="both"/>
        <w:rPr>
          <w:rFonts w:ascii="Arial" w:hAnsi="Arial" w:cs="Arial"/>
        </w:rPr>
      </w:pPr>
    </w:p>
    <w:p w14:paraId="7E5C3222" w14:textId="0EBE02D8" w:rsidR="00D96016" w:rsidRPr="002D1A91" w:rsidRDefault="00D96016" w:rsidP="004A093A">
      <w:pPr>
        <w:pStyle w:val="ColorfulList-Accent11"/>
        <w:numPr>
          <w:ilvl w:val="0"/>
          <w:numId w:val="55"/>
        </w:numPr>
        <w:spacing w:line="240" w:lineRule="auto"/>
        <w:ind w:left="1440"/>
        <w:jc w:val="both"/>
        <w:rPr>
          <w:rFonts w:ascii="Arial" w:hAnsi="Arial" w:cs="Arial"/>
        </w:rPr>
      </w:pPr>
      <w:r w:rsidRPr="002D1A91">
        <w:rPr>
          <w:rFonts w:ascii="Arial" w:hAnsi="Arial" w:cs="Arial"/>
        </w:rPr>
        <w:t>agrees that should any proceedings be brought against it or its assets</w:t>
      </w:r>
      <w:r w:rsidR="00F94548" w:rsidRPr="002D1A91">
        <w:rPr>
          <w:rFonts w:ascii="Arial" w:hAnsi="Arial" w:cs="Arial"/>
        </w:rPr>
        <w:t xml:space="preserve"> </w:t>
      </w:r>
      <w:r w:rsidRPr="002D1A91">
        <w:rPr>
          <w:rFonts w:ascii="Arial" w:hAnsi="Arial" w:cs="Arial"/>
        </w:rPr>
        <w:t>(other than</w:t>
      </w:r>
      <w:r w:rsidRPr="002D1A91">
        <w:rPr>
          <w:rFonts w:ascii="Arial" w:hAnsi="Arial" w:cs="Arial"/>
          <w:color w:val="000000"/>
          <w:w w:val="0"/>
        </w:rPr>
        <w:t xml:space="preserve"> any of its assets which are significant in respect of national security of Pakistan (the </w:t>
      </w:r>
      <w:bookmarkStart w:id="208" w:name="_Hlk226108461"/>
      <w:r w:rsidRPr="002D1A91">
        <w:rPr>
          <w:rFonts w:ascii="Arial" w:hAnsi="Arial" w:cs="Arial"/>
          <w:b/>
          <w:color w:val="000000"/>
          <w:w w:val="0"/>
        </w:rPr>
        <w:t>Protected Assets</w:t>
      </w:r>
      <w:bookmarkEnd w:id="208"/>
      <w:r w:rsidRPr="002D1A91">
        <w:rPr>
          <w:rFonts w:ascii="Arial" w:hAnsi="Arial" w:cs="Arial"/>
          <w:color w:val="000000"/>
          <w:w w:val="0"/>
        </w:rPr>
        <w:t>)) in any jurisdiction</w:t>
      </w:r>
      <w:r w:rsidRPr="002D1A91">
        <w:rPr>
          <w:rFonts w:ascii="Arial" w:hAnsi="Arial" w:cs="Arial"/>
        </w:rPr>
        <w:t xml:space="preserve"> in relation to the  </w:t>
      </w:r>
      <w:r w:rsidR="00424A15" w:rsidRPr="002D1A91">
        <w:rPr>
          <w:rFonts w:ascii="Arial" w:hAnsi="Arial" w:cs="Arial"/>
        </w:rPr>
        <w:t xml:space="preserve">Agency </w:t>
      </w:r>
      <w:r w:rsidRPr="002D1A91">
        <w:rPr>
          <w:rFonts w:ascii="Arial" w:hAnsi="Arial" w:cs="Arial"/>
        </w:rPr>
        <w:t xml:space="preserve">Agreements or any transaction contemplated by the  </w:t>
      </w:r>
      <w:r w:rsidR="00424A15" w:rsidRPr="002D1A91">
        <w:rPr>
          <w:rFonts w:ascii="Arial" w:hAnsi="Arial" w:cs="Arial"/>
        </w:rPr>
        <w:t xml:space="preserve">Agency </w:t>
      </w:r>
      <w:r w:rsidRPr="002D1A91">
        <w:rPr>
          <w:rFonts w:ascii="Arial" w:hAnsi="Arial" w:cs="Arial"/>
        </w:rPr>
        <w:t>Agreements, no immunity, sovereign or otherwise, from such proceedings, execution, attachment or other legal process shall be claimed by or on behalf of itself or with respect to any of its assets</w:t>
      </w:r>
      <w:r w:rsidR="003723C5" w:rsidRPr="002D1A91">
        <w:rPr>
          <w:rFonts w:ascii="Arial" w:hAnsi="Arial" w:cs="Arial"/>
        </w:rPr>
        <w:t xml:space="preserve"> </w:t>
      </w:r>
      <w:r w:rsidRPr="002D1A91">
        <w:rPr>
          <w:rFonts w:ascii="Arial" w:hAnsi="Arial" w:cs="Arial"/>
          <w:color w:val="000000"/>
          <w:w w:val="0"/>
        </w:rPr>
        <w:t>(other than the Protected Assets)</w:t>
      </w:r>
      <w:r w:rsidRPr="002D1A91">
        <w:rPr>
          <w:rFonts w:ascii="Arial" w:hAnsi="Arial" w:cs="Arial"/>
        </w:rPr>
        <w:t xml:space="preserve">; </w:t>
      </w:r>
      <w:r w:rsidR="00E43F54" w:rsidRPr="002D1A91">
        <w:rPr>
          <w:rFonts w:ascii="Arial" w:hAnsi="Arial" w:cs="Arial"/>
        </w:rPr>
        <w:t xml:space="preserve">and </w:t>
      </w:r>
    </w:p>
    <w:p w14:paraId="31FC30CC" w14:textId="77777777" w:rsidR="00D96016" w:rsidRPr="002D1A91" w:rsidRDefault="00D96016" w:rsidP="007A049F">
      <w:pPr>
        <w:spacing w:line="240" w:lineRule="auto"/>
        <w:jc w:val="both"/>
        <w:rPr>
          <w:rFonts w:ascii="Arial" w:hAnsi="Arial" w:cs="Arial"/>
        </w:rPr>
      </w:pPr>
    </w:p>
    <w:p w14:paraId="32E8D20F" w14:textId="03AE955E" w:rsidR="00D96016" w:rsidRPr="002D1A91" w:rsidRDefault="00D96016" w:rsidP="007A049F">
      <w:pPr>
        <w:pStyle w:val="ColorfulList-Accent11"/>
        <w:numPr>
          <w:ilvl w:val="0"/>
          <w:numId w:val="55"/>
        </w:numPr>
        <w:spacing w:line="240" w:lineRule="auto"/>
        <w:ind w:left="1440"/>
        <w:jc w:val="both"/>
        <w:rPr>
          <w:rFonts w:ascii="Arial" w:hAnsi="Arial" w:cs="Arial"/>
        </w:rPr>
      </w:pPr>
      <w:r w:rsidRPr="002D1A91">
        <w:rPr>
          <w:rFonts w:ascii="Arial" w:hAnsi="Arial" w:cs="Arial"/>
        </w:rPr>
        <w:t xml:space="preserve">waives any such right of immunity, sovereign or otherwise, which the  </w:t>
      </w:r>
      <w:r w:rsidR="00424A15" w:rsidRPr="002D1A91">
        <w:rPr>
          <w:rFonts w:ascii="Arial" w:hAnsi="Arial" w:cs="Arial"/>
        </w:rPr>
        <w:t xml:space="preserve">Agency </w:t>
      </w:r>
      <w:r w:rsidRPr="002D1A91">
        <w:rPr>
          <w:rFonts w:ascii="Arial" w:hAnsi="Arial" w:cs="Arial"/>
        </w:rPr>
        <w:t xml:space="preserve">or its assets now has or may acquire in the </w:t>
      </w:r>
      <w:r w:rsidR="00BF5F6C" w:rsidRPr="002D1A91">
        <w:rPr>
          <w:rFonts w:ascii="Arial" w:hAnsi="Arial" w:cs="Arial"/>
        </w:rPr>
        <w:t>future</w:t>
      </w:r>
      <w:r w:rsidR="00BF5F6C" w:rsidRPr="002D1A91">
        <w:rPr>
          <w:rFonts w:ascii="Arial" w:hAnsi="Arial" w:cs="Arial"/>
          <w:color w:val="000000"/>
          <w:w w:val="0"/>
        </w:rPr>
        <w:t xml:space="preserve"> (</w:t>
      </w:r>
      <w:r w:rsidRPr="002D1A91">
        <w:rPr>
          <w:rFonts w:ascii="Arial" w:hAnsi="Arial" w:cs="Arial"/>
          <w:color w:val="000000"/>
          <w:w w:val="0"/>
        </w:rPr>
        <w:t>other than the Protected Assets)</w:t>
      </w:r>
      <w:r w:rsidRPr="002D1A91">
        <w:rPr>
          <w:rFonts w:ascii="Arial" w:hAnsi="Arial" w:cs="Arial"/>
        </w:rPr>
        <w:t xml:space="preserve">, in respect of proceedings under the  </w:t>
      </w:r>
      <w:r w:rsidR="00424A15" w:rsidRPr="002D1A91">
        <w:rPr>
          <w:rFonts w:ascii="Arial" w:hAnsi="Arial" w:cs="Arial"/>
        </w:rPr>
        <w:t xml:space="preserve">Agency </w:t>
      </w:r>
      <w:r w:rsidRPr="002D1A91">
        <w:rPr>
          <w:rFonts w:ascii="Arial" w:hAnsi="Arial" w:cs="Arial"/>
        </w:rPr>
        <w:t>Agreements</w:t>
      </w:r>
      <w:r w:rsidR="00E43F54" w:rsidRPr="002D1A91">
        <w:rPr>
          <w:rFonts w:ascii="Arial" w:hAnsi="Arial" w:cs="Arial"/>
        </w:rPr>
        <w:t>.</w:t>
      </w:r>
    </w:p>
    <w:p w14:paraId="28CF5C06" w14:textId="77777777" w:rsidR="00D96016" w:rsidRPr="002D1A91" w:rsidRDefault="00D96016" w:rsidP="007A049F">
      <w:pPr>
        <w:spacing w:line="240" w:lineRule="auto"/>
        <w:rPr>
          <w:rFonts w:ascii="Arial" w:hAnsi="Arial" w:cs="Arial"/>
          <w:b/>
          <w:smallCaps/>
        </w:rPr>
      </w:pPr>
    </w:p>
    <w:p w14:paraId="360A0C1A" w14:textId="77777777" w:rsidR="00D96016" w:rsidRPr="002D1A91" w:rsidRDefault="00D96016" w:rsidP="007A049F">
      <w:pPr>
        <w:pStyle w:val="Heading2"/>
        <w:spacing w:line="240" w:lineRule="auto"/>
        <w:ind w:left="720"/>
        <w:rPr>
          <w:rFonts w:ascii="Arial" w:hAnsi="Arial" w:cs="Arial"/>
          <w:u w:val="single"/>
        </w:rPr>
      </w:pPr>
      <w:bookmarkStart w:id="209" w:name="_Toc333899964"/>
      <w:r w:rsidRPr="002D1A91">
        <w:rPr>
          <w:rFonts w:ascii="Arial" w:hAnsi="Arial" w:cs="Arial"/>
          <w:u w:val="single"/>
        </w:rPr>
        <w:t>Without Prejudice</w:t>
      </w:r>
      <w:bookmarkEnd w:id="209"/>
    </w:p>
    <w:p w14:paraId="3A7F0495" w14:textId="77777777" w:rsidR="00D96016" w:rsidRPr="002D1A91" w:rsidRDefault="00D96016" w:rsidP="007A049F">
      <w:pPr>
        <w:pStyle w:val="ColorfulList-Accent11"/>
        <w:spacing w:line="240" w:lineRule="auto"/>
        <w:jc w:val="both"/>
        <w:rPr>
          <w:rFonts w:ascii="Arial" w:hAnsi="Arial" w:cs="Arial"/>
        </w:rPr>
      </w:pPr>
    </w:p>
    <w:p w14:paraId="35DF9861" w14:textId="6D87EA9A" w:rsidR="00D96016" w:rsidRPr="002D1A91" w:rsidRDefault="00D96016" w:rsidP="007A049F">
      <w:pPr>
        <w:numPr>
          <w:ilvl w:val="2"/>
          <w:numId w:val="2"/>
        </w:numPr>
        <w:spacing w:line="240" w:lineRule="auto"/>
        <w:ind w:left="720"/>
        <w:contextualSpacing/>
        <w:jc w:val="both"/>
        <w:rPr>
          <w:rFonts w:ascii="Arial" w:hAnsi="Arial" w:cs="Arial"/>
        </w:rPr>
      </w:pPr>
      <w:r w:rsidRPr="002D1A91">
        <w:rPr>
          <w:rFonts w:ascii="Arial" w:hAnsi="Arial" w:cs="Arial"/>
        </w:rPr>
        <w:t xml:space="preserve">The representations, warranties, undertakings, obligations, roles and responsibilities of the  </w:t>
      </w:r>
      <w:r w:rsidR="00424A15" w:rsidRPr="002D1A91">
        <w:rPr>
          <w:rFonts w:ascii="Arial" w:hAnsi="Arial" w:cs="Arial"/>
        </w:rPr>
        <w:t xml:space="preserve">Agency </w:t>
      </w:r>
      <w:r w:rsidRPr="002D1A91">
        <w:rPr>
          <w:rFonts w:ascii="Arial" w:hAnsi="Arial" w:cs="Arial"/>
        </w:rPr>
        <w:t xml:space="preserve">set out in this Article 8 </w:t>
      </w:r>
      <w:r w:rsidRPr="002D1A91">
        <w:rPr>
          <w:rFonts w:ascii="Arial" w:hAnsi="Arial" w:cs="Arial"/>
          <w:spacing w:val="2"/>
        </w:rPr>
        <w:t>(</w:t>
      </w:r>
      <w:r w:rsidRPr="002D1A91">
        <w:rPr>
          <w:rFonts w:ascii="Arial" w:hAnsi="Arial" w:cs="Arial"/>
          <w:i/>
          <w:spacing w:val="2"/>
        </w:rPr>
        <w:t xml:space="preserve"> </w:t>
      </w:r>
      <w:r w:rsidR="00424A15" w:rsidRPr="002D1A91">
        <w:rPr>
          <w:rFonts w:ascii="Arial" w:hAnsi="Arial" w:cs="Arial"/>
        </w:rPr>
        <w:t xml:space="preserve">Agency </w:t>
      </w:r>
      <w:r w:rsidRPr="002D1A91">
        <w:rPr>
          <w:rFonts w:ascii="Arial" w:hAnsi="Arial" w:cs="Arial"/>
          <w:i/>
          <w:spacing w:val="2"/>
        </w:rPr>
        <w:t xml:space="preserve">Representations, Warranties </w:t>
      </w:r>
      <w:r w:rsidR="00BF5F6C" w:rsidRPr="002D1A91">
        <w:rPr>
          <w:rFonts w:ascii="Arial" w:hAnsi="Arial" w:cs="Arial"/>
          <w:i/>
          <w:spacing w:val="2"/>
        </w:rPr>
        <w:t>and</w:t>
      </w:r>
      <w:r w:rsidRPr="002D1A91">
        <w:rPr>
          <w:rFonts w:ascii="Arial" w:hAnsi="Arial" w:cs="Arial"/>
          <w:i/>
          <w:spacing w:val="2"/>
        </w:rPr>
        <w:t xml:space="preserve"> Certain Obligations &amp; Undertakings</w:t>
      </w:r>
      <w:r w:rsidRPr="002D1A91">
        <w:rPr>
          <w:rFonts w:ascii="Arial" w:hAnsi="Arial" w:cs="Arial"/>
          <w:spacing w:val="2"/>
        </w:rPr>
        <w:t xml:space="preserve">) </w:t>
      </w:r>
      <w:r w:rsidRPr="002D1A91">
        <w:rPr>
          <w:rFonts w:ascii="Arial" w:hAnsi="Arial" w:cs="Arial"/>
        </w:rPr>
        <w:t xml:space="preserve">shall not limit or prejudice in any manner the representations, warranties, undertakings, obligations, roles and responsibilities of the </w:t>
      </w:r>
      <w:r w:rsidR="009A4388">
        <w:rPr>
          <w:rFonts w:ascii="Arial" w:hAnsi="Arial" w:cs="Arial"/>
        </w:rPr>
        <w:t xml:space="preserve">Agency </w:t>
      </w:r>
      <w:r w:rsidRPr="002D1A91">
        <w:rPr>
          <w:rFonts w:ascii="Arial" w:hAnsi="Arial" w:cs="Arial"/>
        </w:rPr>
        <w:t xml:space="preserve">set out elsewhere in the  </w:t>
      </w:r>
      <w:r w:rsidR="00424A15" w:rsidRPr="002D1A91">
        <w:rPr>
          <w:rFonts w:ascii="Arial" w:hAnsi="Arial" w:cs="Arial"/>
        </w:rPr>
        <w:t xml:space="preserve">Agency </w:t>
      </w:r>
      <w:r w:rsidRPr="002D1A91">
        <w:rPr>
          <w:rFonts w:ascii="Arial" w:hAnsi="Arial" w:cs="Arial"/>
        </w:rPr>
        <w:t>Agreements.</w:t>
      </w:r>
    </w:p>
    <w:p w14:paraId="5DE58951" w14:textId="77777777" w:rsidR="00A43C4E" w:rsidRPr="002D1A91" w:rsidRDefault="00A43C4E" w:rsidP="007A049F">
      <w:pPr>
        <w:spacing w:line="240" w:lineRule="auto"/>
        <w:rPr>
          <w:rFonts w:ascii="Arial" w:hAnsi="Arial" w:cs="Arial"/>
        </w:rPr>
      </w:pPr>
    </w:p>
    <w:p w14:paraId="49D1DE96" w14:textId="77777777" w:rsidR="00A43C4E" w:rsidRPr="002D1A91" w:rsidRDefault="00A43C4E" w:rsidP="007A049F">
      <w:pPr>
        <w:pStyle w:val="Heading2"/>
        <w:spacing w:line="240" w:lineRule="auto"/>
        <w:ind w:left="720"/>
        <w:jc w:val="both"/>
        <w:rPr>
          <w:rFonts w:ascii="Arial" w:hAnsi="Arial" w:cs="Arial"/>
          <w:u w:val="single"/>
        </w:rPr>
      </w:pPr>
      <w:r w:rsidRPr="002D1A91">
        <w:rPr>
          <w:rFonts w:ascii="Arial" w:hAnsi="Arial" w:cs="Arial"/>
          <w:u w:val="single"/>
        </w:rPr>
        <w:t>Project Management</w:t>
      </w:r>
      <w:r w:rsidR="0022755E" w:rsidRPr="002D1A91">
        <w:rPr>
          <w:rFonts w:ascii="Arial" w:hAnsi="Arial" w:cs="Arial"/>
          <w:u w:val="single"/>
        </w:rPr>
        <w:t xml:space="preserve"> </w:t>
      </w:r>
      <w:r w:rsidRPr="002D1A91">
        <w:rPr>
          <w:rFonts w:ascii="Arial" w:hAnsi="Arial" w:cs="Arial"/>
          <w:u w:val="single"/>
        </w:rPr>
        <w:t>/</w:t>
      </w:r>
      <w:r w:rsidR="0022755E" w:rsidRPr="002D1A91">
        <w:rPr>
          <w:rFonts w:ascii="Arial" w:hAnsi="Arial" w:cs="Arial"/>
          <w:u w:val="single"/>
        </w:rPr>
        <w:t xml:space="preserve"> </w:t>
      </w:r>
      <w:r w:rsidRPr="002D1A91">
        <w:rPr>
          <w:rFonts w:ascii="Arial" w:hAnsi="Arial" w:cs="Arial"/>
          <w:u w:val="single"/>
        </w:rPr>
        <w:t>Implementation Unit</w:t>
      </w:r>
    </w:p>
    <w:p w14:paraId="13550B7E" w14:textId="77777777" w:rsidR="00A43C4E" w:rsidRPr="002D1A91" w:rsidRDefault="00A43C4E" w:rsidP="007A049F">
      <w:pPr>
        <w:spacing w:line="240" w:lineRule="auto"/>
        <w:jc w:val="both"/>
        <w:rPr>
          <w:rFonts w:ascii="Arial" w:hAnsi="Arial" w:cs="Arial"/>
        </w:rPr>
      </w:pPr>
    </w:p>
    <w:p w14:paraId="40A6A2EF" w14:textId="124011F4" w:rsidR="00A43C4E" w:rsidRPr="002D1A91" w:rsidRDefault="00A43C4E" w:rsidP="007A049F">
      <w:pPr>
        <w:pStyle w:val="ColorfulList-Accent11"/>
        <w:numPr>
          <w:ilvl w:val="2"/>
          <w:numId w:val="2"/>
        </w:numPr>
        <w:spacing w:line="240" w:lineRule="auto"/>
        <w:ind w:left="720"/>
        <w:jc w:val="both"/>
        <w:rPr>
          <w:rFonts w:ascii="Arial" w:hAnsi="Arial" w:cs="Arial"/>
        </w:rPr>
      </w:pPr>
      <w:r w:rsidRPr="002D1A91">
        <w:rPr>
          <w:rFonts w:ascii="Arial" w:hAnsi="Arial" w:cs="Arial"/>
        </w:rPr>
        <w:t>The Project Management</w:t>
      </w:r>
      <w:r w:rsidR="0022755E" w:rsidRPr="002D1A91">
        <w:rPr>
          <w:rFonts w:ascii="Arial" w:hAnsi="Arial" w:cs="Arial"/>
        </w:rPr>
        <w:t xml:space="preserve"> </w:t>
      </w:r>
      <w:r w:rsidRPr="002D1A91">
        <w:rPr>
          <w:rFonts w:ascii="Arial" w:hAnsi="Arial" w:cs="Arial"/>
        </w:rPr>
        <w:t>/</w:t>
      </w:r>
      <w:r w:rsidR="0022755E" w:rsidRPr="002D1A91">
        <w:rPr>
          <w:rFonts w:ascii="Arial" w:hAnsi="Arial" w:cs="Arial"/>
        </w:rPr>
        <w:t xml:space="preserve"> </w:t>
      </w:r>
      <w:r w:rsidRPr="002D1A91">
        <w:rPr>
          <w:rFonts w:ascii="Arial" w:hAnsi="Arial" w:cs="Arial"/>
        </w:rPr>
        <w:t xml:space="preserve">Implementation Unit shall oversee day to day implementation of the Project in accordance with the  </w:t>
      </w:r>
      <w:r w:rsidR="00424A15" w:rsidRPr="002D1A91">
        <w:rPr>
          <w:rFonts w:ascii="Arial" w:hAnsi="Arial" w:cs="Arial"/>
        </w:rPr>
        <w:t xml:space="preserve">Agency </w:t>
      </w:r>
      <w:r w:rsidRPr="002D1A91">
        <w:rPr>
          <w:rFonts w:ascii="Arial" w:hAnsi="Arial" w:cs="Arial"/>
        </w:rPr>
        <w:t>Agreements.</w:t>
      </w:r>
    </w:p>
    <w:p w14:paraId="53C59393" w14:textId="77777777" w:rsidR="00A43C4E" w:rsidRPr="002D1A91" w:rsidRDefault="00A43C4E" w:rsidP="007A049F">
      <w:pPr>
        <w:pStyle w:val="ColorfulList-Accent11"/>
        <w:spacing w:line="240" w:lineRule="auto"/>
        <w:jc w:val="both"/>
        <w:rPr>
          <w:rFonts w:ascii="Arial" w:hAnsi="Arial" w:cs="Arial"/>
        </w:rPr>
      </w:pPr>
    </w:p>
    <w:p w14:paraId="5DBB45B1" w14:textId="3EFD88CB" w:rsidR="00A43C4E" w:rsidRPr="002D1A91" w:rsidRDefault="003F48C0" w:rsidP="007A049F">
      <w:pPr>
        <w:pStyle w:val="Heading2"/>
        <w:spacing w:line="240" w:lineRule="auto"/>
        <w:ind w:left="720"/>
        <w:rPr>
          <w:rFonts w:ascii="Arial" w:hAnsi="Arial" w:cs="Arial"/>
          <w:u w:val="single"/>
        </w:rPr>
      </w:pPr>
      <w:r w:rsidRPr="002D1A91">
        <w:rPr>
          <w:rFonts w:ascii="Arial" w:hAnsi="Arial" w:cs="Arial"/>
          <w:u w:val="single"/>
        </w:rPr>
        <w:t xml:space="preserve"> </w:t>
      </w:r>
      <w:r w:rsidR="00730B66" w:rsidRPr="002D1A91">
        <w:rPr>
          <w:rFonts w:ascii="Arial" w:hAnsi="Arial" w:cs="Arial"/>
          <w:u w:val="single"/>
        </w:rPr>
        <w:t>Agency</w:t>
      </w:r>
      <w:r w:rsidRPr="002D1A91">
        <w:rPr>
          <w:rFonts w:ascii="Arial" w:hAnsi="Arial" w:cs="Arial"/>
          <w:u w:val="single"/>
        </w:rPr>
        <w:t xml:space="preserve"> </w:t>
      </w:r>
      <w:r w:rsidR="00A43C4E" w:rsidRPr="002D1A91">
        <w:rPr>
          <w:rFonts w:ascii="Arial" w:hAnsi="Arial" w:cs="Arial"/>
          <w:u w:val="single"/>
        </w:rPr>
        <w:t>Project Manager</w:t>
      </w:r>
      <w:r w:rsidR="0022755E" w:rsidRPr="002D1A91">
        <w:rPr>
          <w:rFonts w:ascii="Arial" w:hAnsi="Arial" w:cs="Arial"/>
          <w:u w:val="single"/>
        </w:rPr>
        <w:t xml:space="preserve"> </w:t>
      </w:r>
      <w:r w:rsidR="00A43C4E" w:rsidRPr="002D1A91">
        <w:rPr>
          <w:rFonts w:ascii="Arial" w:hAnsi="Arial" w:cs="Arial"/>
          <w:u w:val="single"/>
        </w:rPr>
        <w:t>/ Project Director</w:t>
      </w:r>
    </w:p>
    <w:p w14:paraId="746D8897" w14:textId="77777777" w:rsidR="00A43C4E" w:rsidRPr="002D1A91" w:rsidRDefault="00A43C4E" w:rsidP="007A049F">
      <w:pPr>
        <w:pStyle w:val="ColorfulList-Accent11"/>
        <w:spacing w:line="240" w:lineRule="auto"/>
        <w:jc w:val="both"/>
        <w:rPr>
          <w:rFonts w:ascii="Arial" w:hAnsi="Arial" w:cs="Arial"/>
        </w:rPr>
      </w:pPr>
    </w:p>
    <w:p w14:paraId="291DFB46" w14:textId="2BAE57AE" w:rsidR="00A43C4E" w:rsidRPr="002D1A91" w:rsidRDefault="00A43C4E" w:rsidP="004A093A">
      <w:pPr>
        <w:pStyle w:val="Heading2"/>
        <w:numPr>
          <w:ilvl w:val="2"/>
          <w:numId w:val="2"/>
        </w:numPr>
        <w:spacing w:line="240" w:lineRule="auto"/>
        <w:ind w:left="720"/>
        <w:jc w:val="both"/>
        <w:rPr>
          <w:rFonts w:ascii="Arial" w:hAnsi="Arial" w:cs="Arial"/>
        </w:rPr>
      </w:pPr>
      <w:r w:rsidRPr="002D1A91">
        <w:rPr>
          <w:rFonts w:ascii="Arial" w:hAnsi="Arial" w:cs="Arial"/>
          <w:b w:val="0"/>
          <w:smallCaps w:val="0"/>
        </w:rPr>
        <w:t xml:space="preserve">Unless already appointed prior to the Effective Date, the </w:t>
      </w:r>
      <w:r w:rsidR="00741F04" w:rsidRPr="002D1A91">
        <w:rPr>
          <w:rFonts w:ascii="Arial" w:hAnsi="Arial" w:cs="Arial"/>
          <w:b w:val="0"/>
          <w:smallCaps w:val="0"/>
        </w:rPr>
        <w:t xml:space="preserve"> </w:t>
      </w:r>
      <w:r w:rsidR="003F48C0" w:rsidRPr="002D1A91">
        <w:rPr>
          <w:rFonts w:ascii="Arial" w:hAnsi="Arial" w:cs="Arial"/>
          <w:b w:val="0"/>
          <w:smallCaps w:val="0"/>
        </w:rPr>
        <w:t xml:space="preserve">Agency </w:t>
      </w:r>
      <w:r w:rsidRPr="002D1A91">
        <w:rPr>
          <w:rFonts w:ascii="Arial" w:hAnsi="Arial" w:cs="Arial"/>
          <w:b w:val="0"/>
          <w:smallCaps w:val="0"/>
        </w:rPr>
        <w:t xml:space="preserve">shall, within seven (7) days following the Effective Date, appoint its representative duly authorized to deal on its behalf to facilitate  all matters under or arising out of or relating to the </w:t>
      </w:r>
      <w:r w:rsidR="003F48C0" w:rsidRPr="002D1A91">
        <w:rPr>
          <w:rFonts w:ascii="Arial" w:hAnsi="Arial" w:cs="Arial"/>
          <w:b w:val="0"/>
          <w:smallCaps w:val="0"/>
          <w:u w:val="single"/>
        </w:rPr>
        <w:t xml:space="preserve">Agency </w:t>
      </w:r>
      <w:r w:rsidRPr="002D1A91">
        <w:rPr>
          <w:rFonts w:ascii="Arial" w:hAnsi="Arial" w:cs="Arial"/>
          <w:b w:val="0"/>
          <w:smallCaps w:val="0"/>
        </w:rPr>
        <w:t xml:space="preserve">Agreements (the </w:t>
      </w:r>
      <w:bookmarkStart w:id="210" w:name="_Hlk226108482"/>
      <w:r w:rsidRPr="002D1A91">
        <w:rPr>
          <w:rFonts w:ascii="Arial" w:hAnsi="Arial" w:cs="Arial"/>
          <w:smallCaps w:val="0"/>
        </w:rPr>
        <w:t>Project Manager / Project Director</w:t>
      </w:r>
      <w:bookmarkEnd w:id="210"/>
      <w:r w:rsidRPr="002D1A91">
        <w:rPr>
          <w:rFonts w:ascii="Arial" w:hAnsi="Arial" w:cs="Arial"/>
          <w:b w:val="0"/>
          <w:smallCaps w:val="0"/>
        </w:rPr>
        <w:t xml:space="preserve">). The </w:t>
      </w:r>
      <w:r w:rsidR="003F48C0" w:rsidRPr="002D1A91">
        <w:rPr>
          <w:rFonts w:ascii="Arial" w:hAnsi="Arial" w:cs="Arial"/>
          <w:b w:val="0"/>
          <w:smallCaps w:val="0"/>
        </w:rPr>
        <w:t xml:space="preserve"> </w:t>
      </w:r>
      <w:r w:rsidR="003F48C0" w:rsidRPr="002D1A91">
        <w:rPr>
          <w:rFonts w:ascii="Arial" w:hAnsi="Arial" w:cs="Arial"/>
          <w:b w:val="0"/>
          <w:smallCaps w:val="0"/>
          <w:u w:val="single"/>
        </w:rPr>
        <w:t>Agency</w:t>
      </w:r>
      <w:r w:rsidRPr="002D1A91">
        <w:rPr>
          <w:rFonts w:ascii="Arial" w:hAnsi="Arial" w:cs="Arial"/>
          <w:b w:val="0"/>
          <w:smallCaps w:val="0"/>
        </w:rPr>
        <w:t xml:space="preserve"> may, by notice in writing to the Concessionaire, substitute the Project Manager at its discretion at any time. </w:t>
      </w:r>
      <w:r w:rsidR="00BA7485" w:rsidRPr="002D1A91">
        <w:rPr>
          <w:rFonts w:ascii="Arial" w:hAnsi="Arial" w:cs="Arial"/>
          <w:b w:val="0"/>
          <w:smallCaps w:val="0"/>
        </w:rPr>
        <w:t xml:space="preserve">The  </w:t>
      </w:r>
      <w:r w:rsidR="003F48C0" w:rsidRPr="002D1A91">
        <w:rPr>
          <w:rFonts w:ascii="Arial" w:hAnsi="Arial" w:cs="Arial"/>
          <w:b w:val="0"/>
          <w:smallCaps w:val="0"/>
          <w:u w:val="single"/>
        </w:rPr>
        <w:t>Agency</w:t>
      </w:r>
      <w:r w:rsidR="003F48C0" w:rsidRPr="002D1A91">
        <w:rPr>
          <w:rFonts w:ascii="Arial" w:hAnsi="Arial" w:cs="Arial"/>
          <w:b w:val="0"/>
          <w:smallCaps w:val="0"/>
        </w:rPr>
        <w:t xml:space="preserve"> </w:t>
      </w:r>
      <w:r w:rsidR="00BA7485" w:rsidRPr="002D1A91">
        <w:rPr>
          <w:rFonts w:ascii="Arial" w:hAnsi="Arial" w:cs="Arial"/>
          <w:b w:val="0"/>
          <w:smallCaps w:val="0"/>
        </w:rPr>
        <w:t xml:space="preserve">shall </w:t>
      </w:r>
      <w:r w:rsidRPr="002D1A91">
        <w:rPr>
          <w:rFonts w:ascii="Arial" w:hAnsi="Arial" w:cs="Arial"/>
          <w:b w:val="0"/>
          <w:smallCaps w:val="0"/>
        </w:rPr>
        <w:t>ensure that at all times during the Concession Period, the Project Manager remains appointed.</w:t>
      </w:r>
    </w:p>
    <w:p w14:paraId="7E3D6DFD" w14:textId="77777777" w:rsidR="00A43C4E" w:rsidRPr="002D1A91" w:rsidRDefault="00A43C4E" w:rsidP="007A049F">
      <w:pPr>
        <w:spacing w:line="240" w:lineRule="auto"/>
        <w:rPr>
          <w:rFonts w:ascii="Arial" w:hAnsi="Arial" w:cs="Arial"/>
        </w:rPr>
      </w:pPr>
    </w:p>
    <w:p w14:paraId="2AC6BDB0" w14:textId="77777777" w:rsidR="009A7509" w:rsidRPr="002D1A91" w:rsidRDefault="009A7509" w:rsidP="009A7509">
      <w:pPr>
        <w:pStyle w:val="Heading2"/>
        <w:spacing w:line="240" w:lineRule="auto"/>
        <w:ind w:left="720"/>
        <w:rPr>
          <w:rFonts w:ascii="Arial" w:hAnsi="Arial" w:cs="Arial"/>
        </w:rPr>
      </w:pPr>
      <w:r w:rsidRPr="002D1A91">
        <w:rPr>
          <w:rFonts w:ascii="Arial" w:hAnsi="Arial" w:cs="Arial"/>
          <w:u w:val="single"/>
        </w:rPr>
        <w:lastRenderedPageBreak/>
        <w:t>Repetition of Representations and Warranties</w:t>
      </w:r>
    </w:p>
    <w:p w14:paraId="2567DEBB" w14:textId="77777777" w:rsidR="009A7509" w:rsidRPr="002D1A91" w:rsidRDefault="009A7509" w:rsidP="009A7509">
      <w:pPr>
        <w:pStyle w:val="ListParagraph"/>
        <w:rPr>
          <w:rFonts w:ascii="Arial" w:hAnsi="Arial" w:cs="Arial"/>
        </w:rPr>
      </w:pPr>
    </w:p>
    <w:p w14:paraId="1CD884F3" w14:textId="309717EB" w:rsidR="009A7509" w:rsidRPr="002D1A91" w:rsidRDefault="009A7509" w:rsidP="009A7509">
      <w:pPr>
        <w:pStyle w:val="ColorfulList-Accent11"/>
        <w:numPr>
          <w:ilvl w:val="2"/>
          <w:numId w:val="2"/>
        </w:numPr>
        <w:spacing w:line="240" w:lineRule="auto"/>
        <w:ind w:left="720"/>
        <w:jc w:val="both"/>
        <w:rPr>
          <w:rFonts w:ascii="Arial" w:hAnsi="Arial" w:cs="Arial"/>
        </w:rPr>
      </w:pPr>
      <w:r w:rsidRPr="002D1A91">
        <w:rPr>
          <w:rFonts w:ascii="Arial" w:hAnsi="Arial" w:cs="Arial"/>
        </w:rPr>
        <w:t>The representations and warranties set out in this Section 8.1.1 are made as of the Effective Date and shall be deemed to be repeated by the Agency on each of the Repetition Dates, in each case, with reference to the facts and circumstances then existing.</w:t>
      </w:r>
    </w:p>
    <w:p w14:paraId="152E4991" w14:textId="77777777" w:rsidR="009A7509" w:rsidRPr="002D1A91" w:rsidRDefault="009A7509" w:rsidP="007A049F">
      <w:pPr>
        <w:spacing w:line="240" w:lineRule="auto"/>
        <w:rPr>
          <w:rFonts w:ascii="Arial" w:hAnsi="Arial" w:cs="Arial"/>
        </w:rPr>
      </w:pPr>
    </w:p>
    <w:p w14:paraId="15B180A5" w14:textId="77777777" w:rsidR="00D96016" w:rsidRPr="002D1A91" w:rsidRDefault="00D96016" w:rsidP="004A093A">
      <w:pPr>
        <w:pStyle w:val="Heading1"/>
        <w:spacing w:line="240" w:lineRule="auto"/>
        <w:ind w:left="720" w:hanging="720"/>
        <w:jc w:val="both"/>
        <w:rPr>
          <w:rFonts w:ascii="Arial" w:hAnsi="Arial" w:cs="Arial"/>
        </w:rPr>
      </w:pPr>
      <w:r w:rsidRPr="002D1A91">
        <w:rPr>
          <w:rFonts w:ascii="Arial" w:hAnsi="Arial" w:cs="Arial"/>
        </w:rPr>
        <w:br w:type="page"/>
      </w:r>
      <w:bookmarkStart w:id="211" w:name="_Toc333899965"/>
      <w:bookmarkStart w:id="212" w:name="_Toc229101102"/>
      <w:r w:rsidRPr="002D1A91">
        <w:rPr>
          <w:rFonts w:ascii="Arial" w:hAnsi="Arial" w:cs="Arial"/>
        </w:rPr>
        <w:lastRenderedPageBreak/>
        <w:t>Indemnities</w:t>
      </w:r>
      <w:r w:rsidR="00BA7485" w:rsidRPr="002D1A91">
        <w:rPr>
          <w:rFonts w:ascii="Arial" w:hAnsi="Arial" w:cs="Arial"/>
        </w:rPr>
        <w:t xml:space="preserve"> </w:t>
      </w:r>
      <w:r w:rsidRPr="002D1A91">
        <w:rPr>
          <w:rFonts w:ascii="Arial" w:hAnsi="Arial" w:cs="Arial"/>
        </w:rPr>
        <w:t>&amp; Limitation of Liability</w:t>
      </w:r>
      <w:bookmarkEnd w:id="211"/>
      <w:bookmarkEnd w:id="212"/>
    </w:p>
    <w:p w14:paraId="55A0E5A0" w14:textId="77777777" w:rsidR="00D96016" w:rsidRPr="002D1A91" w:rsidRDefault="00D96016" w:rsidP="004A093A">
      <w:pPr>
        <w:spacing w:line="240" w:lineRule="auto"/>
        <w:jc w:val="both"/>
        <w:rPr>
          <w:rFonts w:ascii="Arial" w:hAnsi="Arial" w:cs="Arial"/>
        </w:rPr>
      </w:pPr>
    </w:p>
    <w:p w14:paraId="189600FF" w14:textId="77777777" w:rsidR="00D96016" w:rsidRPr="002D1A91" w:rsidRDefault="00D96016" w:rsidP="004A093A">
      <w:pPr>
        <w:pStyle w:val="Heading2"/>
        <w:spacing w:line="240" w:lineRule="auto"/>
        <w:ind w:left="720"/>
        <w:jc w:val="both"/>
        <w:rPr>
          <w:rFonts w:ascii="Arial" w:hAnsi="Arial" w:cs="Arial"/>
          <w:u w:val="single"/>
        </w:rPr>
      </w:pPr>
      <w:bookmarkStart w:id="213" w:name="_Toc333899966"/>
      <w:r w:rsidRPr="002D1A91">
        <w:rPr>
          <w:rFonts w:ascii="Arial" w:hAnsi="Arial" w:cs="Arial"/>
          <w:u w:val="single"/>
        </w:rPr>
        <w:t>General Indemnity</w:t>
      </w:r>
      <w:bookmarkEnd w:id="213"/>
    </w:p>
    <w:p w14:paraId="4DB0F042" w14:textId="77777777" w:rsidR="00D96016" w:rsidRPr="002D1A91" w:rsidRDefault="00D96016" w:rsidP="004A093A">
      <w:pPr>
        <w:spacing w:line="240" w:lineRule="auto"/>
        <w:jc w:val="both"/>
        <w:rPr>
          <w:rFonts w:ascii="Arial" w:hAnsi="Arial" w:cs="Arial"/>
        </w:rPr>
      </w:pPr>
    </w:p>
    <w:p w14:paraId="17FDE19B" w14:textId="77777777" w:rsidR="00D96016" w:rsidRPr="002D1A91" w:rsidRDefault="00D96016" w:rsidP="004A093A">
      <w:pPr>
        <w:pStyle w:val="ColorfulList-Accent11"/>
        <w:numPr>
          <w:ilvl w:val="2"/>
          <w:numId w:val="2"/>
        </w:numPr>
        <w:spacing w:line="240" w:lineRule="auto"/>
        <w:ind w:left="720"/>
        <w:jc w:val="both"/>
        <w:rPr>
          <w:rFonts w:ascii="Arial" w:hAnsi="Arial" w:cs="Arial"/>
          <w:smallCaps/>
          <w:u w:val="single"/>
        </w:rPr>
      </w:pPr>
      <w:r w:rsidRPr="002D1A91">
        <w:rPr>
          <w:rFonts w:ascii="Arial" w:hAnsi="Arial" w:cs="Arial"/>
          <w:smallCaps/>
          <w:u w:val="single"/>
        </w:rPr>
        <w:t xml:space="preserve">The Concessionaire </w:t>
      </w:r>
    </w:p>
    <w:p w14:paraId="01C4B1AF" w14:textId="77777777" w:rsidR="00D96016" w:rsidRPr="002D1A91" w:rsidRDefault="00D96016" w:rsidP="004A093A">
      <w:pPr>
        <w:pStyle w:val="ColorfulList-Accent11"/>
        <w:spacing w:line="240" w:lineRule="auto"/>
        <w:jc w:val="both"/>
        <w:rPr>
          <w:rFonts w:ascii="Arial" w:hAnsi="Arial" w:cs="Arial"/>
        </w:rPr>
      </w:pPr>
    </w:p>
    <w:p w14:paraId="71E126CA" w14:textId="1CC0424C" w:rsidR="00D96016" w:rsidRPr="002D1A91" w:rsidRDefault="00D96016" w:rsidP="004A093A">
      <w:pPr>
        <w:pStyle w:val="ColorfulList-Accent11"/>
        <w:spacing w:line="240" w:lineRule="auto"/>
        <w:jc w:val="both"/>
        <w:rPr>
          <w:rFonts w:ascii="Arial" w:hAnsi="Arial" w:cs="Arial"/>
        </w:rPr>
      </w:pPr>
      <w:r w:rsidRPr="002D1A91">
        <w:rPr>
          <w:rFonts w:ascii="Arial" w:hAnsi="Arial" w:cs="Arial"/>
        </w:rPr>
        <w:t>The Concessionaire shall indemnify and defend the</w:t>
      </w:r>
      <w:r w:rsidR="00A146F6" w:rsidRPr="002D1A91">
        <w:rPr>
          <w:rFonts w:ascii="Arial" w:hAnsi="Arial" w:cs="Arial"/>
        </w:rPr>
        <w:t xml:space="preserve"> Agency</w:t>
      </w:r>
      <w:r w:rsidRPr="002D1A91">
        <w:rPr>
          <w:rFonts w:ascii="Arial" w:hAnsi="Arial" w:cs="Arial"/>
        </w:rPr>
        <w:t xml:space="preserve">, for itself and its officers, </w:t>
      </w:r>
      <w:r w:rsidR="00153999" w:rsidRPr="002D1A91">
        <w:rPr>
          <w:rFonts w:ascii="Arial" w:hAnsi="Arial" w:cs="Arial"/>
        </w:rPr>
        <w:t xml:space="preserve">directors and employees </w:t>
      </w:r>
      <w:r w:rsidRPr="002D1A91">
        <w:rPr>
          <w:rFonts w:ascii="Arial" w:hAnsi="Arial" w:cs="Arial"/>
        </w:rPr>
        <w:t xml:space="preserve">(the </w:t>
      </w:r>
      <w:r w:rsidR="00A146F6" w:rsidRPr="002D1A91">
        <w:rPr>
          <w:rFonts w:ascii="Arial" w:hAnsi="Arial" w:cs="Arial"/>
          <w:b/>
        </w:rPr>
        <w:t>Agency</w:t>
      </w:r>
      <w:r w:rsidR="00A146F6" w:rsidRPr="002D1A91">
        <w:rPr>
          <w:rFonts w:ascii="Arial" w:hAnsi="Arial" w:cs="Arial"/>
        </w:rPr>
        <w:t xml:space="preserve"> </w:t>
      </w:r>
      <w:r w:rsidRPr="002D1A91">
        <w:rPr>
          <w:rFonts w:ascii="Arial" w:hAnsi="Arial" w:cs="Arial"/>
          <w:b/>
        </w:rPr>
        <w:t>Indemnified Persons</w:t>
      </w:r>
      <w:r w:rsidRPr="002D1A91">
        <w:rPr>
          <w:rFonts w:ascii="Arial" w:hAnsi="Arial" w:cs="Arial"/>
        </w:rPr>
        <w:t xml:space="preserve">) against, and hold the </w:t>
      </w:r>
      <w:r w:rsidR="00A146F6" w:rsidRPr="002D1A91">
        <w:rPr>
          <w:rFonts w:ascii="Arial" w:hAnsi="Arial" w:cs="Arial"/>
        </w:rPr>
        <w:t xml:space="preserve">Agency </w:t>
      </w:r>
      <w:r w:rsidRPr="002D1A91">
        <w:rPr>
          <w:rFonts w:ascii="Arial" w:hAnsi="Arial" w:cs="Arial"/>
        </w:rPr>
        <w:t xml:space="preserve">Indemnified Persons harmless from, at all times after the Effective Date, any and all Losses incurred, suffered, sustained or required to be paid, directly or indirectly, by, or sought to be imposed upon, the </w:t>
      </w:r>
      <w:r w:rsidR="00A146F6" w:rsidRPr="002D1A91">
        <w:rPr>
          <w:rFonts w:ascii="Arial" w:hAnsi="Arial" w:cs="Arial"/>
        </w:rPr>
        <w:t xml:space="preserve">Agency </w:t>
      </w:r>
      <w:r w:rsidRPr="002D1A91">
        <w:rPr>
          <w:rFonts w:ascii="Arial" w:hAnsi="Arial" w:cs="Arial"/>
        </w:rPr>
        <w:t xml:space="preserve">Indemnified Persons for personal injury or death to persons or damage to property arising out of any negligent or intentional act or omission by the Concessionaire in connection with this Agreement. Notwithstanding anything to the contrary contained in the preceding sentence, nothing in this Section 9.1.1 shall apply to any Loss in respect of and to the extent of which the </w:t>
      </w:r>
      <w:r w:rsidR="00A146F6" w:rsidRPr="002D1A91">
        <w:rPr>
          <w:rFonts w:ascii="Arial" w:hAnsi="Arial" w:cs="Arial"/>
        </w:rPr>
        <w:t xml:space="preserve">Agency </w:t>
      </w:r>
      <w:r w:rsidRPr="002D1A91">
        <w:rPr>
          <w:rFonts w:ascii="Arial" w:hAnsi="Arial" w:cs="Arial"/>
        </w:rPr>
        <w:t>receives proceeds from insurance policies relating to the Project.</w:t>
      </w:r>
    </w:p>
    <w:p w14:paraId="659A17A2" w14:textId="77777777" w:rsidR="00D96016" w:rsidRPr="002D1A91" w:rsidRDefault="00D96016" w:rsidP="004A093A">
      <w:pPr>
        <w:spacing w:line="240" w:lineRule="auto"/>
        <w:jc w:val="both"/>
        <w:rPr>
          <w:rFonts w:ascii="Arial" w:hAnsi="Arial" w:cs="Arial"/>
        </w:rPr>
      </w:pPr>
    </w:p>
    <w:p w14:paraId="6389832E" w14:textId="16BC10CA" w:rsidR="00D96016" w:rsidRPr="002D1A91" w:rsidRDefault="00D96016" w:rsidP="004A093A">
      <w:pPr>
        <w:pStyle w:val="ColorfulList-Accent11"/>
        <w:numPr>
          <w:ilvl w:val="2"/>
          <w:numId w:val="2"/>
        </w:numPr>
        <w:spacing w:line="240" w:lineRule="auto"/>
        <w:ind w:left="720"/>
        <w:jc w:val="both"/>
        <w:rPr>
          <w:rFonts w:ascii="Arial" w:hAnsi="Arial" w:cs="Arial"/>
          <w:smallCaps/>
          <w:u w:val="single"/>
        </w:rPr>
      </w:pPr>
      <w:r w:rsidRPr="002D1A91">
        <w:rPr>
          <w:rFonts w:ascii="Arial" w:hAnsi="Arial" w:cs="Arial"/>
          <w:smallCaps/>
          <w:u w:val="single"/>
        </w:rPr>
        <w:t xml:space="preserve">The </w:t>
      </w:r>
      <w:r w:rsidR="00A146F6" w:rsidRPr="002D1A91">
        <w:rPr>
          <w:rFonts w:ascii="Arial" w:hAnsi="Arial" w:cs="Arial"/>
          <w:smallCaps/>
          <w:u w:val="single"/>
        </w:rPr>
        <w:t>Agency</w:t>
      </w:r>
    </w:p>
    <w:p w14:paraId="2D7A7A0B" w14:textId="77777777" w:rsidR="00D96016" w:rsidRPr="002D1A91" w:rsidRDefault="00D96016" w:rsidP="004A093A">
      <w:pPr>
        <w:pStyle w:val="ColorfulList-Accent11"/>
        <w:spacing w:line="240" w:lineRule="auto"/>
        <w:jc w:val="both"/>
        <w:rPr>
          <w:rFonts w:ascii="Arial" w:hAnsi="Arial" w:cs="Arial"/>
        </w:rPr>
      </w:pPr>
    </w:p>
    <w:p w14:paraId="4EA8B4EA" w14:textId="6EDD7378" w:rsidR="00D96016" w:rsidRPr="002D1A91" w:rsidRDefault="00D96016" w:rsidP="004A093A">
      <w:pPr>
        <w:pStyle w:val="ColorfulList-Accent11"/>
        <w:spacing w:line="240" w:lineRule="auto"/>
        <w:jc w:val="both"/>
        <w:rPr>
          <w:rFonts w:ascii="Arial" w:hAnsi="Arial" w:cs="Arial"/>
        </w:rPr>
      </w:pPr>
      <w:r w:rsidRPr="002D1A91">
        <w:rPr>
          <w:rFonts w:ascii="Arial" w:hAnsi="Arial" w:cs="Arial"/>
        </w:rPr>
        <w:t xml:space="preserve">Except as specifically provided elsewhere in this Agreement, the </w:t>
      </w:r>
      <w:r w:rsidR="00A146F6" w:rsidRPr="002D1A91">
        <w:rPr>
          <w:rFonts w:ascii="Arial" w:hAnsi="Arial" w:cs="Arial"/>
        </w:rPr>
        <w:t xml:space="preserve">Agency </w:t>
      </w:r>
      <w:r w:rsidRPr="002D1A91">
        <w:rPr>
          <w:rFonts w:ascii="Arial" w:hAnsi="Arial" w:cs="Arial"/>
        </w:rPr>
        <w:t xml:space="preserve">shall indemnify and defend the Concessionaire, for itself and as trustee for its officers, directors and employees (the </w:t>
      </w:r>
      <w:r w:rsidRPr="002D1A91">
        <w:rPr>
          <w:rFonts w:ascii="Arial" w:hAnsi="Arial" w:cs="Arial"/>
          <w:b/>
        </w:rPr>
        <w:t>Concessionaire Indemnified Persons</w:t>
      </w:r>
      <w:r w:rsidRPr="002D1A91">
        <w:rPr>
          <w:rFonts w:ascii="Arial" w:hAnsi="Arial" w:cs="Arial"/>
        </w:rPr>
        <w:t xml:space="preserve">), </w:t>
      </w:r>
      <w:r w:rsidR="0073729F" w:rsidRPr="002D1A91">
        <w:rPr>
          <w:rFonts w:ascii="Arial" w:hAnsi="Arial" w:cs="Arial"/>
        </w:rPr>
        <w:t xml:space="preserve">against </w:t>
      </w:r>
      <w:r w:rsidRPr="002D1A91">
        <w:rPr>
          <w:rFonts w:ascii="Arial" w:hAnsi="Arial" w:cs="Arial"/>
        </w:rPr>
        <w:t xml:space="preserve">and hold the Concessionaire Indemnified Persons harmless from, at all times after the Effective Date, any and all Loss incurred, suffered, sustained or required to be paid, directly or indirectly, by, or sought to be imposed upon the Concessionaire Indemnified Persons for personal injury or death to persons or damage to property arising out of any negligent or intentional act or omission by the </w:t>
      </w:r>
      <w:r w:rsidR="00A146F6" w:rsidRPr="002D1A91">
        <w:rPr>
          <w:rFonts w:ascii="Arial" w:hAnsi="Arial" w:cs="Arial"/>
        </w:rPr>
        <w:t xml:space="preserve">Agency </w:t>
      </w:r>
      <w:r w:rsidRPr="002D1A91">
        <w:rPr>
          <w:rFonts w:ascii="Arial" w:hAnsi="Arial" w:cs="Arial"/>
        </w:rPr>
        <w:t>in connection with this Agreement</w:t>
      </w:r>
      <w:r w:rsidR="001F2B9B" w:rsidRPr="006A4CA4">
        <w:rPr>
          <w:rFonts w:ascii="Arial" w:hAnsi="Arial" w:cs="Arial"/>
        </w:rPr>
        <w:t>. Provided, however,</w:t>
      </w:r>
      <w:r w:rsidR="00DF0EA3" w:rsidRPr="006A4CA4">
        <w:rPr>
          <w:rFonts w:ascii="Arial" w:hAnsi="Arial" w:cs="Arial"/>
        </w:rPr>
        <w:t xml:space="preserve"> </w:t>
      </w:r>
      <w:r w:rsidR="001F2B9B" w:rsidRPr="006A4CA4">
        <w:rPr>
          <w:rFonts w:ascii="Arial" w:hAnsi="Arial" w:cs="Arial"/>
        </w:rPr>
        <w:t>that the Agency’s indemnification obligations under this Section 9.1.2 shall not apply to the extent that such Loss is: (i) attributable to the negligence, misconduct, or breach of this Agreement by the Concessionaire or any Concessionaire Engaged Person; (ii) exacerbated by the failure of the Concessionaire or any Concessionaire Engaged Person to take reasonable steps in mitigation; or (iii) recovered by the Concessionaire through proceeds from insurance policies or indemnification from another party relating to the Project.</w:t>
      </w:r>
    </w:p>
    <w:p w14:paraId="39314256" w14:textId="77777777" w:rsidR="00D96016" w:rsidRPr="002D1A91" w:rsidRDefault="00D96016" w:rsidP="004A093A">
      <w:pPr>
        <w:pStyle w:val="ColorfulList-Accent11"/>
        <w:spacing w:line="240" w:lineRule="auto"/>
        <w:jc w:val="both"/>
        <w:rPr>
          <w:rFonts w:ascii="Arial" w:hAnsi="Arial" w:cs="Arial"/>
        </w:rPr>
      </w:pPr>
    </w:p>
    <w:p w14:paraId="31CAA21A" w14:textId="77777777" w:rsidR="00D96016" w:rsidRPr="002D1A91" w:rsidRDefault="00D96016" w:rsidP="004A093A">
      <w:pPr>
        <w:pStyle w:val="ColorfulList-Accent11"/>
        <w:numPr>
          <w:ilvl w:val="2"/>
          <w:numId w:val="2"/>
        </w:numPr>
        <w:spacing w:line="240" w:lineRule="auto"/>
        <w:ind w:left="720"/>
        <w:jc w:val="both"/>
        <w:rPr>
          <w:rFonts w:ascii="Arial" w:hAnsi="Arial" w:cs="Arial"/>
          <w:smallCaps/>
          <w:u w:val="single"/>
        </w:rPr>
      </w:pPr>
      <w:r w:rsidRPr="002D1A91">
        <w:rPr>
          <w:rFonts w:ascii="Arial" w:hAnsi="Arial" w:cs="Arial"/>
          <w:smallCaps/>
          <w:u w:val="single"/>
        </w:rPr>
        <w:t>Joint Negligence</w:t>
      </w:r>
    </w:p>
    <w:p w14:paraId="45B99683" w14:textId="77777777" w:rsidR="00D96016" w:rsidRPr="002D1A91" w:rsidRDefault="00D96016" w:rsidP="004A093A">
      <w:pPr>
        <w:spacing w:line="240" w:lineRule="auto"/>
        <w:jc w:val="both"/>
        <w:rPr>
          <w:rFonts w:ascii="Arial" w:hAnsi="Arial" w:cs="Arial"/>
        </w:rPr>
      </w:pPr>
    </w:p>
    <w:p w14:paraId="7BCFFBF9" w14:textId="760DA998" w:rsidR="00D96016" w:rsidRPr="002D1A91" w:rsidRDefault="00D96016" w:rsidP="004A093A">
      <w:pPr>
        <w:pStyle w:val="ColorfulList-Accent11"/>
        <w:spacing w:line="240" w:lineRule="auto"/>
        <w:jc w:val="both"/>
        <w:rPr>
          <w:rFonts w:ascii="Arial" w:hAnsi="Arial" w:cs="Arial"/>
        </w:rPr>
      </w:pPr>
      <w:r w:rsidRPr="002D1A91">
        <w:rPr>
          <w:rFonts w:ascii="Arial" w:hAnsi="Arial" w:cs="Arial"/>
        </w:rPr>
        <w:t>In the event injury or damage results from the joint or concurrent negligent or intentional acts or omissions of the Parties (as determined by the Independent Engineer and the Independent Auditor), each Party shall be liable under this indemnification in proportion to its relative degree of fault, as determined by the Independent Engineer and the Independent Auditor.</w:t>
      </w:r>
    </w:p>
    <w:p w14:paraId="2446774A" w14:textId="2203A011" w:rsidR="00DF0EA3" w:rsidRPr="002D1A91" w:rsidRDefault="00DF0EA3" w:rsidP="004A093A">
      <w:pPr>
        <w:pStyle w:val="ColorfulList-Accent11"/>
        <w:spacing w:line="240" w:lineRule="auto"/>
        <w:jc w:val="both"/>
        <w:rPr>
          <w:rFonts w:ascii="Arial" w:hAnsi="Arial" w:cs="Arial"/>
        </w:rPr>
      </w:pPr>
    </w:p>
    <w:p w14:paraId="0D048257" w14:textId="77777777" w:rsidR="00DF0EA3" w:rsidRPr="002D1A91" w:rsidRDefault="00DF0EA3" w:rsidP="00DF0EA3">
      <w:pPr>
        <w:pStyle w:val="ColorfulList-Accent11"/>
        <w:numPr>
          <w:ilvl w:val="2"/>
          <w:numId w:val="2"/>
        </w:numPr>
        <w:spacing w:line="240" w:lineRule="auto"/>
        <w:ind w:left="720"/>
        <w:jc w:val="both"/>
        <w:rPr>
          <w:rFonts w:ascii="Arial" w:hAnsi="Arial" w:cs="Arial"/>
          <w:smallCaps/>
          <w:u w:val="single"/>
        </w:rPr>
      </w:pPr>
      <w:r w:rsidRPr="002D1A91">
        <w:rPr>
          <w:rFonts w:ascii="Arial" w:hAnsi="Arial" w:cs="Arial"/>
          <w:smallCaps/>
          <w:u w:val="single"/>
        </w:rPr>
        <w:lastRenderedPageBreak/>
        <w:t>Mitigation</w:t>
      </w:r>
    </w:p>
    <w:p w14:paraId="0108EFD1" w14:textId="77777777" w:rsidR="00DF0EA3" w:rsidRPr="002D1A91" w:rsidRDefault="00DF0EA3" w:rsidP="00DF0EA3">
      <w:pPr>
        <w:pStyle w:val="ColorfulList-Accent11"/>
        <w:spacing w:line="240" w:lineRule="auto"/>
        <w:jc w:val="both"/>
        <w:rPr>
          <w:rFonts w:ascii="Arial" w:hAnsi="Arial" w:cs="Arial"/>
          <w:smallCaps/>
          <w:u w:val="single"/>
        </w:rPr>
      </w:pPr>
    </w:p>
    <w:p w14:paraId="4EE4DED8" w14:textId="77777777" w:rsidR="00DF0EA3" w:rsidRPr="00E863CB" w:rsidRDefault="00DF0EA3" w:rsidP="00DF0EA3">
      <w:pPr>
        <w:pStyle w:val="ColorfulList-Accent11"/>
        <w:spacing w:line="240" w:lineRule="auto"/>
        <w:jc w:val="both"/>
        <w:rPr>
          <w:rFonts w:ascii="Arial" w:hAnsi="Arial" w:cs="Arial"/>
        </w:rPr>
      </w:pPr>
      <w:r w:rsidRPr="00E863CB">
        <w:rPr>
          <w:rFonts w:ascii="Arial" w:hAnsi="Arial" w:cs="Arial"/>
        </w:rPr>
        <w:t xml:space="preserve">Where a Party (the </w:t>
      </w:r>
      <w:r w:rsidRPr="00E863CB">
        <w:rPr>
          <w:rFonts w:ascii="Arial" w:hAnsi="Arial" w:cs="Arial"/>
          <w:b/>
        </w:rPr>
        <w:t>Indemnified Person</w:t>
      </w:r>
      <w:r w:rsidRPr="00E863CB">
        <w:rPr>
          <w:rFonts w:ascii="Arial" w:hAnsi="Arial" w:cs="Arial"/>
        </w:rPr>
        <w:t xml:space="preserve">) wishes to make a claim under this Agreement against the other Party (the </w:t>
      </w:r>
      <w:r w:rsidRPr="00E863CB">
        <w:rPr>
          <w:rFonts w:ascii="Arial" w:hAnsi="Arial" w:cs="Arial"/>
          <w:b/>
        </w:rPr>
        <w:t>Indemnifying Person</w:t>
      </w:r>
      <w:r w:rsidRPr="00E863CB">
        <w:rPr>
          <w:rFonts w:ascii="Arial" w:hAnsi="Arial" w:cs="Arial"/>
        </w:rPr>
        <w:t>), the Indemnified Person shall at all times take all reasonable steps to minimize and mitigate any Loss which it is entitled to bring a claim against the Indemnifying Person; provided that the Agency shall:</w:t>
      </w:r>
    </w:p>
    <w:p w14:paraId="3D45EDF8" w14:textId="77777777" w:rsidR="00DF0EA3" w:rsidRPr="00E863CB" w:rsidRDefault="00DF0EA3" w:rsidP="00DF0EA3">
      <w:pPr>
        <w:pStyle w:val="ColorfulList-Accent11"/>
        <w:spacing w:line="240" w:lineRule="auto"/>
        <w:jc w:val="both"/>
        <w:rPr>
          <w:rFonts w:ascii="Arial" w:hAnsi="Arial" w:cs="Arial"/>
        </w:rPr>
      </w:pPr>
    </w:p>
    <w:p w14:paraId="3EC71ECE" w14:textId="77777777" w:rsidR="00DF0EA3" w:rsidRPr="00E863CB" w:rsidRDefault="00DF0EA3" w:rsidP="00DC0F8C">
      <w:pPr>
        <w:pStyle w:val="ColorfulList-Accent11"/>
        <w:numPr>
          <w:ilvl w:val="1"/>
          <w:numId w:val="268"/>
        </w:numPr>
        <w:spacing w:line="240" w:lineRule="auto"/>
        <w:ind w:hanging="731"/>
        <w:jc w:val="both"/>
        <w:rPr>
          <w:rFonts w:ascii="Arial" w:hAnsi="Arial" w:cs="Arial"/>
        </w:rPr>
      </w:pPr>
      <w:r w:rsidRPr="00E863CB">
        <w:rPr>
          <w:rFonts w:ascii="Arial" w:hAnsi="Arial" w:cs="Arial"/>
        </w:rPr>
        <w:t>be permitted to have regard to its statutory duties and functions when mitigating such Loss; and</w:t>
      </w:r>
    </w:p>
    <w:p w14:paraId="77F5AB43" w14:textId="77777777" w:rsidR="00DF0EA3" w:rsidRPr="00E863CB" w:rsidRDefault="00DF0EA3" w:rsidP="00DF0EA3">
      <w:pPr>
        <w:pStyle w:val="ColorfulList-Accent11"/>
        <w:spacing w:line="240" w:lineRule="auto"/>
        <w:ind w:left="1440"/>
        <w:jc w:val="both"/>
        <w:rPr>
          <w:rFonts w:ascii="Arial" w:hAnsi="Arial" w:cs="Arial"/>
        </w:rPr>
      </w:pPr>
    </w:p>
    <w:p w14:paraId="26B80ECB" w14:textId="77777777" w:rsidR="00DF0EA3" w:rsidRPr="00E863CB" w:rsidRDefault="00DF0EA3" w:rsidP="00DC0F8C">
      <w:pPr>
        <w:pStyle w:val="ColorfulList-Accent11"/>
        <w:numPr>
          <w:ilvl w:val="1"/>
          <w:numId w:val="268"/>
        </w:numPr>
        <w:spacing w:line="240" w:lineRule="auto"/>
        <w:ind w:hanging="731"/>
        <w:jc w:val="both"/>
        <w:rPr>
          <w:rFonts w:ascii="Arial" w:hAnsi="Arial" w:cs="Arial"/>
        </w:rPr>
      </w:pPr>
      <w:r w:rsidRPr="00E863CB">
        <w:rPr>
          <w:rFonts w:ascii="Arial" w:hAnsi="Arial" w:cs="Arial"/>
        </w:rPr>
        <w:t>not be required to take steps that would cause the Agency to be in breach of any of its statutory functions and duties.</w:t>
      </w:r>
    </w:p>
    <w:p w14:paraId="00207F6D" w14:textId="77777777" w:rsidR="00DF0EA3" w:rsidRPr="002D1A91" w:rsidRDefault="00DF0EA3" w:rsidP="004A093A">
      <w:pPr>
        <w:pStyle w:val="ColorfulList-Accent11"/>
        <w:spacing w:line="240" w:lineRule="auto"/>
        <w:jc w:val="both"/>
        <w:rPr>
          <w:rFonts w:ascii="Arial" w:hAnsi="Arial" w:cs="Arial"/>
        </w:rPr>
      </w:pPr>
    </w:p>
    <w:p w14:paraId="7BB1AA85" w14:textId="340FE453" w:rsidR="00D96016" w:rsidRPr="002D1A91" w:rsidRDefault="00D96016" w:rsidP="004A093A">
      <w:pPr>
        <w:pStyle w:val="Heading2"/>
        <w:spacing w:line="240" w:lineRule="auto"/>
        <w:ind w:left="720"/>
        <w:jc w:val="both"/>
        <w:rPr>
          <w:rFonts w:ascii="Arial" w:hAnsi="Arial" w:cs="Arial"/>
          <w:u w:val="single"/>
        </w:rPr>
      </w:pPr>
      <w:r w:rsidRPr="002D1A91">
        <w:rPr>
          <w:rFonts w:ascii="Arial" w:hAnsi="Arial" w:cs="Arial"/>
          <w:u w:val="single"/>
        </w:rPr>
        <w:t>Assertion of Claims to Exceed Minimum Indemnification Amount</w:t>
      </w:r>
    </w:p>
    <w:p w14:paraId="69E7B1B7" w14:textId="77777777" w:rsidR="00D96016" w:rsidRPr="002D1A91" w:rsidRDefault="00D96016" w:rsidP="004A093A">
      <w:pPr>
        <w:spacing w:line="240" w:lineRule="auto"/>
        <w:jc w:val="both"/>
        <w:rPr>
          <w:rFonts w:ascii="Arial" w:hAnsi="Arial" w:cs="Arial"/>
        </w:rPr>
      </w:pPr>
    </w:p>
    <w:p w14:paraId="7899ADFE" w14:textId="2642AACF" w:rsidR="00D96016" w:rsidRPr="002D1A91" w:rsidRDefault="00D96016" w:rsidP="004A093A">
      <w:pPr>
        <w:spacing w:line="240" w:lineRule="auto"/>
        <w:ind w:left="720" w:hanging="720"/>
        <w:jc w:val="both"/>
        <w:rPr>
          <w:rFonts w:ascii="Arial" w:hAnsi="Arial" w:cs="Arial"/>
        </w:rPr>
      </w:pPr>
      <w:r w:rsidRPr="002D1A91">
        <w:rPr>
          <w:rFonts w:ascii="Arial" w:hAnsi="Arial" w:cs="Arial"/>
        </w:rPr>
        <w:t>9.2.1</w:t>
      </w:r>
      <w:r w:rsidRPr="002D1A91">
        <w:rPr>
          <w:rFonts w:ascii="Arial" w:hAnsi="Arial" w:cs="Arial"/>
        </w:rPr>
        <w:tab/>
        <w:t xml:space="preserve">Each Party shall be solely </w:t>
      </w:r>
      <w:r w:rsidR="00BF5F6C" w:rsidRPr="002D1A91">
        <w:rPr>
          <w:rFonts w:ascii="Arial" w:hAnsi="Arial" w:cs="Arial"/>
        </w:rPr>
        <w:t>liable and</w:t>
      </w:r>
      <w:r w:rsidRPr="002D1A91">
        <w:rPr>
          <w:rFonts w:ascii="Arial" w:hAnsi="Arial" w:cs="Arial"/>
        </w:rPr>
        <w:t xml:space="preserve"> shall not be entitled to assert any claim for indemnification under this Agreement, for any Loss that would otherwise be the subject of indemnification under this Agreement, until all Losses of such Party, in the aggregate, during the then-current </w:t>
      </w:r>
      <w:r w:rsidR="00C33658" w:rsidRPr="002D1A91">
        <w:rPr>
          <w:rFonts w:ascii="Arial" w:hAnsi="Arial" w:cs="Arial"/>
        </w:rPr>
        <w:t>accounting year or Accounting Year (as the case may be)</w:t>
      </w:r>
      <w:r w:rsidRPr="002D1A91">
        <w:rPr>
          <w:rFonts w:ascii="Arial" w:hAnsi="Arial" w:cs="Arial"/>
        </w:rPr>
        <w:t>, exceed the Minimum Indemnification Amount. For the purposes of this Section 9.2 (</w:t>
      </w:r>
      <w:r w:rsidRPr="002D1A91">
        <w:rPr>
          <w:rFonts w:ascii="Arial" w:hAnsi="Arial" w:cs="Arial"/>
          <w:i/>
        </w:rPr>
        <w:t>Assertion of Claims to Exceed Minimum Indemnification Amount</w:t>
      </w:r>
      <w:r w:rsidRPr="002D1A91">
        <w:rPr>
          <w:rFonts w:ascii="Arial" w:hAnsi="Arial" w:cs="Arial"/>
        </w:rPr>
        <w:t xml:space="preserve">), a Loss (or claim for indemnification) shall be deemed to arise in the </w:t>
      </w:r>
      <w:r w:rsidR="00C33658" w:rsidRPr="002D1A91">
        <w:rPr>
          <w:rFonts w:ascii="Arial" w:hAnsi="Arial" w:cs="Arial"/>
        </w:rPr>
        <w:t xml:space="preserve">accounting year or </w:t>
      </w:r>
      <w:r w:rsidRPr="002D1A91">
        <w:rPr>
          <w:rFonts w:ascii="Arial" w:hAnsi="Arial" w:cs="Arial"/>
        </w:rPr>
        <w:t xml:space="preserve">Accounting Year </w:t>
      </w:r>
      <w:r w:rsidR="00C33658" w:rsidRPr="002D1A91">
        <w:rPr>
          <w:rFonts w:ascii="Arial" w:hAnsi="Arial" w:cs="Arial"/>
        </w:rPr>
        <w:t xml:space="preserve">(as the case may be) </w:t>
      </w:r>
      <w:r w:rsidRPr="002D1A91">
        <w:rPr>
          <w:rFonts w:ascii="Arial" w:hAnsi="Arial" w:cs="Arial"/>
        </w:rPr>
        <w:t xml:space="preserve">in which the event giving rise to such Loss (or claim for indemnification) occurred, or if the event is continuing in more than one (1) </w:t>
      </w:r>
      <w:r w:rsidR="00C33658" w:rsidRPr="002D1A91">
        <w:rPr>
          <w:rFonts w:ascii="Arial" w:hAnsi="Arial" w:cs="Arial"/>
        </w:rPr>
        <w:t xml:space="preserve">accounting year or </w:t>
      </w:r>
      <w:r w:rsidRPr="002D1A91">
        <w:rPr>
          <w:rFonts w:ascii="Arial" w:hAnsi="Arial" w:cs="Arial"/>
        </w:rPr>
        <w:t>Accounting Year</w:t>
      </w:r>
      <w:r w:rsidR="00C33658" w:rsidRPr="002D1A91">
        <w:rPr>
          <w:rFonts w:ascii="Arial" w:hAnsi="Arial" w:cs="Arial"/>
        </w:rPr>
        <w:t xml:space="preserve"> (as the case may be)</w:t>
      </w:r>
      <w:r w:rsidRPr="002D1A91">
        <w:rPr>
          <w:rFonts w:ascii="Arial" w:hAnsi="Arial" w:cs="Arial"/>
        </w:rPr>
        <w:t xml:space="preserve">, in the </w:t>
      </w:r>
      <w:r w:rsidR="00C33658" w:rsidRPr="002D1A91">
        <w:rPr>
          <w:rFonts w:ascii="Arial" w:hAnsi="Arial" w:cs="Arial"/>
        </w:rPr>
        <w:t xml:space="preserve">accounting year or </w:t>
      </w:r>
      <w:r w:rsidRPr="002D1A91">
        <w:rPr>
          <w:rFonts w:ascii="Arial" w:hAnsi="Arial" w:cs="Arial"/>
        </w:rPr>
        <w:t xml:space="preserve">Accounting Year </w:t>
      </w:r>
      <w:r w:rsidR="00C33658" w:rsidRPr="002D1A91">
        <w:rPr>
          <w:rFonts w:ascii="Arial" w:hAnsi="Arial" w:cs="Arial"/>
        </w:rPr>
        <w:t xml:space="preserve">(as the case may be) in which </w:t>
      </w:r>
      <w:r w:rsidRPr="002D1A91">
        <w:rPr>
          <w:rFonts w:ascii="Arial" w:hAnsi="Arial" w:cs="Arial"/>
        </w:rPr>
        <w:t>such event ends.</w:t>
      </w:r>
    </w:p>
    <w:p w14:paraId="69A1C5B0" w14:textId="40A3B4B6" w:rsidR="00F64226" w:rsidRPr="002D1A91" w:rsidRDefault="00F64226">
      <w:pPr>
        <w:spacing w:after="160" w:line="259" w:lineRule="auto"/>
        <w:rPr>
          <w:rFonts w:ascii="Arial" w:hAnsi="Arial" w:cs="Arial"/>
          <w:b/>
          <w:smallCaps/>
          <w:u w:val="single"/>
        </w:rPr>
      </w:pPr>
      <w:bookmarkStart w:id="214" w:name="_Toc333899968"/>
    </w:p>
    <w:p w14:paraId="4646037C" w14:textId="7F1527B8" w:rsidR="00D96016" w:rsidRPr="002D1A91" w:rsidRDefault="00D96016" w:rsidP="004A093A">
      <w:pPr>
        <w:pStyle w:val="Heading2"/>
        <w:spacing w:line="240" w:lineRule="auto"/>
        <w:ind w:left="720"/>
        <w:jc w:val="both"/>
        <w:rPr>
          <w:rFonts w:ascii="Arial" w:hAnsi="Arial" w:cs="Arial"/>
          <w:u w:val="single"/>
        </w:rPr>
      </w:pPr>
      <w:r w:rsidRPr="002D1A91">
        <w:rPr>
          <w:rFonts w:ascii="Arial" w:hAnsi="Arial" w:cs="Arial"/>
          <w:u w:val="single"/>
        </w:rPr>
        <w:t>Notice and Contest of Claims</w:t>
      </w:r>
      <w:bookmarkEnd w:id="214"/>
    </w:p>
    <w:p w14:paraId="07007422" w14:textId="77777777" w:rsidR="00D96016" w:rsidRPr="002D1A91" w:rsidRDefault="00D96016" w:rsidP="004A093A">
      <w:pPr>
        <w:spacing w:line="240" w:lineRule="auto"/>
        <w:jc w:val="both"/>
        <w:rPr>
          <w:rFonts w:ascii="Arial" w:hAnsi="Arial" w:cs="Arial"/>
        </w:rPr>
      </w:pPr>
    </w:p>
    <w:p w14:paraId="3773E5CA" w14:textId="53BA3779" w:rsidR="00D96016" w:rsidRPr="002D1A91" w:rsidRDefault="00D96016" w:rsidP="004A093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that either </w:t>
      </w:r>
      <w:r w:rsidR="002B0AD7" w:rsidRPr="002D1A91">
        <w:rPr>
          <w:rFonts w:ascii="Arial" w:hAnsi="Arial" w:cs="Arial"/>
        </w:rPr>
        <w:t xml:space="preserve">Indemnified </w:t>
      </w:r>
      <w:r w:rsidRPr="002D1A91">
        <w:rPr>
          <w:rFonts w:ascii="Arial" w:hAnsi="Arial" w:cs="Arial"/>
        </w:rPr>
        <w:t xml:space="preserve">Party receives a claim or demand from a third party in respect of which it is entitled to the benefit of an indemnity under this Article 9 </w:t>
      </w:r>
      <w:r w:rsidRPr="002D1A91">
        <w:rPr>
          <w:rFonts w:ascii="Arial" w:hAnsi="Arial" w:cs="Arial"/>
          <w:i/>
        </w:rPr>
        <w:t>(Indemnities</w:t>
      </w:r>
      <w:r w:rsidR="003723C5" w:rsidRPr="002D1A91">
        <w:rPr>
          <w:rFonts w:ascii="Arial" w:hAnsi="Arial" w:cs="Arial"/>
          <w:i/>
        </w:rPr>
        <w:t xml:space="preserve"> </w:t>
      </w:r>
      <w:r w:rsidRPr="002D1A91">
        <w:rPr>
          <w:rFonts w:ascii="Arial" w:hAnsi="Arial" w:cs="Arial"/>
          <w:i/>
        </w:rPr>
        <w:t>&amp; Limitation of Liability)</w:t>
      </w:r>
      <w:r w:rsidRPr="002D1A91">
        <w:rPr>
          <w:rFonts w:ascii="Arial" w:hAnsi="Arial" w:cs="Arial"/>
        </w:rPr>
        <w:t xml:space="preserve"> (the </w:t>
      </w:r>
      <w:r w:rsidRPr="002D1A91">
        <w:rPr>
          <w:rFonts w:ascii="Arial" w:hAnsi="Arial" w:cs="Arial"/>
          <w:b/>
        </w:rPr>
        <w:t>Indemnified Party</w:t>
      </w:r>
      <w:r w:rsidRPr="002D1A91">
        <w:rPr>
          <w:rFonts w:ascii="Arial" w:hAnsi="Arial" w:cs="Arial"/>
        </w:rPr>
        <w:t xml:space="preserve">) it shall </w:t>
      </w:r>
      <w:r w:rsidR="00236748">
        <w:rPr>
          <w:rFonts w:ascii="Arial" w:hAnsi="Arial" w:cs="Arial"/>
        </w:rPr>
        <w:t>N</w:t>
      </w:r>
      <w:r w:rsidRPr="002D1A91">
        <w:rPr>
          <w:rFonts w:ascii="Arial" w:hAnsi="Arial" w:cs="Arial"/>
        </w:rPr>
        <w:t xml:space="preserve">otify the other </w:t>
      </w:r>
      <w:r w:rsidR="00783E62">
        <w:rPr>
          <w:rFonts w:ascii="Arial" w:hAnsi="Arial" w:cs="Arial"/>
        </w:rPr>
        <w:t>I</w:t>
      </w:r>
      <w:r w:rsidR="002B0AD7" w:rsidRPr="002D1A91">
        <w:rPr>
          <w:rFonts w:ascii="Arial" w:hAnsi="Arial" w:cs="Arial"/>
        </w:rPr>
        <w:t xml:space="preserve">ndemnifying </w:t>
      </w:r>
      <w:r w:rsidRPr="002D1A91">
        <w:rPr>
          <w:rFonts w:ascii="Arial" w:hAnsi="Arial" w:cs="Arial"/>
        </w:rPr>
        <w:t xml:space="preserve">Party (the </w:t>
      </w:r>
      <w:r w:rsidRPr="002D1A91">
        <w:rPr>
          <w:rFonts w:ascii="Arial" w:hAnsi="Arial" w:cs="Arial"/>
          <w:b/>
        </w:rPr>
        <w:t>Indemnifying Party</w:t>
      </w:r>
      <w:r w:rsidRPr="002D1A91">
        <w:rPr>
          <w:rFonts w:ascii="Arial" w:hAnsi="Arial" w:cs="Arial"/>
        </w:rPr>
        <w:t>) within twenty-one (21) days of receipt of the claim or demand and shall not settle or pay the claim without the prior approval of the Indemnifying Party, which approval shall not be unreasonably withheld, conditioned or delayed. In the event that the Indemnifying Party wishes to contest or dispute the claim or demand, it may conduct the proceedings in the name of the Indemnified Party, subject to the Indemnified Party being secured against any costs involved, to its reasonable satisfaction.</w:t>
      </w:r>
    </w:p>
    <w:p w14:paraId="74433B04" w14:textId="77777777" w:rsidR="00D96016" w:rsidRPr="002D1A91" w:rsidRDefault="00D96016" w:rsidP="004A093A">
      <w:pPr>
        <w:spacing w:line="240" w:lineRule="auto"/>
        <w:jc w:val="both"/>
        <w:rPr>
          <w:rFonts w:ascii="Arial" w:hAnsi="Arial" w:cs="Arial"/>
        </w:rPr>
      </w:pPr>
    </w:p>
    <w:p w14:paraId="523BF0FA" w14:textId="77777777" w:rsidR="00D96016" w:rsidRPr="002D1A91" w:rsidRDefault="00D96016" w:rsidP="004A093A">
      <w:pPr>
        <w:pStyle w:val="Heading2"/>
        <w:spacing w:line="240" w:lineRule="auto"/>
        <w:ind w:left="720"/>
        <w:jc w:val="both"/>
        <w:rPr>
          <w:rFonts w:ascii="Arial" w:hAnsi="Arial" w:cs="Arial"/>
          <w:u w:val="single"/>
        </w:rPr>
      </w:pPr>
      <w:bookmarkStart w:id="215" w:name="_Toc333899969"/>
      <w:r w:rsidRPr="002D1A91">
        <w:rPr>
          <w:rFonts w:ascii="Arial" w:hAnsi="Arial" w:cs="Arial"/>
          <w:u w:val="single"/>
        </w:rPr>
        <w:t>Defense of Claims</w:t>
      </w:r>
      <w:bookmarkEnd w:id="215"/>
    </w:p>
    <w:p w14:paraId="60988FA5" w14:textId="77777777" w:rsidR="00D96016" w:rsidRPr="002D1A91" w:rsidRDefault="00D96016" w:rsidP="004A093A">
      <w:pPr>
        <w:spacing w:line="240" w:lineRule="auto"/>
        <w:jc w:val="both"/>
        <w:rPr>
          <w:rFonts w:ascii="Arial" w:hAnsi="Arial" w:cs="Arial"/>
        </w:rPr>
      </w:pPr>
    </w:p>
    <w:p w14:paraId="57CB8B33" w14:textId="77777777" w:rsidR="00D96016" w:rsidRPr="002D1A91" w:rsidRDefault="00D96016" w:rsidP="004A093A">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The Indemnifying Party shall be entitled, at its option and expense and with counsel of its selection, to assume and control the defense of such claim, action, suit or proceeding, subject to the prior approval of the Indemnified Party; provided, however, it gives prompt notice of its intention to do so to the Indemnified Party, and reimburses the Indemnified Party for the reasonable costs and expenses incurred by the Indemnified Party prior to assumption by the Indemnifying Party of such defense.</w:t>
      </w:r>
    </w:p>
    <w:p w14:paraId="36A810B3" w14:textId="77777777" w:rsidR="00D96016" w:rsidRPr="002D1A91" w:rsidRDefault="00D96016" w:rsidP="004A093A">
      <w:pPr>
        <w:spacing w:line="240" w:lineRule="auto"/>
        <w:jc w:val="both"/>
        <w:rPr>
          <w:rFonts w:ascii="Arial" w:hAnsi="Arial" w:cs="Arial"/>
        </w:rPr>
      </w:pPr>
    </w:p>
    <w:p w14:paraId="7907ACEE" w14:textId="20744EB5" w:rsidR="00CF3443" w:rsidRPr="002D1A91" w:rsidRDefault="00CF3443" w:rsidP="00990FA4">
      <w:pPr>
        <w:pStyle w:val="ColorfulList-Accent11"/>
        <w:numPr>
          <w:ilvl w:val="2"/>
          <w:numId w:val="2"/>
        </w:numPr>
        <w:spacing w:line="240" w:lineRule="auto"/>
        <w:ind w:left="720"/>
        <w:jc w:val="both"/>
        <w:rPr>
          <w:rFonts w:ascii="Arial" w:hAnsi="Arial" w:cs="Arial"/>
        </w:rPr>
      </w:pPr>
      <w:r w:rsidRPr="006A4CA4">
        <w:rPr>
          <w:rFonts w:ascii="Arial" w:eastAsia="Times New Roman" w:hAnsi="Arial" w:cs="Arial"/>
        </w:rPr>
        <w:t xml:space="preserve">The </w:t>
      </w:r>
      <w:r w:rsidR="00373F55" w:rsidRPr="006A4CA4">
        <w:rPr>
          <w:rFonts w:ascii="Arial" w:eastAsia="Times New Roman" w:hAnsi="Arial" w:cs="Arial"/>
        </w:rPr>
        <w:t>Indemni</w:t>
      </w:r>
      <w:r w:rsidR="00855507" w:rsidRPr="006A4CA4">
        <w:rPr>
          <w:rFonts w:ascii="Arial" w:eastAsia="Times New Roman" w:hAnsi="Arial" w:cs="Arial"/>
        </w:rPr>
        <w:t>f</w:t>
      </w:r>
      <w:r w:rsidR="00373F55" w:rsidRPr="006A4CA4">
        <w:rPr>
          <w:rFonts w:ascii="Arial" w:eastAsia="Times New Roman" w:hAnsi="Arial" w:cs="Arial"/>
        </w:rPr>
        <w:t xml:space="preserve">ied Party </w:t>
      </w:r>
      <w:r w:rsidRPr="006A4CA4">
        <w:rPr>
          <w:rFonts w:ascii="Arial" w:eastAsia="Times New Roman" w:hAnsi="Arial" w:cs="Arial"/>
        </w:rPr>
        <w:t xml:space="preserve">shall be free to pay or settle any claim on such terms as it may think fit if, within twenty-eight (28) days of the notice under Section 9.3, the </w:t>
      </w:r>
      <w:r w:rsidR="00373F55" w:rsidRPr="006A4CA4">
        <w:rPr>
          <w:rFonts w:ascii="Arial" w:eastAsia="Times New Roman" w:hAnsi="Arial" w:cs="Arial"/>
        </w:rPr>
        <w:t>Indemnifying Party</w:t>
      </w:r>
      <w:r w:rsidRPr="006A4CA4">
        <w:rPr>
          <w:rFonts w:ascii="Arial" w:eastAsia="Times New Roman" w:hAnsi="Arial" w:cs="Arial"/>
        </w:rPr>
        <w:t xml:space="preserve"> fails to notify the Agency of its intention to dispute the claim</w:t>
      </w:r>
      <w:r w:rsidR="00373F55" w:rsidRPr="006A4CA4">
        <w:rPr>
          <w:rFonts w:ascii="Arial" w:eastAsia="Times New Roman" w:hAnsi="Arial" w:cs="Arial"/>
        </w:rPr>
        <w:t xml:space="preserve"> or assume control of the defense in accordance with Section 9.4.1</w:t>
      </w:r>
      <w:r w:rsidRPr="006A4CA4">
        <w:rPr>
          <w:rFonts w:ascii="Arial" w:eastAsia="Times New Roman" w:hAnsi="Arial" w:cs="Arial"/>
        </w:rPr>
        <w:t>.</w:t>
      </w:r>
      <w:r w:rsidR="00990FA4" w:rsidRPr="006A4CA4" w:rsidDel="00990FA4">
        <w:rPr>
          <w:rFonts w:ascii="Arial" w:hAnsi="Arial" w:cs="Arial"/>
        </w:rPr>
        <w:t xml:space="preserve"> </w:t>
      </w:r>
      <w:r w:rsidRPr="006A4CA4">
        <w:rPr>
          <w:rFonts w:ascii="Arial" w:eastAsia="Times New Roman" w:hAnsi="Arial" w:cs="Arial"/>
        </w:rPr>
        <w:t>The Agency may at any time give notice to the Concessionaire that it is taking over the conduct of any defence, dispute, compromise or appeal of any claim. Upon such notice, the Concessionaire shall promptly transfer conduct of the claim to the Agency and provide all reasonable co-operation. If the Agency gives such notice, the Concessionaire shall be released from its indemnity in respect of that claim, except where the notice was given as a consequence of the Concessionaire's own failure to deal properly with the claim.</w:t>
      </w:r>
    </w:p>
    <w:p w14:paraId="368215CE" w14:textId="77777777" w:rsidR="00CF3443" w:rsidRPr="002D1A91" w:rsidRDefault="00CF3443" w:rsidP="00030FBA">
      <w:pPr>
        <w:pStyle w:val="ListParagraph"/>
        <w:rPr>
          <w:rFonts w:ascii="Arial" w:hAnsi="Arial" w:cs="Arial"/>
        </w:rPr>
      </w:pPr>
    </w:p>
    <w:p w14:paraId="34C972C0" w14:textId="5A5E91AE" w:rsidR="00D96016" w:rsidRPr="002D1A91" w:rsidRDefault="00D96016" w:rsidP="004A093A">
      <w:pPr>
        <w:pStyle w:val="ColorfulList-Accent11"/>
        <w:numPr>
          <w:ilvl w:val="2"/>
          <w:numId w:val="2"/>
        </w:numPr>
        <w:spacing w:line="240" w:lineRule="auto"/>
        <w:ind w:left="720"/>
        <w:jc w:val="both"/>
        <w:rPr>
          <w:rFonts w:ascii="Arial" w:hAnsi="Arial" w:cs="Arial"/>
        </w:rPr>
      </w:pPr>
      <w:r w:rsidRPr="002D1A91">
        <w:rPr>
          <w:rFonts w:ascii="Arial" w:hAnsi="Arial" w:cs="Arial"/>
        </w:rPr>
        <w:t>Unless and until the Indemnifying Party acknowledges in writing its obligation to indemnify the Indemnified Party and assumes control of the defense of a claim, suit, action or proceeding in accordance with Section 9.4.1, the Indemnified Party shall have the right, but not the obligation, to contest, defend and litigate, with counsel of its own selection, any claim, action, suit or proceeding by any third party, alleged or asserted against such Party in respect of, resulting from, related to or arising out of any matter for which it is entitled to be indemnified hereunder, and the reasonable costs and expense thereof shall be subject to the indemnification obligations of the Indemnifying Party hereunder.</w:t>
      </w:r>
    </w:p>
    <w:p w14:paraId="2F4407A4" w14:textId="77777777" w:rsidR="00D96016" w:rsidRPr="002D1A91" w:rsidRDefault="00D96016" w:rsidP="004A093A">
      <w:pPr>
        <w:pStyle w:val="ColorfulList-Accent11"/>
        <w:spacing w:line="240" w:lineRule="auto"/>
        <w:jc w:val="both"/>
        <w:rPr>
          <w:rFonts w:ascii="Arial" w:hAnsi="Arial" w:cs="Arial"/>
        </w:rPr>
      </w:pPr>
    </w:p>
    <w:p w14:paraId="5FE5FAE3" w14:textId="77777777" w:rsidR="00D96016" w:rsidRPr="002D1A91" w:rsidRDefault="00D96016" w:rsidP="004A093A">
      <w:pPr>
        <w:pStyle w:val="ColorfulList-Accent11"/>
        <w:numPr>
          <w:ilvl w:val="2"/>
          <w:numId w:val="2"/>
        </w:numPr>
        <w:spacing w:line="240" w:lineRule="auto"/>
        <w:ind w:left="720"/>
        <w:jc w:val="both"/>
        <w:rPr>
          <w:rFonts w:ascii="Arial" w:hAnsi="Arial" w:cs="Arial"/>
        </w:rPr>
      </w:pPr>
      <w:r w:rsidRPr="002D1A91">
        <w:rPr>
          <w:rFonts w:ascii="Arial" w:hAnsi="Arial" w:cs="Arial"/>
        </w:rPr>
        <w:t>Upon assumption by the Indemnifying Party of the control of the defense of a claim, suit, action or proceeding, the Indemnifying Party shall reimburse the Indemnified Party for the reasonable costs and expenses of the Indemnified Party in the defense of the claim, suit, action or proceeding prior to the Indemnifying Party’s acknowledgment of the Indemnification and assumption of the defense.</w:t>
      </w:r>
    </w:p>
    <w:p w14:paraId="14D6CE47" w14:textId="77777777" w:rsidR="00D96016" w:rsidRPr="002D1A91" w:rsidRDefault="00D96016" w:rsidP="004A093A">
      <w:pPr>
        <w:pStyle w:val="ColorfulList-Accent11"/>
        <w:spacing w:line="240" w:lineRule="auto"/>
        <w:jc w:val="both"/>
        <w:rPr>
          <w:rFonts w:ascii="Arial" w:hAnsi="Arial" w:cs="Arial"/>
        </w:rPr>
      </w:pPr>
    </w:p>
    <w:p w14:paraId="0FB43E48" w14:textId="77777777" w:rsidR="00D96016" w:rsidRPr="002D1A91" w:rsidRDefault="00D96016" w:rsidP="004A093A">
      <w:pPr>
        <w:pStyle w:val="ColorfulList-Accent11"/>
        <w:numPr>
          <w:ilvl w:val="2"/>
          <w:numId w:val="2"/>
        </w:numPr>
        <w:spacing w:line="240" w:lineRule="auto"/>
        <w:ind w:left="720"/>
        <w:jc w:val="both"/>
        <w:rPr>
          <w:rFonts w:ascii="Arial" w:hAnsi="Arial" w:cs="Arial"/>
        </w:rPr>
      </w:pPr>
      <w:r w:rsidRPr="002D1A91">
        <w:rPr>
          <w:rFonts w:ascii="Arial" w:hAnsi="Arial" w:cs="Arial"/>
        </w:rPr>
        <w:t>Following acknowledgment of the indemnification and assumption of the defense by the Indemnifying Party, the Indemnified Party shall have the right to employ its own counsel, and such counsel may participate in such action, but the fees and expenses of such counsel shall be at the expense of such Indemnified Party, when and as incurred, unless:</w:t>
      </w:r>
    </w:p>
    <w:p w14:paraId="10C60462" w14:textId="77777777" w:rsidR="00D96016" w:rsidRPr="002D1A91" w:rsidRDefault="00D96016" w:rsidP="004A093A">
      <w:pPr>
        <w:spacing w:line="240" w:lineRule="auto"/>
        <w:jc w:val="both"/>
        <w:rPr>
          <w:rFonts w:ascii="Arial" w:hAnsi="Arial" w:cs="Arial"/>
        </w:rPr>
      </w:pPr>
    </w:p>
    <w:p w14:paraId="17A2EE3C" w14:textId="77777777" w:rsidR="00D96016" w:rsidRPr="002D1A91" w:rsidRDefault="00D96016" w:rsidP="004A093A">
      <w:pPr>
        <w:pStyle w:val="ColorfulList-Accent11"/>
        <w:numPr>
          <w:ilvl w:val="0"/>
          <w:numId w:val="26"/>
        </w:numPr>
        <w:spacing w:line="240" w:lineRule="auto"/>
        <w:ind w:left="1440"/>
        <w:jc w:val="both"/>
        <w:rPr>
          <w:rFonts w:ascii="Arial" w:hAnsi="Arial" w:cs="Arial"/>
        </w:rPr>
      </w:pPr>
      <w:r w:rsidRPr="002D1A91">
        <w:rPr>
          <w:rFonts w:ascii="Arial" w:hAnsi="Arial" w:cs="Arial"/>
        </w:rPr>
        <w:t>the employment of counsel by such Indemnified Party has been authorized in writing by the Indemnifying Party; or</w:t>
      </w:r>
    </w:p>
    <w:p w14:paraId="609A23F9" w14:textId="77777777" w:rsidR="00D96016" w:rsidRPr="002D1A91" w:rsidRDefault="00D96016" w:rsidP="004A093A">
      <w:pPr>
        <w:spacing w:line="240" w:lineRule="auto"/>
        <w:jc w:val="both"/>
        <w:rPr>
          <w:rFonts w:ascii="Arial" w:hAnsi="Arial" w:cs="Arial"/>
        </w:rPr>
      </w:pPr>
    </w:p>
    <w:p w14:paraId="1462FFCB" w14:textId="77777777" w:rsidR="00D96016" w:rsidRPr="002D1A91" w:rsidRDefault="00D96016" w:rsidP="004A093A">
      <w:pPr>
        <w:pStyle w:val="ColorfulList-Accent11"/>
        <w:numPr>
          <w:ilvl w:val="0"/>
          <w:numId w:val="26"/>
        </w:numPr>
        <w:spacing w:line="240" w:lineRule="auto"/>
        <w:ind w:left="1440"/>
        <w:jc w:val="both"/>
        <w:rPr>
          <w:rFonts w:ascii="Arial" w:hAnsi="Arial" w:cs="Arial"/>
        </w:rPr>
      </w:pPr>
      <w:r w:rsidRPr="002D1A91">
        <w:rPr>
          <w:rFonts w:ascii="Arial" w:hAnsi="Arial" w:cs="Arial"/>
        </w:rPr>
        <w:t>the Indemnified Party shall have reasonably concluded that there may be a conflict of interest between the Indemnifying Party and the Indemnified Party in the conduct of the defense of such action; or</w:t>
      </w:r>
    </w:p>
    <w:p w14:paraId="34FBDDA6" w14:textId="77777777" w:rsidR="00D96016" w:rsidRPr="002D1A91" w:rsidRDefault="00D96016" w:rsidP="004A093A">
      <w:pPr>
        <w:spacing w:line="240" w:lineRule="auto"/>
        <w:jc w:val="both"/>
        <w:rPr>
          <w:rFonts w:ascii="Arial" w:hAnsi="Arial" w:cs="Arial"/>
        </w:rPr>
      </w:pPr>
    </w:p>
    <w:p w14:paraId="3D72E70C" w14:textId="77777777" w:rsidR="00D96016" w:rsidRPr="002D1A91" w:rsidRDefault="00D96016" w:rsidP="004A093A">
      <w:pPr>
        <w:pStyle w:val="ColorfulList-Accent11"/>
        <w:numPr>
          <w:ilvl w:val="0"/>
          <w:numId w:val="26"/>
        </w:numPr>
        <w:spacing w:line="240" w:lineRule="auto"/>
        <w:ind w:left="1440"/>
        <w:jc w:val="both"/>
        <w:rPr>
          <w:rFonts w:ascii="Arial" w:hAnsi="Arial" w:cs="Arial"/>
        </w:rPr>
      </w:pPr>
      <w:r w:rsidRPr="002D1A91">
        <w:rPr>
          <w:rFonts w:ascii="Arial" w:hAnsi="Arial" w:cs="Arial"/>
        </w:rPr>
        <w:t>the Indemnifying Party shall not, in fact, have employed independent counsel reasonably satisfactory to the Indemnified Party, to assume the defense of such action and shall have been so notified by the Indemnified Party; or</w:t>
      </w:r>
    </w:p>
    <w:p w14:paraId="7C16849B" w14:textId="77777777" w:rsidR="00D96016" w:rsidRPr="002D1A91" w:rsidRDefault="00D96016" w:rsidP="004A093A">
      <w:pPr>
        <w:spacing w:line="240" w:lineRule="auto"/>
        <w:jc w:val="both"/>
        <w:rPr>
          <w:rFonts w:ascii="Arial" w:hAnsi="Arial" w:cs="Arial"/>
        </w:rPr>
      </w:pPr>
    </w:p>
    <w:p w14:paraId="06EA38EE" w14:textId="77777777" w:rsidR="00D96016" w:rsidRPr="002D1A91" w:rsidRDefault="00D96016" w:rsidP="004A093A">
      <w:pPr>
        <w:pStyle w:val="ColorfulList-Accent11"/>
        <w:numPr>
          <w:ilvl w:val="0"/>
          <w:numId w:val="26"/>
        </w:numPr>
        <w:spacing w:line="240" w:lineRule="auto"/>
        <w:ind w:left="1440"/>
        <w:jc w:val="both"/>
        <w:rPr>
          <w:rFonts w:ascii="Arial" w:hAnsi="Arial" w:cs="Arial"/>
        </w:rPr>
      </w:pPr>
      <w:r w:rsidRPr="002D1A91">
        <w:rPr>
          <w:rFonts w:ascii="Arial" w:hAnsi="Arial" w:cs="Arial"/>
        </w:rPr>
        <w:t>the Indemnified Party shall have reasonably concluded and specifically Notified the Indemnifying Party either:</w:t>
      </w:r>
    </w:p>
    <w:p w14:paraId="6296B76F" w14:textId="77777777" w:rsidR="00D96016" w:rsidRPr="002D1A91" w:rsidRDefault="00D96016" w:rsidP="004A093A">
      <w:pPr>
        <w:spacing w:line="240" w:lineRule="auto"/>
        <w:jc w:val="both"/>
        <w:rPr>
          <w:rFonts w:ascii="Arial" w:hAnsi="Arial" w:cs="Arial"/>
        </w:rPr>
      </w:pPr>
    </w:p>
    <w:p w14:paraId="4B080746" w14:textId="77777777" w:rsidR="00D96016" w:rsidRPr="002D1A91" w:rsidRDefault="00D96016" w:rsidP="004A093A">
      <w:pPr>
        <w:pStyle w:val="ColorfulList-Accent11"/>
        <w:numPr>
          <w:ilvl w:val="0"/>
          <w:numId w:val="27"/>
        </w:numPr>
        <w:spacing w:line="240" w:lineRule="auto"/>
        <w:ind w:left="2160"/>
        <w:jc w:val="both"/>
        <w:rPr>
          <w:rFonts w:ascii="Arial" w:hAnsi="Arial" w:cs="Arial"/>
        </w:rPr>
      </w:pPr>
      <w:r w:rsidRPr="002D1A91">
        <w:rPr>
          <w:rFonts w:ascii="Arial" w:hAnsi="Arial" w:cs="Arial"/>
        </w:rPr>
        <w:t>that there may be specific defenses available to it which are different from or additional to those available to the Indemnifying Party; or</w:t>
      </w:r>
    </w:p>
    <w:p w14:paraId="0E0BDC21" w14:textId="77777777" w:rsidR="00D96016" w:rsidRPr="002D1A91" w:rsidRDefault="00D96016" w:rsidP="004A093A">
      <w:pPr>
        <w:spacing w:line="240" w:lineRule="auto"/>
        <w:jc w:val="both"/>
        <w:rPr>
          <w:rFonts w:ascii="Arial" w:hAnsi="Arial" w:cs="Arial"/>
        </w:rPr>
      </w:pPr>
    </w:p>
    <w:p w14:paraId="78088D57" w14:textId="77777777" w:rsidR="00D96016" w:rsidRPr="002D1A91" w:rsidRDefault="00D96016" w:rsidP="004A093A">
      <w:pPr>
        <w:pStyle w:val="ColorfulList-Accent11"/>
        <w:numPr>
          <w:ilvl w:val="0"/>
          <w:numId w:val="27"/>
        </w:numPr>
        <w:spacing w:line="240" w:lineRule="auto"/>
        <w:ind w:left="2160"/>
        <w:jc w:val="both"/>
        <w:rPr>
          <w:rFonts w:ascii="Arial" w:hAnsi="Arial" w:cs="Arial"/>
        </w:rPr>
      </w:pPr>
      <w:r w:rsidRPr="002D1A91">
        <w:rPr>
          <w:rFonts w:ascii="Arial" w:hAnsi="Arial" w:cs="Arial"/>
        </w:rPr>
        <w:t>that such claim, action, suit or proceeding involves or could have a Material Adverse Effect upon it beyond the scope of this Agreement.</w:t>
      </w:r>
    </w:p>
    <w:p w14:paraId="7B233B03" w14:textId="77777777" w:rsidR="00D96016" w:rsidRPr="002D1A91" w:rsidRDefault="00D96016" w:rsidP="004A093A">
      <w:pPr>
        <w:spacing w:line="240" w:lineRule="auto"/>
        <w:jc w:val="both"/>
        <w:rPr>
          <w:rFonts w:ascii="Arial" w:hAnsi="Arial" w:cs="Arial"/>
        </w:rPr>
      </w:pPr>
    </w:p>
    <w:p w14:paraId="119BDE66" w14:textId="28FC43D5" w:rsidR="00D96016" w:rsidRPr="002D1A91" w:rsidRDefault="00D96016" w:rsidP="004A093A">
      <w:pPr>
        <w:spacing w:line="240" w:lineRule="auto"/>
        <w:ind w:left="720"/>
        <w:jc w:val="both"/>
        <w:rPr>
          <w:rFonts w:ascii="Arial" w:hAnsi="Arial" w:cs="Arial"/>
        </w:rPr>
      </w:pPr>
      <w:r w:rsidRPr="002D1A91">
        <w:rPr>
          <w:rFonts w:ascii="Arial" w:hAnsi="Arial" w:cs="Arial"/>
        </w:rPr>
        <w:t>Provided that if Sections 9.4.</w:t>
      </w:r>
      <w:r w:rsidR="00855507" w:rsidRPr="002D1A91">
        <w:rPr>
          <w:rFonts w:ascii="Arial" w:hAnsi="Arial" w:cs="Arial"/>
        </w:rPr>
        <w:t>6</w:t>
      </w:r>
      <w:r w:rsidRPr="002D1A91">
        <w:rPr>
          <w:rFonts w:ascii="Arial" w:hAnsi="Arial" w:cs="Arial"/>
        </w:rPr>
        <w:t>, (b), (c) or (d) shall be applicable, then the counsel for the Indemnified Party shall have the right to direct the defense of such claim, demand, action, suit or proceeding on behalf of the Indemnified Party, and the reasonable fees and disbursements of such counsel shall constitute legal or other expenses hereunder.</w:t>
      </w:r>
    </w:p>
    <w:p w14:paraId="23AFAFB8" w14:textId="77777777" w:rsidR="00D96016" w:rsidRPr="002D1A91" w:rsidRDefault="00D96016" w:rsidP="004A093A">
      <w:pPr>
        <w:spacing w:line="240" w:lineRule="auto"/>
        <w:jc w:val="both"/>
        <w:rPr>
          <w:rFonts w:ascii="Arial" w:hAnsi="Arial" w:cs="Arial"/>
        </w:rPr>
      </w:pPr>
    </w:p>
    <w:p w14:paraId="25F4F652" w14:textId="685A753C" w:rsidR="00D96016" w:rsidRPr="002D1A91" w:rsidRDefault="00D96016" w:rsidP="004A093A">
      <w:pPr>
        <w:pStyle w:val="Heading2"/>
        <w:spacing w:line="240" w:lineRule="auto"/>
        <w:ind w:left="720"/>
        <w:jc w:val="both"/>
        <w:rPr>
          <w:rFonts w:ascii="Arial" w:hAnsi="Arial" w:cs="Arial"/>
          <w:u w:val="single"/>
        </w:rPr>
      </w:pPr>
      <w:bookmarkStart w:id="216" w:name="_Toc333899970"/>
      <w:r w:rsidRPr="002D1A91">
        <w:rPr>
          <w:rFonts w:ascii="Arial" w:hAnsi="Arial" w:cs="Arial"/>
          <w:u w:val="single"/>
        </w:rPr>
        <w:t>No Consequential Claims</w:t>
      </w:r>
      <w:bookmarkEnd w:id="216"/>
    </w:p>
    <w:p w14:paraId="419A5E69" w14:textId="77777777" w:rsidR="00D96016" w:rsidRPr="002D1A91" w:rsidRDefault="00D96016" w:rsidP="004A093A">
      <w:pPr>
        <w:spacing w:line="240" w:lineRule="auto"/>
        <w:jc w:val="both"/>
        <w:rPr>
          <w:rFonts w:ascii="Arial" w:hAnsi="Arial" w:cs="Arial"/>
        </w:rPr>
      </w:pPr>
    </w:p>
    <w:p w14:paraId="31270CB0" w14:textId="03EB5263" w:rsidR="00FC2D2D" w:rsidRPr="002D1A91" w:rsidRDefault="00D96016" w:rsidP="00FC2D2D">
      <w:pPr>
        <w:pStyle w:val="ColorfulList-Accent11"/>
        <w:numPr>
          <w:ilvl w:val="2"/>
          <w:numId w:val="2"/>
        </w:numPr>
        <w:spacing w:line="240" w:lineRule="auto"/>
        <w:ind w:left="720"/>
        <w:jc w:val="both"/>
        <w:rPr>
          <w:rFonts w:ascii="Arial" w:hAnsi="Arial" w:cs="Arial"/>
        </w:rPr>
      </w:pPr>
      <w:r w:rsidRPr="002D1A91">
        <w:rPr>
          <w:rFonts w:ascii="Arial" w:hAnsi="Arial" w:cs="Arial"/>
        </w:rPr>
        <w:t>Notwithstanding anything to the contrary contained in this Article 9 (</w:t>
      </w:r>
      <w:r w:rsidRPr="002D1A91">
        <w:rPr>
          <w:rFonts w:ascii="Arial" w:hAnsi="Arial" w:cs="Arial"/>
          <w:i/>
        </w:rPr>
        <w:t>Indemnities</w:t>
      </w:r>
      <w:r w:rsidR="00855507" w:rsidRPr="002D1A91">
        <w:rPr>
          <w:rFonts w:ascii="Arial" w:hAnsi="Arial" w:cs="Arial"/>
          <w:i/>
        </w:rPr>
        <w:t xml:space="preserve"> </w:t>
      </w:r>
      <w:r w:rsidRPr="002D1A91">
        <w:rPr>
          <w:rFonts w:ascii="Arial" w:hAnsi="Arial" w:cs="Arial"/>
          <w:i/>
        </w:rPr>
        <w:t>&amp; Limitation of Liability</w:t>
      </w:r>
      <w:r w:rsidRPr="002D1A91">
        <w:rPr>
          <w:rFonts w:ascii="Arial" w:hAnsi="Arial" w:cs="Arial"/>
        </w:rPr>
        <w:t>), the indemnities herein provided shall not include any claim or recovery in respect of any cost, expense, loss or damage of an indirect, incidental or consequential nature, including loss of profit, except as expressly provided in this Agreement.</w:t>
      </w:r>
    </w:p>
    <w:p w14:paraId="0C3AA42B" w14:textId="77777777" w:rsidR="00CF3443" w:rsidRPr="002D1A91" w:rsidRDefault="00CF3443" w:rsidP="00511701">
      <w:pPr>
        <w:pStyle w:val="ColorfulList-Accent11"/>
        <w:spacing w:line="240" w:lineRule="auto"/>
        <w:jc w:val="both"/>
        <w:rPr>
          <w:rFonts w:ascii="Arial" w:hAnsi="Arial" w:cs="Arial"/>
        </w:rPr>
      </w:pPr>
    </w:p>
    <w:p w14:paraId="290F4C72" w14:textId="77777777" w:rsidR="00D96016" w:rsidRPr="002D1A91" w:rsidRDefault="00D96016" w:rsidP="004A093A">
      <w:pPr>
        <w:pStyle w:val="Heading2"/>
        <w:spacing w:line="240" w:lineRule="auto"/>
        <w:ind w:left="720"/>
        <w:jc w:val="both"/>
        <w:rPr>
          <w:rFonts w:ascii="Arial" w:hAnsi="Arial" w:cs="Arial"/>
          <w:u w:val="single"/>
        </w:rPr>
      </w:pPr>
      <w:bookmarkStart w:id="217" w:name="_Toc333899971"/>
      <w:r w:rsidRPr="002D1A91">
        <w:rPr>
          <w:rFonts w:ascii="Arial" w:hAnsi="Arial" w:cs="Arial"/>
          <w:u w:val="single"/>
        </w:rPr>
        <w:t>Survival on Termination</w:t>
      </w:r>
      <w:bookmarkEnd w:id="217"/>
    </w:p>
    <w:p w14:paraId="4AF482B6" w14:textId="77777777" w:rsidR="00D96016" w:rsidRPr="002D1A91" w:rsidRDefault="00D96016" w:rsidP="004A093A">
      <w:pPr>
        <w:spacing w:line="240" w:lineRule="auto"/>
        <w:jc w:val="both"/>
        <w:rPr>
          <w:rFonts w:ascii="Arial" w:hAnsi="Arial" w:cs="Arial"/>
        </w:rPr>
      </w:pPr>
    </w:p>
    <w:p w14:paraId="21475D08" w14:textId="75C459BB" w:rsidR="00D96016" w:rsidRPr="002D1A91" w:rsidRDefault="00D96016" w:rsidP="004A093A">
      <w:pPr>
        <w:pStyle w:val="ColorfulList-Accent11"/>
        <w:numPr>
          <w:ilvl w:val="2"/>
          <w:numId w:val="2"/>
        </w:numPr>
        <w:spacing w:line="240" w:lineRule="auto"/>
        <w:ind w:left="720"/>
        <w:jc w:val="both"/>
        <w:rPr>
          <w:rFonts w:ascii="Arial" w:hAnsi="Arial" w:cs="Arial"/>
        </w:rPr>
      </w:pPr>
      <w:r w:rsidRPr="002D1A91">
        <w:rPr>
          <w:rFonts w:ascii="Arial" w:hAnsi="Arial" w:cs="Arial"/>
        </w:rPr>
        <w:t>The provisions of this Article 9 (</w:t>
      </w:r>
      <w:r w:rsidRPr="002D1A91">
        <w:rPr>
          <w:rFonts w:ascii="Arial" w:hAnsi="Arial" w:cs="Arial"/>
          <w:i/>
        </w:rPr>
        <w:t>Indemnities</w:t>
      </w:r>
      <w:r w:rsidR="00855507" w:rsidRPr="002D1A91">
        <w:rPr>
          <w:rFonts w:ascii="Arial" w:hAnsi="Arial" w:cs="Arial"/>
          <w:i/>
        </w:rPr>
        <w:t xml:space="preserve"> </w:t>
      </w:r>
      <w:r w:rsidRPr="002D1A91">
        <w:rPr>
          <w:rFonts w:ascii="Arial" w:hAnsi="Arial" w:cs="Arial"/>
          <w:i/>
        </w:rPr>
        <w:t>&amp; Limitation of Liability</w:t>
      </w:r>
      <w:r w:rsidRPr="002D1A91">
        <w:rPr>
          <w:rFonts w:ascii="Arial" w:hAnsi="Arial" w:cs="Arial"/>
        </w:rPr>
        <w:t xml:space="preserve">) shall survive Termination for </w:t>
      </w:r>
      <w:r w:rsidR="00D11860" w:rsidRPr="002D1A91">
        <w:rPr>
          <w:rFonts w:ascii="Arial" w:hAnsi="Arial" w:cs="Arial"/>
        </w:rPr>
        <w:t xml:space="preserve">the duration of the Indemnity Survival Period, </w:t>
      </w:r>
      <w:r w:rsidRPr="002D1A91">
        <w:rPr>
          <w:rFonts w:ascii="Arial" w:hAnsi="Arial" w:cs="Arial"/>
        </w:rPr>
        <w:t>and the provisions of this Article 9 (</w:t>
      </w:r>
      <w:r w:rsidRPr="002D1A91">
        <w:rPr>
          <w:rFonts w:ascii="Arial" w:hAnsi="Arial" w:cs="Arial"/>
          <w:i/>
        </w:rPr>
        <w:t>Indemnities</w:t>
      </w:r>
      <w:r w:rsidR="00855507" w:rsidRPr="002D1A91">
        <w:rPr>
          <w:rFonts w:ascii="Arial" w:hAnsi="Arial" w:cs="Arial"/>
          <w:i/>
        </w:rPr>
        <w:t xml:space="preserve"> </w:t>
      </w:r>
      <w:r w:rsidRPr="002D1A91">
        <w:rPr>
          <w:rFonts w:ascii="Arial" w:hAnsi="Arial" w:cs="Arial"/>
          <w:i/>
        </w:rPr>
        <w:t>&amp; Limitation of Liability</w:t>
      </w:r>
      <w:r w:rsidRPr="002D1A91">
        <w:rPr>
          <w:rFonts w:ascii="Arial" w:hAnsi="Arial" w:cs="Arial"/>
        </w:rPr>
        <w:t xml:space="preserve">) shall apply solely in respect of claims that arose immediately on or prior to the Termination Date. </w:t>
      </w:r>
    </w:p>
    <w:p w14:paraId="49C8B860" w14:textId="77777777" w:rsidR="00D96016" w:rsidRPr="002D1A91" w:rsidRDefault="00D96016" w:rsidP="004A093A">
      <w:pPr>
        <w:spacing w:line="240" w:lineRule="auto"/>
        <w:jc w:val="both"/>
        <w:rPr>
          <w:rFonts w:ascii="Arial" w:hAnsi="Arial" w:cs="Arial"/>
        </w:rPr>
      </w:pPr>
    </w:p>
    <w:p w14:paraId="345604C1" w14:textId="77777777" w:rsidR="00D96016" w:rsidRPr="002D1A91" w:rsidRDefault="00D96016" w:rsidP="004A093A">
      <w:pPr>
        <w:pStyle w:val="Heading2"/>
        <w:spacing w:line="240" w:lineRule="auto"/>
        <w:ind w:left="720"/>
        <w:jc w:val="both"/>
        <w:rPr>
          <w:rFonts w:ascii="Arial" w:hAnsi="Arial" w:cs="Arial"/>
          <w:u w:val="single"/>
        </w:rPr>
      </w:pPr>
      <w:bookmarkStart w:id="218" w:name="_Toc333899972"/>
      <w:r w:rsidRPr="002D1A91">
        <w:rPr>
          <w:rFonts w:ascii="Arial" w:hAnsi="Arial" w:cs="Arial"/>
          <w:u w:val="single"/>
        </w:rPr>
        <w:t>Limitation of Liability &amp; Indemnification for Fines and Penalties</w:t>
      </w:r>
      <w:bookmarkEnd w:id="218"/>
    </w:p>
    <w:p w14:paraId="63013DB2" w14:textId="77777777" w:rsidR="00D96016" w:rsidRPr="002D1A91" w:rsidRDefault="00D96016" w:rsidP="004A093A">
      <w:pPr>
        <w:pStyle w:val="ColorfulList-Accent11"/>
        <w:spacing w:line="240" w:lineRule="auto"/>
        <w:jc w:val="both"/>
        <w:rPr>
          <w:rFonts w:ascii="Arial" w:hAnsi="Arial" w:cs="Arial"/>
        </w:rPr>
      </w:pPr>
    </w:p>
    <w:p w14:paraId="41A8D0D9" w14:textId="0590B9FF" w:rsidR="00D96016" w:rsidRPr="002D1A91" w:rsidRDefault="00D96016" w:rsidP="004A093A">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Neither Party shall be liable to the other Party in contract, tort, warranty, strict liability (except as may be expressly provided in any </w:t>
      </w:r>
      <w:r w:rsidR="00A146F6" w:rsidRPr="002D1A91">
        <w:rPr>
          <w:rFonts w:ascii="Arial" w:hAnsi="Arial" w:cs="Arial"/>
        </w:rPr>
        <w:t xml:space="preserve">Agency </w:t>
      </w:r>
      <w:r w:rsidRPr="002D1A91">
        <w:rPr>
          <w:rFonts w:ascii="Arial" w:hAnsi="Arial" w:cs="Arial"/>
        </w:rPr>
        <w:t xml:space="preserve">Agreement), or any other legal theory for any indirect, consequential, incidental, punitive, or exemplary damages; provided, that the </w:t>
      </w:r>
      <w:r w:rsidR="009A16FF" w:rsidRPr="002D1A91">
        <w:rPr>
          <w:rFonts w:ascii="Arial" w:hAnsi="Arial" w:cs="Arial"/>
        </w:rPr>
        <w:t xml:space="preserve">Parties </w:t>
      </w:r>
      <w:r w:rsidRPr="002D1A91">
        <w:rPr>
          <w:rFonts w:ascii="Arial" w:hAnsi="Arial" w:cs="Arial"/>
        </w:rPr>
        <w:t xml:space="preserve">hereby agree that the Termination Payment </w:t>
      </w:r>
      <w:r w:rsidR="0075010E" w:rsidRPr="002D1A91">
        <w:rPr>
          <w:rFonts w:ascii="Arial" w:hAnsi="Arial" w:cs="Arial"/>
        </w:rPr>
        <w:t xml:space="preserve">and Relief Costs </w:t>
      </w:r>
      <w:r w:rsidRPr="002D1A91">
        <w:rPr>
          <w:rFonts w:ascii="Arial" w:hAnsi="Arial" w:cs="Arial"/>
        </w:rPr>
        <w:t xml:space="preserve">payable under this Agreement are not indirect, consequential, incidental, punitive or exemplary damages. Neither Party shall have any liability to the other Party except pursuant to, or for breach of any </w:t>
      </w:r>
      <w:r w:rsidR="00A146F6" w:rsidRPr="002D1A91">
        <w:rPr>
          <w:rFonts w:ascii="Arial" w:hAnsi="Arial" w:cs="Arial"/>
        </w:rPr>
        <w:t xml:space="preserve">Agency </w:t>
      </w:r>
      <w:r w:rsidRPr="002D1A91">
        <w:rPr>
          <w:rFonts w:ascii="Arial" w:hAnsi="Arial" w:cs="Arial"/>
        </w:rPr>
        <w:t xml:space="preserve">Agreement; provided, however, that this provision is not intended to constitute a waiver of any rights of one Party against the other with regard to matters unrelated to any </w:t>
      </w:r>
      <w:r w:rsidR="00A146F6" w:rsidRPr="002D1A91">
        <w:rPr>
          <w:rFonts w:ascii="Arial" w:hAnsi="Arial" w:cs="Arial"/>
        </w:rPr>
        <w:t xml:space="preserve">Agency </w:t>
      </w:r>
      <w:r w:rsidRPr="002D1A91">
        <w:rPr>
          <w:rFonts w:ascii="Arial" w:hAnsi="Arial" w:cs="Arial"/>
        </w:rPr>
        <w:t>Agreement or to any activity not contemplated by the same.</w:t>
      </w:r>
    </w:p>
    <w:p w14:paraId="0460DFFD" w14:textId="77777777" w:rsidR="00D96016" w:rsidRPr="002D1A91" w:rsidRDefault="00D96016" w:rsidP="004A093A">
      <w:pPr>
        <w:pStyle w:val="ColorfulList-Accent11"/>
        <w:spacing w:line="240" w:lineRule="auto"/>
        <w:jc w:val="both"/>
        <w:rPr>
          <w:rFonts w:ascii="Arial" w:hAnsi="Arial" w:cs="Arial"/>
        </w:rPr>
      </w:pPr>
    </w:p>
    <w:p w14:paraId="137DA782" w14:textId="4AD87DD1" w:rsidR="00D96016" w:rsidRPr="002D1A91" w:rsidRDefault="00D96016" w:rsidP="004A093A">
      <w:pPr>
        <w:pStyle w:val="ColorfulList-Accent11"/>
        <w:numPr>
          <w:ilvl w:val="2"/>
          <w:numId w:val="2"/>
        </w:numPr>
        <w:spacing w:line="240" w:lineRule="auto"/>
        <w:ind w:left="720"/>
        <w:jc w:val="both"/>
        <w:rPr>
          <w:rFonts w:ascii="Arial" w:hAnsi="Arial" w:cs="Arial"/>
        </w:rPr>
      </w:pPr>
      <w:r w:rsidRPr="002D1A91">
        <w:rPr>
          <w:rFonts w:ascii="Arial" w:hAnsi="Arial" w:cs="Arial"/>
        </w:rPr>
        <w:t>Any fines or other penalties incurred by the Concessionaire for non-compliance with the Applicable Laws or other governmental directions issued pursuant thereto and in accordance therewith or the Concessionaire Permits shall not be reimbursed by</w:t>
      </w:r>
      <w:r w:rsidR="00855507" w:rsidRPr="002D1A91">
        <w:rPr>
          <w:rFonts w:ascii="Arial" w:hAnsi="Arial" w:cs="Arial"/>
        </w:rPr>
        <w:t xml:space="preserve"> the</w:t>
      </w:r>
      <w:r w:rsidRPr="002D1A91">
        <w:rPr>
          <w:rFonts w:ascii="Arial" w:hAnsi="Arial" w:cs="Arial"/>
        </w:rPr>
        <w:t xml:space="preserve"> </w:t>
      </w:r>
      <w:r w:rsidR="00A146F6" w:rsidRPr="002D1A91">
        <w:rPr>
          <w:rFonts w:ascii="Arial" w:hAnsi="Arial" w:cs="Arial"/>
        </w:rPr>
        <w:t xml:space="preserve">Agency </w:t>
      </w:r>
      <w:r w:rsidRPr="002D1A91">
        <w:rPr>
          <w:rFonts w:ascii="Arial" w:hAnsi="Arial" w:cs="Arial"/>
        </w:rPr>
        <w:t>or any Government Authority but shall be the sole responsibility of the Concessionaire.</w:t>
      </w:r>
    </w:p>
    <w:p w14:paraId="568FDB5A" w14:textId="77777777" w:rsidR="00D96016" w:rsidRPr="002D1A91" w:rsidRDefault="00D96016" w:rsidP="00D96016">
      <w:pPr>
        <w:pStyle w:val="ColorfulList-Accent11"/>
        <w:jc w:val="both"/>
        <w:rPr>
          <w:rFonts w:ascii="Arial" w:hAnsi="Arial" w:cs="Arial"/>
        </w:rPr>
      </w:pPr>
    </w:p>
    <w:p w14:paraId="67DEDD37" w14:textId="0ABBA3C9" w:rsidR="00D96016" w:rsidRPr="002D1A91" w:rsidRDefault="00D96016" w:rsidP="00466675">
      <w:pPr>
        <w:pStyle w:val="Heading1"/>
        <w:spacing w:line="240" w:lineRule="auto"/>
        <w:ind w:left="720" w:hanging="720"/>
        <w:jc w:val="both"/>
        <w:rPr>
          <w:rFonts w:ascii="Arial" w:hAnsi="Arial" w:cs="Arial"/>
        </w:rPr>
      </w:pPr>
      <w:r w:rsidRPr="002D1A91">
        <w:rPr>
          <w:rFonts w:ascii="Arial" w:hAnsi="Arial" w:cs="Arial"/>
        </w:rPr>
        <w:br w:type="page"/>
      </w:r>
      <w:bookmarkStart w:id="219" w:name="_Toc333899973"/>
      <w:bookmarkStart w:id="220" w:name="_Toc229101103"/>
      <w:r w:rsidR="00D7391A">
        <w:rPr>
          <w:rFonts w:ascii="Arial" w:hAnsi="Arial" w:cs="Arial"/>
        </w:rPr>
        <w:lastRenderedPageBreak/>
        <w:t xml:space="preserve">Equity And </w:t>
      </w:r>
      <w:bookmarkEnd w:id="219"/>
      <w:r w:rsidR="00D7391A">
        <w:rPr>
          <w:rFonts w:ascii="Arial" w:hAnsi="Arial" w:cs="Arial"/>
        </w:rPr>
        <w:t>Funding Matters</w:t>
      </w:r>
      <w:bookmarkEnd w:id="220"/>
      <w:r w:rsidR="00D7391A">
        <w:rPr>
          <w:rFonts w:ascii="Arial" w:hAnsi="Arial" w:cs="Arial"/>
        </w:rPr>
        <w:t xml:space="preserve"> </w:t>
      </w:r>
    </w:p>
    <w:p w14:paraId="6BD978CB" w14:textId="77777777" w:rsidR="00D96016" w:rsidRPr="002D1A91" w:rsidRDefault="00D96016" w:rsidP="00466675">
      <w:pPr>
        <w:spacing w:line="240" w:lineRule="auto"/>
        <w:rPr>
          <w:rFonts w:ascii="Arial" w:hAnsi="Arial" w:cs="Arial"/>
        </w:rPr>
      </w:pPr>
    </w:p>
    <w:p w14:paraId="7F9AB847" w14:textId="77B9D7D9" w:rsidR="00A24175" w:rsidRPr="002D1A91" w:rsidRDefault="00F0669F" w:rsidP="00F0669F">
      <w:pPr>
        <w:spacing w:line="240" w:lineRule="auto"/>
        <w:ind w:left="720" w:hanging="720"/>
        <w:jc w:val="both"/>
        <w:rPr>
          <w:rFonts w:ascii="Arial" w:hAnsi="Arial" w:cs="Arial"/>
        </w:rPr>
      </w:pPr>
      <w:bookmarkStart w:id="221" w:name="_Hlk6832754"/>
      <w:bookmarkStart w:id="222" w:name="_Hlk6587586"/>
      <w:r>
        <w:rPr>
          <w:rFonts w:ascii="Arial" w:hAnsi="Arial" w:cs="Arial"/>
        </w:rPr>
        <w:t xml:space="preserve">10.1. </w:t>
      </w:r>
      <w:r w:rsidRPr="00F0669F">
        <w:rPr>
          <w:rFonts w:ascii="Arial" w:hAnsi="Arial" w:cs="Arial"/>
        </w:rPr>
        <w:t>The Parties acknowledge and agree that all matters pertaining to the Concessionaire’s</w:t>
      </w:r>
      <w:r>
        <w:rPr>
          <w:rFonts w:ascii="Arial" w:hAnsi="Arial" w:cs="Arial"/>
        </w:rPr>
        <w:t xml:space="preserve"> </w:t>
      </w:r>
      <w:r w:rsidRPr="00F0669F">
        <w:rPr>
          <w:rFonts w:ascii="Arial" w:hAnsi="Arial" w:cs="Arial"/>
        </w:rPr>
        <w:t xml:space="preserve">capitalization, equity architecture, and the funding, subscription, and utilization of Equity shall be strictly governed by the provisions set forth in </w:t>
      </w:r>
      <w:r w:rsidRPr="00F0669F">
        <w:rPr>
          <w:rFonts w:ascii="Arial" w:hAnsi="Arial" w:cs="Arial"/>
          <w:b/>
          <w:bCs/>
          <w:smallCaps/>
        </w:rPr>
        <w:t>Schedule P</w:t>
      </w:r>
      <w:r w:rsidRPr="00F0669F">
        <w:rPr>
          <w:rFonts w:ascii="Arial" w:hAnsi="Arial" w:cs="Arial"/>
          <w:b/>
          <w:bCs/>
        </w:rPr>
        <w:t xml:space="preserve"> (</w:t>
      </w:r>
      <w:r w:rsidRPr="00F0669F">
        <w:rPr>
          <w:rFonts w:ascii="Arial" w:hAnsi="Arial" w:cs="Arial"/>
          <w:b/>
          <w:bCs/>
          <w:i/>
          <w:iCs/>
        </w:rPr>
        <w:t>Equity Matters</w:t>
      </w:r>
      <w:r w:rsidRPr="00F0669F">
        <w:rPr>
          <w:rFonts w:ascii="Arial" w:hAnsi="Arial" w:cs="Arial"/>
          <w:b/>
          <w:bCs/>
        </w:rPr>
        <w:t>)</w:t>
      </w:r>
      <w:r w:rsidRPr="00F0669F">
        <w:rPr>
          <w:rFonts w:ascii="Arial" w:hAnsi="Arial" w:cs="Arial"/>
        </w:rPr>
        <w:t xml:space="preserve"> and further, that any issuance, sale, transfer, Encumbrance, or disposal of the Sponsor Shares</w:t>
      </w:r>
      <w:r>
        <w:rPr>
          <w:rFonts w:ascii="Arial" w:hAnsi="Arial" w:cs="Arial"/>
        </w:rPr>
        <w:t xml:space="preserve">, </w:t>
      </w:r>
      <w:r w:rsidRPr="00F0669F">
        <w:rPr>
          <w:rFonts w:ascii="Arial" w:hAnsi="Arial" w:cs="Arial"/>
        </w:rPr>
        <w:t xml:space="preserve">including </w:t>
      </w:r>
      <w:r>
        <w:rPr>
          <w:rFonts w:ascii="Arial" w:hAnsi="Arial" w:cs="Arial"/>
        </w:rPr>
        <w:t xml:space="preserve">without limitation, </w:t>
      </w:r>
      <w:r w:rsidRPr="00F0669F">
        <w:rPr>
          <w:rFonts w:ascii="Arial" w:hAnsi="Arial" w:cs="Arial"/>
        </w:rPr>
        <w:t>any Change in Control, Change in Complete Control, or Change in Shareholding</w:t>
      </w:r>
      <w:r>
        <w:rPr>
          <w:rFonts w:ascii="Arial" w:hAnsi="Arial" w:cs="Arial"/>
        </w:rPr>
        <w:t xml:space="preserve"> </w:t>
      </w:r>
      <w:r w:rsidRPr="00F0669F">
        <w:rPr>
          <w:rFonts w:ascii="Arial" w:hAnsi="Arial" w:cs="Arial"/>
        </w:rPr>
        <w:t xml:space="preserve">shall only be permitted in strict compliance with the parameters and restrictions established in </w:t>
      </w:r>
      <w:r w:rsidRPr="00F0669F">
        <w:rPr>
          <w:rFonts w:ascii="Arial" w:hAnsi="Arial" w:cs="Arial"/>
          <w:b/>
          <w:bCs/>
          <w:smallCaps/>
        </w:rPr>
        <w:t>Schedule X</w:t>
      </w:r>
      <w:r w:rsidRPr="00F0669F">
        <w:rPr>
          <w:rFonts w:ascii="Arial" w:hAnsi="Arial" w:cs="Arial"/>
          <w:b/>
          <w:bCs/>
        </w:rPr>
        <w:t xml:space="preserve"> (</w:t>
      </w:r>
      <w:r w:rsidRPr="00F0669F">
        <w:rPr>
          <w:rFonts w:ascii="Arial" w:hAnsi="Arial" w:cs="Arial"/>
          <w:b/>
          <w:bCs/>
          <w:i/>
          <w:iCs/>
        </w:rPr>
        <w:t>Change In Control, Change In Complete Control And Change In Shareholding</w:t>
      </w:r>
      <w:r w:rsidRPr="00F0669F">
        <w:rPr>
          <w:rFonts w:ascii="Arial" w:hAnsi="Arial" w:cs="Arial"/>
          <w:b/>
          <w:bCs/>
        </w:rPr>
        <w:t>)</w:t>
      </w:r>
      <w:r w:rsidRPr="00F0669F">
        <w:rPr>
          <w:rFonts w:ascii="Arial" w:hAnsi="Arial" w:cs="Arial"/>
        </w:rPr>
        <w:t>.</w:t>
      </w:r>
    </w:p>
    <w:p w14:paraId="3561B069" w14:textId="77777777" w:rsidR="00F64226" w:rsidRPr="002D1A91" w:rsidRDefault="00F64226">
      <w:pPr>
        <w:spacing w:after="160" w:line="259" w:lineRule="auto"/>
        <w:rPr>
          <w:rFonts w:ascii="Arial" w:hAnsi="Arial" w:cs="Arial"/>
          <w:b/>
          <w:smallCaps/>
          <w:sz w:val="26"/>
        </w:rPr>
      </w:pPr>
      <w:bookmarkStart w:id="223" w:name="_Toc333899981"/>
      <w:bookmarkEnd w:id="221"/>
      <w:bookmarkEnd w:id="222"/>
      <w:r w:rsidRPr="002D1A91">
        <w:rPr>
          <w:rFonts w:ascii="Arial" w:hAnsi="Arial" w:cs="Arial"/>
        </w:rPr>
        <w:br w:type="page"/>
      </w:r>
    </w:p>
    <w:p w14:paraId="2B96864D" w14:textId="1BEB72D6" w:rsidR="00D96016" w:rsidRPr="002D1A91" w:rsidRDefault="00E37CAC" w:rsidP="00466675">
      <w:pPr>
        <w:pStyle w:val="Heading1"/>
        <w:spacing w:line="240" w:lineRule="auto"/>
        <w:ind w:left="720" w:hanging="720"/>
        <w:jc w:val="both"/>
        <w:rPr>
          <w:rFonts w:ascii="Arial" w:hAnsi="Arial" w:cs="Arial"/>
        </w:rPr>
      </w:pPr>
      <w:bookmarkStart w:id="224" w:name="_Toc229101104"/>
      <w:r w:rsidRPr="002D1A91">
        <w:rPr>
          <w:rFonts w:ascii="Arial" w:hAnsi="Arial" w:cs="Arial"/>
        </w:rPr>
        <w:lastRenderedPageBreak/>
        <w:t>D</w:t>
      </w:r>
      <w:r w:rsidR="00485643" w:rsidRPr="002D1A91">
        <w:rPr>
          <w:rFonts w:ascii="Arial" w:hAnsi="Arial" w:cs="Arial"/>
        </w:rPr>
        <w:t xml:space="preserve">evelopment </w:t>
      </w:r>
      <w:r w:rsidR="00D96016" w:rsidRPr="002D1A91">
        <w:rPr>
          <w:rFonts w:ascii="Arial" w:hAnsi="Arial" w:cs="Arial"/>
        </w:rPr>
        <w:t>Performance Security &amp; O&amp;M Performance Security</w:t>
      </w:r>
      <w:bookmarkEnd w:id="223"/>
      <w:bookmarkEnd w:id="224"/>
    </w:p>
    <w:p w14:paraId="48AB11F6" w14:textId="77777777" w:rsidR="00D96016" w:rsidRPr="002D1A91" w:rsidRDefault="00D96016" w:rsidP="00466675">
      <w:pPr>
        <w:spacing w:line="240" w:lineRule="auto"/>
        <w:jc w:val="both"/>
        <w:rPr>
          <w:rFonts w:ascii="Arial" w:hAnsi="Arial" w:cs="Arial"/>
        </w:rPr>
      </w:pPr>
    </w:p>
    <w:p w14:paraId="5C77B511" w14:textId="595362E7" w:rsidR="00D96016" w:rsidRPr="002D1A91" w:rsidRDefault="00485643" w:rsidP="00466675">
      <w:pPr>
        <w:pStyle w:val="Heading2"/>
        <w:spacing w:line="240" w:lineRule="auto"/>
        <w:ind w:left="720"/>
        <w:jc w:val="both"/>
        <w:rPr>
          <w:rFonts w:ascii="Arial" w:hAnsi="Arial" w:cs="Arial"/>
          <w:u w:val="single"/>
        </w:rPr>
      </w:pPr>
      <w:bookmarkStart w:id="225" w:name="_Toc333899983"/>
      <w:r w:rsidRPr="002D1A91">
        <w:rPr>
          <w:rFonts w:ascii="Arial" w:hAnsi="Arial" w:cs="Arial"/>
          <w:u w:val="single"/>
          <w:lang w:val="en-GB"/>
        </w:rPr>
        <w:t xml:space="preserve">Development </w:t>
      </w:r>
      <w:r w:rsidR="00D96016" w:rsidRPr="002D1A91">
        <w:rPr>
          <w:rFonts w:ascii="Arial" w:hAnsi="Arial" w:cs="Arial"/>
          <w:u w:val="single"/>
          <w:lang w:val="en-GB"/>
        </w:rPr>
        <w:t>Performance Security</w:t>
      </w:r>
      <w:bookmarkEnd w:id="225"/>
    </w:p>
    <w:p w14:paraId="776A383F" w14:textId="77777777" w:rsidR="00D96016" w:rsidRPr="002D1A91" w:rsidRDefault="00D96016" w:rsidP="00466675">
      <w:pPr>
        <w:spacing w:line="240" w:lineRule="auto"/>
        <w:jc w:val="both"/>
        <w:rPr>
          <w:rFonts w:ascii="Arial" w:hAnsi="Arial" w:cs="Arial"/>
        </w:rPr>
      </w:pPr>
    </w:p>
    <w:p w14:paraId="40FCB861" w14:textId="23A542AC" w:rsidR="00D96016" w:rsidRPr="002D1A91" w:rsidRDefault="00476B7C"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P</w:t>
      </w:r>
      <w:r w:rsidR="00D96016" w:rsidRPr="002D1A91">
        <w:rPr>
          <w:rFonts w:ascii="Arial" w:hAnsi="Arial" w:cs="Arial"/>
        </w:rPr>
        <w:t xml:space="preserve">rior to the </w:t>
      </w:r>
      <w:r w:rsidR="0086350E" w:rsidRPr="002D1A91">
        <w:rPr>
          <w:rFonts w:ascii="Arial" w:hAnsi="Arial" w:cs="Arial"/>
        </w:rPr>
        <w:t xml:space="preserve">Effective Date, </w:t>
      </w:r>
      <w:r w:rsidR="00D96016" w:rsidRPr="002D1A91">
        <w:rPr>
          <w:rFonts w:ascii="Arial" w:hAnsi="Arial" w:cs="Arial"/>
        </w:rPr>
        <w:t xml:space="preserve">the Concessionaire </w:t>
      </w:r>
      <w:r w:rsidR="0005370D" w:rsidRPr="002D1A91">
        <w:rPr>
          <w:rFonts w:ascii="Arial" w:hAnsi="Arial" w:cs="Arial"/>
        </w:rPr>
        <w:t xml:space="preserve">has </w:t>
      </w:r>
      <w:r w:rsidR="00D96016" w:rsidRPr="002D1A91">
        <w:rPr>
          <w:rFonts w:ascii="Arial" w:hAnsi="Arial" w:cs="Arial"/>
        </w:rPr>
        <w:t>provide</w:t>
      </w:r>
      <w:r w:rsidR="0005370D" w:rsidRPr="002D1A91">
        <w:rPr>
          <w:rFonts w:ascii="Arial" w:hAnsi="Arial" w:cs="Arial"/>
        </w:rPr>
        <w:t>d</w:t>
      </w:r>
      <w:r w:rsidR="00D96016" w:rsidRPr="002D1A91">
        <w:rPr>
          <w:rFonts w:ascii="Arial" w:hAnsi="Arial" w:cs="Arial"/>
        </w:rPr>
        <w:t xml:space="preserve"> and deliver</w:t>
      </w:r>
      <w:r w:rsidR="0005370D" w:rsidRPr="002D1A91">
        <w:rPr>
          <w:rFonts w:ascii="Arial" w:hAnsi="Arial" w:cs="Arial"/>
        </w:rPr>
        <w:t>ed</w:t>
      </w:r>
      <w:r w:rsidR="00D96016" w:rsidRPr="002D1A91">
        <w:rPr>
          <w:rFonts w:ascii="Arial" w:hAnsi="Arial" w:cs="Arial"/>
        </w:rPr>
        <w:t xml:space="preserve"> </w:t>
      </w:r>
      <w:r w:rsidR="006820F2" w:rsidRPr="002D1A91">
        <w:rPr>
          <w:rFonts w:ascii="Arial" w:hAnsi="Arial" w:cs="Arial"/>
        </w:rPr>
        <w:t xml:space="preserve">to </w:t>
      </w:r>
      <w:r w:rsidR="00D96016" w:rsidRPr="002D1A91">
        <w:rPr>
          <w:rFonts w:ascii="Arial" w:hAnsi="Arial" w:cs="Arial"/>
        </w:rPr>
        <w:t xml:space="preserve">the </w:t>
      </w:r>
      <w:r w:rsidR="00A146F6" w:rsidRPr="002D1A91">
        <w:rPr>
          <w:rFonts w:ascii="Arial" w:hAnsi="Arial" w:cs="Arial"/>
        </w:rPr>
        <w:t>Agency</w:t>
      </w:r>
      <w:r w:rsidR="00594CC4" w:rsidRPr="002D1A91">
        <w:rPr>
          <w:rFonts w:ascii="Arial" w:hAnsi="Arial" w:cs="Arial"/>
        </w:rPr>
        <w:t xml:space="preserve"> </w:t>
      </w:r>
      <w:r w:rsidR="00D96016" w:rsidRPr="002D1A91">
        <w:rPr>
          <w:rFonts w:ascii="Arial" w:hAnsi="Arial" w:cs="Arial"/>
        </w:rPr>
        <w:t xml:space="preserve">the </w:t>
      </w:r>
      <w:r w:rsidR="00836F08" w:rsidRPr="002D1A91">
        <w:rPr>
          <w:rFonts w:ascii="Arial" w:hAnsi="Arial" w:cs="Arial"/>
        </w:rPr>
        <w:t xml:space="preserve">Development </w:t>
      </w:r>
      <w:r w:rsidR="00D96016" w:rsidRPr="002D1A91">
        <w:rPr>
          <w:rFonts w:ascii="Arial" w:hAnsi="Arial" w:cs="Arial"/>
        </w:rPr>
        <w:t xml:space="preserve">Performance Security. The </w:t>
      </w:r>
      <w:r w:rsidR="00836F08" w:rsidRPr="002D1A91">
        <w:rPr>
          <w:rFonts w:ascii="Arial" w:hAnsi="Arial" w:cs="Arial"/>
        </w:rPr>
        <w:t xml:space="preserve">Development </w:t>
      </w:r>
      <w:r w:rsidR="00D96016" w:rsidRPr="002D1A91">
        <w:rPr>
          <w:rFonts w:ascii="Arial" w:hAnsi="Arial" w:cs="Arial"/>
        </w:rPr>
        <w:t>Performance Security:</w:t>
      </w:r>
    </w:p>
    <w:p w14:paraId="3A3A45DE" w14:textId="77777777" w:rsidR="00D96016" w:rsidRPr="002D1A91" w:rsidRDefault="00D96016" w:rsidP="00466675">
      <w:pPr>
        <w:pStyle w:val="ColorfulList-Accent11"/>
        <w:spacing w:line="240" w:lineRule="auto"/>
        <w:jc w:val="both"/>
        <w:rPr>
          <w:rFonts w:ascii="Arial" w:hAnsi="Arial" w:cs="Arial"/>
        </w:rPr>
      </w:pPr>
    </w:p>
    <w:p w14:paraId="68972D50" w14:textId="46A4BBB8" w:rsidR="00D96016" w:rsidRPr="002D1A91" w:rsidRDefault="0005370D" w:rsidP="00466675">
      <w:pPr>
        <w:pStyle w:val="ColorfulList-Accent11"/>
        <w:numPr>
          <w:ilvl w:val="0"/>
          <w:numId w:val="62"/>
        </w:numPr>
        <w:spacing w:line="240" w:lineRule="auto"/>
        <w:ind w:left="1418" w:hanging="698"/>
        <w:jc w:val="both"/>
        <w:rPr>
          <w:rFonts w:ascii="Arial" w:hAnsi="Arial" w:cs="Arial"/>
        </w:rPr>
      </w:pPr>
      <w:r w:rsidRPr="002D1A91">
        <w:rPr>
          <w:rFonts w:ascii="Arial" w:hAnsi="Arial" w:cs="Arial"/>
        </w:rPr>
        <w:t xml:space="preserve">has </w:t>
      </w:r>
      <w:r w:rsidR="00D96016" w:rsidRPr="002D1A91">
        <w:rPr>
          <w:rFonts w:ascii="Arial" w:hAnsi="Arial" w:cs="Arial"/>
        </w:rPr>
        <w:t>be</w:t>
      </w:r>
      <w:r w:rsidRPr="002D1A91">
        <w:rPr>
          <w:rFonts w:ascii="Arial" w:hAnsi="Arial" w:cs="Arial"/>
        </w:rPr>
        <w:t>en</w:t>
      </w:r>
      <w:r w:rsidR="00D96016" w:rsidRPr="002D1A91">
        <w:rPr>
          <w:rFonts w:ascii="Arial" w:hAnsi="Arial" w:cs="Arial"/>
        </w:rPr>
        <w:t xml:space="preserve"> issued and maintained without any recourse on the Concessionaire, its assets or properties;</w:t>
      </w:r>
    </w:p>
    <w:p w14:paraId="0AB243D6" w14:textId="77777777" w:rsidR="00D96016" w:rsidRPr="002D1A91" w:rsidRDefault="00D96016" w:rsidP="00466675">
      <w:pPr>
        <w:pStyle w:val="ColorfulList-Accent11"/>
        <w:spacing w:line="240" w:lineRule="auto"/>
        <w:ind w:left="1080"/>
        <w:jc w:val="both"/>
        <w:rPr>
          <w:rFonts w:ascii="Arial" w:hAnsi="Arial" w:cs="Arial"/>
        </w:rPr>
      </w:pPr>
    </w:p>
    <w:p w14:paraId="73E12030" w14:textId="5FD794AF" w:rsidR="00D96016" w:rsidRPr="002D1A91" w:rsidRDefault="0005370D" w:rsidP="00466675">
      <w:pPr>
        <w:pStyle w:val="ColorfulList-Accent11"/>
        <w:numPr>
          <w:ilvl w:val="0"/>
          <w:numId w:val="62"/>
        </w:numPr>
        <w:spacing w:line="240" w:lineRule="auto"/>
        <w:ind w:left="1418" w:hanging="698"/>
        <w:jc w:val="both"/>
        <w:rPr>
          <w:rFonts w:ascii="Arial" w:hAnsi="Arial" w:cs="Arial"/>
        </w:rPr>
      </w:pPr>
      <w:r w:rsidRPr="002D1A91">
        <w:rPr>
          <w:rFonts w:ascii="Arial" w:hAnsi="Arial" w:cs="Arial"/>
        </w:rPr>
        <w:t xml:space="preserve">has </w:t>
      </w:r>
      <w:r w:rsidR="00D96016" w:rsidRPr="002D1A91">
        <w:rPr>
          <w:rFonts w:ascii="Arial" w:hAnsi="Arial" w:cs="Arial"/>
        </w:rPr>
        <w:t>not be</w:t>
      </w:r>
      <w:r w:rsidRPr="002D1A91">
        <w:rPr>
          <w:rFonts w:ascii="Arial" w:hAnsi="Arial" w:cs="Arial"/>
        </w:rPr>
        <w:t>en</w:t>
      </w:r>
      <w:r w:rsidR="00D96016" w:rsidRPr="002D1A91">
        <w:rPr>
          <w:rFonts w:ascii="Arial" w:hAnsi="Arial" w:cs="Arial"/>
        </w:rPr>
        <w:t xml:space="preserve"> secured through any Concession Assets and no Encumbrance of any nature </w:t>
      </w:r>
      <w:r w:rsidRPr="002D1A91">
        <w:rPr>
          <w:rFonts w:ascii="Arial" w:hAnsi="Arial" w:cs="Arial"/>
        </w:rPr>
        <w:t xml:space="preserve">has </w:t>
      </w:r>
      <w:r w:rsidR="00D96016" w:rsidRPr="002D1A91">
        <w:rPr>
          <w:rFonts w:ascii="Arial" w:hAnsi="Arial" w:cs="Arial"/>
        </w:rPr>
        <w:t>be</w:t>
      </w:r>
      <w:r w:rsidRPr="002D1A91">
        <w:rPr>
          <w:rFonts w:ascii="Arial" w:hAnsi="Arial" w:cs="Arial"/>
        </w:rPr>
        <w:t>en</w:t>
      </w:r>
      <w:r w:rsidR="00D96016" w:rsidRPr="002D1A91">
        <w:rPr>
          <w:rFonts w:ascii="Arial" w:hAnsi="Arial" w:cs="Arial"/>
        </w:rPr>
        <w:t xml:space="preserve"> created on the assets and properties of the Concessionaire in respect of the same.</w:t>
      </w:r>
    </w:p>
    <w:p w14:paraId="1E9CBB2A" w14:textId="77777777" w:rsidR="00D96016" w:rsidRPr="002D1A91" w:rsidRDefault="00D96016" w:rsidP="00466675">
      <w:pPr>
        <w:pStyle w:val="ColorfulList-Accent11"/>
        <w:spacing w:line="240" w:lineRule="auto"/>
        <w:jc w:val="both"/>
        <w:rPr>
          <w:rFonts w:ascii="Arial" w:hAnsi="Arial" w:cs="Arial"/>
        </w:rPr>
      </w:pPr>
    </w:p>
    <w:p w14:paraId="7DC4F91F" w14:textId="15FB96F4" w:rsidR="00D96016" w:rsidRPr="002D1A91" w:rsidRDefault="00D96016" w:rsidP="00466675">
      <w:pPr>
        <w:pStyle w:val="ColorfulList-Accent11"/>
        <w:spacing w:line="240" w:lineRule="auto"/>
        <w:jc w:val="both"/>
        <w:rPr>
          <w:rFonts w:ascii="Arial" w:hAnsi="Arial" w:cs="Arial"/>
        </w:rPr>
      </w:pPr>
      <w:r w:rsidRPr="002D1A91">
        <w:rPr>
          <w:rFonts w:ascii="Arial" w:hAnsi="Arial" w:cs="Arial"/>
        </w:rPr>
        <w:t xml:space="preserve">All costs, expenses, fees and other charges of any nature, in each case, associated with the issuance, maintenance and encashment of the </w:t>
      </w:r>
      <w:r w:rsidR="00836F08" w:rsidRPr="002D1A91">
        <w:rPr>
          <w:rFonts w:ascii="Arial" w:hAnsi="Arial" w:cs="Arial"/>
        </w:rPr>
        <w:t xml:space="preserve">Development </w:t>
      </w:r>
      <w:r w:rsidRPr="002D1A91">
        <w:rPr>
          <w:rFonts w:ascii="Arial" w:hAnsi="Arial" w:cs="Arial"/>
        </w:rPr>
        <w:t>Performance Security are solely on account of the Sponsor.</w:t>
      </w:r>
    </w:p>
    <w:p w14:paraId="08960351" w14:textId="77777777" w:rsidR="00D96016" w:rsidRPr="002D1A91" w:rsidRDefault="00D96016" w:rsidP="00466675">
      <w:pPr>
        <w:pStyle w:val="ColorfulList-Accent11"/>
        <w:spacing w:line="240" w:lineRule="auto"/>
        <w:jc w:val="both"/>
        <w:rPr>
          <w:rFonts w:ascii="Arial" w:hAnsi="Arial" w:cs="Arial"/>
        </w:rPr>
      </w:pPr>
    </w:p>
    <w:p w14:paraId="7E09E103" w14:textId="6FDAD9A4" w:rsidR="00D96016" w:rsidRPr="002D1A91" w:rsidRDefault="00D96016"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836F08" w:rsidRPr="002D1A91">
        <w:rPr>
          <w:rFonts w:ascii="Arial" w:hAnsi="Arial" w:cs="Arial"/>
        </w:rPr>
        <w:t xml:space="preserve">Development </w:t>
      </w:r>
      <w:r w:rsidRPr="002D1A91">
        <w:rPr>
          <w:rFonts w:ascii="Arial" w:hAnsi="Arial" w:cs="Arial"/>
        </w:rPr>
        <w:t>Performance Security shall secure:</w:t>
      </w:r>
    </w:p>
    <w:p w14:paraId="5C0A1ED5" w14:textId="77777777" w:rsidR="00D96016" w:rsidRPr="002D1A91" w:rsidRDefault="00D96016" w:rsidP="00466675">
      <w:pPr>
        <w:pStyle w:val="ColorfulList-Accent11"/>
        <w:spacing w:line="240" w:lineRule="auto"/>
        <w:jc w:val="both"/>
        <w:rPr>
          <w:rFonts w:ascii="Arial" w:hAnsi="Arial" w:cs="Arial"/>
        </w:rPr>
      </w:pPr>
    </w:p>
    <w:p w14:paraId="0B4DBD34" w14:textId="56A6FE18" w:rsidR="00D96016" w:rsidRPr="002D1A91" w:rsidRDefault="00D96016" w:rsidP="00466675">
      <w:pPr>
        <w:pStyle w:val="ColorfulList-Accent11"/>
        <w:numPr>
          <w:ilvl w:val="0"/>
          <w:numId w:val="63"/>
        </w:numPr>
        <w:spacing w:line="240" w:lineRule="auto"/>
        <w:ind w:left="1418" w:hanging="698"/>
        <w:jc w:val="both"/>
        <w:rPr>
          <w:rFonts w:ascii="Arial" w:hAnsi="Arial" w:cs="Arial"/>
        </w:rPr>
      </w:pPr>
      <w:r w:rsidRPr="002D1A91">
        <w:rPr>
          <w:rFonts w:ascii="Arial" w:hAnsi="Arial" w:cs="Arial"/>
        </w:rPr>
        <w:t xml:space="preserve">all of the </w:t>
      </w:r>
      <w:r w:rsidR="0038480F" w:rsidRPr="002D1A91">
        <w:rPr>
          <w:rFonts w:ascii="Arial" w:hAnsi="Arial" w:cs="Arial"/>
        </w:rPr>
        <w:t>Sponsor’</w:t>
      </w:r>
      <w:r w:rsidR="000F35AC" w:rsidRPr="002D1A91">
        <w:rPr>
          <w:rFonts w:ascii="Arial" w:hAnsi="Arial" w:cs="Arial"/>
        </w:rPr>
        <w:t>s</w:t>
      </w:r>
      <w:r w:rsidRPr="002D1A91">
        <w:rPr>
          <w:rFonts w:ascii="Arial" w:hAnsi="Arial" w:cs="Arial"/>
        </w:rPr>
        <w:t xml:space="preserve"> obligations, liabilities, payments, indemnities, representations, guarantees, warranties and responsibilities under the </w:t>
      </w:r>
      <w:r w:rsidR="00A146F6" w:rsidRPr="002D1A91">
        <w:rPr>
          <w:rFonts w:ascii="Arial" w:hAnsi="Arial" w:cs="Arial"/>
        </w:rPr>
        <w:t xml:space="preserve">Agency </w:t>
      </w:r>
      <w:r w:rsidRPr="002D1A91">
        <w:rPr>
          <w:rFonts w:ascii="Arial" w:hAnsi="Arial" w:cs="Arial"/>
        </w:rPr>
        <w:t xml:space="preserve">Agreements to which </w:t>
      </w:r>
      <w:r w:rsidR="00476B7C" w:rsidRPr="002D1A91">
        <w:rPr>
          <w:rFonts w:ascii="Arial" w:hAnsi="Arial" w:cs="Arial"/>
        </w:rPr>
        <w:t>it is</w:t>
      </w:r>
      <w:r w:rsidRPr="002D1A91">
        <w:rPr>
          <w:rFonts w:ascii="Arial" w:hAnsi="Arial" w:cs="Arial"/>
        </w:rPr>
        <w:t xml:space="preserve"> a party; and </w:t>
      </w:r>
    </w:p>
    <w:p w14:paraId="406035FA" w14:textId="77777777" w:rsidR="00D96016" w:rsidRPr="002D1A91" w:rsidRDefault="00D96016" w:rsidP="00466675">
      <w:pPr>
        <w:pStyle w:val="ColorfulList-Accent11"/>
        <w:spacing w:line="240" w:lineRule="auto"/>
        <w:ind w:left="1080"/>
        <w:jc w:val="both"/>
        <w:rPr>
          <w:rFonts w:ascii="Arial" w:hAnsi="Arial" w:cs="Arial"/>
        </w:rPr>
      </w:pPr>
    </w:p>
    <w:p w14:paraId="4603999A" w14:textId="0EF20DAE" w:rsidR="00D96016" w:rsidRPr="002D1A91" w:rsidRDefault="00D96016" w:rsidP="00466675">
      <w:pPr>
        <w:pStyle w:val="ColorfulList-Accent11"/>
        <w:numPr>
          <w:ilvl w:val="0"/>
          <w:numId w:val="63"/>
        </w:numPr>
        <w:spacing w:line="240" w:lineRule="auto"/>
        <w:ind w:left="1418" w:hanging="698"/>
        <w:jc w:val="both"/>
        <w:rPr>
          <w:rFonts w:ascii="Arial" w:hAnsi="Arial" w:cs="Arial"/>
        </w:rPr>
      </w:pPr>
      <w:r w:rsidRPr="002D1A91">
        <w:rPr>
          <w:rFonts w:ascii="Arial" w:hAnsi="Arial" w:cs="Arial"/>
        </w:rPr>
        <w:t xml:space="preserve">all of the Concessionaire’s obligations, liabilities, payments, liquidated damages, indemnities, representations, guarantees, warranties and responsibilities under the </w:t>
      </w:r>
      <w:r w:rsidR="00A146F6" w:rsidRPr="002D1A91">
        <w:rPr>
          <w:rFonts w:ascii="Arial" w:hAnsi="Arial" w:cs="Arial"/>
        </w:rPr>
        <w:t xml:space="preserve">Agency </w:t>
      </w:r>
      <w:r w:rsidRPr="002D1A91">
        <w:rPr>
          <w:rFonts w:ascii="Arial" w:hAnsi="Arial" w:cs="Arial"/>
        </w:rPr>
        <w:t xml:space="preserve">Agreements, including the integrity and quality of the Concessionaire’s and its Contractors’ workmanship, the timely and continuous performance of the Project Works, the quality and quantity of  any equipment, materials, items and components supplied, the performance of Project Works (including the Preliminary Works) by the Concessionaire and compliance of the same with the Applicable Standards and all other works and services to be provided by the Concessionaire under the </w:t>
      </w:r>
      <w:r w:rsidR="00A146F6" w:rsidRPr="002D1A91">
        <w:rPr>
          <w:rFonts w:ascii="Arial" w:hAnsi="Arial" w:cs="Arial"/>
        </w:rPr>
        <w:t xml:space="preserve">Agency </w:t>
      </w:r>
      <w:r w:rsidRPr="002D1A91">
        <w:rPr>
          <w:rFonts w:ascii="Arial" w:hAnsi="Arial" w:cs="Arial"/>
        </w:rPr>
        <w:t>Agreements.</w:t>
      </w:r>
    </w:p>
    <w:p w14:paraId="1328845C" w14:textId="77777777" w:rsidR="00D96016" w:rsidRPr="002D1A91" w:rsidRDefault="00D96016" w:rsidP="00466675">
      <w:pPr>
        <w:pStyle w:val="ColorfulList-Accent11"/>
        <w:spacing w:line="240" w:lineRule="auto"/>
        <w:jc w:val="both"/>
        <w:rPr>
          <w:rFonts w:ascii="Arial" w:hAnsi="Arial" w:cs="Arial"/>
        </w:rPr>
      </w:pPr>
    </w:p>
    <w:p w14:paraId="6DDA989C" w14:textId="34DA24A5" w:rsidR="006E68E6" w:rsidRPr="002D1A91" w:rsidRDefault="00D96016"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836F08" w:rsidRPr="002D1A91">
        <w:rPr>
          <w:rFonts w:ascii="Arial" w:hAnsi="Arial" w:cs="Arial"/>
        </w:rPr>
        <w:t xml:space="preserve">Development </w:t>
      </w:r>
      <w:r w:rsidRPr="002D1A91">
        <w:rPr>
          <w:rFonts w:ascii="Arial" w:hAnsi="Arial" w:cs="Arial"/>
        </w:rPr>
        <w:t xml:space="preserve">Performance Security </w:t>
      </w:r>
      <w:r w:rsidR="002212C1" w:rsidRPr="002D1A91">
        <w:rPr>
          <w:rFonts w:ascii="Arial" w:hAnsi="Arial" w:cs="Arial"/>
        </w:rPr>
        <w:t xml:space="preserve">came </w:t>
      </w:r>
      <w:r w:rsidRPr="002D1A91">
        <w:rPr>
          <w:rFonts w:ascii="Arial" w:hAnsi="Arial" w:cs="Arial"/>
        </w:rPr>
        <w:t xml:space="preserve">into force and </w:t>
      </w:r>
      <w:r w:rsidR="002212C1" w:rsidRPr="002D1A91">
        <w:rPr>
          <w:rFonts w:ascii="Arial" w:hAnsi="Arial" w:cs="Arial"/>
        </w:rPr>
        <w:t>became</w:t>
      </w:r>
      <w:r w:rsidR="0005370D" w:rsidRPr="002D1A91">
        <w:rPr>
          <w:rFonts w:ascii="Arial" w:hAnsi="Arial" w:cs="Arial"/>
        </w:rPr>
        <w:t xml:space="preserve"> </w:t>
      </w:r>
      <w:r w:rsidRPr="002D1A91">
        <w:rPr>
          <w:rFonts w:ascii="Arial" w:hAnsi="Arial" w:cs="Arial"/>
        </w:rPr>
        <w:t>effective upon issuance and delivery of the same to the</w:t>
      </w:r>
      <w:r w:rsidR="00A146F6" w:rsidRPr="002D1A91">
        <w:rPr>
          <w:rFonts w:ascii="Arial" w:hAnsi="Arial" w:cs="Arial"/>
        </w:rPr>
        <w:t xml:space="preserve"> Agency</w:t>
      </w:r>
      <w:r w:rsidRPr="002D1A91">
        <w:rPr>
          <w:rFonts w:ascii="Arial" w:hAnsi="Arial" w:cs="Arial"/>
        </w:rPr>
        <w:t>.</w:t>
      </w:r>
    </w:p>
    <w:p w14:paraId="146A87FA" w14:textId="56BB633A" w:rsidR="00D96016" w:rsidRPr="002D1A91" w:rsidRDefault="00D96016" w:rsidP="00030FBA">
      <w:pPr>
        <w:pStyle w:val="ColorfulList-Accent11"/>
        <w:spacing w:line="240" w:lineRule="auto"/>
        <w:jc w:val="both"/>
        <w:rPr>
          <w:rFonts w:ascii="Arial" w:hAnsi="Arial" w:cs="Arial"/>
        </w:rPr>
      </w:pPr>
      <w:r w:rsidRPr="002D1A91">
        <w:rPr>
          <w:rFonts w:ascii="Arial" w:hAnsi="Arial" w:cs="Arial"/>
        </w:rPr>
        <w:t xml:space="preserve"> </w:t>
      </w:r>
    </w:p>
    <w:p w14:paraId="63790703" w14:textId="2FBC9F04" w:rsidR="00B72CAA" w:rsidRPr="006A4CA4" w:rsidRDefault="00B72CAA" w:rsidP="00030FBA">
      <w:pPr>
        <w:pStyle w:val="ColorfulList-Accent11"/>
        <w:numPr>
          <w:ilvl w:val="2"/>
          <w:numId w:val="2"/>
        </w:numPr>
        <w:spacing w:line="240" w:lineRule="auto"/>
        <w:jc w:val="both"/>
        <w:rPr>
          <w:rFonts w:ascii="Arial" w:hAnsi="Arial" w:cs="Arial"/>
        </w:rPr>
      </w:pPr>
      <w:r w:rsidRPr="006A4CA4">
        <w:rPr>
          <w:rFonts w:ascii="Arial" w:hAnsi="Arial" w:cs="Arial"/>
        </w:rPr>
        <w:t xml:space="preserve">The </w:t>
      </w:r>
      <w:r w:rsidR="009F7B11">
        <w:rPr>
          <w:rFonts w:ascii="Arial" w:hAnsi="Arial" w:cs="Arial"/>
        </w:rPr>
        <w:t xml:space="preserve">Concessionaire </w:t>
      </w:r>
      <w:r w:rsidRPr="006A4CA4">
        <w:rPr>
          <w:rFonts w:ascii="Arial" w:hAnsi="Arial" w:cs="Arial"/>
        </w:rPr>
        <w:t xml:space="preserve">shall maintain the Development Performance Security in full force and effect until the Development Performance Security Expiry Date. In the event, at any time during the Concession Period: </w:t>
      </w:r>
    </w:p>
    <w:p w14:paraId="350ED7A1" w14:textId="77777777" w:rsidR="00B72CAA" w:rsidRPr="006A4CA4" w:rsidRDefault="00B72CAA" w:rsidP="00511701">
      <w:pPr>
        <w:pStyle w:val="ListParagraph"/>
        <w:rPr>
          <w:rFonts w:ascii="Arial" w:hAnsi="Arial" w:cs="Arial"/>
        </w:rPr>
      </w:pPr>
    </w:p>
    <w:p w14:paraId="7C32ECB7" w14:textId="722D2475" w:rsidR="00B72CAA" w:rsidRPr="006A4CA4" w:rsidRDefault="00B72CAA" w:rsidP="00B72CAA">
      <w:pPr>
        <w:pStyle w:val="ColorfulList-Accent11"/>
        <w:numPr>
          <w:ilvl w:val="0"/>
          <w:numId w:val="224"/>
        </w:numPr>
        <w:spacing w:line="240" w:lineRule="auto"/>
        <w:ind w:left="1440" w:hanging="660"/>
        <w:jc w:val="both"/>
        <w:rPr>
          <w:rFonts w:ascii="Arial" w:hAnsi="Arial" w:cs="Arial"/>
        </w:rPr>
      </w:pPr>
      <w:r w:rsidRPr="006A4CA4">
        <w:rPr>
          <w:rFonts w:ascii="Arial" w:hAnsi="Arial" w:cs="Arial"/>
        </w:rPr>
        <w:lastRenderedPageBreak/>
        <w:t xml:space="preserve">the issuer of the Development Performance Security is downgraded below the Minimum Credit Rating and is not replaced with a security meeting the requirements of this Agreement within thirty (30) </w:t>
      </w:r>
      <w:r w:rsidR="009F7B11">
        <w:rPr>
          <w:rFonts w:ascii="Arial" w:hAnsi="Arial" w:cs="Arial"/>
        </w:rPr>
        <w:t>d</w:t>
      </w:r>
      <w:r w:rsidRPr="006A4CA4">
        <w:rPr>
          <w:rFonts w:ascii="Arial" w:hAnsi="Arial" w:cs="Arial"/>
        </w:rPr>
        <w:t xml:space="preserve">ays of such downgrade; and </w:t>
      </w:r>
    </w:p>
    <w:p w14:paraId="654D32AD" w14:textId="77777777" w:rsidR="00B72CAA" w:rsidRPr="006A4CA4" w:rsidRDefault="00B72CAA" w:rsidP="00511701">
      <w:pPr>
        <w:pStyle w:val="ColorfulList-Accent11"/>
        <w:spacing w:line="240" w:lineRule="auto"/>
        <w:ind w:left="1440"/>
        <w:jc w:val="both"/>
        <w:rPr>
          <w:rFonts w:ascii="Arial" w:hAnsi="Arial" w:cs="Arial"/>
        </w:rPr>
      </w:pPr>
    </w:p>
    <w:p w14:paraId="0C2A8156" w14:textId="48DC8BB3" w:rsidR="00B72CAA" w:rsidRPr="006A4CA4" w:rsidRDefault="00B72CAA" w:rsidP="00B72CAA">
      <w:pPr>
        <w:pStyle w:val="ColorfulList-Accent11"/>
        <w:numPr>
          <w:ilvl w:val="0"/>
          <w:numId w:val="224"/>
        </w:numPr>
        <w:spacing w:line="240" w:lineRule="auto"/>
        <w:ind w:left="1440" w:hanging="660"/>
        <w:jc w:val="both"/>
        <w:rPr>
          <w:rFonts w:ascii="Arial" w:hAnsi="Arial" w:cs="Arial"/>
        </w:rPr>
      </w:pPr>
      <w:r w:rsidRPr="006A4CA4">
        <w:rPr>
          <w:rFonts w:ascii="Arial" w:hAnsi="Arial" w:cs="Arial"/>
        </w:rPr>
        <w:t xml:space="preserve">the Development Performance Security is scheduled to expire prior to the Development Performance Security Expiry Date and the Concessionaire fails to extend or replace such security at least forty-five (45) </w:t>
      </w:r>
      <w:r w:rsidR="009F7B11">
        <w:rPr>
          <w:rFonts w:ascii="Arial" w:hAnsi="Arial" w:cs="Arial"/>
        </w:rPr>
        <w:t>d</w:t>
      </w:r>
      <w:r w:rsidRPr="006A4CA4">
        <w:rPr>
          <w:rFonts w:ascii="Arial" w:hAnsi="Arial" w:cs="Arial"/>
        </w:rPr>
        <w:t>ays prior to its scheduled expiry;</w:t>
      </w:r>
    </w:p>
    <w:p w14:paraId="433DBAC3" w14:textId="77777777" w:rsidR="00B72CAA" w:rsidRPr="006A4CA4" w:rsidRDefault="00B72CAA" w:rsidP="00511701">
      <w:pPr>
        <w:pStyle w:val="ListParagraph"/>
        <w:rPr>
          <w:rFonts w:ascii="Arial" w:hAnsi="Arial" w:cs="Arial"/>
        </w:rPr>
      </w:pPr>
    </w:p>
    <w:p w14:paraId="14E87F40" w14:textId="2570DEF1" w:rsidR="00515B20" w:rsidRPr="002D1A91" w:rsidRDefault="00B72CAA" w:rsidP="00511701">
      <w:pPr>
        <w:pStyle w:val="ColorfulList-Accent11"/>
        <w:spacing w:line="240" w:lineRule="auto"/>
        <w:ind w:left="780"/>
        <w:jc w:val="both"/>
        <w:rPr>
          <w:rFonts w:ascii="Arial" w:hAnsi="Arial" w:cs="Arial"/>
        </w:rPr>
      </w:pPr>
      <w:commentRangeStart w:id="226"/>
      <w:r w:rsidRPr="006A4CA4">
        <w:rPr>
          <w:rFonts w:ascii="Arial" w:hAnsi="Arial" w:cs="Arial"/>
        </w:rPr>
        <w:t>then the Agency shall be entitled to encash the Development Performance Security to its full outstanding value. The proceeds of any encashment under Section 11.</w:t>
      </w:r>
      <w:r w:rsidR="0069124D">
        <w:rPr>
          <w:rFonts w:ascii="Arial" w:hAnsi="Arial" w:cs="Arial"/>
        </w:rPr>
        <w:t>1</w:t>
      </w:r>
      <w:r w:rsidRPr="006A4CA4">
        <w:rPr>
          <w:rFonts w:ascii="Arial" w:hAnsi="Arial" w:cs="Arial"/>
        </w:rPr>
        <w:t xml:space="preserve">.5 shall be deposited into a designated bank account controlled by the Agency (the </w:t>
      </w:r>
      <w:r w:rsidRPr="006A4CA4">
        <w:rPr>
          <w:rFonts w:ascii="Arial" w:hAnsi="Arial" w:cs="Arial"/>
          <w:b/>
          <w:bCs/>
        </w:rPr>
        <w:t>Cash Collateral Account</w:t>
      </w:r>
      <w:r w:rsidRPr="006A4CA4">
        <w:rPr>
          <w:rFonts w:ascii="Arial" w:hAnsi="Arial" w:cs="Arial"/>
        </w:rPr>
        <w:t>). The funds in the Cash Collateral Account shall be held by the Agency strictly as cash collateral in lieu of the Development Performance Security, subject to the following:</w:t>
      </w:r>
      <w:r w:rsidR="00444D0A" w:rsidRPr="006A4CA4">
        <w:rPr>
          <w:rFonts w:ascii="Arial" w:hAnsi="Arial" w:cs="Arial"/>
        </w:rPr>
        <w:t xml:space="preserve"> </w:t>
      </w:r>
      <w:r w:rsidRPr="006A4CA4">
        <w:rPr>
          <w:rFonts w:ascii="Arial" w:hAnsi="Arial" w:cs="Arial"/>
        </w:rPr>
        <w:t xml:space="preserve">(a) </w:t>
      </w:r>
      <w:r w:rsidR="00444D0A" w:rsidRPr="006A4CA4">
        <w:rPr>
          <w:rFonts w:ascii="Arial" w:hAnsi="Arial" w:cs="Arial"/>
        </w:rPr>
        <w:t>t</w:t>
      </w:r>
      <w:r w:rsidRPr="006A4CA4">
        <w:rPr>
          <w:rFonts w:ascii="Arial" w:hAnsi="Arial" w:cs="Arial"/>
        </w:rPr>
        <w:t xml:space="preserve">he Agency shall be entitled to draw upon the Cash Collateral Account solely upon the occurrence of the </w:t>
      </w:r>
      <w:del w:id="227" w:author="Ali Khan Law Associates" w:date="2026-08-12T16:46:00Z" w16du:dateUtc="2026-08-12T11:46:00Z">
        <w:r w:rsidRPr="006A4CA4" w:rsidDel="0018408A">
          <w:rPr>
            <w:rFonts w:ascii="Arial" w:hAnsi="Arial" w:cs="Arial"/>
          </w:rPr>
          <w:delText xml:space="preserve">punitive </w:delText>
        </w:r>
      </w:del>
      <w:r w:rsidRPr="006A4CA4">
        <w:rPr>
          <w:rFonts w:ascii="Arial" w:hAnsi="Arial" w:cs="Arial"/>
        </w:rPr>
        <w:t>encashment triggers set out in Section 11.</w:t>
      </w:r>
      <w:r w:rsidR="0069124D">
        <w:rPr>
          <w:rFonts w:ascii="Arial" w:hAnsi="Arial" w:cs="Arial"/>
        </w:rPr>
        <w:t>1</w:t>
      </w:r>
      <w:r w:rsidRPr="006A4CA4">
        <w:rPr>
          <w:rFonts w:ascii="Arial" w:hAnsi="Arial" w:cs="Arial"/>
        </w:rPr>
        <w:t>.</w:t>
      </w:r>
      <w:r w:rsidR="008D6E25">
        <w:rPr>
          <w:rFonts w:ascii="Arial" w:hAnsi="Arial" w:cs="Arial"/>
        </w:rPr>
        <w:t>5</w:t>
      </w:r>
      <w:r w:rsidR="00444D0A" w:rsidRPr="006A4CA4">
        <w:rPr>
          <w:rFonts w:ascii="Arial" w:hAnsi="Arial" w:cs="Arial"/>
        </w:rPr>
        <w:t xml:space="preserve">; and </w:t>
      </w:r>
      <w:r w:rsidRPr="006A4CA4">
        <w:rPr>
          <w:rFonts w:ascii="Arial" w:hAnsi="Arial" w:cs="Arial"/>
        </w:rPr>
        <w:t xml:space="preserve">(b) </w:t>
      </w:r>
      <w:r w:rsidR="00444D0A" w:rsidRPr="006A4CA4">
        <w:rPr>
          <w:rFonts w:ascii="Arial" w:hAnsi="Arial" w:cs="Arial"/>
        </w:rPr>
        <w:t>u</w:t>
      </w:r>
      <w:r w:rsidRPr="006A4CA4">
        <w:rPr>
          <w:rFonts w:ascii="Arial" w:hAnsi="Arial" w:cs="Arial"/>
        </w:rPr>
        <w:t xml:space="preserve">pon the provision of a valid replacement Development Performance Security, as confirmed by the Independent Auditor, the Agency shall, within five (5) </w:t>
      </w:r>
      <w:r w:rsidR="003E00E9">
        <w:rPr>
          <w:rFonts w:ascii="Arial" w:hAnsi="Arial" w:cs="Arial"/>
        </w:rPr>
        <w:t>b</w:t>
      </w:r>
      <w:r w:rsidRPr="006A4CA4">
        <w:rPr>
          <w:rFonts w:ascii="Arial" w:hAnsi="Arial" w:cs="Arial"/>
        </w:rPr>
        <w:t xml:space="preserve">usiness </w:t>
      </w:r>
      <w:r w:rsidR="003E00E9">
        <w:rPr>
          <w:rFonts w:ascii="Arial" w:hAnsi="Arial" w:cs="Arial"/>
        </w:rPr>
        <w:t>d</w:t>
      </w:r>
      <w:r w:rsidRPr="006A4CA4">
        <w:rPr>
          <w:rFonts w:ascii="Arial" w:hAnsi="Arial" w:cs="Arial"/>
        </w:rPr>
        <w:t>ays, refund the unutilized balance of the Cash Collateral Account to the Concessionaire.</w:t>
      </w:r>
      <w:r w:rsidR="00515B20" w:rsidRPr="006A4CA4">
        <w:rPr>
          <w:rStyle w:val="FootnoteReference"/>
          <w:rFonts w:ascii="Arial" w:hAnsi="Arial" w:cs="Arial"/>
        </w:rPr>
        <w:footnoteReference w:id="22"/>
      </w:r>
      <w:commentRangeEnd w:id="226"/>
      <w:r w:rsidR="0029787B" w:rsidRPr="002D1A91">
        <w:rPr>
          <w:rStyle w:val="CommentReference"/>
          <w:rFonts w:ascii="Arial" w:hAnsi="Arial" w:cs="Arial"/>
          <w:sz w:val="22"/>
          <w:szCs w:val="22"/>
        </w:rPr>
        <w:commentReference w:id="226"/>
      </w:r>
    </w:p>
    <w:p w14:paraId="36667811" w14:textId="77777777" w:rsidR="00515B20" w:rsidRPr="006A4CA4" w:rsidRDefault="00515B20" w:rsidP="00515B20">
      <w:pPr>
        <w:pStyle w:val="ListParagraph"/>
        <w:rPr>
          <w:rFonts w:ascii="Arial" w:hAnsi="Arial" w:cs="Arial"/>
        </w:rPr>
      </w:pPr>
    </w:p>
    <w:p w14:paraId="1418F866" w14:textId="77777777" w:rsidR="00515B20" w:rsidRPr="006A4CA4" w:rsidRDefault="00515B20" w:rsidP="00515B20">
      <w:pPr>
        <w:pStyle w:val="ColorfulList-Accent11"/>
        <w:numPr>
          <w:ilvl w:val="2"/>
          <w:numId w:val="215"/>
        </w:numPr>
        <w:spacing w:line="240" w:lineRule="auto"/>
        <w:jc w:val="both"/>
        <w:rPr>
          <w:rFonts w:ascii="Arial" w:hAnsi="Arial" w:cs="Arial"/>
        </w:rPr>
      </w:pPr>
      <w:r w:rsidRPr="006A4CA4">
        <w:rPr>
          <w:rFonts w:ascii="Arial" w:hAnsi="Arial" w:cs="Arial"/>
        </w:rPr>
        <w:t>The Agency shall have the right to encash the Development Performance Security upon the occurrence of, without limitation, the following:</w:t>
      </w:r>
    </w:p>
    <w:p w14:paraId="1CFE1AD4" w14:textId="77777777" w:rsidR="00515B20" w:rsidRPr="006A4CA4" w:rsidRDefault="00515B20" w:rsidP="00515B20">
      <w:pPr>
        <w:pStyle w:val="ColorfulList-Accent11"/>
        <w:spacing w:line="240" w:lineRule="auto"/>
        <w:ind w:left="1440"/>
        <w:jc w:val="both"/>
        <w:rPr>
          <w:rFonts w:ascii="Arial" w:hAnsi="Arial" w:cs="Arial"/>
        </w:rPr>
      </w:pPr>
    </w:p>
    <w:p w14:paraId="5B57EC37" w14:textId="39D817CC" w:rsidR="00515B20" w:rsidRPr="006A4CA4" w:rsidRDefault="00515B20" w:rsidP="00515B20">
      <w:pPr>
        <w:pStyle w:val="ColorfulList-Accent11"/>
        <w:numPr>
          <w:ilvl w:val="1"/>
          <w:numId w:val="216"/>
        </w:numPr>
        <w:spacing w:line="240" w:lineRule="auto"/>
        <w:ind w:hanging="660"/>
        <w:jc w:val="both"/>
        <w:rPr>
          <w:rFonts w:ascii="Arial" w:hAnsi="Arial" w:cs="Arial"/>
        </w:rPr>
      </w:pPr>
      <w:r w:rsidRPr="006A4CA4">
        <w:rPr>
          <w:rFonts w:ascii="Arial" w:hAnsi="Arial" w:cs="Arial"/>
        </w:rPr>
        <w:t xml:space="preserve">failure to comply with any obligation under this Agreement in connection with the Development Works, not remedied within thirty (30) </w:t>
      </w:r>
      <w:r w:rsidR="00F36E11">
        <w:rPr>
          <w:rFonts w:ascii="Arial" w:hAnsi="Arial" w:cs="Arial"/>
        </w:rPr>
        <w:t>d</w:t>
      </w:r>
      <w:r w:rsidRPr="006A4CA4">
        <w:rPr>
          <w:rFonts w:ascii="Arial" w:hAnsi="Arial" w:cs="Arial"/>
        </w:rPr>
        <w:t>ays of written notice;</w:t>
      </w:r>
    </w:p>
    <w:p w14:paraId="726DE190" w14:textId="77777777" w:rsidR="00B70A27" w:rsidRPr="006A4CA4" w:rsidRDefault="00B70A27" w:rsidP="002D1A91">
      <w:pPr>
        <w:pStyle w:val="ColorfulList-Accent11"/>
        <w:spacing w:line="240" w:lineRule="auto"/>
        <w:ind w:left="1440"/>
        <w:jc w:val="both"/>
        <w:rPr>
          <w:rFonts w:ascii="Arial" w:hAnsi="Arial" w:cs="Arial"/>
        </w:rPr>
      </w:pPr>
    </w:p>
    <w:p w14:paraId="3534E289" w14:textId="3AB8F4F2" w:rsidR="00B70A27" w:rsidRPr="006A4CA4" w:rsidRDefault="00B70A27" w:rsidP="00515B20">
      <w:pPr>
        <w:pStyle w:val="ColorfulList-Accent11"/>
        <w:numPr>
          <w:ilvl w:val="1"/>
          <w:numId w:val="216"/>
        </w:numPr>
        <w:spacing w:line="240" w:lineRule="auto"/>
        <w:ind w:hanging="660"/>
        <w:jc w:val="both"/>
        <w:rPr>
          <w:rFonts w:ascii="Arial" w:hAnsi="Arial" w:cs="Arial"/>
        </w:rPr>
      </w:pPr>
      <w:r w:rsidRPr="006A4CA4">
        <w:rPr>
          <w:rFonts w:ascii="Arial" w:hAnsi="Arial" w:cs="Arial"/>
        </w:rPr>
        <w:t xml:space="preserve">for the reasons given in </w:t>
      </w:r>
      <w:r w:rsidR="00734810" w:rsidRPr="006A4CA4">
        <w:rPr>
          <w:rFonts w:ascii="Arial" w:hAnsi="Arial" w:cs="Arial"/>
        </w:rPr>
        <w:t>Section 18.2.3;</w:t>
      </w:r>
    </w:p>
    <w:p w14:paraId="570DD278" w14:textId="77777777" w:rsidR="00515B20" w:rsidRPr="006A4CA4" w:rsidRDefault="00515B20" w:rsidP="00515B20">
      <w:pPr>
        <w:pStyle w:val="ColorfulList-Accent11"/>
        <w:spacing w:line="240" w:lineRule="auto"/>
        <w:ind w:left="780"/>
        <w:jc w:val="both"/>
        <w:rPr>
          <w:rFonts w:ascii="Arial" w:hAnsi="Arial" w:cs="Arial"/>
        </w:rPr>
      </w:pPr>
    </w:p>
    <w:p w14:paraId="4850334A" w14:textId="77777777" w:rsidR="00515B20" w:rsidRPr="006A4CA4" w:rsidRDefault="00515B20" w:rsidP="00515B20">
      <w:pPr>
        <w:pStyle w:val="ColorfulList-Accent11"/>
        <w:numPr>
          <w:ilvl w:val="1"/>
          <w:numId w:val="216"/>
        </w:numPr>
        <w:spacing w:line="240" w:lineRule="auto"/>
        <w:ind w:hanging="660"/>
        <w:jc w:val="both"/>
        <w:rPr>
          <w:rFonts w:ascii="Arial" w:hAnsi="Arial" w:cs="Arial"/>
        </w:rPr>
      </w:pPr>
      <w:r w:rsidRPr="006A4CA4">
        <w:rPr>
          <w:rFonts w:ascii="Arial" w:hAnsi="Arial" w:cs="Arial"/>
        </w:rPr>
        <w:t>accrued and unpaid Development Period Damages and/or any amount due and payable by the Concessionaire to the Agency, as certified by the Independent Auditor; and</w:t>
      </w:r>
    </w:p>
    <w:p w14:paraId="47CC74B9" w14:textId="77777777" w:rsidR="00515B20" w:rsidRPr="006A4CA4" w:rsidRDefault="00515B20" w:rsidP="00515B20">
      <w:pPr>
        <w:pStyle w:val="ColorfulList-Accent11"/>
        <w:spacing w:line="240" w:lineRule="auto"/>
        <w:ind w:left="780"/>
        <w:jc w:val="both"/>
        <w:rPr>
          <w:rFonts w:ascii="Arial" w:hAnsi="Arial" w:cs="Arial"/>
        </w:rPr>
      </w:pPr>
    </w:p>
    <w:p w14:paraId="09A6CB0E" w14:textId="77777777" w:rsidR="00515B20" w:rsidRPr="00EE2C97" w:rsidRDefault="00515B20" w:rsidP="00515B20">
      <w:pPr>
        <w:pStyle w:val="ColorfulList-Accent11"/>
        <w:numPr>
          <w:ilvl w:val="1"/>
          <w:numId w:val="216"/>
        </w:numPr>
        <w:spacing w:line="240" w:lineRule="auto"/>
        <w:ind w:hanging="660"/>
        <w:jc w:val="both"/>
        <w:rPr>
          <w:rFonts w:ascii="Arial" w:hAnsi="Arial" w:cs="Arial"/>
        </w:rPr>
      </w:pPr>
      <w:r w:rsidRPr="006A4CA4">
        <w:rPr>
          <w:rFonts w:ascii="Arial" w:hAnsi="Arial" w:cs="Arial"/>
        </w:rPr>
        <w:t>lapse or non-renewal of Development Period Insurances.</w:t>
      </w:r>
      <w:r w:rsidRPr="006A4CA4">
        <w:rPr>
          <w:rStyle w:val="FootnoteReference"/>
          <w:rFonts w:ascii="Arial" w:hAnsi="Arial" w:cs="Arial"/>
        </w:rPr>
        <w:footnoteReference w:id="23"/>
      </w:r>
    </w:p>
    <w:p w14:paraId="55EF5165" w14:textId="77777777" w:rsidR="00D96016" w:rsidRPr="002D1A91" w:rsidRDefault="00D96016" w:rsidP="00466675">
      <w:pPr>
        <w:pStyle w:val="ColorfulList-Accent11"/>
        <w:spacing w:line="240" w:lineRule="auto"/>
        <w:jc w:val="both"/>
        <w:rPr>
          <w:rFonts w:ascii="Arial" w:hAnsi="Arial" w:cs="Arial"/>
        </w:rPr>
      </w:pPr>
    </w:p>
    <w:p w14:paraId="591265C8" w14:textId="272B95ED" w:rsidR="00D96016" w:rsidRPr="002D1A91" w:rsidRDefault="00D96016"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836F08" w:rsidRPr="002D1A91">
        <w:rPr>
          <w:rFonts w:ascii="Arial" w:hAnsi="Arial" w:cs="Arial"/>
        </w:rPr>
        <w:t xml:space="preserve">Development </w:t>
      </w:r>
      <w:r w:rsidRPr="002D1A91">
        <w:rPr>
          <w:rFonts w:ascii="Arial" w:hAnsi="Arial" w:cs="Arial"/>
        </w:rPr>
        <w:t xml:space="preserve">Performance Security shall be encashable in accordance with the terms thereof and shall be payable on the </w:t>
      </w:r>
      <w:r w:rsidR="00A146F6" w:rsidRPr="002D1A91">
        <w:rPr>
          <w:rFonts w:ascii="Arial" w:hAnsi="Arial" w:cs="Arial"/>
        </w:rPr>
        <w:t xml:space="preserve">Agency’s </w:t>
      </w:r>
      <w:r w:rsidRPr="002D1A91">
        <w:rPr>
          <w:rFonts w:ascii="Arial" w:hAnsi="Arial" w:cs="Arial"/>
        </w:rPr>
        <w:t xml:space="preserve">first written demand without any prior notice, reference or recourse to the Concessionaire, the </w:t>
      </w:r>
      <w:r w:rsidR="0038480F" w:rsidRPr="002D1A91">
        <w:rPr>
          <w:rFonts w:ascii="Arial" w:hAnsi="Arial" w:cs="Arial"/>
        </w:rPr>
        <w:t>Sponsors</w:t>
      </w:r>
      <w:r w:rsidRPr="002D1A91">
        <w:rPr>
          <w:rFonts w:ascii="Arial" w:hAnsi="Arial" w:cs="Arial"/>
        </w:rPr>
        <w:t xml:space="preserve"> or any other entity. </w:t>
      </w:r>
    </w:p>
    <w:p w14:paraId="31D79E8C" w14:textId="77777777" w:rsidR="00D96016" w:rsidRPr="002D1A91" w:rsidRDefault="00D96016" w:rsidP="00466675">
      <w:pPr>
        <w:pStyle w:val="ListParagraph"/>
        <w:spacing w:line="240" w:lineRule="auto"/>
        <w:rPr>
          <w:rFonts w:ascii="Arial" w:hAnsi="Arial" w:cs="Arial"/>
        </w:rPr>
      </w:pPr>
    </w:p>
    <w:p w14:paraId="37EA221F" w14:textId="42D072C6" w:rsidR="00D96016" w:rsidRPr="002D1A91" w:rsidRDefault="00D96016"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be obligated to adjust the </w:t>
      </w:r>
      <w:r w:rsidR="00836F08" w:rsidRPr="002D1A91">
        <w:rPr>
          <w:rFonts w:ascii="Arial" w:hAnsi="Arial" w:cs="Arial"/>
        </w:rPr>
        <w:t xml:space="preserve">Development </w:t>
      </w:r>
      <w:r w:rsidRPr="002D1A91">
        <w:rPr>
          <w:rFonts w:ascii="Arial" w:hAnsi="Arial" w:cs="Arial"/>
        </w:rPr>
        <w:t xml:space="preserve">Performance Security from time to time to reflect any amounts payable by the </w:t>
      </w:r>
      <w:r w:rsidR="00A146F6" w:rsidRPr="002D1A91">
        <w:rPr>
          <w:rFonts w:ascii="Arial" w:hAnsi="Arial" w:cs="Arial"/>
        </w:rPr>
        <w:t xml:space="preserve">Agency </w:t>
      </w:r>
      <w:r w:rsidRPr="002D1A91">
        <w:rPr>
          <w:rFonts w:ascii="Arial" w:hAnsi="Arial" w:cs="Arial"/>
        </w:rPr>
        <w:t>pursuant to Article 16 (</w:t>
      </w:r>
      <w:r w:rsidRPr="002D1A91">
        <w:rPr>
          <w:rFonts w:ascii="Arial" w:hAnsi="Arial" w:cs="Arial"/>
          <w:i/>
        </w:rPr>
        <w:t>Change of Scope</w:t>
      </w:r>
      <w:r w:rsidRPr="002D1A91">
        <w:rPr>
          <w:rFonts w:ascii="Arial" w:hAnsi="Arial" w:cs="Arial"/>
        </w:rPr>
        <w:t>), such increase being an amount equal to two percent (2%) of the amounts payable to the Concessionaire from time to time in accordance with Article 16 (</w:t>
      </w:r>
      <w:r w:rsidRPr="002D1A91">
        <w:rPr>
          <w:rFonts w:ascii="Arial" w:hAnsi="Arial" w:cs="Arial"/>
          <w:i/>
        </w:rPr>
        <w:t>Change of Scope</w:t>
      </w:r>
      <w:r w:rsidRPr="002D1A91">
        <w:rPr>
          <w:rFonts w:ascii="Arial" w:hAnsi="Arial" w:cs="Arial"/>
        </w:rPr>
        <w:t xml:space="preserve">). In addition, the </w:t>
      </w:r>
      <w:r w:rsidR="00836F08" w:rsidRPr="002D1A91">
        <w:rPr>
          <w:rFonts w:ascii="Arial" w:hAnsi="Arial" w:cs="Arial"/>
        </w:rPr>
        <w:t xml:space="preserve">Development </w:t>
      </w:r>
      <w:r w:rsidRPr="002D1A91">
        <w:rPr>
          <w:rFonts w:ascii="Arial" w:hAnsi="Arial" w:cs="Arial"/>
        </w:rPr>
        <w:t xml:space="preserve">Performance Security shall be adjusted, as </w:t>
      </w:r>
      <w:r w:rsidR="00F36E11">
        <w:rPr>
          <w:rFonts w:ascii="Arial" w:hAnsi="Arial" w:cs="Arial"/>
        </w:rPr>
        <w:t xml:space="preserve">a </w:t>
      </w:r>
      <w:r w:rsidRPr="002D1A91">
        <w:rPr>
          <w:rFonts w:ascii="Arial" w:hAnsi="Arial" w:cs="Arial"/>
        </w:rPr>
        <w:t xml:space="preserve">condition precedent to issuance of the Project </w:t>
      </w:r>
      <w:r w:rsidR="00E37CAC" w:rsidRPr="002D1A91">
        <w:rPr>
          <w:rFonts w:ascii="Arial" w:hAnsi="Arial" w:cs="Arial"/>
        </w:rPr>
        <w:t xml:space="preserve">Development </w:t>
      </w:r>
      <w:r w:rsidRPr="002D1A91">
        <w:rPr>
          <w:rFonts w:ascii="Arial" w:hAnsi="Arial" w:cs="Arial"/>
        </w:rPr>
        <w:t xml:space="preserve">Completion Certificate, prior to the Project </w:t>
      </w:r>
      <w:r w:rsidR="00E37CAC" w:rsidRPr="002D1A91">
        <w:rPr>
          <w:rFonts w:ascii="Arial" w:hAnsi="Arial" w:cs="Arial"/>
        </w:rPr>
        <w:t xml:space="preserve">Development </w:t>
      </w:r>
      <w:r w:rsidRPr="002D1A91">
        <w:rPr>
          <w:rFonts w:ascii="Arial" w:hAnsi="Arial" w:cs="Arial"/>
        </w:rPr>
        <w:t xml:space="preserve">Completion Date so that it is equal in value to two percent (2%) of the Total Project Cost less the aggregate of any encashments made by the </w:t>
      </w:r>
      <w:r w:rsidR="00A146F6" w:rsidRPr="002D1A91">
        <w:rPr>
          <w:rFonts w:ascii="Arial" w:hAnsi="Arial" w:cs="Arial"/>
        </w:rPr>
        <w:t xml:space="preserve">Agency </w:t>
      </w:r>
      <w:r w:rsidRPr="002D1A91">
        <w:rPr>
          <w:rFonts w:ascii="Arial" w:hAnsi="Arial" w:cs="Arial"/>
        </w:rPr>
        <w:t xml:space="preserve">prior to the date of adjustment. </w:t>
      </w:r>
    </w:p>
    <w:p w14:paraId="6CA3985E" w14:textId="3D13FFE3" w:rsidR="00515B20" w:rsidRPr="002D1A91" w:rsidRDefault="00515B20" w:rsidP="00030FBA">
      <w:pPr>
        <w:pStyle w:val="ListParagraph"/>
        <w:rPr>
          <w:rFonts w:ascii="Arial" w:hAnsi="Arial" w:cs="Arial"/>
        </w:rPr>
      </w:pPr>
      <w:r w:rsidRPr="002D1A91">
        <w:rPr>
          <w:rFonts w:ascii="Arial" w:hAnsi="Arial" w:cs="Arial"/>
        </w:rPr>
        <w:t xml:space="preserve"> </w:t>
      </w:r>
    </w:p>
    <w:p w14:paraId="297F75BD" w14:textId="3FF18B44" w:rsidR="00515B20" w:rsidRPr="006A4CA4" w:rsidRDefault="00515B20" w:rsidP="00515B20">
      <w:pPr>
        <w:pStyle w:val="ColorfulList-Accent11"/>
        <w:numPr>
          <w:ilvl w:val="2"/>
          <w:numId w:val="2"/>
        </w:numPr>
        <w:spacing w:line="240" w:lineRule="auto"/>
        <w:jc w:val="both"/>
        <w:rPr>
          <w:rFonts w:ascii="Arial" w:hAnsi="Arial" w:cs="Arial"/>
        </w:rPr>
      </w:pPr>
      <w:r w:rsidRPr="006A4CA4">
        <w:rPr>
          <w:rFonts w:ascii="Arial" w:hAnsi="Arial" w:cs="Arial"/>
        </w:rPr>
        <w:t xml:space="preserve">Upon determination by the Independent Engineer that the Substantial Completion Criteria have been satisfied and that the </w:t>
      </w:r>
      <w:r w:rsidR="00353D1B" w:rsidRPr="006A4CA4">
        <w:rPr>
          <w:rFonts w:ascii="Arial" w:hAnsi="Arial" w:cs="Arial"/>
        </w:rPr>
        <w:t>Development Performance Security Expiry</w:t>
      </w:r>
      <w:r w:rsidR="00353D1B" w:rsidRPr="006A4CA4">
        <w:rPr>
          <w:rFonts w:ascii="Arial" w:hAnsi="Arial" w:cs="Arial"/>
          <w:b/>
          <w:bCs/>
        </w:rPr>
        <w:t xml:space="preserve"> </w:t>
      </w:r>
      <w:r w:rsidRPr="006A4CA4">
        <w:rPr>
          <w:rFonts w:ascii="Arial" w:hAnsi="Arial" w:cs="Arial"/>
        </w:rPr>
        <w:t xml:space="preserve">Date has occurred, the Independent Engineer shall issue a certificate evidencing the occurrence of the Development Performance Security Expiry Date (the </w:t>
      </w:r>
      <w:r w:rsidRPr="006A4CA4">
        <w:rPr>
          <w:rFonts w:ascii="Arial" w:hAnsi="Arial" w:cs="Arial"/>
          <w:b/>
          <w:bCs/>
        </w:rPr>
        <w:t>Development Performance Security Expiry Certificate</w:t>
      </w:r>
      <w:r w:rsidRPr="006A4CA4">
        <w:rPr>
          <w:rFonts w:ascii="Arial" w:hAnsi="Arial" w:cs="Arial"/>
        </w:rPr>
        <w:t>). Upon issuance of the Development Performance Security Expiry Certificate, the Development Performance Security shall be null and void and shall be returned to the Concessionaire by the Agency within ten (10) Business Days of receipt by the Agency of the Development Performance Security Expiry Certificate; provided, however, that the Agency shall be entitled to retain, from the proceeds of the Development Performance Security (or, if not previously encashed, to encash and retain that portion of the Development Performance Security), an amount corresponding to any claims that are disputed bona fide by the Agency against the Concessionaire as at the date of the Development Performance Security Expiry Certificate, which retained amount shall be held by the Agency and applied or released in accordance with the resolution of such dispute pursuant to Article 30 (</w:t>
      </w:r>
      <w:r w:rsidRPr="006A4CA4">
        <w:rPr>
          <w:rFonts w:ascii="Arial" w:hAnsi="Arial" w:cs="Arial"/>
          <w:i/>
          <w:iCs/>
        </w:rPr>
        <w:t>Dispute Resolution</w:t>
      </w:r>
      <w:r w:rsidRPr="006A4CA4">
        <w:rPr>
          <w:rFonts w:ascii="Arial" w:hAnsi="Arial" w:cs="Arial"/>
        </w:rPr>
        <w:t>).</w:t>
      </w:r>
      <w:r w:rsidRPr="006A4CA4">
        <w:rPr>
          <w:rStyle w:val="FootnoteReference"/>
          <w:rFonts w:ascii="Arial" w:hAnsi="Arial" w:cs="Arial"/>
        </w:rPr>
        <w:footnoteReference w:id="24"/>
      </w:r>
    </w:p>
    <w:p w14:paraId="76D1E0A2" w14:textId="77777777" w:rsidR="00515B20" w:rsidRPr="002D1A91" w:rsidRDefault="00515B20" w:rsidP="00030FBA">
      <w:pPr>
        <w:pStyle w:val="ColorfulList-Accent11"/>
        <w:spacing w:line="240" w:lineRule="auto"/>
        <w:jc w:val="both"/>
        <w:rPr>
          <w:rFonts w:ascii="Arial" w:hAnsi="Arial" w:cs="Arial"/>
        </w:rPr>
      </w:pPr>
    </w:p>
    <w:p w14:paraId="61CFE102" w14:textId="77777777" w:rsidR="00D96016" w:rsidRPr="002D1A91" w:rsidRDefault="00D96016" w:rsidP="00466675">
      <w:pPr>
        <w:pStyle w:val="Heading2"/>
        <w:spacing w:line="240" w:lineRule="auto"/>
        <w:ind w:left="720"/>
        <w:jc w:val="both"/>
        <w:rPr>
          <w:rFonts w:ascii="Arial" w:hAnsi="Arial" w:cs="Arial"/>
          <w:u w:val="single"/>
        </w:rPr>
      </w:pPr>
      <w:bookmarkStart w:id="228" w:name="_Toc333899984"/>
      <w:r w:rsidRPr="002D1A91">
        <w:rPr>
          <w:rFonts w:ascii="Arial" w:hAnsi="Arial" w:cs="Arial"/>
          <w:u w:val="single"/>
        </w:rPr>
        <w:t>O&amp;M Performance Security</w:t>
      </w:r>
      <w:bookmarkEnd w:id="228"/>
    </w:p>
    <w:p w14:paraId="7EF7F612" w14:textId="77777777" w:rsidR="00D96016" w:rsidRPr="002D1A91" w:rsidRDefault="00D96016" w:rsidP="00466675">
      <w:pPr>
        <w:spacing w:line="240" w:lineRule="auto"/>
        <w:jc w:val="both"/>
        <w:rPr>
          <w:rFonts w:ascii="Arial" w:hAnsi="Arial" w:cs="Arial"/>
        </w:rPr>
      </w:pPr>
    </w:p>
    <w:p w14:paraId="09A80368" w14:textId="5A9A8C55" w:rsidR="00D96016" w:rsidRPr="002D1A91" w:rsidRDefault="00D96016"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hereby undertakes to procure issuance and delivery to the </w:t>
      </w:r>
      <w:r w:rsidR="00A146F6" w:rsidRPr="002D1A91">
        <w:rPr>
          <w:rFonts w:ascii="Arial" w:hAnsi="Arial" w:cs="Arial"/>
        </w:rPr>
        <w:t xml:space="preserve">Agency </w:t>
      </w:r>
      <w:r w:rsidRPr="002D1A91">
        <w:rPr>
          <w:rFonts w:ascii="Arial" w:hAnsi="Arial" w:cs="Arial"/>
        </w:rPr>
        <w:t>of the O&amp;M Performance Security from time to time in accordance with this Section 11.</w:t>
      </w:r>
      <w:r w:rsidR="0069124D">
        <w:rPr>
          <w:rFonts w:ascii="Arial" w:hAnsi="Arial" w:cs="Arial"/>
        </w:rPr>
        <w:t>2</w:t>
      </w:r>
      <w:r w:rsidRPr="002D1A91">
        <w:rPr>
          <w:rFonts w:ascii="Arial" w:hAnsi="Arial" w:cs="Arial"/>
        </w:rPr>
        <w:t xml:space="preserve"> (</w:t>
      </w:r>
      <w:r w:rsidRPr="002D1A91">
        <w:rPr>
          <w:rFonts w:ascii="Arial" w:hAnsi="Arial" w:cs="Arial"/>
          <w:i/>
        </w:rPr>
        <w:t>O&amp;M Performance Security</w:t>
      </w:r>
      <w:r w:rsidRPr="002D1A91">
        <w:rPr>
          <w:rFonts w:ascii="Arial" w:hAnsi="Arial" w:cs="Arial"/>
        </w:rPr>
        <w:t>).</w:t>
      </w:r>
    </w:p>
    <w:p w14:paraId="0D9771CB" w14:textId="77777777" w:rsidR="00D96016" w:rsidRPr="002D1A91" w:rsidRDefault="00D96016" w:rsidP="00466675">
      <w:pPr>
        <w:pStyle w:val="ColorfulList-Accent11"/>
        <w:spacing w:line="240" w:lineRule="auto"/>
        <w:jc w:val="both"/>
        <w:rPr>
          <w:rFonts w:ascii="Arial" w:hAnsi="Arial" w:cs="Arial"/>
        </w:rPr>
      </w:pPr>
    </w:p>
    <w:p w14:paraId="05F53764" w14:textId="04E14AA3" w:rsidR="00D96016" w:rsidRPr="002D1A91" w:rsidRDefault="00D96016"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deliver the O&amp;M Performance Security to the </w:t>
      </w:r>
      <w:r w:rsidR="00A146F6" w:rsidRPr="002D1A91">
        <w:rPr>
          <w:rFonts w:ascii="Arial" w:hAnsi="Arial" w:cs="Arial"/>
        </w:rPr>
        <w:t>Agency</w:t>
      </w:r>
      <w:r w:rsidR="00A146F6" w:rsidRPr="006A4CA4">
        <w:rPr>
          <w:rFonts w:ascii="Arial" w:hAnsi="Arial" w:cs="Arial"/>
        </w:rPr>
        <w:t xml:space="preserve"> </w:t>
      </w:r>
      <w:r w:rsidR="00BA1298" w:rsidRPr="002D1A91">
        <w:rPr>
          <w:rFonts w:ascii="Arial" w:hAnsi="Arial" w:cs="Arial"/>
        </w:rPr>
        <w:t xml:space="preserve">at least ninety (90) days </w:t>
      </w:r>
      <w:r w:rsidRPr="002D1A91">
        <w:rPr>
          <w:rFonts w:ascii="Arial" w:hAnsi="Arial" w:cs="Arial"/>
        </w:rPr>
        <w:t xml:space="preserve">prior to the </w:t>
      </w:r>
      <w:r w:rsidR="004453CE" w:rsidRPr="002D1A91">
        <w:rPr>
          <w:rFonts w:ascii="Arial" w:hAnsi="Arial" w:cs="Arial"/>
        </w:rPr>
        <w:t xml:space="preserve">Development </w:t>
      </w:r>
      <w:r w:rsidRPr="002D1A91">
        <w:rPr>
          <w:rFonts w:ascii="Arial" w:hAnsi="Arial" w:cs="Arial"/>
        </w:rPr>
        <w:t>Performance Security Expiry Date</w:t>
      </w:r>
      <w:r w:rsidR="00CE00DA" w:rsidRPr="002D1A91">
        <w:rPr>
          <w:rFonts w:ascii="Arial" w:hAnsi="Arial" w:cs="Arial"/>
        </w:rPr>
        <w:t>.</w:t>
      </w:r>
      <w:r w:rsidRPr="002D1A91">
        <w:rPr>
          <w:rFonts w:ascii="Arial" w:hAnsi="Arial" w:cs="Arial"/>
        </w:rPr>
        <w:t xml:space="preserve"> </w:t>
      </w:r>
      <w:r w:rsidR="00CE00DA" w:rsidRPr="002D1A91">
        <w:rPr>
          <w:rFonts w:ascii="Arial" w:hAnsi="Arial" w:cs="Arial"/>
        </w:rPr>
        <w:t xml:space="preserve">Following the </w:t>
      </w:r>
      <w:r w:rsidR="004453CE" w:rsidRPr="002D1A91">
        <w:rPr>
          <w:rFonts w:ascii="Arial" w:hAnsi="Arial" w:cs="Arial"/>
        </w:rPr>
        <w:t xml:space="preserve">Development </w:t>
      </w:r>
      <w:r w:rsidR="00CE00DA" w:rsidRPr="002D1A91">
        <w:rPr>
          <w:rFonts w:ascii="Arial" w:hAnsi="Arial" w:cs="Arial"/>
        </w:rPr>
        <w:t>Performance Security Expiry Date</w:t>
      </w:r>
      <w:r w:rsidR="00D509A9" w:rsidRPr="002D1A91">
        <w:rPr>
          <w:rFonts w:ascii="Arial" w:hAnsi="Arial" w:cs="Arial"/>
        </w:rPr>
        <w:t>,</w:t>
      </w:r>
      <w:r w:rsidR="00CE00DA" w:rsidRPr="002D1A91">
        <w:rPr>
          <w:rFonts w:ascii="Arial" w:hAnsi="Arial" w:cs="Arial"/>
        </w:rPr>
        <w:t xml:space="preserve"> </w:t>
      </w:r>
      <w:r w:rsidR="00D509A9" w:rsidRPr="002D1A91">
        <w:rPr>
          <w:rFonts w:ascii="Arial" w:hAnsi="Arial" w:cs="Arial"/>
        </w:rPr>
        <w:t xml:space="preserve">and until the Trigger Date, </w:t>
      </w:r>
      <w:r w:rsidR="00CE00DA" w:rsidRPr="002D1A91">
        <w:rPr>
          <w:rFonts w:ascii="Arial" w:hAnsi="Arial" w:cs="Arial"/>
        </w:rPr>
        <w:t xml:space="preserve">the Concessionaire </w:t>
      </w:r>
      <w:r w:rsidRPr="002D1A91">
        <w:rPr>
          <w:rFonts w:ascii="Arial" w:hAnsi="Arial" w:cs="Arial"/>
        </w:rPr>
        <w:t xml:space="preserve">shall replace the </w:t>
      </w:r>
      <w:r w:rsidR="00CE00DA" w:rsidRPr="002D1A91">
        <w:rPr>
          <w:rFonts w:ascii="Arial" w:hAnsi="Arial" w:cs="Arial"/>
        </w:rPr>
        <w:t xml:space="preserve">O&amp;M Performance Security </w:t>
      </w:r>
      <w:r w:rsidRPr="002D1A91">
        <w:rPr>
          <w:rFonts w:ascii="Arial" w:hAnsi="Arial" w:cs="Arial"/>
        </w:rPr>
        <w:t xml:space="preserve">thirty (30) days prior to commencement of each Operational Year. </w:t>
      </w:r>
      <w:r w:rsidR="00D509A9" w:rsidRPr="002D1A91">
        <w:rPr>
          <w:rFonts w:ascii="Arial" w:hAnsi="Arial" w:cs="Arial"/>
        </w:rPr>
        <w:t xml:space="preserve">Each </w:t>
      </w:r>
      <w:r w:rsidRPr="002D1A91">
        <w:rPr>
          <w:rFonts w:ascii="Arial" w:hAnsi="Arial" w:cs="Arial"/>
        </w:rPr>
        <w:t xml:space="preserve">O&amp;M Performance Security shall become effective simultaneously upon </w:t>
      </w:r>
      <w:r w:rsidR="00CE00DA" w:rsidRPr="002D1A91">
        <w:rPr>
          <w:rFonts w:ascii="Arial" w:hAnsi="Arial" w:cs="Arial"/>
        </w:rPr>
        <w:t>issuance</w:t>
      </w:r>
      <w:r w:rsidRPr="002D1A91">
        <w:rPr>
          <w:rFonts w:ascii="Arial" w:hAnsi="Arial" w:cs="Arial"/>
        </w:rPr>
        <w:t>.</w:t>
      </w:r>
    </w:p>
    <w:p w14:paraId="2B5AA51C" w14:textId="77777777" w:rsidR="00D96016" w:rsidRPr="002D1A91" w:rsidRDefault="00D96016" w:rsidP="00466675">
      <w:pPr>
        <w:pStyle w:val="ListParagraph"/>
        <w:spacing w:line="240" w:lineRule="auto"/>
        <w:rPr>
          <w:rFonts w:ascii="Arial" w:hAnsi="Arial" w:cs="Arial"/>
        </w:rPr>
      </w:pPr>
    </w:p>
    <w:p w14:paraId="7985B236" w14:textId="77777777" w:rsidR="00D96016" w:rsidRPr="002D1A91" w:rsidRDefault="00D96016"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The O&amp;M Performance Security:</w:t>
      </w:r>
    </w:p>
    <w:p w14:paraId="1912B2D6" w14:textId="77777777" w:rsidR="00D96016" w:rsidRPr="002D1A91" w:rsidRDefault="00D96016" w:rsidP="00466675">
      <w:pPr>
        <w:pStyle w:val="ColorfulList-Accent11"/>
        <w:spacing w:line="240" w:lineRule="auto"/>
        <w:ind w:left="0"/>
        <w:jc w:val="both"/>
        <w:rPr>
          <w:rFonts w:ascii="Arial" w:hAnsi="Arial" w:cs="Arial"/>
        </w:rPr>
      </w:pPr>
    </w:p>
    <w:p w14:paraId="7D6380E6" w14:textId="77777777" w:rsidR="00D96016" w:rsidRPr="002D1A91" w:rsidRDefault="00D96016" w:rsidP="00D86CA8">
      <w:pPr>
        <w:pStyle w:val="ColorfulList-Accent11"/>
        <w:numPr>
          <w:ilvl w:val="0"/>
          <w:numId w:val="94"/>
        </w:numPr>
        <w:spacing w:line="240" w:lineRule="auto"/>
        <w:ind w:left="1440" w:hanging="720"/>
        <w:jc w:val="both"/>
        <w:rPr>
          <w:rFonts w:ascii="Arial" w:hAnsi="Arial" w:cs="Arial"/>
        </w:rPr>
      </w:pPr>
      <w:r w:rsidRPr="002D1A91">
        <w:rPr>
          <w:rFonts w:ascii="Arial" w:hAnsi="Arial" w:cs="Arial"/>
        </w:rPr>
        <w:t>shall be issued and maintained without any recourse on the Concessionaire, its assets or properties;</w:t>
      </w:r>
    </w:p>
    <w:p w14:paraId="6D54EA7E" w14:textId="77777777" w:rsidR="00D96016" w:rsidRPr="002D1A91" w:rsidRDefault="00D96016" w:rsidP="00466675">
      <w:pPr>
        <w:pStyle w:val="ColorfulList-Accent11"/>
        <w:spacing w:line="240" w:lineRule="auto"/>
        <w:ind w:left="1080"/>
        <w:jc w:val="both"/>
        <w:rPr>
          <w:rFonts w:ascii="Arial" w:hAnsi="Arial" w:cs="Arial"/>
        </w:rPr>
      </w:pPr>
    </w:p>
    <w:p w14:paraId="6DB4D630" w14:textId="77777777" w:rsidR="00D96016" w:rsidRPr="002D1A91" w:rsidRDefault="00D96016" w:rsidP="00D86CA8">
      <w:pPr>
        <w:pStyle w:val="ColorfulList-Accent11"/>
        <w:numPr>
          <w:ilvl w:val="0"/>
          <w:numId w:val="94"/>
        </w:numPr>
        <w:spacing w:line="240" w:lineRule="auto"/>
        <w:ind w:left="1440" w:hanging="720"/>
        <w:jc w:val="both"/>
        <w:rPr>
          <w:rFonts w:ascii="Arial" w:hAnsi="Arial" w:cs="Arial"/>
        </w:rPr>
      </w:pPr>
      <w:r w:rsidRPr="002D1A91">
        <w:rPr>
          <w:rFonts w:ascii="Arial" w:hAnsi="Arial" w:cs="Arial"/>
        </w:rPr>
        <w:t xml:space="preserve">shall not be secured through any Concession Assets and no Encumbrance of any nature shall be created on the assets and properties of the Concessionaire in respect of the same. </w:t>
      </w:r>
    </w:p>
    <w:p w14:paraId="4D89D75D" w14:textId="47B1ABA5" w:rsidR="00D96016" w:rsidRPr="002D1A91" w:rsidRDefault="00D96016" w:rsidP="00466675">
      <w:pPr>
        <w:pStyle w:val="ColorfulList-Accent11"/>
        <w:spacing w:line="240" w:lineRule="auto"/>
        <w:jc w:val="both"/>
        <w:rPr>
          <w:rFonts w:ascii="Arial" w:hAnsi="Arial" w:cs="Arial"/>
        </w:rPr>
      </w:pPr>
    </w:p>
    <w:p w14:paraId="3C17E23A" w14:textId="77777777" w:rsidR="00D96016" w:rsidRPr="002D1A91" w:rsidRDefault="00D96016" w:rsidP="00466675">
      <w:pPr>
        <w:pStyle w:val="ColorfulList-Accent11"/>
        <w:spacing w:line="240" w:lineRule="auto"/>
        <w:jc w:val="both"/>
        <w:rPr>
          <w:rFonts w:ascii="Arial" w:hAnsi="Arial" w:cs="Arial"/>
        </w:rPr>
      </w:pPr>
      <w:r w:rsidRPr="002D1A91">
        <w:rPr>
          <w:rFonts w:ascii="Arial" w:hAnsi="Arial" w:cs="Arial"/>
        </w:rPr>
        <w:t xml:space="preserve">All costs, expenses, fees and other charges of any nature, in each case, associated with the issuance, maintenance and encashment of the O&amp;M Performance Security are solely on account of the </w:t>
      </w:r>
      <w:r w:rsidR="005D72E7" w:rsidRPr="002D1A91">
        <w:rPr>
          <w:rFonts w:ascii="Arial" w:hAnsi="Arial" w:cs="Arial"/>
        </w:rPr>
        <w:t>Sponsors</w:t>
      </w:r>
      <w:r w:rsidRPr="002D1A91">
        <w:rPr>
          <w:rFonts w:ascii="Arial" w:hAnsi="Arial" w:cs="Arial"/>
        </w:rPr>
        <w:t>.</w:t>
      </w:r>
    </w:p>
    <w:p w14:paraId="7B4EA3EF" w14:textId="77777777" w:rsidR="00D96016" w:rsidRPr="002D1A91" w:rsidRDefault="00D96016" w:rsidP="00466675">
      <w:pPr>
        <w:pStyle w:val="ColorfulList-Accent11"/>
        <w:spacing w:line="240" w:lineRule="auto"/>
        <w:ind w:left="0"/>
        <w:jc w:val="both"/>
        <w:rPr>
          <w:rFonts w:ascii="Arial" w:hAnsi="Arial" w:cs="Arial"/>
        </w:rPr>
      </w:pPr>
    </w:p>
    <w:p w14:paraId="12F3F200" w14:textId="77777777" w:rsidR="00D96016" w:rsidRPr="002D1A91" w:rsidRDefault="00D96016"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The O&amp;M Performance Security shall secure:</w:t>
      </w:r>
    </w:p>
    <w:p w14:paraId="3397AC50" w14:textId="77777777" w:rsidR="00D96016" w:rsidRPr="002D1A91" w:rsidRDefault="00D96016" w:rsidP="00466675">
      <w:pPr>
        <w:pStyle w:val="ColorfulList-Accent11"/>
        <w:spacing w:line="240" w:lineRule="auto"/>
        <w:jc w:val="both"/>
        <w:rPr>
          <w:rFonts w:ascii="Arial" w:hAnsi="Arial" w:cs="Arial"/>
        </w:rPr>
      </w:pPr>
    </w:p>
    <w:p w14:paraId="5CBA4962" w14:textId="593C6E39" w:rsidR="00D96016" w:rsidRPr="002D1A91" w:rsidRDefault="00D96016" w:rsidP="00D86CA8">
      <w:pPr>
        <w:pStyle w:val="ColorfulList-Accent11"/>
        <w:numPr>
          <w:ilvl w:val="0"/>
          <w:numId w:val="96"/>
        </w:numPr>
        <w:spacing w:line="240" w:lineRule="auto"/>
        <w:ind w:left="1440" w:hanging="720"/>
        <w:jc w:val="both"/>
        <w:rPr>
          <w:rFonts w:ascii="Arial" w:hAnsi="Arial" w:cs="Arial"/>
        </w:rPr>
      </w:pPr>
      <w:r w:rsidRPr="002D1A91">
        <w:rPr>
          <w:rFonts w:ascii="Arial" w:hAnsi="Arial" w:cs="Arial"/>
        </w:rPr>
        <w:t xml:space="preserve">all of the </w:t>
      </w:r>
      <w:r w:rsidR="00663A25" w:rsidRPr="002D1A91">
        <w:rPr>
          <w:rFonts w:ascii="Arial" w:hAnsi="Arial" w:cs="Arial"/>
        </w:rPr>
        <w:t>Sponsor’</w:t>
      </w:r>
      <w:r w:rsidR="00071727" w:rsidRPr="002D1A91">
        <w:rPr>
          <w:rFonts w:ascii="Arial" w:hAnsi="Arial" w:cs="Arial"/>
        </w:rPr>
        <w:t>s</w:t>
      </w:r>
      <w:r w:rsidRPr="002D1A91">
        <w:rPr>
          <w:rFonts w:ascii="Arial" w:hAnsi="Arial" w:cs="Arial"/>
        </w:rPr>
        <w:t xml:space="preserve"> obligations, liabilities, payments, indemnities, representations, guarantees, warranties and responsibilities under the </w:t>
      </w:r>
      <w:r w:rsidR="00A146F6" w:rsidRPr="002D1A91">
        <w:rPr>
          <w:rFonts w:ascii="Arial" w:hAnsi="Arial" w:cs="Arial"/>
        </w:rPr>
        <w:t xml:space="preserve">Agency </w:t>
      </w:r>
      <w:r w:rsidRPr="002D1A91">
        <w:rPr>
          <w:rFonts w:ascii="Arial" w:hAnsi="Arial" w:cs="Arial"/>
        </w:rPr>
        <w:t xml:space="preserve">Agreements to which </w:t>
      </w:r>
      <w:r w:rsidR="00476B7C" w:rsidRPr="002D1A91">
        <w:rPr>
          <w:rFonts w:ascii="Arial" w:hAnsi="Arial" w:cs="Arial"/>
        </w:rPr>
        <w:t>it is</w:t>
      </w:r>
      <w:r w:rsidRPr="002D1A91">
        <w:rPr>
          <w:rFonts w:ascii="Arial" w:hAnsi="Arial" w:cs="Arial"/>
        </w:rPr>
        <w:t xml:space="preserve"> a party; and </w:t>
      </w:r>
    </w:p>
    <w:p w14:paraId="719E2A03" w14:textId="77777777" w:rsidR="00D96016" w:rsidRPr="002D1A91" w:rsidRDefault="00D96016" w:rsidP="00466675">
      <w:pPr>
        <w:pStyle w:val="ColorfulList-Accent11"/>
        <w:spacing w:line="240" w:lineRule="auto"/>
        <w:ind w:left="1440" w:hanging="720"/>
        <w:jc w:val="both"/>
        <w:rPr>
          <w:rFonts w:ascii="Arial" w:hAnsi="Arial" w:cs="Arial"/>
        </w:rPr>
      </w:pPr>
    </w:p>
    <w:p w14:paraId="5BBEA721" w14:textId="17C3E307" w:rsidR="00D96016" w:rsidRPr="002D1A91" w:rsidRDefault="00D96016" w:rsidP="00D86CA8">
      <w:pPr>
        <w:pStyle w:val="ColorfulList-Accent11"/>
        <w:numPr>
          <w:ilvl w:val="0"/>
          <w:numId w:val="96"/>
        </w:numPr>
        <w:spacing w:line="240" w:lineRule="auto"/>
        <w:ind w:left="1440" w:hanging="720"/>
        <w:jc w:val="both"/>
        <w:rPr>
          <w:rFonts w:ascii="Arial" w:hAnsi="Arial" w:cs="Arial"/>
        </w:rPr>
      </w:pPr>
      <w:r w:rsidRPr="002D1A91">
        <w:rPr>
          <w:rFonts w:ascii="Arial" w:hAnsi="Arial" w:cs="Arial"/>
        </w:rPr>
        <w:t xml:space="preserve">all of the Concessionaire’s obligations, liabilities, payments, liquidated damages, indemnities, representations, guarantees, warranties and responsibilities under the </w:t>
      </w:r>
      <w:r w:rsidR="00A146F6" w:rsidRPr="002D1A91">
        <w:rPr>
          <w:rFonts w:ascii="Arial" w:hAnsi="Arial" w:cs="Arial"/>
        </w:rPr>
        <w:t xml:space="preserve">Agency </w:t>
      </w:r>
      <w:r w:rsidRPr="002D1A91">
        <w:rPr>
          <w:rFonts w:ascii="Arial" w:hAnsi="Arial" w:cs="Arial"/>
        </w:rPr>
        <w:t xml:space="preserve">Agreements, including the integrity and quality of the Concessionaire’s and its Contractors’ workmanship, the timely and continuous performance of the Project Works during the Operations Period, the quality and quantity of any equipment, materials, items and components supplied, the performance of Project Works during the Operations Period by the Concessionaire and compliance of the same with the Applicable Standards and all other works and services to be provided by the Concessionaire under the </w:t>
      </w:r>
      <w:r w:rsidR="00A146F6" w:rsidRPr="006A4CA4">
        <w:rPr>
          <w:rFonts w:ascii="Arial" w:hAnsi="Arial" w:cs="Arial"/>
        </w:rPr>
        <w:t xml:space="preserve">Agency </w:t>
      </w:r>
      <w:r w:rsidRPr="002D1A91">
        <w:rPr>
          <w:rFonts w:ascii="Arial" w:hAnsi="Arial" w:cs="Arial"/>
        </w:rPr>
        <w:t>Agreements.</w:t>
      </w:r>
    </w:p>
    <w:p w14:paraId="3C1E8883" w14:textId="77777777" w:rsidR="00D96016" w:rsidRPr="002D1A91" w:rsidRDefault="00D96016" w:rsidP="00466675">
      <w:pPr>
        <w:pStyle w:val="ColorfulList-Accent11"/>
        <w:spacing w:line="240" w:lineRule="auto"/>
        <w:jc w:val="both"/>
        <w:rPr>
          <w:rFonts w:ascii="Arial" w:hAnsi="Arial" w:cs="Arial"/>
        </w:rPr>
      </w:pPr>
    </w:p>
    <w:p w14:paraId="7A67D62A" w14:textId="3D9AAD3F" w:rsidR="00D96016" w:rsidRPr="002D1A91" w:rsidRDefault="00D96016"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O&amp;M Performance Security shall be encashable in accordance with the terms thereof and shall be payable on the </w:t>
      </w:r>
      <w:r w:rsidR="00A146F6" w:rsidRPr="006A4CA4">
        <w:rPr>
          <w:rFonts w:ascii="Arial" w:hAnsi="Arial" w:cs="Arial"/>
        </w:rPr>
        <w:t xml:space="preserve">Agency’s </w:t>
      </w:r>
      <w:r w:rsidRPr="002D1A91">
        <w:rPr>
          <w:rFonts w:ascii="Arial" w:hAnsi="Arial" w:cs="Arial"/>
        </w:rPr>
        <w:t xml:space="preserve">first written demand without any prior notice, reference or recourse to the Concessionaire, the </w:t>
      </w:r>
      <w:r w:rsidR="00BD05BC" w:rsidRPr="002D1A91">
        <w:rPr>
          <w:rFonts w:ascii="Arial" w:hAnsi="Arial" w:cs="Arial"/>
        </w:rPr>
        <w:t>Sponsors</w:t>
      </w:r>
      <w:r w:rsidRPr="002D1A91">
        <w:rPr>
          <w:rFonts w:ascii="Arial" w:hAnsi="Arial" w:cs="Arial"/>
        </w:rPr>
        <w:t xml:space="preserve"> or any other entity. </w:t>
      </w:r>
    </w:p>
    <w:p w14:paraId="7C8FFB85" w14:textId="77777777" w:rsidR="00D96016" w:rsidRPr="002D1A91" w:rsidRDefault="00D96016" w:rsidP="00466675">
      <w:pPr>
        <w:pStyle w:val="ListParagraph"/>
        <w:spacing w:line="240" w:lineRule="auto"/>
        <w:rPr>
          <w:rFonts w:ascii="Arial" w:hAnsi="Arial" w:cs="Arial"/>
        </w:rPr>
      </w:pPr>
    </w:p>
    <w:p w14:paraId="3AB11DAB" w14:textId="162B1D13" w:rsidR="00D96016" w:rsidRPr="002D1A91" w:rsidRDefault="00D96016" w:rsidP="00466675">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O&amp;M Performance Security provided by the Concessionaire in respect of an Operational Year shall remain in force and effect until the date that falls on the expiry of such Operational Year subject to receipt by the </w:t>
      </w:r>
      <w:r w:rsidR="00A146F6" w:rsidRPr="006A4CA4">
        <w:rPr>
          <w:rFonts w:ascii="Arial" w:hAnsi="Arial" w:cs="Arial"/>
        </w:rPr>
        <w:t xml:space="preserve">Agency </w:t>
      </w:r>
      <w:r w:rsidRPr="002D1A91">
        <w:rPr>
          <w:rFonts w:ascii="Arial" w:hAnsi="Arial" w:cs="Arial"/>
        </w:rPr>
        <w:t xml:space="preserve">of a fully valid and effective O&amp;M Performance Security for the subsequent Operational Year in accordance with the terms of this Agreement on or prior to such date (the </w:t>
      </w:r>
      <w:r w:rsidRPr="002D1A91">
        <w:rPr>
          <w:rFonts w:ascii="Arial" w:hAnsi="Arial" w:cs="Arial"/>
          <w:b/>
        </w:rPr>
        <w:t>O&amp;M Performance Security Expiry Date</w:t>
      </w:r>
      <w:r w:rsidRPr="002D1A91">
        <w:rPr>
          <w:rFonts w:ascii="Arial" w:hAnsi="Arial" w:cs="Arial"/>
        </w:rPr>
        <w:t xml:space="preserve">). In the event an O&amp;M Performance Security </w:t>
      </w:r>
      <w:r w:rsidR="004A31B5" w:rsidRPr="002D1A91">
        <w:rPr>
          <w:rFonts w:ascii="Arial" w:hAnsi="Arial" w:cs="Arial"/>
        </w:rPr>
        <w:t xml:space="preserve">is to </w:t>
      </w:r>
      <w:r w:rsidRPr="002D1A91">
        <w:rPr>
          <w:rFonts w:ascii="Arial" w:hAnsi="Arial" w:cs="Arial"/>
        </w:rPr>
        <w:t>expire prior to the O&amp;M Performance Security Expiry Date, the Concessionaire shall extend the validity of the O&amp;M Performance Security, at least fifteen (15)</w:t>
      </w:r>
      <w:r w:rsidR="00855507" w:rsidRPr="002D1A91">
        <w:rPr>
          <w:rFonts w:ascii="Arial" w:hAnsi="Arial" w:cs="Arial"/>
        </w:rPr>
        <w:t xml:space="preserve"> B</w:t>
      </w:r>
      <w:r w:rsidRPr="002D1A91">
        <w:rPr>
          <w:rFonts w:ascii="Arial" w:hAnsi="Arial" w:cs="Arial"/>
        </w:rPr>
        <w:t xml:space="preserve">usiness </w:t>
      </w:r>
      <w:r w:rsidR="00855507" w:rsidRPr="002D1A91">
        <w:rPr>
          <w:rFonts w:ascii="Arial" w:hAnsi="Arial" w:cs="Arial"/>
        </w:rPr>
        <w:t>D</w:t>
      </w:r>
      <w:r w:rsidRPr="002D1A91">
        <w:rPr>
          <w:rFonts w:ascii="Arial" w:hAnsi="Arial" w:cs="Arial"/>
        </w:rPr>
        <w:t xml:space="preserve">ays prior to its expiry, so as to keep it valid and </w:t>
      </w:r>
      <w:r w:rsidRPr="002D1A91">
        <w:rPr>
          <w:rFonts w:ascii="Arial" w:hAnsi="Arial" w:cs="Arial"/>
        </w:rPr>
        <w:lastRenderedPageBreak/>
        <w:t>enforceable until the O&amp;M Performance Security Expiry Date. In the event of failure by the Concessionaire to keep valid or extend the validity of any O&amp;M Performance Security in accordance with this Section 11.</w:t>
      </w:r>
      <w:r w:rsidR="000E3494">
        <w:rPr>
          <w:rFonts w:ascii="Arial" w:hAnsi="Arial" w:cs="Arial"/>
        </w:rPr>
        <w:t>2</w:t>
      </w:r>
      <w:r w:rsidRPr="002D1A91">
        <w:rPr>
          <w:rFonts w:ascii="Arial" w:hAnsi="Arial" w:cs="Arial"/>
        </w:rPr>
        <w:t>.</w:t>
      </w:r>
      <w:r w:rsidR="00B6260E">
        <w:rPr>
          <w:rFonts w:ascii="Arial" w:hAnsi="Arial" w:cs="Arial"/>
        </w:rPr>
        <w:t>6</w:t>
      </w:r>
      <w:r w:rsidRPr="002D1A91">
        <w:rPr>
          <w:rFonts w:ascii="Arial" w:hAnsi="Arial" w:cs="Arial"/>
        </w:rPr>
        <w:t xml:space="preserve">, the </w:t>
      </w:r>
      <w:r w:rsidR="00A146F6" w:rsidRPr="006A4CA4">
        <w:rPr>
          <w:rFonts w:ascii="Arial" w:hAnsi="Arial" w:cs="Arial"/>
        </w:rPr>
        <w:t xml:space="preserve">Agency </w:t>
      </w:r>
      <w:r w:rsidRPr="002D1A91">
        <w:rPr>
          <w:rFonts w:ascii="Arial" w:hAnsi="Arial" w:cs="Arial"/>
        </w:rPr>
        <w:t>shall have the right to encash such O&amp;M Performance Security at any time prior to its expiry to its full outstanding value.</w:t>
      </w:r>
    </w:p>
    <w:p w14:paraId="37CC08CE" w14:textId="77777777" w:rsidR="00D96016" w:rsidRPr="002D1A91" w:rsidRDefault="00D96016" w:rsidP="00466675">
      <w:pPr>
        <w:pStyle w:val="ColorfulList-Accent11"/>
        <w:spacing w:line="240" w:lineRule="auto"/>
        <w:jc w:val="both"/>
        <w:rPr>
          <w:rFonts w:ascii="Arial" w:hAnsi="Arial" w:cs="Arial"/>
        </w:rPr>
      </w:pPr>
    </w:p>
    <w:p w14:paraId="297A9EF4" w14:textId="6D4E0FBA"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Upon the delivery</w:t>
      </w:r>
      <w:r w:rsidR="00F35458" w:rsidRPr="002D1A91">
        <w:rPr>
          <w:rFonts w:ascii="Arial" w:hAnsi="Arial" w:cs="Arial"/>
        </w:rPr>
        <w:t xml:space="preserve"> and commencement</w:t>
      </w:r>
      <w:r w:rsidRPr="002D1A91">
        <w:rPr>
          <w:rFonts w:ascii="Arial" w:hAnsi="Arial" w:cs="Arial"/>
        </w:rPr>
        <w:t xml:space="preserve"> of a</w:t>
      </w:r>
      <w:r w:rsidR="00855507" w:rsidRPr="002D1A91">
        <w:rPr>
          <w:rFonts w:ascii="Arial" w:hAnsi="Arial" w:cs="Arial"/>
        </w:rPr>
        <w:t>n</w:t>
      </w:r>
      <w:r w:rsidRPr="002D1A91">
        <w:rPr>
          <w:rFonts w:ascii="Arial" w:hAnsi="Arial" w:cs="Arial"/>
        </w:rPr>
        <w:t xml:space="preserve"> O&amp;M Performance Security for an Operational Year (the </w:t>
      </w:r>
      <w:r w:rsidRPr="002D1A91">
        <w:rPr>
          <w:rFonts w:ascii="Arial" w:hAnsi="Arial" w:cs="Arial"/>
          <w:b/>
        </w:rPr>
        <w:t>New O&amp;M Performance Security</w:t>
      </w:r>
      <w:r w:rsidRPr="002D1A91">
        <w:rPr>
          <w:rFonts w:ascii="Arial" w:hAnsi="Arial" w:cs="Arial"/>
        </w:rPr>
        <w:t xml:space="preserve">) to the </w:t>
      </w:r>
      <w:r w:rsidR="00A146F6" w:rsidRPr="006A4CA4">
        <w:rPr>
          <w:rFonts w:ascii="Arial" w:hAnsi="Arial" w:cs="Arial"/>
        </w:rPr>
        <w:t xml:space="preserve">Agency </w:t>
      </w:r>
      <w:r w:rsidRPr="002D1A91">
        <w:rPr>
          <w:rFonts w:ascii="Arial" w:hAnsi="Arial" w:cs="Arial"/>
        </w:rPr>
        <w:t>by the Concessionaire in accordance with this Section 11.</w:t>
      </w:r>
      <w:r w:rsidR="000E3494">
        <w:rPr>
          <w:rFonts w:ascii="Arial" w:hAnsi="Arial" w:cs="Arial"/>
        </w:rPr>
        <w:t>2</w:t>
      </w:r>
      <w:r w:rsidRPr="002D1A91">
        <w:rPr>
          <w:rFonts w:ascii="Arial" w:hAnsi="Arial" w:cs="Arial"/>
        </w:rPr>
        <w:t xml:space="preserve"> (</w:t>
      </w:r>
      <w:r w:rsidRPr="002D1A91">
        <w:rPr>
          <w:rFonts w:ascii="Arial" w:hAnsi="Arial" w:cs="Arial"/>
          <w:i/>
        </w:rPr>
        <w:t>O&amp;M Performance Security</w:t>
      </w:r>
      <w:r w:rsidRPr="002D1A91">
        <w:rPr>
          <w:rFonts w:ascii="Arial" w:hAnsi="Arial" w:cs="Arial"/>
        </w:rPr>
        <w:t xml:space="preserve">) on or prior to the commencement of such Operational Year, the previous O&amp;M Performance Security issued for the previous Operational Year shall be null and void and shall be returned to the Concessionaire by the </w:t>
      </w:r>
      <w:r w:rsidR="00A146F6" w:rsidRPr="006A4CA4">
        <w:rPr>
          <w:rFonts w:ascii="Arial" w:hAnsi="Arial" w:cs="Arial"/>
        </w:rPr>
        <w:t xml:space="preserve">Agency </w:t>
      </w:r>
      <w:r w:rsidRPr="002D1A91">
        <w:rPr>
          <w:rFonts w:ascii="Arial" w:hAnsi="Arial" w:cs="Arial"/>
        </w:rPr>
        <w:t>simultaneously with the provision of the New O&amp;M Performance Security.</w:t>
      </w:r>
    </w:p>
    <w:p w14:paraId="6030C17E" w14:textId="77777777" w:rsidR="00D96016" w:rsidRPr="002D1A91" w:rsidRDefault="00D96016" w:rsidP="00466675">
      <w:pPr>
        <w:pStyle w:val="ListParagraph"/>
        <w:spacing w:line="240" w:lineRule="auto"/>
        <w:rPr>
          <w:rFonts w:ascii="Arial" w:hAnsi="Arial" w:cs="Arial"/>
        </w:rPr>
      </w:pPr>
    </w:p>
    <w:p w14:paraId="497BEA38" w14:textId="77777777"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Notwithstanding anything to the contrary, the Concessionaire hereby undertakes and agrees that the O&amp;M Performance Security shall remain valid:</w:t>
      </w:r>
    </w:p>
    <w:p w14:paraId="31D55251" w14:textId="77777777" w:rsidR="00D96016" w:rsidRPr="002D1A91" w:rsidRDefault="00D96016" w:rsidP="00466675">
      <w:pPr>
        <w:pStyle w:val="ListParagraph"/>
        <w:spacing w:line="240" w:lineRule="auto"/>
        <w:rPr>
          <w:rFonts w:ascii="Arial" w:hAnsi="Arial" w:cs="Arial"/>
        </w:rPr>
      </w:pPr>
    </w:p>
    <w:p w14:paraId="5FC3BD73" w14:textId="77777777" w:rsidR="00D96016" w:rsidRPr="002D1A91" w:rsidRDefault="00D96016" w:rsidP="00D86CA8">
      <w:pPr>
        <w:pStyle w:val="ColorfulList-Accent11"/>
        <w:numPr>
          <w:ilvl w:val="0"/>
          <w:numId w:val="121"/>
        </w:numPr>
        <w:spacing w:line="240" w:lineRule="auto"/>
        <w:ind w:left="1440" w:hanging="720"/>
        <w:jc w:val="both"/>
        <w:rPr>
          <w:rFonts w:ascii="Arial" w:hAnsi="Arial" w:cs="Arial"/>
        </w:rPr>
      </w:pPr>
      <w:r w:rsidRPr="002D1A91">
        <w:rPr>
          <w:rFonts w:ascii="Arial" w:hAnsi="Arial" w:cs="Arial"/>
        </w:rPr>
        <w:t>in case of Termination, at least for one (1) year after the Termination Notice has been issued;</w:t>
      </w:r>
    </w:p>
    <w:p w14:paraId="7347BE50" w14:textId="77777777" w:rsidR="00D96016" w:rsidRPr="002D1A91" w:rsidRDefault="00D96016" w:rsidP="00466675">
      <w:pPr>
        <w:pStyle w:val="ColorfulList-Accent11"/>
        <w:spacing w:line="240" w:lineRule="auto"/>
        <w:ind w:left="1140"/>
        <w:jc w:val="both"/>
        <w:rPr>
          <w:rFonts w:ascii="Arial" w:hAnsi="Arial" w:cs="Arial"/>
        </w:rPr>
      </w:pPr>
    </w:p>
    <w:p w14:paraId="225D0597" w14:textId="77777777" w:rsidR="00D96016" w:rsidRPr="002D1A91" w:rsidRDefault="00D96016" w:rsidP="00D86CA8">
      <w:pPr>
        <w:pStyle w:val="ColorfulList-Accent11"/>
        <w:numPr>
          <w:ilvl w:val="0"/>
          <w:numId w:val="121"/>
        </w:numPr>
        <w:spacing w:line="240" w:lineRule="auto"/>
        <w:ind w:left="1440" w:hanging="720"/>
        <w:jc w:val="both"/>
        <w:rPr>
          <w:rFonts w:ascii="Arial" w:hAnsi="Arial" w:cs="Arial"/>
        </w:rPr>
      </w:pPr>
      <w:r w:rsidRPr="002D1A91">
        <w:rPr>
          <w:rFonts w:ascii="Arial" w:hAnsi="Arial" w:cs="Arial"/>
        </w:rPr>
        <w:t xml:space="preserve">in case of expiry of this Agreement on the Final Expiry Date, one (1) year after the Final Expiry Date.    </w:t>
      </w:r>
    </w:p>
    <w:p w14:paraId="65AC3584" w14:textId="6AE60186" w:rsidR="00D96016" w:rsidRPr="002D1A91" w:rsidRDefault="00D96016" w:rsidP="00D5254A">
      <w:pPr>
        <w:pStyle w:val="Heading1"/>
        <w:spacing w:line="240" w:lineRule="auto"/>
        <w:ind w:left="720" w:hanging="720"/>
        <w:jc w:val="both"/>
        <w:rPr>
          <w:rFonts w:ascii="Arial" w:hAnsi="Arial" w:cs="Arial"/>
        </w:rPr>
      </w:pPr>
      <w:r w:rsidRPr="002D1A91">
        <w:rPr>
          <w:rFonts w:ascii="Arial" w:hAnsi="Arial" w:cs="Arial"/>
        </w:rPr>
        <w:br w:type="page"/>
      </w:r>
      <w:bookmarkStart w:id="229" w:name="_Toc229101105"/>
      <w:r w:rsidR="0074686B">
        <w:rPr>
          <w:rFonts w:ascii="Arial" w:hAnsi="Arial" w:cs="Arial"/>
        </w:rPr>
        <w:lastRenderedPageBreak/>
        <w:t>Financing Matters</w:t>
      </w:r>
      <w:bookmarkEnd w:id="229"/>
    </w:p>
    <w:p w14:paraId="1A8DE39E" w14:textId="77777777" w:rsidR="00D96016" w:rsidRPr="002D1A91" w:rsidRDefault="00D96016" w:rsidP="00D5254A">
      <w:pPr>
        <w:spacing w:line="240" w:lineRule="auto"/>
        <w:jc w:val="both"/>
        <w:rPr>
          <w:rFonts w:ascii="Arial" w:hAnsi="Arial" w:cs="Arial"/>
        </w:rPr>
      </w:pPr>
    </w:p>
    <w:p w14:paraId="7334D4DF" w14:textId="217F07BA" w:rsidR="00BA7485" w:rsidRPr="007577B0" w:rsidRDefault="007577B0" w:rsidP="007577B0">
      <w:pPr>
        <w:spacing w:line="240" w:lineRule="auto"/>
        <w:ind w:left="720" w:hanging="720"/>
        <w:jc w:val="both"/>
        <w:rPr>
          <w:rFonts w:ascii="Arial" w:hAnsi="Arial" w:cs="Arial"/>
          <w:bCs/>
        </w:rPr>
      </w:pPr>
      <w:bookmarkStart w:id="230" w:name="_Toc333899990"/>
      <w:r w:rsidRPr="007577B0">
        <w:rPr>
          <w:rFonts w:ascii="Arial" w:hAnsi="Arial" w:cs="Arial"/>
          <w:bCs/>
        </w:rPr>
        <w:t xml:space="preserve">12.1. </w:t>
      </w:r>
      <w:r>
        <w:rPr>
          <w:rFonts w:ascii="Arial" w:hAnsi="Arial" w:cs="Arial"/>
          <w:bCs/>
        </w:rPr>
        <w:t xml:space="preserve">   </w:t>
      </w:r>
      <w:r w:rsidRPr="007577B0">
        <w:rPr>
          <w:rFonts w:ascii="Arial" w:hAnsi="Arial" w:cs="Arial"/>
          <w:bCs/>
        </w:rPr>
        <w:t>The Parties acknowledge and agree that all matters pertaining to debt financing for the Project</w:t>
      </w:r>
      <w:r>
        <w:rPr>
          <w:rFonts w:ascii="Arial" w:hAnsi="Arial" w:cs="Arial"/>
          <w:bCs/>
        </w:rPr>
        <w:t xml:space="preserve">, </w:t>
      </w:r>
      <w:r w:rsidRPr="007577B0">
        <w:rPr>
          <w:rFonts w:ascii="Arial" w:hAnsi="Arial" w:cs="Arial"/>
          <w:bCs/>
        </w:rPr>
        <w:t xml:space="preserve">including </w:t>
      </w:r>
      <w:r>
        <w:rPr>
          <w:rFonts w:ascii="Arial" w:hAnsi="Arial" w:cs="Arial"/>
          <w:bCs/>
        </w:rPr>
        <w:t xml:space="preserve">without </w:t>
      </w:r>
      <w:r w:rsidRPr="007577B0">
        <w:rPr>
          <w:rFonts w:ascii="Arial" w:hAnsi="Arial" w:cs="Arial"/>
          <w:bCs/>
        </w:rPr>
        <w:t>limit</w:t>
      </w:r>
      <w:r>
        <w:rPr>
          <w:rFonts w:ascii="Arial" w:hAnsi="Arial" w:cs="Arial"/>
          <w:bCs/>
        </w:rPr>
        <w:t>ation</w:t>
      </w:r>
      <w:r w:rsidRPr="007577B0">
        <w:rPr>
          <w:rFonts w:ascii="Arial" w:hAnsi="Arial" w:cs="Arial"/>
          <w:bCs/>
        </w:rPr>
        <w:t xml:space="preserve"> to the achievement of Financial Close, the submission and review of the Financing Term Sheet, the execution and amendment of Financing Documents, the rights and step-in mechanisms afforded to the Financiers, and all consequential modifications to the rights and obligations of the Parties under this Agreement</w:t>
      </w:r>
      <w:r>
        <w:rPr>
          <w:rFonts w:ascii="Arial" w:hAnsi="Arial" w:cs="Arial"/>
          <w:bCs/>
        </w:rPr>
        <w:t xml:space="preserve"> </w:t>
      </w:r>
      <w:r w:rsidRPr="007577B0">
        <w:rPr>
          <w:rFonts w:ascii="Arial" w:hAnsi="Arial" w:cs="Arial"/>
          <w:bCs/>
        </w:rPr>
        <w:t xml:space="preserve">shall be strictly governed by and subject to the provisions, conditions, and parameters set forth in </w:t>
      </w:r>
      <w:r w:rsidRPr="007577B0">
        <w:rPr>
          <w:rFonts w:ascii="Arial" w:hAnsi="Arial" w:cs="Arial"/>
          <w:b/>
          <w:smallCaps/>
        </w:rPr>
        <w:t>Schedule L</w:t>
      </w:r>
      <w:r w:rsidRPr="007577B0">
        <w:rPr>
          <w:rFonts w:ascii="Arial" w:hAnsi="Arial" w:cs="Arial"/>
          <w:bCs/>
        </w:rPr>
        <w:t xml:space="preserve"> </w:t>
      </w:r>
      <w:r w:rsidRPr="007577B0">
        <w:rPr>
          <w:rFonts w:ascii="Arial" w:hAnsi="Arial" w:cs="Arial"/>
          <w:b/>
        </w:rPr>
        <w:t>(</w:t>
      </w:r>
      <w:r w:rsidRPr="007577B0">
        <w:rPr>
          <w:rFonts w:ascii="Arial" w:hAnsi="Arial" w:cs="Arial"/>
          <w:b/>
          <w:i/>
          <w:iCs/>
        </w:rPr>
        <w:t>Financing Matters</w:t>
      </w:r>
      <w:r w:rsidRPr="007577B0">
        <w:rPr>
          <w:rFonts w:ascii="Arial" w:hAnsi="Arial" w:cs="Arial"/>
          <w:b/>
        </w:rPr>
        <w:t>)</w:t>
      </w:r>
      <w:r w:rsidRPr="007577B0">
        <w:rPr>
          <w:rFonts w:ascii="Arial" w:hAnsi="Arial" w:cs="Arial"/>
          <w:bCs/>
        </w:rPr>
        <w:t>.</w:t>
      </w:r>
    </w:p>
    <w:p w14:paraId="49A3102A" w14:textId="77777777" w:rsidR="00F64226" w:rsidRPr="002D1A91" w:rsidRDefault="00F64226">
      <w:pPr>
        <w:spacing w:after="160" w:line="259" w:lineRule="auto"/>
        <w:rPr>
          <w:rFonts w:ascii="Arial" w:hAnsi="Arial" w:cs="Arial"/>
          <w:b/>
          <w:smallCaps/>
          <w:sz w:val="26"/>
        </w:rPr>
      </w:pPr>
      <w:r w:rsidRPr="002D1A91">
        <w:rPr>
          <w:rFonts w:ascii="Arial" w:hAnsi="Arial" w:cs="Arial"/>
        </w:rPr>
        <w:br w:type="page"/>
      </w:r>
    </w:p>
    <w:p w14:paraId="4CD75B22" w14:textId="20CBDC63" w:rsidR="00D96016" w:rsidRPr="002D1A91" w:rsidRDefault="00A47652" w:rsidP="00D5254A">
      <w:pPr>
        <w:pStyle w:val="Heading1"/>
        <w:spacing w:line="240" w:lineRule="auto"/>
        <w:ind w:left="720" w:hanging="720"/>
        <w:jc w:val="both"/>
        <w:rPr>
          <w:rFonts w:ascii="Arial" w:hAnsi="Arial" w:cs="Arial"/>
        </w:rPr>
      </w:pPr>
      <w:bookmarkStart w:id="231" w:name="_Toc229101106"/>
      <w:r w:rsidRPr="002D1A91">
        <w:rPr>
          <w:rFonts w:ascii="Arial" w:hAnsi="Arial" w:cs="Arial"/>
        </w:rPr>
        <w:lastRenderedPageBreak/>
        <w:t xml:space="preserve">Development </w:t>
      </w:r>
      <w:r w:rsidR="00D96016" w:rsidRPr="002D1A91">
        <w:rPr>
          <w:rFonts w:ascii="Arial" w:hAnsi="Arial" w:cs="Arial"/>
        </w:rPr>
        <w:t>Works</w:t>
      </w:r>
      <w:bookmarkEnd w:id="230"/>
      <w:bookmarkEnd w:id="231"/>
    </w:p>
    <w:p w14:paraId="7CD00562" w14:textId="77777777" w:rsidR="00D96016" w:rsidRPr="002D1A91" w:rsidRDefault="00D96016" w:rsidP="00D5254A">
      <w:pPr>
        <w:spacing w:line="240" w:lineRule="auto"/>
        <w:jc w:val="both"/>
        <w:rPr>
          <w:rFonts w:ascii="Arial" w:hAnsi="Arial" w:cs="Arial"/>
        </w:rPr>
      </w:pPr>
    </w:p>
    <w:p w14:paraId="536B7F3B" w14:textId="47D298A8" w:rsidR="00D96016" w:rsidRPr="002D1A91" w:rsidRDefault="00E37CAC" w:rsidP="00D5254A">
      <w:pPr>
        <w:pStyle w:val="Heading2"/>
        <w:spacing w:line="240" w:lineRule="auto"/>
        <w:ind w:left="720"/>
        <w:jc w:val="both"/>
        <w:rPr>
          <w:rFonts w:ascii="Arial" w:hAnsi="Arial" w:cs="Arial"/>
          <w:u w:val="single"/>
        </w:rPr>
      </w:pPr>
      <w:bookmarkStart w:id="232" w:name="_Toc333899991"/>
      <w:r w:rsidRPr="002D1A91">
        <w:rPr>
          <w:rFonts w:ascii="Arial" w:hAnsi="Arial" w:cs="Arial"/>
          <w:bCs/>
          <w:u w:val="single"/>
        </w:rPr>
        <w:t>Development</w:t>
      </w:r>
      <w:r w:rsidRPr="002D1A91">
        <w:rPr>
          <w:rFonts w:ascii="Arial" w:hAnsi="Arial" w:cs="Arial"/>
          <w:b w:val="0"/>
          <w:smallCaps w:val="0"/>
          <w:u w:val="single"/>
        </w:rPr>
        <w:t xml:space="preserve"> </w:t>
      </w:r>
      <w:r w:rsidR="00D96016" w:rsidRPr="002D1A91">
        <w:rPr>
          <w:rFonts w:ascii="Arial" w:hAnsi="Arial" w:cs="Arial"/>
          <w:u w:val="single"/>
        </w:rPr>
        <w:t>Works</w:t>
      </w:r>
      <w:bookmarkEnd w:id="232"/>
    </w:p>
    <w:p w14:paraId="5DFCD35F" w14:textId="77777777" w:rsidR="00D96016" w:rsidRPr="002D1A91" w:rsidRDefault="00D96016" w:rsidP="00D5254A">
      <w:pPr>
        <w:spacing w:line="240" w:lineRule="auto"/>
        <w:jc w:val="both"/>
        <w:rPr>
          <w:rFonts w:ascii="Arial" w:hAnsi="Arial" w:cs="Arial"/>
        </w:rPr>
      </w:pPr>
    </w:p>
    <w:p w14:paraId="4745D4A7" w14:textId="640BCC96"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shall</w:t>
      </w:r>
      <w:r w:rsidR="00806639" w:rsidRPr="002D1A91">
        <w:rPr>
          <w:rFonts w:ascii="Arial" w:hAnsi="Arial" w:cs="Arial"/>
        </w:rPr>
        <w:t xml:space="preserve"> </w:t>
      </w:r>
      <w:r w:rsidRPr="002D1A91">
        <w:rPr>
          <w:rFonts w:ascii="Arial" w:hAnsi="Arial" w:cs="Arial"/>
        </w:rPr>
        <w:t xml:space="preserve">commence the </w:t>
      </w:r>
      <w:r w:rsidR="008823AD" w:rsidRPr="002D1A91">
        <w:rPr>
          <w:rFonts w:ascii="Arial" w:hAnsi="Arial" w:cs="Arial"/>
        </w:rPr>
        <w:t>Development</w:t>
      </w:r>
      <w:r w:rsidR="00DE754A" w:rsidRPr="002D1A91">
        <w:rPr>
          <w:rFonts w:ascii="Arial" w:hAnsi="Arial" w:cs="Arial"/>
        </w:rPr>
        <w:t xml:space="preserve"> </w:t>
      </w:r>
      <w:r w:rsidRPr="002D1A91">
        <w:rPr>
          <w:rFonts w:ascii="Arial" w:hAnsi="Arial" w:cs="Arial"/>
        </w:rPr>
        <w:t xml:space="preserve">Works </w:t>
      </w:r>
      <w:r w:rsidR="00497435" w:rsidRPr="002D1A91">
        <w:rPr>
          <w:rFonts w:ascii="Arial" w:hAnsi="Arial" w:cs="Arial"/>
        </w:rPr>
        <w:t xml:space="preserve">on the Commencement Date </w:t>
      </w:r>
      <w:r w:rsidRPr="002D1A91">
        <w:rPr>
          <w:rFonts w:ascii="Arial" w:hAnsi="Arial" w:cs="Arial"/>
        </w:rPr>
        <w:t xml:space="preserve">and shall perform and complete the same in accordance with the  </w:t>
      </w:r>
      <w:r w:rsidR="009710AB" w:rsidRPr="002D1A91">
        <w:rPr>
          <w:rFonts w:ascii="Arial" w:hAnsi="Arial" w:cs="Arial"/>
        </w:rPr>
        <w:t xml:space="preserve">Development </w:t>
      </w:r>
      <w:r w:rsidRPr="002D1A91">
        <w:rPr>
          <w:rFonts w:ascii="Arial" w:hAnsi="Arial" w:cs="Arial"/>
        </w:rPr>
        <w:t xml:space="preserve">Time </w:t>
      </w:r>
      <w:r w:rsidR="00BF5F6C" w:rsidRPr="002D1A91">
        <w:rPr>
          <w:rFonts w:ascii="Arial" w:hAnsi="Arial" w:cs="Arial"/>
        </w:rPr>
        <w:t>for</w:t>
      </w:r>
      <w:r w:rsidRPr="002D1A91">
        <w:rPr>
          <w:rFonts w:ascii="Arial" w:hAnsi="Arial" w:cs="Arial"/>
        </w:rPr>
        <w:t xml:space="preserve"> Completion. </w:t>
      </w:r>
      <w:r w:rsidR="005F00ED" w:rsidRPr="002D1A91">
        <w:rPr>
          <w:rFonts w:ascii="Arial" w:hAnsi="Arial" w:cs="Arial"/>
        </w:rPr>
        <w:t xml:space="preserve"> The Concessionaire shall achieve each Project Development Milestone on or prior to its respective Project Development Milestone Date. </w:t>
      </w:r>
      <w:r w:rsidR="00497435" w:rsidRPr="002D1A91">
        <w:rPr>
          <w:rFonts w:ascii="Arial" w:hAnsi="Arial" w:cs="Arial"/>
        </w:rPr>
        <w:t>A</w:t>
      </w:r>
      <w:r w:rsidRPr="002D1A91">
        <w:rPr>
          <w:rFonts w:ascii="Arial" w:hAnsi="Arial" w:cs="Arial"/>
        </w:rPr>
        <w:t xml:space="preserve">ll Preliminary Works forming part of </w:t>
      </w:r>
      <w:r w:rsidR="00E37CAC" w:rsidRPr="002D1A91">
        <w:rPr>
          <w:rFonts w:ascii="Arial" w:hAnsi="Arial" w:cs="Arial"/>
        </w:rPr>
        <w:t xml:space="preserve">Development </w:t>
      </w:r>
      <w:r w:rsidRPr="002D1A91">
        <w:rPr>
          <w:rFonts w:ascii="Arial" w:hAnsi="Arial" w:cs="Arial"/>
        </w:rPr>
        <w:t xml:space="preserve">Works (if any) shall commence in accordance with the mutual agreement between the Parties. The Concessionaire shall immediately upon commencement of the </w:t>
      </w:r>
      <w:r w:rsidR="00E37CAC" w:rsidRPr="002D1A91">
        <w:rPr>
          <w:rFonts w:ascii="Arial" w:hAnsi="Arial" w:cs="Arial"/>
        </w:rPr>
        <w:t xml:space="preserve">Development </w:t>
      </w:r>
      <w:r w:rsidRPr="002D1A91">
        <w:rPr>
          <w:rFonts w:ascii="Arial" w:hAnsi="Arial" w:cs="Arial"/>
        </w:rPr>
        <w:t>Works Notify the</w:t>
      </w:r>
      <w:r w:rsidR="00D94758" w:rsidRPr="002D1A91">
        <w:rPr>
          <w:rFonts w:ascii="Arial" w:hAnsi="Arial" w:cs="Arial"/>
          <w:smallCaps/>
        </w:rPr>
        <w:t xml:space="preserve"> </w:t>
      </w:r>
      <w:r w:rsidR="00D94758" w:rsidRPr="002D1A91">
        <w:rPr>
          <w:rFonts w:ascii="Arial" w:hAnsi="Arial" w:cs="Arial"/>
        </w:rPr>
        <w:t>Agency</w:t>
      </w:r>
      <w:r w:rsidRPr="002D1A91">
        <w:rPr>
          <w:rFonts w:ascii="Arial" w:hAnsi="Arial" w:cs="Arial"/>
        </w:rPr>
        <w:t xml:space="preserve">, the Independent Engineer and the Independent Auditor of the same. </w:t>
      </w:r>
    </w:p>
    <w:p w14:paraId="5CFBEF25" w14:textId="77777777" w:rsidR="00D96016" w:rsidRPr="002D1A91" w:rsidRDefault="00D96016" w:rsidP="00D5254A">
      <w:pPr>
        <w:spacing w:line="240" w:lineRule="auto"/>
        <w:jc w:val="both"/>
        <w:rPr>
          <w:rFonts w:ascii="Arial" w:hAnsi="Arial" w:cs="Arial"/>
        </w:rPr>
      </w:pPr>
    </w:p>
    <w:p w14:paraId="3518BEEF" w14:textId="21A38A30"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Without limiting the provisions of Section 13.1.</w:t>
      </w:r>
      <w:r w:rsidR="00803D78">
        <w:rPr>
          <w:rFonts w:ascii="Arial" w:hAnsi="Arial" w:cs="Arial"/>
        </w:rPr>
        <w:t>1</w:t>
      </w:r>
      <w:r w:rsidRPr="002D1A91">
        <w:rPr>
          <w:rFonts w:ascii="Arial" w:hAnsi="Arial" w:cs="Arial"/>
        </w:rPr>
        <w:t xml:space="preserve">, the Concessionaire shall be </w:t>
      </w:r>
      <w:r w:rsidR="00D24E76" w:rsidRPr="002D1A91">
        <w:rPr>
          <w:rFonts w:ascii="Arial" w:hAnsi="Arial" w:cs="Arial"/>
        </w:rPr>
        <w:t xml:space="preserve">specifically </w:t>
      </w:r>
      <w:r w:rsidRPr="002D1A91">
        <w:rPr>
          <w:rFonts w:ascii="Arial" w:hAnsi="Arial" w:cs="Arial"/>
        </w:rPr>
        <w:t xml:space="preserve">responsible for the performance and compliance of the  </w:t>
      </w:r>
      <w:r w:rsidR="008823AD" w:rsidRPr="002D1A91">
        <w:rPr>
          <w:rFonts w:ascii="Arial" w:hAnsi="Arial" w:cs="Arial"/>
        </w:rPr>
        <w:t>Development</w:t>
      </w:r>
      <w:r w:rsidR="008574D9" w:rsidRPr="002D1A91">
        <w:rPr>
          <w:rFonts w:ascii="Arial" w:hAnsi="Arial" w:cs="Arial"/>
        </w:rPr>
        <w:t xml:space="preserve"> </w:t>
      </w:r>
      <w:r w:rsidRPr="002D1A91">
        <w:rPr>
          <w:rFonts w:ascii="Arial" w:hAnsi="Arial" w:cs="Arial"/>
        </w:rPr>
        <w:t>Works with the</w:t>
      </w:r>
      <w:r w:rsidR="00E37CAC" w:rsidRPr="002D1A91">
        <w:rPr>
          <w:rFonts w:ascii="Arial" w:hAnsi="Arial" w:cs="Arial"/>
        </w:rPr>
        <w:t xml:space="preserve"> Development Requirements</w:t>
      </w:r>
      <w:r w:rsidRPr="002D1A91">
        <w:rPr>
          <w:rFonts w:ascii="Arial" w:hAnsi="Arial" w:cs="Arial"/>
        </w:rPr>
        <w:t xml:space="preserve">. </w:t>
      </w:r>
    </w:p>
    <w:p w14:paraId="1161A13B" w14:textId="77777777" w:rsidR="00D96016" w:rsidRPr="002D1A91" w:rsidRDefault="00D96016" w:rsidP="00D5254A">
      <w:pPr>
        <w:pStyle w:val="ColorfulList-Accent11"/>
        <w:spacing w:line="240" w:lineRule="auto"/>
        <w:jc w:val="both"/>
        <w:rPr>
          <w:rFonts w:ascii="Arial" w:hAnsi="Arial" w:cs="Arial"/>
        </w:rPr>
      </w:pPr>
    </w:p>
    <w:p w14:paraId="0B087369" w14:textId="4ACB5D28" w:rsidR="00D96016" w:rsidRPr="002D1A91" w:rsidRDefault="00D96016" w:rsidP="00D5254A">
      <w:pPr>
        <w:pStyle w:val="ColorfulList-Accent11"/>
        <w:numPr>
          <w:ilvl w:val="2"/>
          <w:numId w:val="2"/>
        </w:numPr>
        <w:spacing w:line="240" w:lineRule="auto"/>
        <w:ind w:left="720"/>
        <w:jc w:val="both"/>
        <w:rPr>
          <w:rFonts w:ascii="Arial" w:hAnsi="Arial" w:cs="Arial"/>
        </w:rPr>
      </w:pPr>
      <w:r w:rsidRPr="006A4CA4">
        <w:rPr>
          <w:rFonts w:ascii="Arial" w:hAnsi="Arial" w:cs="Arial"/>
        </w:rPr>
        <w:t>The Concessionaire shall perform the</w:t>
      </w:r>
      <w:r w:rsidR="00806639" w:rsidRPr="006A4CA4">
        <w:rPr>
          <w:rFonts w:ascii="Arial" w:hAnsi="Arial" w:cs="Arial"/>
        </w:rPr>
        <w:t xml:space="preserve"> </w:t>
      </w:r>
      <w:r w:rsidR="008823AD" w:rsidRPr="002D1A91">
        <w:rPr>
          <w:rFonts w:ascii="Arial" w:hAnsi="Arial" w:cs="Arial"/>
        </w:rPr>
        <w:t>Development</w:t>
      </w:r>
      <w:r w:rsidR="00F30301" w:rsidRPr="002D1A91">
        <w:rPr>
          <w:rFonts w:ascii="Arial" w:hAnsi="Arial" w:cs="Arial"/>
        </w:rPr>
        <w:t xml:space="preserve"> </w:t>
      </w:r>
      <w:r w:rsidRPr="006A4CA4">
        <w:rPr>
          <w:rFonts w:ascii="Arial" w:hAnsi="Arial" w:cs="Arial"/>
        </w:rPr>
        <w:t xml:space="preserve">Works either itself, or through the </w:t>
      </w:r>
      <w:r w:rsidR="00532C60" w:rsidRPr="002D1A91">
        <w:rPr>
          <w:rFonts w:ascii="Arial" w:hAnsi="Arial" w:cs="Arial"/>
        </w:rPr>
        <w:t>Development</w:t>
      </w:r>
      <w:r w:rsidR="00532C60" w:rsidRPr="006A4CA4">
        <w:rPr>
          <w:rFonts w:ascii="Arial" w:hAnsi="Arial" w:cs="Arial"/>
        </w:rPr>
        <w:t xml:space="preserve"> </w:t>
      </w:r>
      <w:r w:rsidRPr="006A4CA4">
        <w:rPr>
          <w:rFonts w:ascii="Arial" w:hAnsi="Arial" w:cs="Arial"/>
        </w:rPr>
        <w:t xml:space="preserve">Contractor(s) appointed in accordance with the terms of this Agreement; provided, however, the Concessionaire shall remain solely responsible and liable for performance (within </w:t>
      </w:r>
      <w:r w:rsidR="009710AB" w:rsidRPr="002D1A91">
        <w:rPr>
          <w:rFonts w:ascii="Arial" w:hAnsi="Arial" w:cs="Arial"/>
        </w:rPr>
        <w:t xml:space="preserve">Development </w:t>
      </w:r>
      <w:r w:rsidRPr="006A4CA4">
        <w:rPr>
          <w:rFonts w:ascii="Arial" w:hAnsi="Arial" w:cs="Arial"/>
        </w:rPr>
        <w:t xml:space="preserve">Time For Completion) and compliance of the </w:t>
      </w:r>
      <w:r w:rsidR="00701D90" w:rsidRPr="002D1A91">
        <w:rPr>
          <w:rFonts w:ascii="Arial" w:hAnsi="Arial" w:cs="Arial"/>
        </w:rPr>
        <w:t xml:space="preserve">Development </w:t>
      </w:r>
      <w:r w:rsidRPr="006A4CA4">
        <w:rPr>
          <w:rFonts w:ascii="Arial" w:hAnsi="Arial" w:cs="Arial"/>
        </w:rPr>
        <w:t xml:space="preserve">Requirements with the Applicable Standards irrespective of whether the </w:t>
      </w:r>
      <w:r w:rsidR="008823AD" w:rsidRPr="002D1A91">
        <w:rPr>
          <w:rFonts w:ascii="Arial" w:hAnsi="Arial" w:cs="Arial"/>
        </w:rPr>
        <w:t>Development</w:t>
      </w:r>
      <w:r w:rsidR="00F30301" w:rsidRPr="002D1A91">
        <w:rPr>
          <w:rFonts w:ascii="Arial" w:hAnsi="Arial" w:cs="Arial"/>
        </w:rPr>
        <w:t xml:space="preserve"> </w:t>
      </w:r>
      <w:r w:rsidRPr="006A4CA4">
        <w:rPr>
          <w:rFonts w:ascii="Arial" w:hAnsi="Arial" w:cs="Arial"/>
        </w:rPr>
        <w:t xml:space="preserve">Works are undertaken by the Concessionaire or the </w:t>
      </w:r>
      <w:r w:rsidR="00532C60" w:rsidRPr="002D1A91">
        <w:rPr>
          <w:rFonts w:ascii="Arial" w:hAnsi="Arial" w:cs="Arial"/>
        </w:rPr>
        <w:t>Development</w:t>
      </w:r>
      <w:r w:rsidR="00532C60" w:rsidRPr="006A4CA4">
        <w:rPr>
          <w:rFonts w:ascii="Arial" w:hAnsi="Arial" w:cs="Arial"/>
        </w:rPr>
        <w:t xml:space="preserve"> </w:t>
      </w:r>
      <w:r w:rsidRPr="006A4CA4">
        <w:rPr>
          <w:rFonts w:ascii="Arial" w:hAnsi="Arial" w:cs="Arial"/>
        </w:rPr>
        <w:t>Contractor</w:t>
      </w:r>
      <w:r w:rsidRPr="002D1A91">
        <w:rPr>
          <w:rFonts w:ascii="Arial" w:hAnsi="Arial" w:cs="Arial"/>
        </w:rPr>
        <w:t>(s)</w:t>
      </w:r>
      <w:r w:rsidR="00EB6F9B" w:rsidRPr="002D1A91">
        <w:rPr>
          <w:rFonts w:ascii="Arial" w:hAnsi="Arial" w:cs="Arial"/>
        </w:rPr>
        <w:t>.</w:t>
      </w:r>
    </w:p>
    <w:p w14:paraId="5E402889" w14:textId="77777777" w:rsidR="00D96016" w:rsidRPr="002D1A91" w:rsidRDefault="00D96016" w:rsidP="00D5254A">
      <w:pPr>
        <w:spacing w:line="240" w:lineRule="auto"/>
        <w:jc w:val="both"/>
        <w:rPr>
          <w:rFonts w:ascii="Arial" w:hAnsi="Arial" w:cs="Arial"/>
        </w:rPr>
      </w:pPr>
    </w:p>
    <w:p w14:paraId="5E5FE73F" w14:textId="76C19335" w:rsidR="00D96016" w:rsidRPr="002D1A91" w:rsidRDefault="00701D90" w:rsidP="00D5254A">
      <w:pPr>
        <w:pStyle w:val="Heading2"/>
        <w:spacing w:line="240" w:lineRule="auto"/>
        <w:ind w:left="720"/>
        <w:rPr>
          <w:rFonts w:ascii="Arial" w:hAnsi="Arial" w:cs="Arial"/>
          <w:u w:val="single"/>
        </w:rPr>
      </w:pPr>
      <w:bookmarkStart w:id="233" w:name="_Toc333899992"/>
      <w:r w:rsidRPr="002D1A91">
        <w:rPr>
          <w:rFonts w:ascii="Arial" w:hAnsi="Arial" w:cs="Arial"/>
          <w:u w:val="single"/>
        </w:rPr>
        <w:t xml:space="preserve">Development </w:t>
      </w:r>
      <w:r w:rsidR="00D96016" w:rsidRPr="002D1A91">
        <w:rPr>
          <w:rFonts w:ascii="Arial" w:hAnsi="Arial" w:cs="Arial"/>
          <w:u w:val="single"/>
        </w:rPr>
        <w:t>Programme</w:t>
      </w:r>
      <w:bookmarkEnd w:id="233"/>
      <w:r w:rsidR="0098769A">
        <w:rPr>
          <w:rStyle w:val="FootnoteReference"/>
          <w:rFonts w:ascii="Arial" w:hAnsi="Arial" w:cs="Arial"/>
          <w:u w:val="single"/>
        </w:rPr>
        <w:footnoteReference w:id="25"/>
      </w:r>
    </w:p>
    <w:p w14:paraId="20374B62" w14:textId="77777777" w:rsidR="00D96016" w:rsidRPr="002D1A91" w:rsidRDefault="00D96016" w:rsidP="00D5254A">
      <w:pPr>
        <w:pStyle w:val="Heading2"/>
        <w:numPr>
          <w:ilvl w:val="0"/>
          <w:numId w:val="0"/>
        </w:numPr>
        <w:spacing w:line="240" w:lineRule="auto"/>
        <w:ind w:left="780"/>
        <w:rPr>
          <w:rFonts w:ascii="Arial" w:hAnsi="Arial" w:cs="Arial"/>
        </w:rPr>
      </w:pPr>
    </w:p>
    <w:p w14:paraId="0453ACDF" w14:textId="290DAC64" w:rsidR="00D96016" w:rsidRPr="002D1A91" w:rsidRDefault="00D96016" w:rsidP="00D5254A">
      <w:pPr>
        <w:numPr>
          <w:ilvl w:val="2"/>
          <w:numId w:val="2"/>
        </w:numPr>
        <w:spacing w:line="240" w:lineRule="auto"/>
        <w:ind w:left="720"/>
        <w:contextualSpacing/>
        <w:jc w:val="both"/>
        <w:rPr>
          <w:rFonts w:ascii="Arial" w:hAnsi="Arial" w:cs="Arial"/>
        </w:rPr>
      </w:pPr>
      <w:r w:rsidRPr="002D1A91">
        <w:rPr>
          <w:rFonts w:ascii="Arial" w:hAnsi="Arial" w:cs="Arial"/>
        </w:rPr>
        <w:t xml:space="preserve">Within </w:t>
      </w:r>
      <w:r w:rsidR="0075010E" w:rsidRPr="002D1A91">
        <w:rPr>
          <w:rFonts w:ascii="Arial" w:hAnsi="Arial" w:cs="Arial"/>
        </w:rPr>
        <w:t xml:space="preserve">two </w:t>
      </w:r>
      <w:r w:rsidRPr="002D1A91">
        <w:rPr>
          <w:rFonts w:ascii="Arial" w:hAnsi="Arial" w:cs="Arial"/>
        </w:rPr>
        <w:t>(</w:t>
      </w:r>
      <w:r w:rsidR="0075010E" w:rsidRPr="002D1A91">
        <w:rPr>
          <w:rFonts w:ascii="Arial" w:hAnsi="Arial" w:cs="Arial"/>
        </w:rPr>
        <w:t>2</w:t>
      </w:r>
      <w:r w:rsidRPr="002D1A91">
        <w:rPr>
          <w:rFonts w:ascii="Arial" w:hAnsi="Arial" w:cs="Arial"/>
        </w:rPr>
        <w:t xml:space="preserve">) days following the </w:t>
      </w:r>
      <w:r w:rsidR="00114B45" w:rsidRPr="002D1A91">
        <w:rPr>
          <w:rFonts w:ascii="Arial" w:hAnsi="Arial" w:cs="Arial"/>
        </w:rPr>
        <w:t>execution of the Independent Engineer Contract</w:t>
      </w:r>
      <w:r w:rsidRPr="002D1A91">
        <w:rPr>
          <w:rFonts w:ascii="Arial" w:hAnsi="Arial" w:cs="Arial"/>
        </w:rPr>
        <w:t>, the Concessionaire shall submit to the Independent Engineer, a proposed program, to be prepared in compliance with the Applicable Standards and Good Industry Practice, for performance of the</w:t>
      </w:r>
      <w:r w:rsidR="00701D90" w:rsidRPr="002D1A91">
        <w:rPr>
          <w:rFonts w:ascii="Arial" w:hAnsi="Arial" w:cs="Arial"/>
        </w:rPr>
        <w:t xml:space="preserve"> </w:t>
      </w:r>
      <w:r w:rsidR="008823AD" w:rsidRPr="002D1A91">
        <w:rPr>
          <w:rFonts w:ascii="Arial" w:hAnsi="Arial" w:cs="Arial"/>
        </w:rPr>
        <w:t>Development</w:t>
      </w:r>
      <w:r w:rsidR="00701D90" w:rsidRPr="002D1A91">
        <w:rPr>
          <w:rFonts w:ascii="Arial" w:hAnsi="Arial" w:cs="Arial"/>
        </w:rPr>
        <w:t xml:space="preserve"> </w:t>
      </w:r>
      <w:r w:rsidRPr="002D1A91">
        <w:rPr>
          <w:rFonts w:ascii="Arial" w:hAnsi="Arial" w:cs="Arial"/>
        </w:rPr>
        <w:t xml:space="preserve">Works and achievement of each </w:t>
      </w:r>
      <w:r w:rsidR="00E37CAC" w:rsidRPr="002D1A91">
        <w:rPr>
          <w:rFonts w:ascii="Arial" w:hAnsi="Arial" w:cs="Arial"/>
        </w:rPr>
        <w:t xml:space="preserve">Project Development </w:t>
      </w:r>
      <w:r w:rsidRPr="002D1A91">
        <w:rPr>
          <w:rFonts w:ascii="Arial" w:hAnsi="Arial" w:cs="Arial"/>
        </w:rPr>
        <w:t xml:space="preserve">Milestone (the </w:t>
      </w:r>
      <w:r w:rsidRPr="002D1A91">
        <w:rPr>
          <w:rFonts w:ascii="Arial" w:hAnsi="Arial" w:cs="Arial"/>
          <w:b/>
        </w:rPr>
        <w:t xml:space="preserve">Proposed </w:t>
      </w:r>
      <w:r w:rsidR="00FD77F9" w:rsidRPr="002D1A91">
        <w:rPr>
          <w:rFonts w:ascii="Arial" w:hAnsi="Arial" w:cs="Arial"/>
          <w:b/>
        </w:rPr>
        <w:t xml:space="preserve">Development </w:t>
      </w:r>
      <w:r w:rsidRPr="002D1A91">
        <w:rPr>
          <w:rFonts w:ascii="Arial" w:hAnsi="Arial" w:cs="Arial"/>
          <w:b/>
        </w:rPr>
        <w:t>Programme</w:t>
      </w:r>
      <w:r w:rsidRPr="002D1A91">
        <w:rPr>
          <w:rFonts w:ascii="Arial" w:hAnsi="Arial" w:cs="Arial"/>
        </w:rPr>
        <w:t xml:space="preserve">). The Proposed </w:t>
      </w:r>
      <w:r w:rsidR="00701D90" w:rsidRPr="002D1A91">
        <w:rPr>
          <w:rFonts w:ascii="Arial" w:hAnsi="Arial" w:cs="Arial"/>
        </w:rPr>
        <w:t xml:space="preserve">Development </w:t>
      </w:r>
      <w:r w:rsidRPr="002D1A91">
        <w:rPr>
          <w:rFonts w:ascii="Arial" w:hAnsi="Arial" w:cs="Arial"/>
        </w:rPr>
        <w:t xml:space="preserve">Programme shall not amend or vary the timelines for achievement of the </w:t>
      </w:r>
      <w:r w:rsidR="00E37CAC" w:rsidRPr="002D1A91">
        <w:rPr>
          <w:rFonts w:ascii="Arial" w:hAnsi="Arial" w:cs="Arial"/>
        </w:rPr>
        <w:t xml:space="preserve">Project Development </w:t>
      </w:r>
      <w:r w:rsidRPr="002D1A91">
        <w:rPr>
          <w:rFonts w:ascii="Arial" w:hAnsi="Arial" w:cs="Arial"/>
        </w:rPr>
        <w:t xml:space="preserve">Milestones set out in the </w:t>
      </w:r>
      <w:r w:rsidR="00E37CAC" w:rsidRPr="002D1A91">
        <w:rPr>
          <w:rFonts w:ascii="Arial" w:hAnsi="Arial" w:cs="Arial"/>
        </w:rPr>
        <w:t xml:space="preserve">Project Development </w:t>
      </w:r>
      <w:r w:rsidRPr="002D1A91">
        <w:rPr>
          <w:rFonts w:ascii="Arial" w:hAnsi="Arial" w:cs="Arial"/>
        </w:rPr>
        <w:t xml:space="preserve">Completion Schedule. The Proposed </w:t>
      </w:r>
      <w:r w:rsidR="00701D90" w:rsidRPr="002D1A91">
        <w:rPr>
          <w:rFonts w:ascii="Arial" w:hAnsi="Arial" w:cs="Arial"/>
        </w:rPr>
        <w:t xml:space="preserve">Development </w:t>
      </w:r>
      <w:r w:rsidRPr="002D1A91">
        <w:rPr>
          <w:rFonts w:ascii="Arial" w:hAnsi="Arial" w:cs="Arial"/>
        </w:rPr>
        <w:t>Programme shall include, without restriction, the following:</w:t>
      </w:r>
    </w:p>
    <w:p w14:paraId="191B9851" w14:textId="77777777" w:rsidR="00D96016" w:rsidRPr="002D1A91" w:rsidRDefault="00D96016" w:rsidP="00D5254A">
      <w:pPr>
        <w:spacing w:line="240" w:lineRule="auto"/>
        <w:jc w:val="both"/>
        <w:rPr>
          <w:rFonts w:ascii="Arial" w:hAnsi="Arial" w:cs="Arial"/>
        </w:rPr>
      </w:pPr>
    </w:p>
    <w:p w14:paraId="52AF22D5" w14:textId="3DBA6CA6" w:rsidR="00D96016" w:rsidRPr="002D1A91" w:rsidRDefault="00D96016" w:rsidP="00D5254A">
      <w:pPr>
        <w:numPr>
          <w:ilvl w:val="0"/>
          <w:numId w:val="36"/>
        </w:numPr>
        <w:spacing w:line="240" w:lineRule="auto"/>
        <w:ind w:left="1440"/>
        <w:contextualSpacing/>
        <w:jc w:val="both"/>
        <w:rPr>
          <w:rFonts w:ascii="Arial" w:hAnsi="Arial" w:cs="Arial"/>
        </w:rPr>
      </w:pPr>
      <w:r w:rsidRPr="002D1A91">
        <w:rPr>
          <w:rFonts w:ascii="Arial" w:hAnsi="Arial" w:cs="Arial"/>
        </w:rPr>
        <w:t xml:space="preserve">the </w:t>
      </w:r>
      <w:r w:rsidR="00E37CAC" w:rsidRPr="002D1A91">
        <w:rPr>
          <w:rFonts w:ascii="Arial" w:hAnsi="Arial" w:cs="Arial"/>
        </w:rPr>
        <w:t xml:space="preserve">Project Development </w:t>
      </w:r>
      <w:r w:rsidRPr="002D1A91">
        <w:rPr>
          <w:rFonts w:ascii="Arial" w:hAnsi="Arial" w:cs="Arial"/>
        </w:rPr>
        <w:t xml:space="preserve">Milestones to be achieved and the respective </w:t>
      </w:r>
      <w:r w:rsidR="00E37CAC" w:rsidRPr="002D1A91">
        <w:rPr>
          <w:rFonts w:ascii="Arial" w:hAnsi="Arial" w:cs="Arial"/>
        </w:rPr>
        <w:t xml:space="preserve">Project Development </w:t>
      </w:r>
      <w:r w:rsidRPr="002D1A91">
        <w:rPr>
          <w:rFonts w:ascii="Arial" w:hAnsi="Arial" w:cs="Arial"/>
        </w:rPr>
        <w:t>Milestone Dates for each of the same;</w:t>
      </w:r>
    </w:p>
    <w:p w14:paraId="23D82331" w14:textId="77777777" w:rsidR="00D96016" w:rsidRPr="002D1A91" w:rsidRDefault="00D96016" w:rsidP="00D5254A">
      <w:pPr>
        <w:spacing w:line="240" w:lineRule="auto"/>
        <w:ind w:left="1440"/>
        <w:jc w:val="both"/>
        <w:rPr>
          <w:rFonts w:ascii="Arial" w:hAnsi="Arial" w:cs="Arial"/>
        </w:rPr>
      </w:pPr>
    </w:p>
    <w:p w14:paraId="35CAD22A" w14:textId="33E6E117" w:rsidR="00D96016" w:rsidRPr="002D1A91" w:rsidRDefault="00D96016" w:rsidP="00D5254A">
      <w:pPr>
        <w:numPr>
          <w:ilvl w:val="0"/>
          <w:numId w:val="36"/>
        </w:numPr>
        <w:spacing w:line="240" w:lineRule="auto"/>
        <w:ind w:left="1440"/>
        <w:contextualSpacing/>
        <w:jc w:val="both"/>
        <w:rPr>
          <w:rFonts w:ascii="Arial" w:hAnsi="Arial" w:cs="Arial"/>
        </w:rPr>
      </w:pPr>
      <w:r w:rsidRPr="002D1A91">
        <w:rPr>
          <w:rFonts w:ascii="Arial" w:hAnsi="Arial" w:cs="Arial"/>
        </w:rPr>
        <w:lastRenderedPageBreak/>
        <w:t xml:space="preserve">the detailed order in which the </w:t>
      </w:r>
      <w:r w:rsidR="008823AD" w:rsidRPr="002D1A91">
        <w:rPr>
          <w:rFonts w:ascii="Arial" w:hAnsi="Arial" w:cs="Arial"/>
        </w:rPr>
        <w:t>Development</w:t>
      </w:r>
      <w:r w:rsidR="007D3CAC">
        <w:rPr>
          <w:rFonts w:ascii="Arial" w:hAnsi="Arial" w:cs="Arial"/>
        </w:rPr>
        <w:t xml:space="preserve"> </w:t>
      </w:r>
      <w:r w:rsidRPr="002D1A91">
        <w:rPr>
          <w:rFonts w:ascii="Arial" w:hAnsi="Arial" w:cs="Arial"/>
        </w:rPr>
        <w:t>Works shall be performed, together with timelines for performance of the same;</w:t>
      </w:r>
    </w:p>
    <w:p w14:paraId="40ED540C" w14:textId="77777777" w:rsidR="00D96016" w:rsidRPr="002D1A91" w:rsidRDefault="00D96016" w:rsidP="00D5254A">
      <w:pPr>
        <w:spacing w:line="240" w:lineRule="auto"/>
        <w:jc w:val="both"/>
        <w:rPr>
          <w:rFonts w:ascii="Arial" w:hAnsi="Arial" w:cs="Arial"/>
        </w:rPr>
      </w:pPr>
    </w:p>
    <w:p w14:paraId="6BBE3270" w14:textId="3B55FF74" w:rsidR="00D96016" w:rsidRPr="002D1A91" w:rsidRDefault="00D96016" w:rsidP="00D5254A">
      <w:pPr>
        <w:numPr>
          <w:ilvl w:val="0"/>
          <w:numId w:val="36"/>
        </w:numPr>
        <w:spacing w:line="240" w:lineRule="auto"/>
        <w:ind w:left="1440"/>
        <w:contextualSpacing/>
        <w:jc w:val="both"/>
        <w:rPr>
          <w:rFonts w:ascii="Arial" w:hAnsi="Arial" w:cs="Arial"/>
        </w:rPr>
      </w:pPr>
      <w:r w:rsidRPr="002D1A91">
        <w:rPr>
          <w:rFonts w:ascii="Arial" w:hAnsi="Arial" w:cs="Arial"/>
        </w:rPr>
        <w:t xml:space="preserve">arrangements and procedures for carrying out the </w:t>
      </w:r>
      <w:r w:rsidR="00222F1D" w:rsidRPr="002D1A91">
        <w:rPr>
          <w:rFonts w:ascii="Arial" w:hAnsi="Arial" w:cs="Arial"/>
        </w:rPr>
        <w:t xml:space="preserve">Development </w:t>
      </w:r>
      <w:r w:rsidRPr="002D1A91">
        <w:rPr>
          <w:rFonts w:ascii="Arial" w:hAnsi="Arial" w:cs="Arial"/>
        </w:rPr>
        <w:t>Works;</w:t>
      </w:r>
    </w:p>
    <w:p w14:paraId="7AA1E9F8" w14:textId="77777777" w:rsidR="00D96016" w:rsidRPr="002D1A91" w:rsidRDefault="00D96016" w:rsidP="00D5254A">
      <w:pPr>
        <w:spacing w:line="240" w:lineRule="auto"/>
        <w:jc w:val="both"/>
        <w:rPr>
          <w:rFonts w:ascii="Arial" w:hAnsi="Arial" w:cs="Arial"/>
        </w:rPr>
      </w:pPr>
    </w:p>
    <w:p w14:paraId="3099D5E4" w14:textId="47B7E958" w:rsidR="00D96016" w:rsidRPr="002D1A91" w:rsidRDefault="00D96016" w:rsidP="00D5254A">
      <w:pPr>
        <w:numPr>
          <w:ilvl w:val="0"/>
          <w:numId w:val="36"/>
        </w:numPr>
        <w:spacing w:line="240" w:lineRule="auto"/>
        <w:ind w:left="1440"/>
        <w:contextualSpacing/>
        <w:jc w:val="both"/>
        <w:rPr>
          <w:rFonts w:ascii="Arial" w:hAnsi="Arial" w:cs="Arial"/>
        </w:rPr>
      </w:pPr>
      <w:r w:rsidRPr="002D1A91">
        <w:rPr>
          <w:rFonts w:ascii="Arial" w:hAnsi="Arial" w:cs="Arial"/>
        </w:rPr>
        <w:t xml:space="preserve">the timelines, intervals and procedures for conducting the inspection of all elements of the </w:t>
      </w:r>
      <w:r w:rsidR="00222F1D" w:rsidRPr="002D1A91">
        <w:rPr>
          <w:rFonts w:ascii="Arial" w:hAnsi="Arial" w:cs="Arial"/>
        </w:rPr>
        <w:t xml:space="preserve">Development </w:t>
      </w:r>
      <w:r w:rsidRPr="002D1A91">
        <w:rPr>
          <w:rFonts w:ascii="Arial" w:hAnsi="Arial" w:cs="Arial"/>
        </w:rPr>
        <w:t>Works and any completed Concession Assets;</w:t>
      </w:r>
    </w:p>
    <w:p w14:paraId="18AF5CFA" w14:textId="77777777" w:rsidR="00D96016" w:rsidRPr="002D1A91" w:rsidRDefault="00D96016" w:rsidP="00D5254A">
      <w:pPr>
        <w:spacing w:line="240" w:lineRule="auto"/>
        <w:jc w:val="both"/>
        <w:rPr>
          <w:rFonts w:ascii="Arial" w:hAnsi="Arial" w:cs="Arial"/>
        </w:rPr>
      </w:pPr>
    </w:p>
    <w:p w14:paraId="1A8EB1CC" w14:textId="757FBF4A" w:rsidR="00D96016" w:rsidRPr="002D1A91" w:rsidRDefault="00D96016" w:rsidP="00D5254A">
      <w:pPr>
        <w:numPr>
          <w:ilvl w:val="0"/>
          <w:numId w:val="36"/>
        </w:numPr>
        <w:spacing w:line="240" w:lineRule="auto"/>
        <w:ind w:left="1440"/>
        <w:contextualSpacing/>
        <w:jc w:val="both"/>
        <w:rPr>
          <w:rFonts w:ascii="Arial" w:hAnsi="Arial" w:cs="Arial"/>
        </w:rPr>
      </w:pPr>
      <w:r w:rsidRPr="002D1A91">
        <w:rPr>
          <w:rFonts w:ascii="Arial" w:hAnsi="Arial" w:cs="Arial"/>
        </w:rPr>
        <w:t xml:space="preserve">arrangements and procedures for conducting safety related measures in relation to the </w:t>
      </w:r>
      <w:r w:rsidR="00222F1D" w:rsidRPr="002D1A91">
        <w:rPr>
          <w:rFonts w:ascii="Arial" w:hAnsi="Arial" w:cs="Arial"/>
        </w:rPr>
        <w:t>Development</w:t>
      </w:r>
      <w:r w:rsidR="00E415B2" w:rsidRPr="002D1A91">
        <w:rPr>
          <w:rFonts w:ascii="Arial" w:hAnsi="Arial" w:cs="Arial"/>
        </w:rPr>
        <w:t xml:space="preserve"> </w:t>
      </w:r>
      <w:r w:rsidRPr="002D1A91">
        <w:rPr>
          <w:rFonts w:ascii="Arial" w:hAnsi="Arial" w:cs="Arial"/>
        </w:rPr>
        <w:t>Works; and</w:t>
      </w:r>
    </w:p>
    <w:p w14:paraId="6F47A3D1" w14:textId="77777777" w:rsidR="00D96016" w:rsidRPr="002D1A91" w:rsidRDefault="00D96016" w:rsidP="00D5254A">
      <w:pPr>
        <w:spacing w:line="240" w:lineRule="auto"/>
        <w:jc w:val="both"/>
        <w:rPr>
          <w:rFonts w:ascii="Arial" w:hAnsi="Arial" w:cs="Arial"/>
        </w:rPr>
      </w:pPr>
    </w:p>
    <w:p w14:paraId="2A64786C" w14:textId="7BF526AD" w:rsidR="00D96016" w:rsidRPr="002D1A91" w:rsidRDefault="00D96016" w:rsidP="00D5254A">
      <w:pPr>
        <w:numPr>
          <w:ilvl w:val="0"/>
          <w:numId w:val="36"/>
        </w:numPr>
        <w:spacing w:line="240" w:lineRule="auto"/>
        <w:ind w:left="1440"/>
        <w:contextualSpacing/>
        <w:jc w:val="both"/>
        <w:rPr>
          <w:rFonts w:ascii="Arial" w:hAnsi="Arial" w:cs="Arial"/>
        </w:rPr>
      </w:pPr>
      <w:r w:rsidRPr="002D1A91">
        <w:rPr>
          <w:rFonts w:ascii="Arial" w:hAnsi="Arial" w:cs="Arial"/>
        </w:rPr>
        <w:t xml:space="preserve">all major events and activities in the preparation of the  </w:t>
      </w:r>
      <w:r w:rsidR="00E415B2" w:rsidRPr="002D1A91">
        <w:rPr>
          <w:rFonts w:ascii="Arial" w:hAnsi="Arial" w:cs="Arial"/>
        </w:rPr>
        <w:t xml:space="preserve">Development </w:t>
      </w:r>
      <w:r w:rsidRPr="002D1A91">
        <w:rPr>
          <w:rFonts w:ascii="Arial" w:hAnsi="Arial" w:cs="Arial"/>
        </w:rPr>
        <w:t>Progress Reports and submission of the same to the</w:t>
      </w:r>
      <w:r w:rsidR="00D94758" w:rsidRPr="002D1A91">
        <w:rPr>
          <w:rFonts w:ascii="Arial" w:hAnsi="Arial" w:cs="Arial"/>
        </w:rPr>
        <w:t xml:space="preserve"> Agency</w:t>
      </w:r>
      <w:r w:rsidRPr="002D1A91">
        <w:rPr>
          <w:rFonts w:ascii="Arial" w:hAnsi="Arial" w:cs="Arial"/>
        </w:rPr>
        <w:t>, the Independent Engineer and/or the Independent Auditor (as applicable) for the review and approval (as applicable).</w:t>
      </w:r>
    </w:p>
    <w:p w14:paraId="6B6C857F" w14:textId="77777777" w:rsidR="00D96016" w:rsidRPr="002D1A91" w:rsidRDefault="00D96016" w:rsidP="00D5254A">
      <w:pPr>
        <w:spacing w:line="240" w:lineRule="auto"/>
        <w:jc w:val="both"/>
        <w:rPr>
          <w:rFonts w:ascii="Arial" w:hAnsi="Arial" w:cs="Arial"/>
        </w:rPr>
      </w:pPr>
    </w:p>
    <w:p w14:paraId="3D4A572B" w14:textId="388C6F1F" w:rsidR="00D96016" w:rsidRPr="002D1A91" w:rsidRDefault="00D96016" w:rsidP="00D5254A">
      <w:pPr>
        <w:numPr>
          <w:ilvl w:val="2"/>
          <w:numId w:val="2"/>
        </w:numPr>
        <w:spacing w:line="240" w:lineRule="auto"/>
        <w:ind w:left="720"/>
        <w:contextualSpacing/>
        <w:jc w:val="both"/>
        <w:rPr>
          <w:rFonts w:ascii="Arial" w:hAnsi="Arial" w:cs="Arial"/>
        </w:rPr>
      </w:pPr>
      <w:r w:rsidRPr="002D1A91">
        <w:rPr>
          <w:rFonts w:ascii="Arial" w:hAnsi="Arial" w:cs="Arial"/>
        </w:rPr>
        <w:t xml:space="preserve">Within fourteen (14) days of the receipt of the Proposed </w:t>
      </w:r>
      <w:r w:rsidR="00701D90" w:rsidRPr="002D1A91">
        <w:rPr>
          <w:rFonts w:ascii="Arial" w:hAnsi="Arial" w:cs="Arial"/>
        </w:rPr>
        <w:t xml:space="preserve">Development </w:t>
      </w:r>
      <w:r w:rsidRPr="002D1A91">
        <w:rPr>
          <w:rFonts w:ascii="Arial" w:hAnsi="Arial" w:cs="Arial"/>
        </w:rPr>
        <w:t>Programme by the Independent Engineer, the Independent Engineer shall finalize its comments on the same and shall ensure the incorporation of its comments and submit the same to the</w:t>
      </w:r>
      <w:r w:rsidR="00D94758" w:rsidRPr="002D1A91">
        <w:rPr>
          <w:rFonts w:ascii="Arial" w:hAnsi="Arial" w:cs="Arial"/>
        </w:rPr>
        <w:t xml:space="preserve"> Agency</w:t>
      </w:r>
      <w:r w:rsidRPr="002D1A91">
        <w:rPr>
          <w:rFonts w:ascii="Arial" w:hAnsi="Arial" w:cs="Arial"/>
        </w:rPr>
        <w:t xml:space="preserve">. The </w:t>
      </w:r>
      <w:r w:rsidR="00D94758" w:rsidRPr="002D1A91">
        <w:rPr>
          <w:rFonts w:ascii="Arial" w:hAnsi="Arial" w:cs="Arial"/>
        </w:rPr>
        <w:t xml:space="preserve">Agency </w:t>
      </w:r>
      <w:r w:rsidRPr="002D1A91">
        <w:rPr>
          <w:rFonts w:ascii="Arial" w:hAnsi="Arial" w:cs="Arial"/>
        </w:rPr>
        <w:t xml:space="preserve">shall prior to granting its approval in respect of the Proposed </w:t>
      </w:r>
      <w:r w:rsidR="00FD77F9" w:rsidRPr="002D1A91">
        <w:rPr>
          <w:rFonts w:ascii="Arial" w:hAnsi="Arial" w:cs="Arial"/>
        </w:rPr>
        <w:t xml:space="preserve">Development </w:t>
      </w:r>
      <w:r w:rsidRPr="002D1A91">
        <w:rPr>
          <w:rFonts w:ascii="Arial" w:hAnsi="Arial" w:cs="Arial"/>
        </w:rPr>
        <w:t xml:space="preserve">Programme, within fifteen (15) days of the Independent Engineer’s request for the same, revert to the Independent Engineer in respect of any observations and comments that it may have, if any; provided, however, that the approval of the Proposed  </w:t>
      </w:r>
      <w:r w:rsidR="00701D90" w:rsidRPr="002D1A91">
        <w:rPr>
          <w:rFonts w:ascii="Arial" w:hAnsi="Arial" w:cs="Arial"/>
        </w:rPr>
        <w:t xml:space="preserve">Development </w:t>
      </w:r>
      <w:r w:rsidRPr="002D1A91">
        <w:rPr>
          <w:rFonts w:ascii="Arial" w:hAnsi="Arial" w:cs="Arial"/>
        </w:rPr>
        <w:t xml:space="preserve">Programme shall be granted by </w:t>
      </w:r>
      <w:r w:rsidR="00806639" w:rsidRPr="002D1A91">
        <w:rPr>
          <w:rFonts w:ascii="Arial" w:hAnsi="Arial" w:cs="Arial"/>
        </w:rPr>
        <w:t xml:space="preserve">the </w:t>
      </w:r>
      <w:r w:rsidR="00D94758" w:rsidRPr="002D1A91">
        <w:rPr>
          <w:rFonts w:ascii="Arial" w:hAnsi="Arial" w:cs="Arial"/>
        </w:rPr>
        <w:t xml:space="preserve">Agency </w:t>
      </w:r>
      <w:r w:rsidRPr="002D1A91">
        <w:rPr>
          <w:rFonts w:ascii="Arial" w:hAnsi="Arial" w:cs="Arial"/>
        </w:rPr>
        <w:t xml:space="preserve">within fifteen (15) days of the Independent Engineer’s request for such approval if the Proposed  </w:t>
      </w:r>
      <w:r w:rsidR="00701D90" w:rsidRPr="002D1A91">
        <w:rPr>
          <w:rFonts w:ascii="Arial" w:hAnsi="Arial" w:cs="Arial"/>
        </w:rPr>
        <w:t xml:space="preserve">Development </w:t>
      </w:r>
      <w:r w:rsidRPr="002D1A91">
        <w:rPr>
          <w:rFonts w:ascii="Arial" w:hAnsi="Arial" w:cs="Arial"/>
        </w:rPr>
        <w:t xml:space="preserve">Programme is recommended by the Independent Engineer for approval after addressing any comments and observations of the </w:t>
      </w:r>
      <w:r w:rsidR="00D94758" w:rsidRPr="002D1A91">
        <w:rPr>
          <w:rFonts w:ascii="Arial" w:hAnsi="Arial" w:cs="Arial"/>
        </w:rPr>
        <w:t xml:space="preserve">Agency </w:t>
      </w:r>
      <w:r w:rsidRPr="002D1A91">
        <w:rPr>
          <w:rFonts w:ascii="Arial" w:hAnsi="Arial" w:cs="Arial"/>
        </w:rPr>
        <w:t xml:space="preserve">on the same. The Proposed </w:t>
      </w:r>
      <w:r w:rsidR="00FD77F9" w:rsidRPr="002D1A91">
        <w:rPr>
          <w:rFonts w:ascii="Arial" w:hAnsi="Arial" w:cs="Arial"/>
        </w:rPr>
        <w:t xml:space="preserve">Development </w:t>
      </w:r>
      <w:r w:rsidRPr="002D1A91">
        <w:rPr>
          <w:rFonts w:ascii="Arial" w:hAnsi="Arial" w:cs="Arial"/>
        </w:rPr>
        <w:t xml:space="preserve">Programme, as approved by the </w:t>
      </w:r>
      <w:r w:rsidR="00D94758" w:rsidRPr="002D1A91">
        <w:rPr>
          <w:rFonts w:ascii="Arial" w:hAnsi="Arial" w:cs="Arial"/>
        </w:rPr>
        <w:t xml:space="preserve">Agency </w:t>
      </w:r>
      <w:r w:rsidRPr="002D1A91">
        <w:rPr>
          <w:rFonts w:ascii="Arial" w:hAnsi="Arial" w:cs="Arial"/>
        </w:rPr>
        <w:t xml:space="preserve">on the Independent Engineer’s recommendation, shall be binding on the Parties (the </w:t>
      </w:r>
      <w:r w:rsidR="00FD77F9" w:rsidRPr="002D1A91">
        <w:rPr>
          <w:rFonts w:ascii="Arial" w:hAnsi="Arial" w:cs="Arial"/>
          <w:b/>
        </w:rPr>
        <w:t xml:space="preserve">Development </w:t>
      </w:r>
      <w:r w:rsidRPr="002D1A91">
        <w:rPr>
          <w:rFonts w:ascii="Arial" w:hAnsi="Arial" w:cs="Arial"/>
          <w:b/>
        </w:rPr>
        <w:t>Programme</w:t>
      </w:r>
      <w:r w:rsidRPr="002D1A91">
        <w:rPr>
          <w:rFonts w:ascii="Arial" w:hAnsi="Arial" w:cs="Arial"/>
        </w:rPr>
        <w:t xml:space="preserve">); provided, however, that the  </w:t>
      </w:r>
      <w:r w:rsidR="00701D90" w:rsidRPr="002D1A91">
        <w:rPr>
          <w:rFonts w:ascii="Arial" w:hAnsi="Arial" w:cs="Arial"/>
        </w:rPr>
        <w:t xml:space="preserve">Development </w:t>
      </w:r>
      <w:r w:rsidRPr="002D1A91">
        <w:rPr>
          <w:rFonts w:ascii="Arial" w:hAnsi="Arial" w:cs="Arial"/>
        </w:rPr>
        <w:t>Programme may be amended from time to time by the mutual agreement between the Parties and the Independent Engineer.</w:t>
      </w:r>
    </w:p>
    <w:p w14:paraId="67FED42D" w14:textId="77777777" w:rsidR="00D96016" w:rsidRPr="002D1A91" w:rsidRDefault="00D96016" w:rsidP="00D5254A">
      <w:pPr>
        <w:spacing w:line="240" w:lineRule="auto"/>
        <w:ind w:left="720"/>
        <w:contextualSpacing/>
        <w:jc w:val="both"/>
        <w:rPr>
          <w:rFonts w:ascii="Arial" w:hAnsi="Arial" w:cs="Arial"/>
        </w:rPr>
      </w:pPr>
    </w:p>
    <w:p w14:paraId="361EAE18" w14:textId="06D72F86" w:rsidR="00D96016" w:rsidRPr="002D1A91" w:rsidRDefault="00D96016" w:rsidP="00D5254A">
      <w:pPr>
        <w:numPr>
          <w:ilvl w:val="2"/>
          <w:numId w:val="2"/>
        </w:numPr>
        <w:spacing w:line="240" w:lineRule="auto"/>
        <w:ind w:left="720"/>
        <w:contextualSpacing/>
        <w:jc w:val="both"/>
        <w:rPr>
          <w:rFonts w:ascii="Arial" w:hAnsi="Arial" w:cs="Arial"/>
        </w:rPr>
      </w:pPr>
      <w:r w:rsidRPr="002D1A91">
        <w:rPr>
          <w:rFonts w:ascii="Arial" w:hAnsi="Arial" w:cs="Arial"/>
        </w:rPr>
        <w:t>The Concessionaire shall, whenever required by the</w:t>
      </w:r>
      <w:r w:rsidR="00D94758" w:rsidRPr="002D1A91">
        <w:rPr>
          <w:rFonts w:ascii="Arial" w:hAnsi="Arial" w:cs="Arial"/>
        </w:rPr>
        <w:t xml:space="preserve"> Agency</w:t>
      </w:r>
      <w:r w:rsidRPr="002D1A91">
        <w:rPr>
          <w:rFonts w:ascii="Arial" w:hAnsi="Arial" w:cs="Arial"/>
        </w:rPr>
        <w:t xml:space="preserve">, the Independent Engineer and/or the Independent Auditor, provide in writing, a general description of the arrangements and methods which the Concessionaire proposes to adopt for the execution of the </w:t>
      </w:r>
      <w:r w:rsidR="00222F1D" w:rsidRPr="002D1A91">
        <w:rPr>
          <w:rFonts w:ascii="Arial" w:hAnsi="Arial" w:cs="Arial"/>
        </w:rPr>
        <w:t xml:space="preserve">Development </w:t>
      </w:r>
      <w:r w:rsidRPr="002D1A91">
        <w:rPr>
          <w:rFonts w:ascii="Arial" w:hAnsi="Arial" w:cs="Arial"/>
        </w:rPr>
        <w:t>Works. Any alteration to such arrangements and methods shall be made by the Concessionaire with prior written consent of the Independent Engineer and the</w:t>
      </w:r>
      <w:r w:rsidR="00D94758" w:rsidRPr="002D1A91">
        <w:rPr>
          <w:rFonts w:ascii="Arial" w:hAnsi="Arial" w:cs="Arial"/>
        </w:rPr>
        <w:t xml:space="preserve"> Agency</w:t>
      </w:r>
      <w:r w:rsidRPr="002D1A91">
        <w:rPr>
          <w:rFonts w:ascii="Arial" w:hAnsi="Arial" w:cs="Arial"/>
        </w:rPr>
        <w:t xml:space="preserve">. </w:t>
      </w:r>
    </w:p>
    <w:p w14:paraId="5209B033" w14:textId="77777777" w:rsidR="00D96016" w:rsidRPr="002D1A91" w:rsidRDefault="00D96016" w:rsidP="00D5254A">
      <w:pPr>
        <w:pStyle w:val="Heading2"/>
        <w:numPr>
          <w:ilvl w:val="0"/>
          <w:numId w:val="0"/>
        </w:numPr>
        <w:spacing w:line="240" w:lineRule="auto"/>
        <w:ind w:left="780"/>
        <w:jc w:val="both"/>
        <w:rPr>
          <w:rFonts w:ascii="Arial" w:hAnsi="Arial" w:cs="Arial"/>
          <w:b w:val="0"/>
          <w:smallCaps w:val="0"/>
        </w:rPr>
      </w:pPr>
    </w:p>
    <w:p w14:paraId="58B97A6E" w14:textId="2341C775" w:rsidR="00D96016" w:rsidRPr="002D1A91" w:rsidRDefault="00D96016" w:rsidP="00D5254A">
      <w:pPr>
        <w:numPr>
          <w:ilvl w:val="2"/>
          <w:numId w:val="2"/>
        </w:numPr>
        <w:spacing w:line="240" w:lineRule="auto"/>
        <w:ind w:left="720"/>
        <w:contextualSpacing/>
        <w:jc w:val="both"/>
        <w:rPr>
          <w:rFonts w:ascii="Arial" w:hAnsi="Arial" w:cs="Arial"/>
        </w:rPr>
      </w:pPr>
      <w:r w:rsidRPr="002D1A91">
        <w:rPr>
          <w:rFonts w:ascii="Arial" w:hAnsi="Arial" w:cs="Arial"/>
        </w:rPr>
        <w:t xml:space="preserve">Any reports (including the </w:t>
      </w:r>
      <w:r w:rsidR="00E415B2" w:rsidRPr="002D1A91">
        <w:rPr>
          <w:rFonts w:ascii="Arial" w:hAnsi="Arial" w:cs="Arial"/>
        </w:rPr>
        <w:t xml:space="preserve"> Development </w:t>
      </w:r>
      <w:r w:rsidRPr="002D1A91">
        <w:rPr>
          <w:rFonts w:ascii="Arial" w:hAnsi="Arial" w:cs="Arial"/>
        </w:rPr>
        <w:t xml:space="preserve">Progress Reports) submitted by the Concessionaire and covering the execution of the </w:t>
      </w:r>
      <w:r w:rsidR="00222F1D" w:rsidRPr="002D1A91">
        <w:rPr>
          <w:rFonts w:ascii="Arial" w:hAnsi="Arial" w:cs="Arial"/>
        </w:rPr>
        <w:t xml:space="preserve">Development </w:t>
      </w:r>
      <w:r w:rsidRPr="002D1A91">
        <w:rPr>
          <w:rFonts w:ascii="Arial" w:hAnsi="Arial" w:cs="Arial"/>
        </w:rPr>
        <w:t xml:space="preserve">Works shall emphasize any delays in the  </w:t>
      </w:r>
      <w:r w:rsidR="009710AB" w:rsidRPr="002D1A91">
        <w:rPr>
          <w:rFonts w:ascii="Arial" w:hAnsi="Arial" w:cs="Arial"/>
        </w:rPr>
        <w:t xml:space="preserve">Development </w:t>
      </w:r>
      <w:r w:rsidRPr="002D1A91">
        <w:rPr>
          <w:rFonts w:ascii="Arial" w:hAnsi="Arial" w:cs="Arial"/>
        </w:rPr>
        <w:t xml:space="preserve">Time </w:t>
      </w:r>
      <w:r w:rsidR="00BF5F6C" w:rsidRPr="002D1A91">
        <w:rPr>
          <w:rFonts w:ascii="Arial" w:hAnsi="Arial" w:cs="Arial"/>
        </w:rPr>
        <w:t>for</w:t>
      </w:r>
      <w:r w:rsidRPr="002D1A91">
        <w:rPr>
          <w:rFonts w:ascii="Arial" w:hAnsi="Arial" w:cs="Arial"/>
        </w:rPr>
        <w:t xml:space="preserve"> Completion.</w:t>
      </w:r>
    </w:p>
    <w:p w14:paraId="5E9AA8FF" w14:textId="77777777" w:rsidR="00D96016" w:rsidRPr="002D1A91" w:rsidRDefault="00D96016" w:rsidP="00D5254A">
      <w:pPr>
        <w:spacing w:line="240" w:lineRule="auto"/>
        <w:jc w:val="both"/>
        <w:rPr>
          <w:rFonts w:ascii="Arial" w:hAnsi="Arial" w:cs="Arial"/>
        </w:rPr>
      </w:pPr>
    </w:p>
    <w:p w14:paraId="4983DA5C" w14:textId="41C92A8B" w:rsidR="00D96016" w:rsidRPr="002D1A91" w:rsidRDefault="009710AB" w:rsidP="00D5254A">
      <w:pPr>
        <w:pStyle w:val="Heading2"/>
        <w:spacing w:line="240" w:lineRule="auto"/>
        <w:ind w:left="720"/>
        <w:jc w:val="both"/>
        <w:rPr>
          <w:rFonts w:ascii="Arial" w:hAnsi="Arial" w:cs="Arial"/>
          <w:u w:val="single"/>
        </w:rPr>
      </w:pPr>
      <w:bookmarkStart w:id="234" w:name="_Toc333899994"/>
      <w:r w:rsidRPr="002D1A91">
        <w:rPr>
          <w:rFonts w:ascii="Arial" w:hAnsi="Arial" w:cs="Arial"/>
          <w:u w:val="single"/>
          <w:lang w:val="en-GB"/>
        </w:rPr>
        <w:t xml:space="preserve">Development </w:t>
      </w:r>
      <w:r w:rsidR="00D96016" w:rsidRPr="002D1A91">
        <w:rPr>
          <w:rFonts w:ascii="Arial" w:hAnsi="Arial" w:cs="Arial"/>
          <w:u w:val="single"/>
        </w:rPr>
        <w:t>Tests</w:t>
      </w:r>
      <w:bookmarkEnd w:id="234"/>
    </w:p>
    <w:p w14:paraId="625CE405" w14:textId="77777777" w:rsidR="00D96016" w:rsidRPr="002D1A91" w:rsidRDefault="00D96016" w:rsidP="00D5254A">
      <w:pPr>
        <w:spacing w:line="240" w:lineRule="auto"/>
        <w:jc w:val="both"/>
        <w:rPr>
          <w:rFonts w:ascii="Arial" w:hAnsi="Arial" w:cs="Arial"/>
        </w:rPr>
      </w:pPr>
    </w:p>
    <w:p w14:paraId="0DDFE44A" w14:textId="2F947B3E" w:rsidR="00AC318C"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conduct or procure to be conducted such tests, as specified in </w:t>
      </w:r>
      <w:r w:rsidRPr="002D1A91">
        <w:rPr>
          <w:rFonts w:ascii="Arial" w:hAnsi="Arial" w:cs="Arial"/>
          <w:b/>
          <w:smallCaps/>
        </w:rPr>
        <w:t>Schedule G</w:t>
      </w:r>
      <w:r w:rsidR="00DD6E1A" w:rsidRPr="002D1A91">
        <w:rPr>
          <w:rFonts w:ascii="Arial" w:hAnsi="Arial" w:cs="Arial"/>
          <w:b/>
          <w:smallCaps/>
        </w:rPr>
        <w:t xml:space="preserve"> </w:t>
      </w:r>
      <w:r w:rsidRPr="002D1A91">
        <w:rPr>
          <w:rFonts w:ascii="Arial" w:hAnsi="Arial" w:cs="Arial"/>
          <w:b/>
        </w:rPr>
        <w:t>(</w:t>
      </w:r>
      <w:r w:rsidR="002648A9" w:rsidRPr="002D1A91">
        <w:rPr>
          <w:rFonts w:ascii="Arial" w:hAnsi="Arial" w:cs="Arial"/>
          <w:b/>
          <w:i/>
        </w:rPr>
        <w:t>Completion Tests Matters</w:t>
      </w:r>
      <w:r w:rsidRPr="002D1A91">
        <w:rPr>
          <w:rFonts w:ascii="Arial" w:hAnsi="Arial" w:cs="Arial"/>
          <w:b/>
        </w:rPr>
        <w:t>)</w:t>
      </w:r>
      <w:r w:rsidR="00DE082F" w:rsidRPr="002D1A91">
        <w:rPr>
          <w:rFonts w:ascii="Arial" w:hAnsi="Arial" w:cs="Arial"/>
          <w:b/>
        </w:rPr>
        <w:t xml:space="preserve"> </w:t>
      </w:r>
      <w:r w:rsidRPr="002D1A91">
        <w:rPr>
          <w:rFonts w:ascii="Arial" w:hAnsi="Arial" w:cs="Arial"/>
        </w:rPr>
        <w:t xml:space="preserve">in order to determine whether the </w:t>
      </w:r>
      <w:r w:rsidR="00222F1D" w:rsidRPr="002D1A91">
        <w:rPr>
          <w:rFonts w:ascii="Arial" w:hAnsi="Arial" w:cs="Arial"/>
        </w:rPr>
        <w:t>Development</w:t>
      </w:r>
      <w:r w:rsidR="004562B0" w:rsidRPr="002D1A91">
        <w:rPr>
          <w:rFonts w:ascii="Arial" w:hAnsi="Arial" w:cs="Arial"/>
        </w:rPr>
        <w:t xml:space="preserve"> </w:t>
      </w:r>
      <w:r w:rsidRPr="002D1A91">
        <w:rPr>
          <w:rFonts w:ascii="Arial" w:hAnsi="Arial" w:cs="Arial"/>
        </w:rPr>
        <w:t>Works conform to the Applicable Standards (the</w:t>
      </w:r>
      <w:r w:rsidRPr="002D1A91">
        <w:rPr>
          <w:rFonts w:ascii="Arial" w:hAnsi="Arial" w:cs="Arial"/>
          <w:b/>
        </w:rPr>
        <w:t xml:space="preserve"> </w:t>
      </w:r>
      <w:r w:rsidR="009710AB" w:rsidRPr="002D1A91">
        <w:rPr>
          <w:rFonts w:ascii="Arial" w:hAnsi="Arial" w:cs="Arial"/>
          <w:b/>
        </w:rPr>
        <w:t xml:space="preserve">Development </w:t>
      </w:r>
      <w:r w:rsidRPr="002D1A91">
        <w:rPr>
          <w:rFonts w:ascii="Arial" w:hAnsi="Arial" w:cs="Arial"/>
          <w:b/>
        </w:rPr>
        <w:t>Tests</w:t>
      </w:r>
      <w:r w:rsidRPr="002D1A91">
        <w:rPr>
          <w:rFonts w:ascii="Arial" w:hAnsi="Arial" w:cs="Arial"/>
        </w:rPr>
        <w:t xml:space="preserve">). The </w:t>
      </w:r>
      <w:r w:rsidR="009710AB" w:rsidRPr="002D1A91">
        <w:rPr>
          <w:rFonts w:ascii="Arial" w:hAnsi="Arial" w:cs="Arial"/>
        </w:rPr>
        <w:t xml:space="preserve">Development </w:t>
      </w:r>
      <w:r w:rsidRPr="002D1A91">
        <w:rPr>
          <w:rFonts w:ascii="Arial" w:hAnsi="Arial" w:cs="Arial"/>
        </w:rPr>
        <w:t>Tests shall be conducted at such time and frequency and in such manner as may be specified by the Independent Engineer</w:t>
      </w:r>
      <w:r w:rsidRPr="002D1A91">
        <w:rPr>
          <w:rFonts w:ascii="Arial" w:hAnsi="Arial" w:cs="Arial"/>
          <w:b/>
          <w:smallCaps/>
        </w:rPr>
        <w:t>.</w:t>
      </w:r>
    </w:p>
    <w:p w14:paraId="20A48389" w14:textId="6E48D65B" w:rsidR="00D96016" w:rsidRPr="002D1A91" w:rsidRDefault="00D96016" w:rsidP="00511701">
      <w:pPr>
        <w:pStyle w:val="ColorfulList-Accent11"/>
        <w:spacing w:line="240" w:lineRule="auto"/>
        <w:jc w:val="both"/>
        <w:rPr>
          <w:rFonts w:ascii="Arial" w:hAnsi="Arial" w:cs="Arial"/>
        </w:rPr>
      </w:pPr>
    </w:p>
    <w:p w14:paraId="6256F1F0" w14:textId="0547BE52"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hereby undertakes to conduct the </w:t>
      </w:r>
      <w:r w:rsidR="009710AB" w:rsidRPr="002D1A91">
        <w:rPr>
          <w:rFonts w:ascii="Arial" w:hAnsi="Arial" w:cs="Arial"/>
        </w:rPr>
        <w:t xml:space="preserve">Development </w:t>
      </w:r>
      <w:r w:rsidRPr="002D1A91">
        <w:rPr>
          <w:rFonts w:ascii="Arial" w:hAnsi="Arial" w:cs="Arial"/>
        </w:rPr>
        <w:t>Tests under the supervision of the Independent Engineer and in accordance with the Applicable Standards at its own cost and expense, provided</w:t>
      </w:r>
      <w:r w:rsidR="006F3F0F">
        <w:rPr>
          <w:rFonts w:ascii="Arial" w:hAnsi="Arial" w:cs="Arial"/>
        </w:rPr>
        <w:t>,</w:t>
      </w:r>
      <w:r w:rsidRPr="002D1A91">
        <w:rPr>
          <w:rFonts w:ascii="Arial" w:hAnsi="Arial" w:cs="Arial"/>
        </w:rPr>
        <w:t xml:space="preserve"> however, in the event during the </w:t>
      </w:r>
      <w:r w:rsidR="00997E62" w:rsidRPr="002D1A91">
        <w:rPr>
          <w:rFonts w:ascii="Arial" w:hAnsi="Arial" w:cs="Arial"/>
        </w:rPr>
        <w:t xml:space="preserve">Development </w:t>
      </w:r>
      <w:r w:rsidRPr="002D1A91">
        <w:rPr>
          <w:rFonts w:ascii="Arial" w:hAnsi="Arial" w:cs="Arial"/>
        </w:rPr>
        <w:t xml:space="preserve">Period the </w:t>
      </w:r>
      <w:r w:rsidR="00D94758" w:rsidRPr="002D1A91">
        <w:rPr>
          <w:rFonts w:ascii="Arial" w:hAnsi="Arial" w:cs="Arial"/>
        </w:rPr>
        <w:t xml:space="preserve">Agency </w:t>
      </w:r>
      <w:r w:rsidRPr="002D1A91">
        <w:rPr>
          <w:rFonts w:ascii="Arial" w:hAnsi="Arial" w:cs="Arial"/>
        </w:rPr>
        <w:t xml:space="preserve">determines that the </w:t>
      </w:r>
      <w:r w:rsidR="00222F1D" w:rsidRPr="002D1A91">
        <w:rPr>
          <w:rFonts w:ascii="Arial" w:hAnsi="Arial" w:cs="Arial"/>
        </w:rPr>
        <w:t>Development</w:t>
      </w:r>
      <w:r w:rsidR="004562B0" w:rsidRPr="002D1A91">
        <w:rPr>
          <w:rFonts w:ascii="Arial" w:hAnsi="Arial" w:cs="Arial"/>
        </w:rPr>
        <w:t xml:space="preserve"> </w:t>
      </w:r>
      <w:r w:rsidRPr="002D1A91">
        <w:rPr>
          <w:rFonts w:ascii="Arial" w:hAnsi="Arial" w:cs="Arial"/>
        </w:rPr>
        <w:t>Works are not in accordance</w:t>
      </w:r>
      <w:r w:rsidR="00806639" w:rsidRPr="002D1A91">
        <w:rPr>
          <w:rFonts w:ascii="Arial" w:hAnsi="Arial" w:cs="Arial"/>
        </w:rPr>
        <w:t xml:space="preserve"> with</w:t>
      </w:r>
      <w:r w:rsidRPr="002D1A91">
        <w:rPr>
          <w:rFonts w:ascii="Arial" w:hAnsi="Arial" w:cs="Arial"/>
        </w:rPr>
        <w:t xml:space="preserve"> the </w:t>
      </w:r>
      <w:r w:rsidR="00701D90" w:rsidRPr="002D1A91">
        <w:rPr>
          <w:rFonts w:ascii="Arial" w:hAnsi="Arial" w:cs="Arial"/>
        </w:rPr>
        <w:t xml:space="preserve">Development </w:t>
      </w:r>
      <w:r w:rsidRPr="002D1A91">
        <w:rPr>
          <w:rFonts w:ascii="Arial" w:hAnsi="Arial" w:cs="Arial"/>
        </w:rPr>
        <w:t xml:space="preserve">Requirements then the </w:t>
      </w:r>
      <w:r w:rsidR="00D94758" w:rsidRPr="002D1A91">
        <w:rPr>
          <w:rFonts w:ascii="Arial" w:hAnsi="Arial" w:cs="Arial"/>
        </w:rPr>
        <w:t xml:space="preserve">Agency </w:t>
      </w:r>
      <w:r w:rsidRPr="002D1A91">
        <w:rPr>
          <w:rFonts w:ascii="Arial" w:hAnsi="Arial" w:cs="Arial"/>
        </w:rPr>
        <w:t xml:space="preserve">shall conduct separate tests to determine the quality of the </w:t>
      </w:r>
      <w:r w:rsidR="00222F1D" w:rsidRPr="002D1A91">
        <w:rPr>
          <w:rFonts w:ascii="Arial" w:hAnsi="Arial" w:cs="Arial"/>
        </w:rPr>
        <w:t xml:space="preserve"> Development </w:t>
      </w:r>
      <w:r w:rsidRPr="002D1A91">
        <w:rPr>
          <w:rFonts w:ascii="Arial" w:hAnsi="Arial" w:cs="Arial"/>
        </w:rPr>
        <w:t>Works. In the event it is determined that the</w:t>
      </w:r>
      <w:r w:rsidR="00222F1D" w:rsidRPr="002D1A91">
        <w:rPr>
          <w:rFonts w:ascii="Arial" w:hAnsi="Arial" w:cs="Arial"/>
        </w:rPr>
        <w:t xml:space="preserve"> Development </w:t>
      </w:r>
      <w:r w:rsidRPr="002D1A91">
        <w:rPr>
          <w:rFonts w:ascii="Arial" w:hAnsi="Arial" w:cs="Arial"/>
        </w:rPr>
        <w:t xml:space="preserve">Works are not in accordance with the </w:t>
      </w:r>
      <w:r w:rsidR="00701D90" w:rsidRPr="002D1A91">
        <w:rPr>
          <w:rFonts w:ascii="Arial" w:hAnsi="Arial" w:cs="Arial"/>
        </w:rPr>
        <w:t xml:space="preserve">Development </w:t>
      </w:r>
      <w:r w:rsidRPr="002D1A91">
        <w:rPr>
          <w:rFonts w:ascii="Arial" w:hAnsi="Arial" w:cs="Arial"/>
        </w:rPr>
        <w:t>Requirements (as determined by the Independent Engineer) the Concessionaire shall repair the same and the cost of such tests shall be borne by the Concessionaire provided</w:t>
      </w:r>
      <w:r w:rsidR="006F3F0F">
        <w:rPr>
          <w:rFonts w:ascii="Arial" w:hAnsi="Arial" w:cs="Arial"/>
        </w:rPr>
        <w:t>,</w:t>
      </w:r>
      <w:r w:rsidRPr="002D1A91">
        <w:rPr>
          <w:rFonts w:ascii="Arial" w:hAnsi="Arial" w:cs="Arial"/>
        </w:rPr>
        <w:t xml:space="preserve"> however</w:t>
      </w:r>
      <w:r w:rsidR="006F3F0F">
        <w:rPr>
          <w:rFonts w:ascii="Arial" w:hAnsi="Arial" w:cs="Arial"/>
        </w:rPr>
        <w:t>,</w:t>
      </w:r>
      <w:r w:rsidRPr="002D1A91">
        <w:rPr>
          <w:rFonts w:ascii="Arial" w:hAnsi="Arial" w:cs="Arial"/>
        </w:rPr>
        <w:t xml:space="preserve"> in the event it is determined that the </w:t>
      </w:r>
      <w:r w:rsidR="00222F1D" w:rsidRPr="002D1A91">
        <w:rPr>
          <w:rFonts w:ascii="Arial" w:hAnsi="Arial" w:cs="Arial"/>
        </w:rPr>
        <w:t>De</w:t>
      </w:r>
      <w:r w:rsidR="004562B0" w:rsidRPr="002D1A91">
        <w:rPr>
          <w:rFonts w:ascii="Arial" w:hAnsi="Arial" w:cs="Arial"/>
        </w:rPr>
        <w:t>v</w:t>
      </w:r>
      <w:r w:rsidR="00222F1D" w:rsidRPr="002D1A91">
        <w:rPr>
          <w:rFonts w:ascii="Arial" w:hAnsi="Arial" w:cs="Arial"/>
        </w:rPr>
        <w:t>e</w:t>
      </w:r>
      <w:r w:rsidR="004562B0" w:rsidRPr="002D1A91">
        <w:rPr>
          <w:rFonts w:ascii="Arial" w:hAnsi="Arial" w:cs="Arial"/>
        </w:rPr>
        <w:t>l</w:t>
      </w:r>
      <w:r w:rsidR="00222F1D" w:rsidRPr="002D1A91">
        <w:rPr>
          <w:rFonts w:ascii="Arial" w:hAnsi="Arial" w:cs="Arial"/>
        </w:rPr>
        <w:t xml:space="preserve">opment </w:t>
      </w:r>
      <w:r w:rsidRPr="002D1A91">
        <w:rPr>
          <w:rFonts w:ascii="Arial" w:hAnsi="Arial" w:cs="Arial"/>
        </w:rPr>
        <w:t xml:space="preserve">Works are in accordance with the  </w:t>
      </w:r>
      <w:r w:rsidR="00701D90" w:rsidRPr="002D1A91">
        <w:rPr>
          <w:rFonts w:ascii="Arial" w:hAnsi="Arial" w:cs="Arial"/>
        </w:rPr>
        <w:t xml:space="preserve">Development </w:t>
      </w:r>
      <w:r w:rsidRPr="002D1A91">
        <w:rPr>
          <w:rFonts w:ascii="Arial" w:hAnsi="Arial" w:cs="Arial"/>
        </w:rPr>
        <w:t>Requirements (as determined by the Independent Engineer), the cost of such tests shall be borne by</w:t>
      </w:r>
      <w:r w:rsidR="00806639" w:rsidRPr="002D1A91">
        <w:rPr>
          <w:rFonts w:ascii="Arial" w:hAnsi="Arial" w:cs="Arial"/>
        </w:rPr>
        <w:t xml:space="preserve"> the</w:t>
      </w:r>
      <w:r w:rsidR="00D94758" w:rsidRPr="002D1A91">
        <w:rPr>
          <w:rFonts w:ascii="Arial" w:hAnsi="Arial" w:cs="Arial"/>
        </w:rPr>
        <w:t xml:space="preserve"> Agency</w:t>
      </w:r>
      <w:r w:rsidRPr="002D1A91">
        <w:rPr>
          <w:rFonts w:ascii="Arial" w:hAnsi="Arial" w:cs="Arial"/>
        </w:rPr>
        <w:t xml:space="preserve">. </w:t>
      </w:r>
    </w:p>
    <w:p w14:paraId="3C8C75DB" w14:textId="77777777" w:rsidR="00D96016" w:rsidRPr="002D1A91" w:rsidRDefault="00D96016" w:rsidP="00D5254A">
      <w:pPr>
        <w:spacing w:line="240" w:lineRule="auto"/>
        <w:jc w:val="both"/>
        <w:rPr>
          <w:rFonts w:ascii="Arial" w:hAnsi="Arial" w:cs="Arial"/>
        </w:rPr>
      </w:pPr>
    </w:p>
    <w:p w14:paraId="73921B16" w14:textId="3252C664"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hereby undertakes to carry out, at its sole cost, the necessary remedial measures required to rectify the Defects &amp; Deficiencies in the </w:t>
      </w:r>
      <w:r w:rsidR="00222F1D" w:rsidRPr="002D1A91">
        <w:rPr>
          <w:rFonts w:ascii="Arial" w:hAnsi="Arial" w:cs="Arial"/>
        </w:rPr>
        <w:t xml:space="preserve">Development </w:t>
      </w:r>
      <w:r w:rsidRPr="002D1A91">
        <w:rPr>
          <w:rFonts w:ascii="Arial" w:hAnsi="Arial" w:cs="Arial"/>
        </w:rPr>
        <w:t xml:space="preserve">Works and/or the Concession Assets that are identified in the  </w:t>
      </w:r>
      <w:r w:rsidR="009710AB" w:rsidRPr="002D1A91">
        <w:rPr>
          <w:rFonts w:ascii="Arial" w:hAnsi="Arial" w:cs="Arial"/>
        </w:rPr>
        <w:t xml:space="preserve">Development </w:t>
      </w:r>
      <w:r w:rsidRPr="002D1A91">
        <w:rPr>
          <w:rFonts w:ascii="Arial" w:hAnsi="Arial" w:cs="Arial"/>
        </w:rPr>
        <w:t xml:space="preserve">Tests and to ensure that as a consequence of such remedial measures the </w:t>
      </w:r>
      <w:r w:rsidR="00222F1D" w:rsidRPr="002D1A91">
        <w:rPr>
          <w:rFonts w:ascii="Arial" w:hAnsi="Arial" w:cs="Arial"/>
        </w:rPr>
        <w:t xml:space="preserve">Development </w:t>
      </w:r>
      <w:r w:rsidRPr="002D1A91">
        <w:rPr>
          <w:rFonts w:ascii="Arial" w:hAnsi="Arial" w:cs="Arial"/>
        </w:rPr>
        <w:t>Works and the Concession Assets conform to the Applicable Standards. The Concessionaire further undertakes that the remedial measures required to be undertaken by the Concessionaire pursuant to this Section 13.</w:t>
      </w:r>
      <w:r w:rsidR="00F63AEC">
        <w:rPr>
          <w:rFonts w:ascii="Arial" w:hAnsi="Arial" w:cs="Arial"/>
        </w:rPr>
        <w:t>3</w:t>
      </w:r>
      <w:r w:rsidRPr="002D1A91">
        <w:rPr>
          <w:rFonts w:ascii="Arial" w:hAnsi="Arial" w:cs="Arial"/>
        </w:rPr>
        <w:t xml:space="preserve">.3 shall be repeated by the Concessionaire at its sole cost </w:t>
      </w:r>
      <w:r w:rsidR="006F3F0F">
        <w:rPr>
          <w:rFonts w:ascii="Arial" w:hAnsi="Arial" w:cs="Arial"/>
        </w:rPr>
        <w:t xml:space="preserve">until </w:t>
      </w:r>
      <w:r w:rsidRPr="002D1A91">
        <w:rPr>
          <w:rFonts w:ascii="Arial" w:hAnsi="Arial" w:cs="Arial"/>
        </w:rPr>
        <w:t xml:space="preserve">such time as the </w:t>
      </w:r>
      <w:r w:rsidR="00222F1D" w:rsidRPr="002D1A91">
        <w:rPr>
          <w:rFonts w:ascii="Arial" w:hAnsi="Arial" w:cs="Arial"/>
        </w:rPr>
        <w:t xml:space="preserve">Development </w:t>
      </w:r>
      <w:r w:rsidRPr="002D1A91">
        <w:rPr>
          <w:rFonts w:ascii="Arial" w:hAnsi="Arial" w:cs="Arial"/>
        </w:rPr>
        <w:t xml:space="preserve">Works and the Concession Assets conform to the Applicable Standards as verified by the Independent Engineer. In the afore-stated circumstances, the Independent Engineer may require the Concessionaire to conduct additional tests to determine whether the Defects &amp; Deficiencies are rectified and in such case the costs of such additional tests shall be borne by the Concessionaire. </w:t>
      </w:r>
    </w:p>
    <w:p w14:paraId="4726149A" w14:textId="77777777" w:rsidR="00D96016" w:rsidRPr="002D1A91" w:rsidRDefault="00D96016" w:rsidP="00D5254A">
      <w:pPr>
        <w:spacing w:line="240" w:lineRule="auto"/>
        <w:jc w:val="both"/>
        <w:rPr>
          <w:rFonts w:ascii="Arial" w:hAnsi="Arial" w:cs="Arial"/>
        </w:rPr>
      </w:pPr>
    </w:p>
    <w:p w14:paraId="1AF12A4B" w14:textId="6B680219"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maintain proper record of the  </w:t>
      </w:r>
      <w:r w:rsidR="009710AB" w:rsidRPr="002D1A91">
        <w:rPr>
          <w:rFonts w:ascii="Arial" w:hAnsi="Arial" w:cs="Arial"/>
        </w:rPr>
        <w:t xml:space="preserve">Development </w:t>
      </w:r>
      <w:r w:rsidRPr="002D1A91">
        <w:rPr>
          <w:rFonts w:ascii="Arial" w:hAnsi="Arial" w:cs="Arial"/>
        </w:rPr>
        <w:t xml:space="preserve">Tests and the remedial measures taken to cure the Defects &amp; Deficiencies, if any, indicated by the </w:t>
      </w:r>
      <w:r w:rsidR="004562B0" w:rsidRPr="002D1A91">
        <w:rPr>
          <w:rFonts w:ascii="Arial" w:hAnsi="Arial" w:cs="Arial"/>
        </w:rPr>
        <w:t xml:space="preserve">Development </w:t>
      </w:r>
      <w:r w:rsidRPr="002D1A91">
        <w:rPr>
          <w:rFonts w:ascii="Arial" w:hAnsi="Arial" w:cs="Arial"/>
        </w:rPr>
        <w:t>Test results.</w:t>
      </w:r>
    </w:p>
    <w:p w14:paraId="30F04AA0" w14:textId="77777777" w:rsidR="00D96016" w:rsidRPr="002D1A91" w:rsidRDefault="00D96016" w:rsidP="00D5254A">
      <w:pPr>
        <w:spacing w:line="240" w:lineRule="auto"/>
        <w:jc w:val="both"/>
        <w:rPr>
          <w:rFonts w:ascii="Arial" w:hAnsi="Arial" w:cs="Arial"/>
        </w:rPr>
      </w:pPr>
    </w:p>
    <w:p w14:paraId="0D6BABA1" w14:textId="060CF57A"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Results of all </w:t>
      </w:r>
      <w:r w:rsidR="009710AB" w:rsidRPr="002D1A91">
        <w:rPr>
          <w:rFonts w:ascii="Arial" w:hAnsi="Arial" w:cs="Arial"/>
        </w:rPr>
        <w:t xml:space="preserve">Development </w:t>
      </w:r>
      <w:r w:rsidRPr="002D1A91">
        <w:rPr>
          <w:rFonts w:ascii="Arial" w:hAnsi="Arial" w:cs="Arial"/>
        </w:rPr>
        <w:t xml:space="preserve">Tests shall be jointly recorded by the Independent Engineer, the Concessionaire and the </w:t>
      </w:r>
      <w:r w:rsidR="00532C60" w:rsidRPr="002D1A91">
        <w:rPr>
          <w:rFonts w:ascii="Arial" w:hAnsi="Arial" w:cs="Arial"/>
        </w:rPr>
        <w:t xml:space="preserve">Development </w:t>
      </w:r>
      <w:r w:rsidRPr="002D1A91">
        <w:rPr>
          <w:rFonts w:ascii="Arial" w:hAnsi="Arial" w:cs="Arial"/>
        </w:rPr>
        <w:t>Contractor.</w:t>
      </w:r>
    </w:p>
    <w:p w14:paraId="76A3E83F" w14:textId="77777777" w:rsidR="00D96016" w:rsidRPr="002D1A91" w:rsidRDefault="00D96016" w:rsidP="00D5254A">
      <w:pPr>
        <w:spacing w:line="240" w:lineRule="auto"/>
        <w:jc w:val="both"/>
        <w:rPr>
          <w:rFonts w:ascii="Arial" w:hAnsi="Arial" w:cs="Arial"/>
        </w:rPr>
      </w:pPr>
    </w:p>
    <w:p w14:paraId="0911B1E6" w14:textId="068D4DBB" w:rsidR="00D96016" w:rsidRPr="002D1A91" w:rsidRDefault="004562B0" w:rsidP="00D5254A">
      <w:pPr>
        <w:pStyle w:val="Heading2"/>
        <w:spacing w:line="240" w:lineRule="auto"/>
        <w:ind w:left="720"/>
        <w:jc w:val="both"/>
        <w:rPr>
          <w:rFonts w:ascii="Arial" w:hAnsi="Arial" w:cs="Arial"/>
          <w:u w:val="single"/>
        </w:rPr>
      </w:pPr>
      <w:bookmarkStart w:id="235" w:name="_Toc333899995"/>
      <w:r w:rsidRPr="002D1A91">
        <w:rPr>
          <w:rFonts w:ascii="Arial" w:hAnsi="Arial" w:cs="Arial"/>
          <w:u w:val="single"/>
          <w:lang w:val="en-GB"/>
        </w:rPr>
        <w:t xml:space="preserve">Development </w:t>
      </w:r>
      <w:r w:rsidR="00D96016" w:rsidRPr="002D1A91">
        <w:rPr>
          <w:rFonts w:ascii="Arial" w:hAnsi="Arial" w:cs="Arial"/>
          <w:u w:val="single"/>
        </w:rPr>
        <w:t>Progress Reports</w:t>
      </w:r>
      <w:bookmarkEnd w:id="235"/>
    </w:p>
    <w:p w14:paraId="06E28585" w14:textId="77777777" w:rsidR="00D96016" w:rsidRPr="002D1A91" w:rsidRDefault="00D96016" w:rsidP="00D5254A">
      <w:pPr>
        <w:spacing w:line="240" w:lineRule="auto"/>
        <w:jc w:val="both"/>
        <w:rPr>
          <w:rFonts w:ascii="Arial" w:hAnsi="Arial" w:cs="Arial"/>
        </w:rPr>
      </w:pPr>
    </w:p>
    <w:p w14:paraId="3B29054D" w14:textId="3D883CB1" w:rsidR="00D96016" w:rsidRPr="002D1A91" w:rsidRDefault="00D96016" w:rsidP="00D5254A">
      <w:pPr>
        <w:numPr>
          <w:ilvl w:val="2"/>
          <w:numId w:val="2"/>
        </w:numPr>
        <w:spacing w:line="240" w:lineRule="auto"/>
        <w:ind w:left="720"/>
        <w:contextualSpacing/>
        <w:jc w:val="both"/>
        <w:rPr>
          <w:rFonts w:ascii="Arial" w:hAnsi="Arial" w:cs="Arial"/>
        </w:rPr>
      </w:pPr>
      <w:r w:rsidRPr="002D1A91">
        <w:rPr>
          <w:rFonts w:ascii="Arial" w:hAnsi="Arial" w:cs="Arial"/>
        </w:rPr>
        <w:t xml:space="preserve">Commencing from the Effective Date and until issuance of the Project </w:t>
      </w:r>
      <w:r w:rsidR="004562B0" w:rsidRPr="002D1A91">
        <w:rPr>
          <w:rFonts w:ascii="Arial" w:hAnsi="Arial" w:cs="Arial"/>
        </w:rPr>
        <w:t xml:space="preserve">Development </w:t>
      </w:r>
      <w:r w:rsidRPr="002D1A91">
        <w:rPr>
          <w:rFonts w:ascii="Arial" w:hAnsi="Arial" w:cs="Arial"/>
        </w:rPr>
        <w:t>Completion Certificate, the Concessionaire shall, furnish to the</w:t>
      </w:r>
      <w:r w:rsidR="00D94758" w:rsidRPr="002D1A91">
        <w:rPr>
          <w:rFonts w:ascii="Arial" w:hAnsi="Arial" w:cs="Arial"/>
        </w:rPr>
        <w:t xml:space="preserve"> Agency</w:t>
      </w:r>
      <w:r w:rsidRPr="002D1A91">
        <w:rPr>
          <w:rFonts w:ascii="Arial" w:hAnsi="Arial" w:cs="Arial"/>
        </w:rPr>
        <w:t xml:space="preserve">, the </w:t>
      </w:r>
      <w:r w:rsidR="00D94758" w:rsidRPr="002D1A91">
        <w:rPr>
          <w:rFonts w:ascii="Arial" w:hAnsi="Arial" w:cs="Arial"/>
        </w:rPr>
        <w:t xml:space="preserve">Agency </w:t>
      </w:r>
      <w:r w:rsidRPr="002D1A91">
        <w:rPr>
          <w:rFonts w:ascii="Arial" w:hAnsi="Arial" w:cs="Arial"/>
        </w:rPr>
        <w:t xml:space="preserve">Representative, the Independent Auditor and the Independent Engineer a report </w:t>
      </w:r>
      <w:r w:rsidR="005A73EB" w:rsidRPr="002D1A91">
        <w:rPr>
          <w:rFonts w:ascii="Arial" w:hAnsi="Arial" w:cs="Arial"/>
        </w:rPr>
        <w:t xml:space="preserve">in accordance with each Development Progress Reporting Timeline </w:t>
      </w:r>
      <w:r w:rsidRPr="002D1A91">
        <w:rPr>
          <w:rFonts w:ascii="Arial" w:hAnsi="Arial" w:cs="Arial"/>
        </w:rPr>
        <w:t xml:space="preserve">(the </w:t>
      </w:r>
      <w:r w:rsidR="00E415B2" w:rsidRPr="002D1A91">
        <w:rPr>
          <w:rFonts w:ascii="Arial" w:hAnsi="Arial" w:cs="Arial"/>
          <w:b/>
        </w:rPr>
        <w:t xml:space="preserve">Development </w:t>
      </w:r>
      <w:r w:rsidRPr="002D1A91">
        <w:rPr>
          <w:rFonts w:ascii="Arial" w:hAnsi="Arial" w:cs="Arial"/>
          <w:b/>
        </w:rPr>
        <w:t>Progress Report</w:t>
      </w:r>
      <w:r w:rsidRPr="002D1A91">
        <w:rPr>
          <w:rFonts w:ascii="Arial" w:hAnsi="Arial" w:cs="Arial"/>
        </w:rPr>
        <w:t xml:space="preserve">) stating in reasonable detail the status and condition of the </w:t>
      </w:r>
      <w:r w:rsidR="00222F1D" w:rsidRPr="002D1A91">
        <w:rPr>
          <w:rFonts w:ascii="Arial" w:hAnsi="Arial" w:cs="Arial"/>
        </w:rPr>
        <w:t xml:space="preserve"> Development </w:t>
      </w:r>
      <w:r w:rsidRPr="002D1A91">
        <w:rPr>
          <w:rFonts w:ascii="Arial" w:hAnsi="Arial" w:cs="Arial"/>
        </w:rPr>
        <w:t>Works and the Concession Assets including its compliance or otherwise with the Applicable Standards and shall promptly give such other relevant information as may be required by the Independent Engineer, the Independent Auditor and/or and the</w:t>
      </w:r>
      <w:r w:rsidR="00D94758" w:rsidRPr="002D1A91">
        <w:rPr>
          <w:rFonts w:ascii="Arial" w:hAnsi="Arial" w:cs="Arial"/>
        </w:rPr>
        <w:t xml:space="preserve"> Agency</w:t>
      </w:r>
      <w:r w:rsidRPr="002D1A91">
        <w:rPr>
          <w:rFonts w:ascii="Arial" w:hAnsi="Arial" w:cs="Arial"/>
        </w:rPr>
        <w:t>. In particular, the</w:t>
      </w:r>
      <w:r w:rsidR="00E415B2" w:rsidRPr="002D1A91">
        <w:rPr>
          <w:rFonts w:ascii="Arial" w:hAnsi="Arial" w:cs="Arial"/>
        </w:rPr>
        <w:t xml:space="preserve"> Development </w:t>
      </w:r>
      <w:r w:rsidRPr="002D1A91">
        <w:rPr>
          <w:rFonts w:ascii="Arial" w:hAnsi="Arial" w:cs="Arial"/>
        </w:rPr>
        <w:t xml:space="preserve">Progress Report shall separately identify and state in reasonable detail the Defects &amp; Deficiencies in the </w:t>
      </w:r>
      <w:r w:rsidR="00222F1D" w:rsidRPr="002D1A91">
        <w:rPr>
          <w:rFonts w:ascii="Arial" w:hAnsi="Arial" w:cs="Arial"/>
        </w:rPr>
        <w:t>Development</w:t>
      </w:r>
      <w:r w:rsidR="0065630C" w:rsidRPr="002D1A91">
        <w:rPr>
          <w:rFonts w:ascii="Arial" w:hAnsi="Arial" w:cs="Arial"/>
        </w:rPr>
        <w:t xml:space="preserve"> </w:t>
      </w:r>
      <w:r w:rsidRPr="002D1A91">
        <w:rPr>
          <w:rFonts w:ascii="Arial" w:hAnsi="Arial" w:cs="Arial"/>
        </w:rPr>
        <w:t xml:space="preserve">Works and/or the Concession Assets that require rectification and any delays in the </w:t>
      </w:r>
      <w:r w:rsidR="009710AB" w:rsidRPr="002D1A91">
        <w:rPr>
          <w:rFonts w:ascii="Arial" w:hAnsi="Arial" w:cs="Arial"/>
        </w:rPr>
        <w:t xml:space="preserve">Development </w:t>
      </w:r>
      <w:r w:rsidRPr="002D1A91">
        <w:rPr>
          <w:rFonts w:ascii="Arial" w:hAnsi="Arial" w:cs="Arial"/>
        </w:rPr>
        <w:t xml:space="preserve">Time </w:t>
      </w:r>
      <w:r w:rsidR="00BF5F6C" w:rsidRPr="002D1A91">
        <w:rPr>
          <w:rFonts w:ascii="Arial" w:hAnsi="Arial" w:cs="Arial"/>
        </w:rPr>
        <w:t>for</w:t>
      </w:r>
      <w:r w:rsidRPr="002D1A91">
        <w:rPr>
          <w:rFonts w:ascii="Arial" w:hAnsi="Arial" w:cs="Arial"/>
        </w:rPr>
        <w:t xml:space="preserve"> Completion. The</w:t>
      </w:r>
      <w:r w:rsidR="00E415B2" w:rsidRPr="002D1A91">
        <w:rPr>
          <w:rFonts w:ascii="Arial" w:hAnsi="Arial" w:cs="Arial"/>
        </w:rPr>
        <w:t xml:space="preserve"> Development </w:t>
      </w:r>
      <w:r w:rsidRPr="002D1A91">
        <w:rPr>
          <w:rFonts w:ascii="Arial" w:hAnsi="Arial" w:cs="Arial"/>
        </w:rPr>
        <w:t>Progress Report shall also expressly highlight all Defects &amp;</w:t>
      </w:r>
      <w:r w:rsidR="00DF48AF" w:rsidRPr="002D1A91">
        <w:rPr>
          <w:rFonts w:ascii="Arial" w:hAnsi="Arial" w:cs="Arial"/>
        </w:rPr>
        <w:t xml:space="preserve"> </w:t>
      </w:r>
      <w:r w:rsidRPr="002D1A91">
        <w:rPr>
          <w:rFonts w:ascii="Arial" w:hAnsi="Arial" w:cs="Arial"/>
        </w:rPr>
        <w:t xml:space="preserve">Deficiencies in the </w:t>
      </w:r>
      <w:r w:rsidR="00222F1D" w:rsidRPr="002D1A91">
        <w:rPr>
          <w:rFonts w:ascii="Arial" w:hAnsi="Arial" w:cs="Arial"/>
        </w:rPr>
        <w:t xml:space="preserve">Development </w:t>
      </w:r>
      <w:r w:rsidRPr="002D1A91">
        <w:rPr>
          <w:rFonts w:ascii="Arial" w:hAnsi="Arial" w:cs="Arial"/>
        </w:rPr>
        <w:t xml:space="preserve">Works and/or the Concession Assets identified by the Independent Engineer in its  </w:t>
      </w:r>
      <w:r w:rsidR="0048711C" w:rsidRPr="002D1A91">
        <w:rPr>
          <w:rFonts w:ascii="Arial" w:hAnsi="Arial" w:cs="Arial"/>
        </w:rPr>
        <w:t xml:space="preserve">Development </w:t>
      </w:r>
      <w:r w:rsidRPr="002D1A91">
        <w:rPr>
          <w:rFonts w:ascii="Arial" w:hAnsi="Arial" w:cs="Arial"/>
        </w:rPr>
        <w:t xml:space="preserve">Inspection Report and shall set out all actions </w:t>
      </w:r>
      <w:r w:rsidR="00BF5F6C" w:rsidRPr="002D1A91">
        <w:rPr>
          <w:rFonts w:ascii="Arial" w:hAnsi="Arial" w:cs="Arial"/>
        </w:rPr>
        <w:t>taken,</w:t>
      </w:r>
      <w:r w:rsidRPr="002D1A91">
        <w:rPr>
          <w:rFonts w:ascii="Arial" w:hAnsi="Arial" w:cs="Arial"/>
        </w:rPr>
        <w:t xml:space="preserve"> and arrangements made by the Concessionaire for remedying the same.</w:t>
      </w:r>
    </w:p>
    <w:p w14:paraId="2FBD277A" w14:textId="77777777" w:rsidR="00D96016" w:rsidRPr="002D1A91" w:rsidRDefault="00D96016" w:rsidP="00D5254A">
      <w:pPr>
        <w:spacing w:line="240" w:lineRule="auto"/>
        <w:jc w:val="both"/>
        <w:rPr>
          <w:rFonts w:ascii="Arial" w:hAnsi="Arial" w:cs="Arial"/>
        </w:rPr>
      </w:pPr>
    </w:p>
    <w:p w14:paraId="06A03842" w14:textId="2236C989" w:rsidR="00D96016" w:rsidRPr="002D1A91" w:rsidRDefault="00D96016" w:rsidP="00D5254A">
      <w:pPr>
        <w:numPr>
          <w:ilvl w:val="2"/>
          <w:numId w:val="2"/>
        </w:numPr>
        <w:spacing w:line="240" w:lineRule="auto"/>
        <w:ind w:left="720"/>
        <w:contextualSpacing/>
        <w:jc w:val="both"/>
        <w:rPr>
          <w:rFonts w:ascii="Arial" w:hAnsi="Arial" w:cs="Arial"/>
        </w:rPr>
      </w:pPr>
      <w:r w:rsidRPr="002D1A91">
        <w:rPr>
          <w:rFonts w:ascii="Arial" w:hAnsi="Arial" w:cs="Arial"/>
        </w:rPr>
        <w:t>Each</w:t>
      </w:r>
      <w:r w:rsidR="00E415B2" w:rsidRPr="002D1A91">
        <w:rPr>
          <w:rFonts w:ascii="Arial" w:hAnsi="Arial" w:cs="Arial"/>
        </w:rPr>
        <w:t xml:space="preserve"> Development </w:t>
      </w:r>
      <w:r w:rsidRPr="002D1A91">
        <w:rPr>
          <w:rFonts w:ascii="Arial" w:hAnsi="Arial" w:cs="Arial"/>
        </w:rPr>
        <w:t xml:space="preserve">Progress Report shall be updated by the Concessionaire based on any observations and comments made by the Independent Engineer and/or the </w:t>
      </w:r>
      <w:r w:rsidR="00D94758" w:rsidRPr="002D1A91">
        <w:rPr>
          <w:rFonts w:ascii="Arial" w:hAnsi="Arial" w:cs="Arial"/>
        </w:rPr>
        <w:t xml:space="preserve">Agency </w:t>
      </w:r>
      <w:r w:rsidRPr="002D1A91">
        <w:rPr>
          <w:rFonts w:ascii="Arial" w:hAnsi="Arial" w:cs="Arial"/>
        </w:rPr>
        <w:t xml:space="preserve">and shall be provided again to each of the </w:t>
      </w:r>
      <w:r w:rsidR="00D94758" w:rsidRPr="002D1A91">
        <w:rPr>
          <w:rFonts w:ascii="Arial" w:hAnsi="Arial" w:cs="Arial"/>
        </w:rPr>
        <w:t xml:space="preserve">Agency </w:t>
      </w:r>
      <w:r w:rsidRPr="002D1A91">
        <w:rPr>
          <w:rFonts w:ascii="Arial" w:hAnsi="Arial" w:cs="Arial"/>
        </w:rPr>
        <w:t xml:space="preserve">and the Independent Engineer until such time that it is approved by the Independent Engineer; provided that the Independent Engineer shall not accord its approval of the </w:t>
      </w:r>
      <w:r w:rsidR="00E415B2" w:rsidRPr="002D1A91">
        <w:rPr>
          <w:rFonts w:ascii="Arial" w:hAnsi="Arial" w:cs="Arial"/>
        </w:rPr>
        <w:t xml:space="preserve"> Development </w:t>
      </w:r>
      <w:r w:rsidRPr="002D1A91">
        <w:rPr>
          <w:rFonts w:ascii="Arial" w:hAnsi="Arial" w:cs="Arial"/>
        </w:rPr>
        <w:t xml:space="preserve">Progress Report until it is satisfied that all reasonable comments and observations of the </w:t>
      </w:r>
      <w:r w:rsidR="00D94758" w:rsidRPr="002D1A91">
        <w:rPr>
          <w:rFonts w:ascii="Arial" w:hAnsi="Arial" w:cs="Arial"/>
        </w:rPr>
        <w:t xml:space="preserve">Agency </w:t>
      </w:r>
      <w:r w:rsidRPr="002D1A91">
        <w:rPr>
          <w:rFonts w:ascii="Arial" w:hAnsi="Arial" w:cs="Arial"/>
        </w:rPr>
        <w:t xml:space="preserve">on the </w:t>
      </w:r>
      <w:r w:rsidR="00E415B2" w:rsidRPr="002D1A91">
        <w:rPr>
          <w:rFonts w:ascii="Arial" w:hAnsi="Arial" w:cs="Arial"/>
        </w:rPr>
        <w:t xml:space="preserve"> Development </w:t>
      </w:r>
      <w:r w:rsidRPr="002D1A91">
        <w:rPr>
          <w:rFonts w:ascii="Arial" w:hAnsi="Arial" w:cs="Arial"/>
        </w:rPr>
        <w:t xml:space="preserve">Progress Report are addressed. </w:t>
      </w:r>
    </w:p>
    <w:p w14:paraId="4B9AF3A6" w14:textId="77777777" w:rsidR="00D96016" w:rsidRPr="002D1A91" w:rsidRDefault="00D96016" w:rsidP="00D5254A">
      <w:pPr>
        <w:spacing w:line="240" w:lineRule="auto"/>
        <w:jc w:val="both"/>
        <w:rPr>
          <w:rFonts w:ascii="Arial" w:hAnsi="Arial" w:cs="Arial"/>
        </w:rPr>
      </w:pPr>
    </w:p>
    <w:p w14:paraId="1281FF93" w14:textId="2E336174"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E415B2" w:rsidRPr="002D1A91">
        <w:rPr>
          <w:rFonts w:ascii="Arial" w:hAnsi="Arial" w:cs="Arial"/>
        </w:rPr>
        <w:t xml:space="preserve">Development </w:t>
      </w:r>
      <w:r w:rsidRPr="002D1A91">
        <w:rPr>
          <w:rFonts w:ascii="Arial" w:hAnsi="Arial" w:cs="Arial"/>
        </w:rPr>
        <w:t>Progress Report shall be in the form approved by the Independent Engineer from time to time</w:t>
      </w:r>
      <w:r w:rsidR="00D05EEC" w:rsidRPr="002D1A91">
        <w:rPr>
          <w:rFonts w:ascii="Arial" w:hAnsi="Arial" w:cs="Arial"/>
        </w:rPr>
        <w:t>.</w:t>
      </w:r>
    </w:p>
    <w:p w14:paraId="20365CD5" w14:textId="77777777" w:rsidR="00D96016" w:rsidRPr="002D1A91" w:rsidRDefault="00D96016" w:rsidP="00D5254A">
      <w:pPr>
        <w:spacing w:line="240" w:lineRule="auto"/>
        <w:jc w:val="both"/>
        <w:rPr>
          <w:rFonts w:ascii="Arial" w:hAnsi="Arial" w:cs="Arial"/>
        </w:rPr>
      </w:pPr>
    </w:p>
    <w:p w14:paraId="60941438" w14:textId="042E655A" w:rsidR="00D96016" w:rsidRPr="002D1A91" w:rsidRDefault="0065630C" w:rsidP="00D5254A">
      <w:pPr>
        <w:pStyle w:val="Heading2"/>
        <w:spacing w:line="240" w:lineRule="auto"/>
        <w:ind w:left="720"/>
        <w:jc w:val="both"/>
        <w:rPr>
          <w:rFonts w:ascii="Arial" w:hAnsi="Arial" w:cs="Arial"/>
          <w:u w:val="single"/>
        </w:rPr>
      </w:pPr>
      <w:bookmarkStart w:id="236" w:name="_Toc333899996"/>
      <w:r w:rsidRPr="002D1A91">
        <w:rPr>
          <w:rFonts w:ascii="Arial" w:hAnsi="Arial" w:cs="Arial"/>
          <w:u w:val="single"/>
          <w:lang w:val="en-GB"/>
        </w:rPr>
        <w:t xml:space="preserve"> Development</w:t>
      </w:r>
      <w:r w:rsidRPr="002D1A91">
        <w:rPr>
          <w:rFonts w:ascii="Arial" w:hAnsi="Arial" w:cs="Arial"/>
          <w:smallCaps w:val="0"/>
          <w:u w:val="single"/>
          <w:lang w:val="en-GB"/>
        </w:rPr>
        <w:t xml:space="preserve"> </w:t>
      </w:r>
      <w:r w:rsidRPr="002D1A91">
        <w:rPr>
          <w:rFonts w:ascii="Arial" w:hAnsi="Arial" w:cs="Arial"/>
          <w:u w:val="single"/>
        </w:rPr>
        <w:t xml:space="preserve">Inspection </w:t>
      </w:r>
      <w:r w:rsidR="00D96016" w:rsidRPr="002D1A91">
        <w:rPr>
          <w:rFonts w:ascii="Arial" w:hAnsi="Arial" w:cs="Arial"/>
          <w:u w:val="single"/>
        </w:rPr>
        <w:t>Report</w:t>
      </w:r>
      <w:bookmarkEnd w:id="236"/>
    </w:p>
    <w:p w14:paraId="2BD89511" w14:textId="77777777" w:rsidR="00D96016" w:rsidRPr="002D1A91" w:rsidRDefault="00D96016" w:rsidP="00D5254A">
      <w:pPr>
        <w:spacing w:line="240" w:lineRule="auto"/>
        <w:jc w:val="both"/>
        <w:rPr>
          <w:rFonts w:ascii="Arial" w:hAnsi="Arial" w:cs="Arial"/>
        </w:rPr>
      </w:pPr>
    </w:p>
    <w:p w14:paraId="2EDB7628" w14:textId="54609B61" w:rsidR="00D96016" w:rsidRPr="002D1A91" w:rsidRDefault="00D96016" w:rsidP="00D5254A">
      <w:pPr>
        <w:numPr>
          <w:ilvl w:val="2"/>
          <w:numId w:val="2"/>
        </w:numPr>
        <w:spacing w:line="240" w:lineRule="auto"/>
        <w:ind w:left="720"/>
        <w:contextualSpacing/>
        <w:jc w:val="both"/>
        <w:rPr>
          <w:rFonts w:ascii="Arial" w:hAnsi="Arial" w:cs="Arial"/>
        </w:rPr>
      </w:pPr>
      <w:r w:rsidRPr="002D1A91">
        <w:rPr>
          <w:rFonts w:ascii="Arial" w:hAnsi="Arial" w:cs="Arial"/>
        </w:rPr>
        <w:t xml:space="preserve">Commencing from the appointment of the Independent Engineer and until the issuance of the Project </w:t>
      </w:r>
      <w:r w:rsidR="001F18BE" w:rsidRPr="002D1A91">
        <w:rPr>
          <w:rFonts w:ascii="Arial" w:hAnsi="Arial" w:cs="Arial"/>
        </w:rPr>
        <w:t xml:space="preserve">Development </w:t>
      </w:r>
      <w:r w:rsidRPr="002D1A91">
        <w:rPr>
          <w:rFonts w:ascii="Arial" w:hAnsi="Arial" w:cs="Arial"/>
        </w:rPr>
        <w:t xml:space="preserve">Completion Certificate, the Concessionaire shall procure that the Independent Engineer inspects the </w:t>
      </w:r>
      <w:r w:rsidR="00222F1D" w:rsidRPr="002D1A91">
        <w:rPr>
          <w:rFonts w:ascii="Arial" w:hAnsi="Arial" w:cs="Arial"/>
        </w:rPr>
        <w:t xml:space="preserve">Development </w:t>
      </w:r>
      <w:r w:rsidRPr="002D1A91">
        <w:rPr>
          <w:rFonts w:ascii="Arial" w:hAnsi="Arial" w:cs="Arial"/>
        </w:rPr>
        <w:t xml:space="preserve">Works and the Concession Assets at least once a month and shall make all arrangements for the same. </w:t>
      </w:r>
    </w:p>
    <w:p w14:paraId="3450B339" w14:textId="77777777" w:rsidR="00D96016" w:rsidRPr="002D1A91" w:rsidRDefault="00D96016" w:rsidP="00D5254A">
      <w:pPr>
        <w:spacing w:line="240" w:lineRule="auto"/>
        <w:jc w:val="both"/>
        <w:rPr>
          <w:rFonts w:ascii="Arial" w:hAnsi="Arial" w:cs="Arial"/>
        </w:rPr>
      </w:pPr>
    </w:p>
    <w:p w14:paraId="16F8719E" w14:textId="7C441CB8"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The Independent Engineer shall make a report of such inspection (</w:t>
      </w:r>
      <w:r w:rsidR="00A17D0F" w:rsidRPr="00DC0F8C">
        <w:rPr>
          <w:rFonts w:ascii="Arial" w:hAnsi="Arial" w:cs="Arial"/>
          <w:bCs/>
        </w:rPr>
        <w:t>the</w:t>
      </w:r>
      <w:r w:rsidR="00A17D0F">
        <w:rPr>
          <w:rFonts w:ascii="Arial" w:hAnsi="Arial" w:cs="Arial"/>
          <w:b/>
        </w:rPr>
        <w:t xml:space="preserve"> </w:t>
      </w:r>
      <w:r w:rsidR="0065630C" w:rsidRPr="002D1A91">
        <w:rPr>
          <w:rFonts w:ascii="Arial" w:hAnsi="Arial" w:cs="Arial"/>
          <w:b/>
        </w:rPr>
        <w:t xml:space="preserve">Development </w:t>
      </w:r>
      <w:r w:rsidRPr="002D1A91">
        <w:rPr>
          <w:rFonts w:ascii="Arial" w:hAnsi="Arial" w:cs="Arial"/>
          <w:b/>
        </w:rPr>
        <w:t>Inspection Report</w:t>
      </w:r>
      <w:r w:rsidRPr="002D1A91">
        <w:rPr>
          <w:rFonts w:ascii="Arial" w:hAnsi="Arial" w:cs="Arial"/>
        </w:rPr>
        <w:t>) stating in reasonable detail the Defects &amp;</w:t>
      </w:r>
      <w:r w:rsidR="00DF48AF" w:rsidRPr="002D1A91">
        <w:rPr>
          <w:rFonts w:ascii="Arial" w:hAnsi="Arial" w:cs="Arial"/>
        </w:rPr>
        <w:t xml:space="preserve"> </w:t>
      </w:r>
      <w:r w:rsidRPr="002D1A91">
        <w:rPr>
          <w:rFonts w:ascii="Arial" w:hAnsi="Arial" w:cs="Arial"/>
        </w:rPr>
        <w:t xml:space="preserve">Deficiencies, if any, in the </w:t>
      </w:r>
      <w:r w:rsidR="00222F1D" w:rsidRPr="002D1A91">
        <w:rPr>
          <w:rFonts w:ascii="Arial" w:hAnsi="Arial" w:cs="Arial"/>
        </w:rPr>
        <w:t xml:space="preserve">Development </w:t>
      </w:r>
      <w:r w:rsidRPr="002D1A91">
        <w:rPr>
          <w:rFonts w:ascii="Arial" w:hAnsi="Arial" w:cs="Arial"/>
        </w:rPr>
        <w:t>Works and/or the Concession Assets with particular reference to the Applicable Standards.</w:t>
      </w:r>
    </w:p>
    <w:p w14:paraId="542B810E" w14:textId="77777777" w:rsidR="00D96016" w:rsidRPr="002D1A91" w:rsidRDefault="00D96016" w:rsidP="00D5254A">
      <w:pPr>
        <w:pStyle w:val="ListParagraph"/>
        <w:spacing w:line="240" w:lineRule="auto"/>
        <w:rPr>
          <w:rFonts w:ascii="Arial" w:hAnsi="Arial" w:cs="Arial"/>
        </w:rPr>
      </w:pPr>
    </w:p>
    <w:p w14:paraId="2402DAF1" w14:textId="5C2CEC7C"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Independent Engineer shall, within </w:t>
      </w:r>
      <w:r w:rsidR="00BF5F6C" w:rsidRPr="002D1A91">
        <w:rPr>
          <w:rFonts w:ascii="Arial" w:hAnsi="Arial" w:cs="Arial"/>
        </w:rPr>
        <w:t>ten (</w:t>
      </w:r>
      <w:r w:rsidRPr="002D1A91">
        <w:rPr>
          <w:rFonts w:ascii="Arial" w:hAnsi="Arial" w:cs="Arial"/>
        </w:rPr>
        <w:t>10) days of commencement of a month, provide a copy of the</w:t>
      </w:r>
      <w:r w:rsidR="0065630C" w:rsidRPr="002D1A91">
        <w:rPr>
          <w:rFonts w:ascii="Arial" w:hAnsi="Arial" w:cs="Arial"/>
        </w:rPr>
        <w:t xml:space="preserve"> Development </w:t>
      </w:r>
      <w:r w:rsidRPr="002D1A91">
        <w:rPr>
          <w:rFonts w:ascii="Arial" w:hAnsi="Arial" w:cs="Arial"/>
        </w:rPr>
        <w:t>Inspection Report to the Concessionaire and the</w:t>
      </w:r>
      <w:r w:rsidR="00D94758" w:rsidRPr="002D1A91">
        <w:rPr>
          <w:rFonts w:ascii="Arial" w:hAnsi="Arial" w:cs="Arial"/>
        </w:rPr>
        <w:t xml:space="preserve"> Agency</w:t>
      </w:r>
      <w:r w:rsidRPr="002D1A91">
        <w:rPr>
          <w:rFonts w:ascii="Arial" w:hAnsi="Arial" w:cs="Arial"/>
        </w:rPr>
        <w:t>.</w:t>
      </w:r>
    </w:p>
    <w:p w14:paraId="1C9615C3" w14:textId="77777777" w:rsidR="00D96016" w:rsidRPr="002D1A91" w:rsidRDefault="00D96016" w:rsidP="00D5254A">
      <w:pPr>
        <w:pStyle w:val="ListParagraph"/>
        <w:spacing w:line="240" w:lineRule="auto"/>
        <w:rPr>
          <w:rFonts w:ascii="Arial" w:hAnsi="Arial" w:cs="Arial"/>
        </w:rPr>
      </w:pPr>
    </w:p>
    <w:p w14:paraId="44CD94E2" w14:textId="20D33C49"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hereby undertakes that, within fifteen (15) days from receipt of the </w:t>
      </w:r>
      <w:r w:rsidR="0065630C" w:rsidRPr="002D1A91">
        <w:rPr>
          <w:rFonts w:ascii="Arial" w:hAnsi="Arial" w:cs="Arial"/>
        </w:rPr>
        <w:t xml:space="preserve">Development </w:t>
      </w:r>
      <w:r w:rsidRPr="002D1A91">
        <w:rPr>
          <w:rFonts w:ascii="Arial" w:hAnsi="Arial" w:cs="Arial"/>
        </w:rPr>
        <w:t>Inspection Report, it shall rectify and remedy the Defects &amp;</w:t>
      </w:r>
      <w:r w:rsidR="00DF48AF" w:rsidRPr="002D1A91">
        <w:rPr>
          <w:rFonts w:ascii="Arial" w:hAnsi="Arial" w:cs="Arial"/>
        </w:rPr>
        <w:t xml:space="preserve"> </w:t>
      </w:r>
      <w:r w:rsidRPr="002D1A91">
        <w:rPr>
          <w:rFonts w:ascii="Arial" w:hAnsi="Arial" w:cs="Arial"/>
        </w:rPr>
        <w:t xml:space="preserve">Deficiencies, if any, stated in the </w:t>
      </w:r>
      <w:r w:rsidR="0065630C" w:rsidRPr="002D1A91">
        <w:rPr>
          <w:rFonts w:ascii="Arial" w:hAnsi="Arial" w:cs="Arial"/>
        </w:rPr>
        <w:t xml:space="preserve">Development </w:t>
      </w:r>
      <w:r w:rsidRPr="002D1A91">
        <w:rPr>
          <w:rFonts w:ascii="Arial" w:hAnsi="Arial" w:cs="Arial"/>
        </w:rPr>
        <w:t xml:space="preserve">Inspection Report, </w:t>
      </w:r>
      <w:r w:rsidR="00A17D0F">
        <w:rPr>
          <w:rFonts w:ascii="Arial" w:hAnsi="Arial" w:cs="Arial"/>
        </w:rPr>
        <w:t>at</w:t>
      </w:r>
      <w:r w:rsidR="00A17D0F" w:rsidRPr="002D1A91">
        <w:rPr>
          <w:rFonts w:ascii="Arial" w:hAnsi="Arial" w:cs="Arial"/>
        </w:rPr>
        <w:t xml:space="preserve"> </w:t>
      </w:r>
      <w:r w:rsidRPr="002D1A91">
        <w:rPr>
          <w:rFonts w:ascii="Arial" w:hAnsi="Arial" w:cs="Arial"/>
        </w:rPr>
        <w:t xml:space="preserve">its own cost and expense. </w:t>
      </w:r>
    </w:p>
    <w:p w14:paraId="1DD5810A" w14:textId="77777777" w:rsidR="00D96016" w:rsidRPr="002D1A91" w:rsidRDefault="00D96016" w:rsidP="00D5254A">
      <w:pPr>
        <w:spacing w:line="240" w:lineRule="auto"/>
        <w:jc w:val="both"/>
        <w:rPr>
          <w:rFonts w:ascii="Arial" w:hAnsi="Arial" w:cs="Arial"/>
        </w:rPr>
      </w:pPr>
    </w:p>
    <w:p w14:paraId="22C4156E" w14:textId="62BC7B15"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inspection or submission of the </w:t>
      </w:r>
      <w:r w:rsidR="0065630C" w:rsidRPr="002D1A91">
        <w:rPr>
          <w:rFonts w:ascii="Arial" w:hAnsi="Arial" w:cs="Arial"/>
        </w:rPr>
        <w:t xml:space="preserve"> Development </w:t>
      </w:r>
      <w:r w:rsidRPr="002D1A91">
        <w:rPr>
          <w:rFonts w:ascii="Arial" w:hAnsi="Arial" w:cs="Arial"/>
        </w:rPr>
        <w:t>Inspection Report by the Independent Engineer shall not relieve or absolve the Concessionaire of its obligations and liabilities hereunder in any manner whatsoever.</w:t>
      </w:r>
    </w:p>
    <w:p w14:paraId="5776EAA9" w14:textId="77777777" w:rsidR="00D96016" w:rsidRPr="002D1A91" w:rsidRDefault="00D96016" w:rsidP="00D5254A">
      <w:pPr>
        <w:spacing w:line="240" w:lineRule="auto"/>
        <w:jc w:val="both"/>
        <w:rPr>
          <w:rFonts w:ascii="Arial" w:hAnsi="Arial" w:cs="Arial"/>
        </w:rPr>
      </w:pPr>
    </w:p>
    <w:p w14:paraId="08153D19" w14:textId="73CAC82A" w:rsidR="00D96016" w:rsidRPr="002D1A91" w:rsidRDefault="00D96016" w:rsidP="00D5254A">
      <w:pPr>
        <w:pStyle w:val="Heading2"/>
        <w:spacing w:line="240" w:lineRule="auto"/>
        <w:ind w:left="720"/>
        <w:jc w:val="both"/>
        <w:rPr>
          <w:rFonts w:ascii="Arial" w:hAnsi="Arial" w:cs="Arial"/>
          <w:u w:val="single"/>
        </w:rPr>
      </w:pPr>
      <w:bookmarkStart w:id="237" w:name="_Toc333899997"/>
      <w:r w:rsidRPr="002D1A91">
        <w:rPr>
          <w:rFonts w:ascii="Arial" w:hAnsi="Arial" w:cs="Arial"/>
          <w:u w:val="single"/>
        </w:rPr>
        <w:t xml:space="preserve">Delays During </w:t>
      </w:r>
      <w:r w:rsidR="00E37CAC" w:rsidRPr="002D1A91">
        <w:rPr>
          <w:rFonts w:ascii="Arial" w:hAnsi="Arial" w:cs="Arial"/>
          <w:u w:val="single"/>
        </w:rPr>
        <w:t>Development</w:t>
      </w:r>
      <w:bookmarkEnd w:id="237"/>
    </w:p>
    <w:p w14:paraId="31D5AA8B" w14:textId="77777777" w:rsidR="00D96016" w:rsidRPr="002D1A91" w:rsidRDefault="00D96016" w:rsidP="00D5254A">
      <w:pPr>
        <w:spacing w:line="240" w:lineRule="auto"/>
        <w:jc w:val="both"/>
        <w:rPr>
          <w:rFonts w:ascii="Arial" w:hAnsi="Arial" w:cs="Arial"/>
          <w:sz w:val="18"/>
          <w:szCs w:val="18"/>
        </w:rPr>
      </w:pPr>
    </w:p>
    <w:p w14:paraId="6CFC74C1" w14:textId="5C25DE50" w:rsidR="00D96016" w:rsidRPr="002D1A91" w:rsidRDefault="000D31CB" w:rsidP="00D5254A">
      <w:pPr>
        <w:pStyle w:val="ColorfulList-Accent11"/>
        <w:numPr>
          <w:ilvl w:val="2"/>
          <w:numId w:val="2"/>
        </w:numPr>
        <w:spacing w:line="240" w:lineRule="auto"/>
        <w:ind w:left="720"/>
        <w:jc w:val="both"/>
        <w:rPr>
          <w:rFonts w:ascii="Arial" w:hAnsi="Arial" w:cs="Arial"/>
        </w:rPr>
      </w:pPr>
      <w:r>
        <w:rPr>
          <w:rFonts w:ascii="Arial" w:hAnsi="Arial" w:cs="Arial"/>
        </w:rPr>
        <w:t>[</w:t>
      </w:r>
      <w:r w:rsidR="00D96016" w:rsidRPr="002D1A91">
        <w:rPr>
          <w:rFonts w:ascii="Arial" w:hAnsi="Arial" w:cs="Arial"/>
        </w:rPr>
        <w:t xml:space="preserve">In the event the Concessionaire fails to achieve any </w:t>
      </w:r>
      <w:r w:rsidR="00E37CAC" w:rsidRPr="002D1A91">
        <w:rPr>
          <w:rFonts w:ascii="Arial" w:hAnsi="Arial" w:cs="Arial"/>
        </w:rPr>
        <w:t xml:space="preserve">Project Development </w:t>
      </w:r>
      <w:r w:rsidR="00D96016" w:rsidRPr="002D1A91">
        <w:rPr>
          <w:rFonts w:ascii="Arial" w:hAnsi="Arial" w:cs="Arial"/>
        </w:rPr>
        <w:t xml:space="preserve">Milestone or the Independent Engineer shall have reasonably determined that the rate of progress of </w:t>
      </w:r>
      <w:r w:rsidR="00222F1D" w:rsidRPr="002D1A91">
        <w:rPr>
          <w:rFonts w:ascii="Arial" w:hAnsi="Arial" w:cs="Arial"/>
        </w:rPr>
        <w:t xml:space="preserve">Development </w:t>
      </w:r>
      <w:r w:rsidR="00D96016" w:rsidRPr="002D1A91">
        <w:rPr>
          <w:rFonts w:ascii="Arial" w:hAnsi="Arial" w:cs="Arial"/>
        </w:rPr>
        <w:t xml:space="preserve">Works is such that the Project cannot achieve </w:t>
      </w:r>
      <w:r w:rsidR="00E37CAC" w:rsidRPr="002D1A91">
        <w:rPr>
          <w:rFonts w:ascii="Arial" w:hAnsi="Arial" w:cs="Arial"/>
        </w:rPr>
        <w:t xml:space="preserve">Project Development </w:t>
      </w:r>
      <w:r w:rsidR="00D96016" w:rsidRPr="002D1A91">
        <w:rPr>
          <w:rFonts w:ascii="Arial" w:hAnsi="Arial" w:cs="Arial"/>
        </w:rPr>
        <w:t xml:space="preserve">Completion on or before the </w:t>
      </w:r>
      <w:r w:rsidR="00E37CAC" w:rsidRPr="002D1A91">
        <w:rPr>
          <w:rFonts w:ascii="Arial" w:hAnsi="Arial" w:cs="Arial"/>
        </w:rPr>
        <w:t xml:space="preserve">Scheduled Project Development </w:t>
      </w:r>
      <w:r w:rsidR="00D96016" w:rsidRPr="002D1A91">
        <w:rPr>
          <w:rFonts w:ascii="Arial" w:hAnsi="Arial" w:cs="Arial"/>
        </w:rPr>
        <w:t xml:space="preserve">Completion Date then the Independent Engineer shall issue a notice to the Concessionaire to this effect and the Concessionaire shall, within seven (7) days of such notice, inform the Independent Engineer in reasonable detail about the steps the Concessionaire proposes to undertake to expedite progress and the period within which it shall achieve the </w:t>
      </w:r>
      <w:r w:rsidR="00E37CAC" w:rsidRPr="002D1A91">
        <w:rPr>
          <w:rFonts w:ascii="Arial" w:hAnsi="Arial" w:cs="Arial"/>
        </w:rPr>
        <w:t xml:space="preserve">Project Development </w:t>
      </w:r>
      <w:r w:rsidR="00D96016" w:rsidRPr="002D1A91">
        <w:rPr>
          <w:rFonts w:ascii="Arial" w:hAnsi="Arial" w:cs="Arial"/>
        </w:rPr>
        <w:t xml:space="preserve">Completion by the </w:t>
      </w:r>
      <w:r w:rsidR="00E37CAC" w:rsidRPr="002D1A91">
        <w:rPr>
          <w:rFonts w:ascii="Arial" w:hAnsi="Arial" w:cs="Arial"/>
        </w:rPr>
        <w:t xml:space="preserve">Scheduled Project Development </w:t>
      </w:r>
      <w:r w:rsidR="00D96016" w:rsidRPr="002D1A91">
        <w:rPr>
          <w:rFonts w:ascii="Arial" w:hAnsi="Arial" w:cs="Arial"/>
        </w:rPr>
        <w:t>Completion Date and the Substantial Completion by the Scheduled Substantial Completion Date.</w:t>
      </w:r>
      <w:r>
        <w:rPr>
          <w:rFonts w:ascii="Arial" w:hAnsi="Arial" w:cs="Arial"/>
        </w:rPr>
        <w:t>]</w:t>
      </w:r>
      <w:r>
        <w:rPr>
          <w:rStyle w:val="FootnoteReference"/>
          <w:rFonts w:ascii="Arial" w:hAnsi="Arial" w:cs="Arial"/>
        </w:rPr>
        <w:footnoteReference w:id="26"/>
      </w:r>
    </w:p>
    <w:p w14:paraId="2C17FD49" w14:textId="77777777" w:rsidR="0001161D" w:rsidRPr="002D1A91" w:rsidRDefault="0001161D" w:rsidP="00D5254A">
      <w:pPr>
        <w:spacing w:line="240" w:lineRule="auto"/>
        <w:jc w:val="both"/>
        <w:rPr>
          <w:rFonts w:ascii="Arial" w:hAnsi="Arial" w:cs="Arial"/>
        </w:rPr>
      </w:pPr>
    </w:p>
    <w:p w14:paraId="269DD376" w14:textId="73F67735" w:rsidR="000D69E9" w:rsidRPr="002D1A91" w:rsidRDefault="000D69E9" w:rsidP="008A254B">
      <w:pPr>
        <w:pStyle w:val="ListParagraph"/>
        <w:spacing w:line="240" w:lineRule="auto"/>
        <w:ind w:hanging="720"/>
        <w:jc w:val="both"/>
        <w:rPr>
          <w:rFonts w:ascii="Arial" w:hAnsi="Arial" w:cs="Arial"/>
        </w:rPr>
      </w:pPr>
    </w:p>
    <w:p w14:paraId="7BB7038D" w14:textId="77777777" w:rsidR="00F61390" w:rsidRPr="002D1A91" w:rsidRDefault="00F61390" w:rsidP="00D5254A">
      <w:pPr>
        <w:pStyle w:val="ListParagraph"/>
        <w:spacing w:line="240" w:lineRule="auto"/>
        <w:jc w:val="both"/>
        <w:rPr>
          <w:rFonts w:ascii="Arial" w:hAnsi="Arial" w:cs="Arial"/>
        </w:rPr>
      </w:pPr>
    </w:p>
    <w:p w14:paraId="598ABE82" w14:textId="77777777" w:rsidR="00D96016" w:rsidRPr="002D1A91" w:rsidRDefault="00D96016" w:rsidP="00D5254A">
      <w:pPr>
        <w:pStyle w:val="Heading1"/>
        <w:spacing w:line="240" w:lineRule="auto"/>
        <w:ind w:left="720" w:hanging="720"/>
        <w:jc w:val="both"/>
        <w:rPr>
          <w:rFonts w:ascii="Arial" w:hAnsi="Arial" w:cs="Arial"/>
        </w:rPr>
      </w:pPr>
      <w:r w:rsidRPr="002D1A91">
        <w:rPr>
          <w:rFonts w:ascii="Arial" w:hAnsi="Arial" w:cs="Arial"/>
        </w:rPr>
        <w:br w:type="page"/>
      </w:r>
      <w:bookmarkStart w:id="238" w:name="_Toc333899998"/>
      <w:bookmarkStart w:id="239" w:name="_Toc229101107"/>
      <w:r w:rsidRPr="002D1A91">
        <w:rPr>
          <w:rFonts w:ascii="Arial" w:hAnsi="Arial" w:cs="Arial"/>
        </w:rPr>
        <w:lastRenderedPageBreak/>
        <w:t>Completion</w:t>
      </w:r>
      <w:bookmarkEnd w:id="238"/>
      <w:bookmarkEnd w:id="239"/>
    </w:p>
    <w:p w14:paraId="3ABB5DEA" w14:textId="77777777" w:rsidR="00D96016" w:rsidRPr="002D1A91" w:rsidRDefault="00D96016" w:rsidP="00D5254A">
      <w:pPr>
        <w:spacing w:line="240" w:lineRule="auto"/>
        <w:jc w:val="both"/>
        <w:rPr>
          <w:rFonts w:ascii="Arial" w:hAnsi="Arial" w:cs="Arial"/>
        </w:rPr>
      </w:pPr>
    </w:p>
    <w:p w14:paraId="410EA7EF" w14:textId="77777777" w:rsidR="00D96016" w:rsidRPr="002D1A91" w:rsidRDefault="00D96016" w:rsidP="00D5254A">
      <w:pPr>
        <w:pStyle w:val="Heading2"/>
        <w:spacing w:line="240" w:lineRule="auto"/>
        <w:ind w:left="720"/>
        <w:jc w:val="both"/>
        <w:rPr>
          <w:rFonts w:ascii="Arial" w:hAnsi="Arial" w:cs="Arial"/>
          <w:u w:val="single"/>
        </w:rPr>
      </w:pPr>
      <w:bookmarkStart w:id="240" w:name="_Toc333899999"/>
      <w:r w:rsidRPr="002D1A91">
        <w:rPr>
          <w:rFonts w:ascii="Arial" w:hAnsi="Arial" w:cs="Arial"/>
          <w:u w:val="single"/>
        </w:rPr>
        <w:t>Completion Tests</w:t>
      </w:r>
      <w:bookmarkEnd w:id="240"/>
    </w:p>
    <w:p w14:paraId="6A4D5210" w14:textId="77777777" w:rsidR="00D96016" w:rsidRPr="002D1A91" w:rsidRDefault="00D96016" w:rsidP="00D5254A">
      <w:pPr>
        <w:spacing w:line="240" w:lineRule="auto"/>
        <w:jc w:val="both"/>
        <w:rPr>
          <w:rFonts w:ascii="Arial" w:hAnsi="Arial" w:cs="Arial"/>
        </w:rPr>
      </w:pPr>
    </w:p>
    <w:p w14:paraId="335232A3" w14:textId="56D32DC9"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At least thirty (30) days prior to the expected Commercial Operations Date, the Concessionaire shall issue a notice to the </w:t>
      </w:r>
      <w:r w:rsidR="00D94758" w:rsidRPr="002D1A91">
        <w:rPr>
          <w:rFonts w:ascii="Arial" w:hAnsi="Arial" w:cs="Arial"/>
        </w:rPr>
        <w:t xml:space="preserve">Agency </w:t>
      </w:r>
      <w:r w:rsidRPr="002D1A91">
        <w:rPr>
          <w:rFonts w:ascii="Arial" w:hAnsi="Arial" w:cs="Arial"/>
        </w:rPr>
        <w:t xml:space="preserve">and the Independent Engineer (the </w:t>
      </w:r>
      <w:r w:rsidRPr="002D1A91">
        <w:rPr>
          <w:rFonts w:ascii="Arial" w:hAnsi="Arial" w:cs="Arial"/>
          <w:b/>
        </w:rPr>
        <w:t>Completion Tests Date Notice</w:t>
      </w:r>
      <w:r w:rsidRPr="002D1A91">
        <w:rPr>
          <w:rFonts w:ascii="Arial" w:hAnsi="Arial" w:cs="Arial"/>
        </w:rPr>
        <w:t xml:space="preserve">) fixing a date and time for performance of the Completion Tests (the </w:t>
      </w:r>
      <w:r w:rsidRPr="002D1A91">
        <w:rPr>
          <w:rFonts w:ascii="Arial" w:hAnsi="Arial" w:cs="Arial"/>
          <w:b/>
        </w:rPr>
        <w:t>Proposed Completion Tests Date</w:t>
      </w:r>
      <w:r w:rsidRPr="002D1A91">
        <w:rPr>
          <w:rFonts w:ascii="Arial" w:hAnsi="Arial" w:cs="Arial"/>
        </w:rPr>
        <w:t xml:space="preserve">).  </w:t>
      </w:r>
    </w:p>
    <w:p w14:paraId="736D7699" w14:textId="77777777" w:rsidR="00D96016" w:rsidRPr="002D1A91" w:rsidRDefault="00D96016" w:rsidP="00D5254A">
      <w:pPr>
        <w:spacing w:line="240" w:lineRule="auto"/>
        <w:jc w:val="both"/>
        <w:rPr>
          <w:rFonts w:ascii="Arial" w:hAnsi="Arial" w:cs="Arial"/>
        </w:rPr>
      </w:pPr>
    </w:p>
    <w:p w14:paraId="496BAE30" w14:textId="69084BFB"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The Proposed Completion Tests Date proposed by the Concessionaire shall be final for the conducting of the Completion Tests; provided, however, in the event the Proposed Completion Tests Date is unacceptable to the Independent Engineer and/or the</w:t>
      </w:r>
      <w:r w:rsidR="00D94758" w:rsidRPr="002D1A91">
        <w:rPr>
          <w:rFonts w:ascii="Arial" w:hAnsi="Arial" w:cs="Arial"/>
        </w:rPr>
        <w:t xml:space="preserve"> Agency</w:t>
      </w:r>
      <w:r w:rsidRPr="002D1A91">
        <w:rPr>
          <w:rFonts w:ascii="Arial" w:hAnsi="Arial" w:cs="Arial"/>
        </w:rPr>
        <w:t xml:space="preserve">, the Concessionaire, the </w:t>
      </w:r>
      <w:r w:rsidR="00D94758" w:rsidRPr="002D1A91">
        <w:rPr>
          <w:rFonts w:ascii="Arial" w:hAnsi="Arial" w:cs="Arial"/>
        </w:rPr>
        <w:t xml:space="preserve">Agency </w:t>
      </w:r>
      <w:r w:rsidRPr="002D1A91">
        <w:rPr>
          <w:rFonts w:ascii="Arial" w:hAnsi="Arial" w:cs="Arial"/>
        </w:rPr>
        <w:t xml:space="preserve">and the Independent Engineer shall meet within seven (7) days of the </w:t>
      </w:r>
      <w:r w:rsidR="00D94758" w:rsidRPr="002D1A91">
        <w:rPr>
          <w:rFonts w:ascii="Arial" w:hAnsi="Arial" w:cs="Arial"/>
        </w:rPr>
        <w:t xml:space="preserve">Agency </w:t>
      </w:r>
      <w:r w:rsidRPr="002D1A91">
        <w:rPr>
          <w:rFonts w:ascii="Arial" w:hAnsi="Arial" w:cs="Arial"/>
        </w:rPr>
        <w:t>and Independent Engineer’s receipt of the Completion Tests Date Notice with an aim to mutually agree on an alternative date and time for performance of the Completion Tests, which date shall be no later than ten (10) days from the Proposed Completion Tests Date. If the Parties are unable to mutually agree on an alternative date and time for performance of the Completion Tests, the Concessionaire shall be entitled (with prior Notification to the Independent Engineer and the</w:t>
      </w:r>
      <w:r w:rsidR="00D94758" w:rsidRPr="002D1A91">
        <w:rPr>
          <w:rFonts w:ascii="Arial" w:hAnsi="Arial" w:cs="Arial"/>
        </w:rPr>
        <w:t xml:space="preserve"> Agency</w:t>
      </w:r>
      <w:r w:rsidRPr="002D1A91">
        <w:rPr>
          <w:rFonts w:ascii="Arial" w:hAnsi="Arial" w:cs="Arial"/>
        </w:rPr>
        <w:t>) to carry out the Completion Tests on or after the tenth (10</w:t>
      </w:r>
      <w:r w:rsidRPr="002D1A91">
        <w:rPr>
          <w:rFonts w:ascii="Arial" w:hAnsi="Arial" w:cs="Arial"/>
          <w:vertAlign w:val="superscript"/>
        </w:rPr>
        <w:t>th</w:t>
      </w:r>
      <w:r w:rsidRPr="002D1A91">
        <w:rPr>
          <w:rFonts w:ascii="Arial" w:hAnsi="Arial" w:cs="Arial"/>
        </w:rPr>
        <w:t xml:space="preserve">) day from the Proposed Completion Tests Date.  </w:t>
      </w:r>
    </w:p>
    <w:p w14:paraId="430642C6" w14:textId="77777777" w:rsidR="00D96016" w:rsidRPr="002D1A91" w:rsidRDefault="00D96016" w:rsidP="00D5254A">
      <w:pPr>
        <w:spacing w:line="240" w:lineRule="auto"/>
        <w:jc w:val="both"/>
        <w:rPr>
          <w:rFonts w:ascii="Arial" w:hAnsi="Arial" w:cs="Arial"/>
        </w:rPr>
      </w:pPr>
    </w:p>
    <w:p w14:paraId="623C8FE0" w14:textId="0B865573"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Subject to the terms of this Agreement, in the event any Completion Tests are to be repeated due to reasons not attributable to the</w:t>
      </w:r>
      <w:r w:rsidR="00D94758" w:rsidRPr="002D1A91">
        <w:rPr>
          <w:rFonts w:ascii="Arial" w:hAnsi="Arial" w:cs="Arial"/>
        </w:rPr>
        <w:t xml:space="preserve"> Agency</w:t>
      </w:r>
      <w:r w:rsidRPr="002D1A91">
        <w:rPr>
          <w:rFonts w:ascii="Arial" w:hAnsi="Arial" w:cs="Arial"/>
        </w:rPr>
        <w:t xml:space="preserve">, as determined by the Independent Engineer, such Completion Tests shall be repeated on account of the Concessionaire. </w:t>
      </w:r>
    </w:p>
    <w:p w14:paraId="48687E6F" w14:textId="77777777" w:rsidR="00D96016" w:rsidRPr="002D1A91" w:rsidRDefault="00D96016" w:rsidP="00D5254A">
      <w:pPr>
        <w:spacing w:line="240" w:lineRule="auto"/>
        <w:jc w:val="both"/>
        <w:rPr>
          <w:rFonts w:ascii="Arial" w:hAnsi="Arial" w:cs="Arial"/>
        </w:rPr>
      </w:pPr>
    </w:p>
    <w:p w14:paraId="6BC73E0A" w14:textId="4B965584"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Completion Tests shall be attended by the </w:t>
      </w:r>
      <w:r w:rsidR="00D94758" w:rsidRPr="002D1A91">
        <w:rPr>
          <w:rFonts w:ascii="Arial" w:hAnsi="Arial" w:cs="Arial"/>
        </w:rPr>
        <w:t xml:space="preserve">Agency </w:t>
      </w:r>
      <w:r w:rsidRPr="002D1A91">
        <w:rPr>
          <w:rFonts w:ascii="Arial" w:hAnsi="Arial" w:cs="Arial"/>
        </w:rPr>
        <w:t xml:space="preserve">Representative and such other representatives of the </w:t>
      </w:r>
      <w:r w:rsidR="00D94758" w:rsidRPr="002D1A91">
        <w:rPr>
          <w:rFonts w:ascii="Arial" w:hAnsi="Arial" w:cs="Arial"/>
        </w:rPr>
        <w:t xml:space="preserve">Agency </w:t>
      </w:r>
      <w:r w:rsidRPr="002D1A91">
        <w:rPr>
          <w:rFonts w:ascii="Arial" w:hAnsi="Arial" w:cs="Arial"/>
        </w:rPr>
        <w:t xml:space="preserve">as the </w:t>
      </w:r>
      <w:r w:rsidR="00D94758" w:rsidRPr="002D1A91">
        <w:rPr>
          <w:rFonts w:ascii="Arial" w:hAnsi="Arial" w:cs="Arial"/>
        </w:rPr>
        <w:t xml:space="preserve">Agency </w:t>
      </w:r>
      <w:r w:rsidRPr="002D1A91">
        <w:rPr>
          <w:rFonts w:ascii="Arial" w:hAnsi="Arial" w:cs="Arial"/>
        </w:rPr>
        <w:t xml:space="preserve">may nominate in writing, subject to </w:t>
      </w:r>
      <w:r w:rsidR="00A15015">
        <w:rPr>
          <w:rFonts w:ascii="Arial" w:hAnsi="Arial" w:cs="Arial"/>
        </w:rPr>
        <w:t>N</w:t>
      </w:r>
      <w:r w:rsidRPr="002D1A91">
        <w:rPr>
          <w:rFonts w:ascii="Arial" w:hAnsi="Arial" w:cs="Arial"/>
        </w:rPr>
        <w:t xml:space="preserve">otification of the same to the Concessionaire and the Independent Engineer. </w:t>
      </w:r>
    </w:p>
    <w:p w14:paraId="7C60FD79" w14:textId="77777777" w:rsidR="004F629B" w:rsidRPr="002D1A91" w:rsidRDefault="004F629B" w:rsidP="00030FBA">
      <w:pPr>
        <w:pStyle w:val="ListParagraph"/>
        <w:rPr>
          <w:rFonts w:ascii="Arial" w:hAnsi="Arial" w:cs="Arial"/>
        </w:rPr>
      </w:pPr>
    </w:p>
    <w:p w14:paraId="19BA1D17" w14:textId="27049235" w:rsidR="004F629B" w:rsidRPr="006A4CA4" w:rsidRDefault="004F629B" w:rsidP="004F629B">
      <w:pPr>
        <w:pStyle w:val="ColorfulList-Accent11"/>
        <w:numPr>
          <w:ilvl w:val="2"/>
          <w:numId w:val="2"/>
        </w:numPr>
        <w:spacing w:line="240" w:lineRule="auto"/>
        <w:ind w:left="720"/>
        <w:jc w:val="both"/>
        <w:rPr>
          <w:rFonts w:ascii="Arial" w:hAnsi="Arial" w:cs="Arial"/>
        </w:rPr>
      </w:pPr>
      <w:r w:rsidRPr="006A4CA4">
        <w:rPr>
          <w:rFonts w:ascii="Arial" w:hAnsi="Arial" w:cs="Arial"/>
        </w:rPr>
        <w:t xml:space="preserve">The conduct of the Completion Tests, the allocation of responsibility between the Independent Engineer and the Concessionaire for the performance of the same, and the materials, equipment and support to be provided in connection therewith, shall be as set out in </w:t>
      </w:r>
      <w:r w:rsidR="007F470E" w:rsidRPr="006A4CA4">
        <w:rPr>
          <w:rFonts w:ascii="Arial" w:hAnsi="Arial" w:cs="Arial"/>
          <w:b/>
          <w:bCs/>
          <w:smallCaps/>
        </w:rPr>
        <w:t>Schedule G</w:t>
      </w:r>
      <w:r w:rsidR="002648A9" w:rsidRPr="006A4CA4">
        <w:rPr>
          <w:rFonts w:ascii="Arial" w:hAnsi="Arial" w:cs="Arial"/>
          <w:b/>
          <w:bCs/>
          <w:smallCaps/>
        </w:rPr>
        <w:t xml:space="preserve"> </w:t>
      </w:r>
      <w:r w:rsidR="002648A9" w:rsidRPr="002D1A91">
        <w:rPr>
          <w:rFonts w:ascii="Arial" w:hAnsi="Arial" w:cs="Arial"/>
          <w:b/>
          <w:bCs/>
          <w:smallCaps/>
        </w:rPr>
        <w:t>(</w:t>
      </w:r>
      <w:r w:rsidR="002648A9" w:rsidRPr="002D1A91">
        <w:rPr>
          <w:rFonts w:ascii="Arial" w:hAnsi="Arial" w:cs="Arial"/>
          <w:b/>
          <w:bCs/>
          <w:i/>
        </w:rPr>
        <w:t>Completion Tests Matters</w:t>
      </w:r>
      <w:r w:rsidR="002648A9" w:rsidRPr="002D1A91">
        <w:rPr>
          <w:rFonts w:ascii="Arial" w:hAnsi="Arial" w:cs="Arial"/>
          <w:b/>
          <w:bCs/>
          <w:i/>
          <w:smallCaps/>
        </w:rPr>
        <w:t>)</w:t>
      </w:r>
      <w:r w:rsidRPr="006A4CA4">
        <w:rPr>
          <w:rFonts w:ascii="Arial" w:hAnsi="Arial" w:cs="Arial"/>
        </w:rPr>
        <w:t>.</w:t>
      </w:r>
    </w:p>
    <w:p w14:paraId="17ABBE77" w14:textId="77777777" w:rsidR="004F629B" w:rsidRPr="006A4CA4" w:rsidRDefault="004F629B" w:rsidP="00030FBA">
      <w:pPr>
        <w:pStyle w:val="ListParagraph"/>
        <w:rPr>
          <w:rFonts w:ascii="Arial" w:hAnsi="Arial" w:cs="Arial"/>
        </w:rPr>
      </w:pPr>
    </w:p>
    <w:p w14:paraId="15CC73A1" w14:textId="018D8F8D" w:rsidR="004F629B" w:rsidRPr="006A4CA4" w:rsidRDefault="004F629B" w:rsidP="004F629B">
      <w:pPr>
        <w:pStyle w:val="ColorfulList-Accent11"/>
        <w:numPr>
          <w:ilvl w:val="2"/>
          <w:numId w:val="2"/>
        </w:numPr>
        <w:spacing w:line="240" w:lineRule="auto"/>
        <w:ind w:left="720"/>
        <w:jc w:val="both"/>
        <w:rPr>
          <w:rFonts w:ascii="Arial" w:hAnsi="Arial" w:cs="Arial"/>
        </w:rPr>
      </w:pPr>
      <w:r w:rsidRPr="006A4CA4">
        <w:rPr>
          <w:rFonts w:ascii="Arial" w:hAnsi="Arial" w:cs="Arial"/>
        </w:rPr>
        <w:t xml:space="preserve">The Completion Tests shall be completed within the timeline specified in </w:t>
      </w:r>
      <w:r w:rsidRPr="006A4CA4">
        <w:rPr>
          <w:rFonts w:ascii="Arial" w:hAnsi="Arial" w:cs="Arial"/>
          <w:b/>
          <w:bCs/>
          <w:smallCaps/>
        </w:rPr>
        <w:t xml:space="preserve">Schedule </w:t>
      </w:r>
      <w:r w:rsidR="002648A9" w:rsidRPr="006A4CA4">
        <w:rPr>
          <w:rFonts w:ascii="Arial" w:hAnsi="Arial" w:cs="Arial"/>
          <w:b/>
          <w:bCs/>
          <w:smallCaps/>
        </w:rPr>
        <w:t>G</w:t>
      </w:r>
      <w:r w:rsidRPr="006A4CA4">
        <w:rPr>
          <w:rFonts w:ascii="Arial" w:hAnsi="Arial" w:cs="Arial"/>
        </w:rPr>
        <w:t xml:space="preserve"> (</w:t>
      </w:r>
      <w:r w:rsidR="002648A9" w:rsidRPr="002D1A91">
        <w:rPr>
          <w:rFonts w:ascii="Arial" w:hAnsi="Arial" w:cs="Arial"/>
          <w:b/>
          <w:i/>
        </w:rPr>
        <w:t>Completion Tests Matters</w:t>
      </w:r>
      <w:r w:rsidRPr="006A4CA4">
        <w:rPr>
          <w:rFonts w:ascii="Arial" w:hAnsi="Arial" w:cs="Arial"/>
        </w:rPr>
        <w:t>).</w:t>
      </w:r>
    </w:p>
    <w:p w14:paraId="1811C28B" w14:textId="77777777" w:rsidR="004F629B" w:rsidRPr="002D1A91" w:rsidRDefault="004F629B" w:rsidP="00030FBA">
      <w:pPr>
        <w:pStyle w:val="ColorfulList-Accent11"/>
        <w:spacing w:line="240" w:lineRule="auto"/>
        <w:jc w:val="both"/>
        <w:rPr>
          <w:rFonts w:ascii="Arial" w:hAnsi="Arial" w:cs="Arial"/>
        </w:rPr>
      </w:pPr>
    </w:p>
    <w:p w14:paraId="15985D96" w14:textId="77777777" w:rsidR="00D96016" w:rsidRPr="002D1A91" w:rsidRDefault="00D96016" w:rsidP="00D5254A">
      <w:pPr>
        <w:pStyle w:val="Heading2"/>
        <w:spacing w:line="240" w:lineRule="auto"/>
        <w:ind w:left="720"/>
        <w:jc w:val="both"/>
        <w:rPr>
          <w:rFonts w:ascii="Arial" w:hAnsi="Arial" w:cs="Arial"/>
          <w:u w:val="single"/>
        </w:rPr>
      </w:pPr>
      <w:bookmarkStart w:id="241" w:name="_Toc333900000"/>
      <w:r w:rsidRPr="002D1A91">
        <w:rPr>
          <w:rFonts w:ascii="Arial" w:hAnsi="Arial" w:cs="Arial"/>
          <w:u w:val="single"/>
        </w:rPr>
        <w:t xml:space="preserve">Scheduled </w:t>
      </w:r>
      <w:r w:rsidRPr="002D1A91">
        <w:rPr>
          <w:rFonts w:ascii="Arial" w:hAnsi="Arial" w:cs="Arial"/>
          <w:u w:val="single"/>
          <w:lang w:val="en-GB"/>
        </w:rPr>
        <w:t xml:space="preserve">Substantial </w:t>
      </w:r>
      <w:r w:rsidRPr="002D1A91">
        <w:rPr>
          <w:rFonts w:ascii="Arial" w:hAnsi="Arial" w:cs="Arial"/>
          <w:u w:val="single"/>
        </w:rPr>
        <w:t>Completion Date</w:t>
      </w:r>
      <w:bookmarkEnd w:id="241"/>
    </w:p>
    <w:p w14:paraId="114AFE3D" w14:textId="77777777" w:rsidR="00D96016" w:rsidRPr="002D1A91" w:rsidRDefault="00D96016" w:rsidP="00D5254A">
      <w:pPr>
        <w:pStyle w:val="Heading2"/>
        <w:numPr>
          <w:ilvl w:val="0"/>
          <w:numId w:val="0"/>
        </w:numPr>
        <w:spacing w:line="240" w:lineRule="auto"/>
        <w:ind w:left="780"/>
        <w:jc w:val="both"/>
        <w:rPr>
          <w:rFonts w:ascii="Arial" w:hAnsi="Arial" w:cs="Arial"/>
        </w:rPr>
      </w:pPr>
    </w:p>
    <w:p w14:paraId="05082D3A" w14:textId="25A2BFC8" w:rsidR="00D96016" w:rsidRPr="002D1A91" w:rsidRDefault="00D96016" w:rsidP="00D5254A">
      <w:pPr>
        <w:numPr>
          <w:ilvl w:val="2"/>
          <w:numId w:val="2"/>
        </w:numPr>
        <w:spacing w:line="240" w:lineRule="auto"/>
        <w:ind w:left="720"/>
        <w:contextualSpacing/>
        <w:jc w:val="both"/>
        <w:rPr>
          <w:rFonts w:ascii="Arial" w:hAnsi="Arial" w:cs="Arial"/>
        </w:rPr>
      </w:pPr>
      <w:r w:rsidRPr="002D1A91">
        <w:rPr>
          <w:rFonts w:ascii="Arial" w:hAnsi="Arial" w:cs="Arial"/>
        </w:rPr>
        <w:t xml:space="preserve">The Concessionaire hereby guarantees that the Substantial Completion shall be achieved in accordance with the provisions of the Applicable Standards and that </w:t>
      </w:r>
      <w:r w:rsidRPr="002D1A91">
        <w:rPr>
          <w:rFonts w:ascii="Arial" w:hAnsi="Arial" w:cs="Arial"/>
        </w:rPr>
        <w:lastRenderedPageBreak/>
        <w:t>the Substantial Completion Date shall occur on or before the Scheduled Substantial Completion Date.</w:t>
      </w:r>
    </w:p>
    <w:p w14:paraId="6FB71092" w14:textId="5D03A554" w:rsidR="0027510B" w:rsidRPr="002D1A91" w:rsidRDefault="0027510B" w:rsidP="00D5254A">
      <w:pPr>
        <w:spacing w:line="240" w:lineRule="auto"/>
        <w:contextualSpacing/>
        <w:jc w:val="both"/>
        <w:rPr>
          <w:rFonts w:ascii="Arial" w:hAnsi="Arial" w:cs="Arial"/>
          <w:b/>
        </w:rPr>
      </w:pPr>
    </w:p>
    <w:p w14:paraId="18997CF9" w14:textId="77777777" w:rsidR="00D96016" w:rsidRPr="002D1A91" w:rsidRDefault="00D96016" w:rsidP="00D5254A">
      <w:pPr>
        <w:pStyle w:val="Heading2"/>
        <w:spacing w:line="240" w:lineRule="auto"/>
        <w:ind w:left="720"/>
        <w:jc w:val="both"/>
        <w:rPr>
          <w:rFonts w:ascii="Arial" w:hAnsi="Arial" w:cs="Arial"/>
          <w:u w:val="single"/>
        </w:rPr>
      </w:pPr>
      <w:bookmarkStart w:id="242" w:name="_Toc333900001"/>
      <w:r w:rsidRPr="002D1A91">
        <w:rPr>
          <w:rFonts w:ascii="Arial" w:hAnsi="Arial" w:cs="Arial"/>
          <w:u w:val="single"/>
        </w:rPr>
        <w:t>Substantial Completion Certificate</w:t>
      </w:r>
      <w:bookmarkEnd w:id="242"/>
    </w:p>
    <w:p w14:paraId="535C16E6" w14:textId="77777777" w:rsidR="00D96016" w:rsidRPr="002D1A91" w:rsidRDefault="00D96016" w:rsidP="00D5254A">
      <w:pPr>
        <w:spacing w:line="240" w:lineRule="auto"/>
        <w:jc w:val="both"/>
        <w:rPr>
          <w:rFonts w:ascii="Arial" w:hAnsi="Arial" w:cs="Arial"/>
        </w:rPr>
      </w:pPr>
    </w:p>
    <w:p w14:paraId="0EE76979" w14:textId="16178EDC"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The Completion Tests shall be conducted in accordance with the provisions of Section 14.1 (</w:t>
      </w:r>
      <w:r w:rsidRPr="002D1A91">
        <w:rPr>
          <w:rFonts w:ascii="Arial" w:hAnsi="Arial" w:cs="Arial"/>
          <w:i/>
        </w:rPr>
        <w:t>Completion Tests</w:t>
      </w:r>
      <w:r w:rsidRPr="002D1A91">
        <w:rPr>
          <w:rFonts w:ascii="Arial" w:hAnsi="Arial" w:cs="Arial"/>
        </w:rPr>
        <w:t xml:space="preserve">) and </w:t>
      </w:r>
      <w:r w:rsidRPr="002D1A91">
        <w:rPr>
          <w:rFonts w:ascii="Arial" w:hAnsi="Arial" w:cs="Arial"/>
          <w:b/>
          <w:smallCaps/>
        </w:rPr>
        <w:t>Schedule G</w:t>
      </w:r>
      <w:r w:rsidRPr="002D1A91">
        <w:rPr>
          <w:rFonts w:ascii="Arial" w:hAnsi="Arial" w:cs="Arial"/>
          <w:b/>
        </w:rPr>
        <w:t xml:space="preserve"> </w:t>
      </w:r>
      <w:r w:rsidR="00BE4761" w:rsidRPr="002D1A91">
        <w:rPr>
          <w:rFonts w:ascii="Arial" w:hAnsi="Arial" w:cs="Arial"/>
        </w:rPr>
        <w:t>(</w:t>
      </w:r>
      <w:r w:rsidR="00BE4761" w:rsidRPr="002D1A91">
        <w:rPr>
          <w:rFonts w:ascii="Arial" w:hAnsi="Arial" w:cs="Arial"/>
          <w:b/>
          <w:i/>
        </w:rPr>
        <w:t>Completion Tests Matters</w:t>
      </w:r>
      <w:r w:rsidR="00BE4761" w:rsidRPr="002D1A91">
        <w:rPr>
          <w:rFonts w:ascii="Arial" w:hAnsi="Arial" w:cs="Arial"/>
        </w:rPr>
        <w:t>)</w:t>
      </w:r>
      <w:r w:rsidRPr="002D1A91">
        <w:rPr>
          <w:rFonts w:ascii="Arial" w:hAnsi="Arial" w:cs="Arial"/>
        </w:rPr>
        <w:t xml:space="preserve">. </w:t>
      </w:r>
    </w:p>
    <w:p w14:paraId="5EC5FA5B" w14:textId="77777777" w:rsidR="00D96016" w:rsidRPr="002D1A91" w:rsidRDefault="00D96016" w:rsidP="00D5254A">
      <w:pPr>
        <w:spacing w:line="240" w:lineRule="auto"/>
        <w:jc w:val="both"/>
        <w:rPr>
          <w:rFonts w:ascii="Arial" w:hAnsi="Arial" w:cs="Arial"/>
        </w:rPr>
      </w:pPr>
    </w:p>
    <w:p w14:paraId="6C22661F" w14:textId="6F2D85F3" w:rsidR="00D96016" w:rsidRPr="002D1A91" w:rsidRDefault="00D5254A"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The Independent Engineer shall</w:t>
      </w:r>
      <w:r w:rsidR="00D96016" w:rsidRPr="002D1A91">
        <w:rPr>
          <w:rFonts w:ascii="Arial" w:hAnsi="Arial" w:cs="Arial"/>
        </w:rPr>
        <w:t>, at the request of the Concessionaire, issue a Substantial Completion Certificate if the Completion Tests</w:t>
      </w:r>
      <w:r w:rsidR="00476B7C" w:rsidRPr="002D1A91">
        <w:rPr>
          <w:rFonts w:ascii="Arial" w:hAnsi="Arial" w:cs="Arial"/>
        </w:rPr>
        <w:t xml:space="preserve"> applicable to the Substantial Completion</w:t>
      </w:r>
      <w:r w:rsidR="00D96016" w:rsidRPr="002D1A91">
        <w:rPr>
          <w:rFonts w:ascii="Arial" w:hAnsi="Arial" w:cs="Arial"/>
        </w:rPr>
        <w:t xml:space="preserve"> are successful though certain works or things forming part thereof are outstanding and not yet complete. In such an event, the Substantial Completion Certificate shall have appended thereto a list of outstanding items signed jointly by the Independent Engineer and the Concessionaire (the </w:t>
      </w:r>
      <w:r w:rsidR="00D96016" w:rsidRPr="002D1A91">
        <w:rPr>
          <w:rFonts w:ascii="Arial" w:hAnsi="Arial" w:cs="Arial"/>
          <w:b/>
        </w:rPr>
        <w:t>Completion Check List</w:t>
      </w:r>
      <w:r w:rsidR="00D96016" w:rsidRPr="002D1A91">
        <w:rPr>
          <w:rFonts w:ascii="Arial" w:hAnsi="Arial" w:cs="Arial"/>
        </w:rPr>
        <w:t xml:space="preserve">); provided, that the Independent Engineer shall not withhold the Substantial Completion Certificate for reason of any work remaining incomplete if the delay in completion thereof is attributable to the </w:t>
      </w:r>
      <w:r w:rsidR="00D94758" w:rsidRPr="002D1A91">
        <w:rPr>
          <w:rFonts w:ascii="Arial" w:hAnsi="Arial" w:cs="Arial"/>
        </w:rPr>
        <w:t xml:space="preserve">Agency </w:t>
      </w:r>
      <w:r w:rsidR="00C05E0B" w:rsidRPr="002D1A91">
        <w:rPr>
          <w:rFonts w:ascii="Arial" w:hAnsi="Arial" w:cs="Arial"/>
        </w:rPr>
        <w:t>(as determined by the Independent Engineer)</w:t>
      </w:r>
      <w:r w:rsidR="00D96016" w:rsidRPr="002D1A91">
        <w:rPr>
          <w:rFonts w:ascii="Arial" w:hAnsi="Arial" w:cs="Arial"/>
        </w:rPr>
        <w:t xml:space="preserve">. The Independent Engineer shall set out the date in the Substantial Completion Certificate on which the Completion Tests </w:t>
      </w:r>
      <w:r w:rsidR="00476B7C" w:rsidRPr="002D1A91">
        <w:rPr>
          <w:rFonts w:ascii="Arial" w:hAnsi="Arial" w:cs="Arial"/>
        </w:rPr>
        <w:t xml:space="preserve">applicable to the Substantial Completion </w:t>
      </w:r>
      <w:r w:rsidR="00D96016" w:rsidRPr="002D1A91">
        <w:rPr>
          <w:rFonts w:ascii="Arial" w:hAnsi="Arial" w:cs="Arial"/>
        </w:rPr>
        <w:t xml:space="preserve">are successfully passed (the </w:t>
      </w:r>
      <w:r w:rsidR="00D96016" w:rsidRPr="002D1A91">
        <w:rPr>
          <w:rFonts w:ascii="Arial" w:hAnsi="Arial" w:cs="Arial"/>
          <w:b/>
        </w:rPr>
        <w:t>Substantial Completion Date</w:t>
      </w:r>
      <w:r w:rsidR="00D96016" w:rsidRPr="002D1A91">
        <w:rPr>
          <w:rFonts w:ascii="Arial" w:hAnsi="Arial" w:cs="Arial"/>
        </w:rPr>
        <w:t xml:space="preserve">) and Substantial Completion is achieved. </w:t>
      </w:r>
    </w:p>
    <w:p w14:paraId="7EB4B722" w14:textId="77777777" w:rsidR="000A0AD2" w:rsidRPr="002D1A91" w:rsidRDefault="000A0AD2" w:rsidP="00D5254A">
      <w:pPr>
        <w:pStyle w:val="ColorfulList-Accent11"/>
        <w:spacing w:line="240" w:lineRule="auto"/>
        <w:ind w:left="780"/>
        <w:jc w:val="both"/>
        <w:rPr>
          <w:rFonts w:ascii="Arial" w:hAnsi="Arial" w:cs="Arial"/>
        </w:rPr>
      </w:pPr>
    </w:p>
    <w:p w14:paraId="75E28790" w14:textId="64292864"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Parties hereto expressly agree that a Substantial Completion Certificate under this Section shall, upon request of the Concessionaire to this effect, be issued by the Independent Engineer, </w:t>
      </w:r>
      <w:r w:rsidR="004F1CB8">
        <w:rPr>
          <w:rFonts w:ascii="Arial" w:hAnsi="Arial" w:cs="Arial"/>
        </w:rPr>
        <w:t xml:space="preserve">once </w:t>
      </w:r>
      <w:r w:rsidR="0022493C" w:rsidRPr="006A4CA4">
        <w:rPr>
          <w:rFonts w:ascii="Arial" w:hAnsi="Arial" w:cs="Arial"/>
        </w:rPr>
        <w:t xml:space="preserve">the Substantial Completion Criteria </w:t>
      </w:r>
      <w:r w:rsidR="00260FC5" w:rsidRPr="006A4CA4">
        <w:rPr>
          <w:rFonts w:ascii="Arial" w:hAnsi="Arial" w:cs="Arial"/>
        </w:rPr>
        <w:t>have been satisfied</w:t>
      </w:r>
      <w:r w:rsidR="00806639" w:rsidRPr="006A4CA4">
        <w:rPr>
          <w:rFonts w:ascii="Arial" w:hAnsi="Arial" w:cs="Arial"/>
        </w:rPr>
        <w:t xml:space="preserve"> </w:t>
      </w:r>
      <w:r w:rsidRPr="002D1A91">
        <w:rPr>
          <w:rFonts w:ascii="Arial" w:hAnsi="Arial" w:cs="Arial"/>
        </w:rPr>
        <w:t xml:space="preserve">(the </w:t>
      </w:r>
      <w:r w:rsidRPr="002D1A91">
        <w:rPr>
          <w:rFonts w:ascii="Arial" w:hAnsi="Arial" w:cs="Arial"/>
          <w:b/>
        </w:rPr>
        <w:t>Substantial Completion</w:t>
      </w:r>
      <w:r w:rsidRPr="002D1A91">
        <w:rPr>
          <w:rFonts w:ascii="Arial" w:hAnsi="Arial" w:cs="Arial"/>
        </w:rPr>
        <w:t>).</w:t>
      </w:r>
      <w:r w:rsidR="008352E9" w:rsidRPr="002D1A91">
        <w:rPr>
          <w:rFonts w:ascii="Arial" w:hAnsi="Arial" w:cs="Arial"/>
        </w:rPr>
        <w:t xml:space="preserve"> </w:t>
      </w:r>
      <w:r w:rsidRPr="002D1A91">
        <w:rPr>
          <w:rFonts w:ascii="Arial" w:hAnsi="Arial" w:cs="Arial"/>
        </w:rPr>
        <w:t>Upon issuance of such Substantial Completion Certificate in terms of this Section 14.</w:t>
      </w:r>
      <w:r w:rsidR="00F63AEC">
        <w:rPr>
          <w:rFonts w:ascii="Arial" w:hAnsi="Arial" w:cs="Arial"/>
        </w:rPr>
        <w:t>3</w:t>
      </w:r>
      <w:r w:rsidRPr="002D1A91">
        <w:rPr>
          <w:rFonts w:ascii="Arial" w:hAnsi="Arial" w:cs="Arial"/>
        </w:rPr>
        <w:t xml:space="preserve">.3, the Substantial Completion shall be achieved. </w:t>
      </w:r>
    </w:p>
    <w:p w14:paraId="0E779507" w14:textId="77777777" w:rsidR="00D96016" w:rsidRPr="002D1A91" w:rsidRDefault="00D96016" w:rsidP="00D5254A">
      <w:pPr>
        <w:spacing w:line="240" w:lineRule="auto"/>
        <w:jc w:val="both"/>
        <w:rPr>
          <w:rFonts w:ascii="Arial" w:hAnsi="Arial" w:cs="Arial"/>
        </w:rPr>
      </w:pPr>
    </w:p>
    <w:p w14:paraId="1C9CEECF" w14:textId="232F0033" w:rsidR="00D96016" w:rsidRPr="002D1A91" w:rsidRDefault="00D96016" w:rsidP="00D5254A">
      <w:pPr>
        <w:pStyle w:val="Heading2"/>
        <w:spacing w:line="240" w:lineRule="auto"/>
        <w:ind w:left="720"/>
        <w:jc w:val="both"/>
        <w:rPr>
          <w:rFonts w:ascii="Arial" w:hAnsi="Arial" w:cs="Arial"/>
          <w:u w:val="single"/>
        </w:rPr>
      </w:pPr>
      <w:bookmarkStart w:id="243" w:name="_Toc333900002"/>
      <w:r w:rsidRPr="002D1A91">
        <w:rPr>
          <w:rFonts w:ascii="Arial" w:hAnsi="Arial" w:cs="Arial"/>
          <w:u w:val="single"/>
        </w:rPr>
        <w:t xml:space="preserve">Completion Check List &amp; Failure to Achieve </w:t>
      </w:r>
      <w:bookmarkEnd w:id="243"/>
      <w:r w:rsidR="00FD6D7B" w:rsidRPr="002D1A91">
        <w:rPr>
          <w:rFonts w:ascii="Arial" w:hAnsi="Arial" w:cs="Arial"/>
          <w:u w:val="single"/>
        </w:rPr>
        <w:t>Substantial Completion</w:t>
      </w:r>
    </w:p>
    <w:p w14:paraId="4B8236B1" w14:textId="77777777" w:rsidR="00D96016" w:rsidRPr="002D1A91" w:rsidRDefault="00D96016" w:rsidP="00D5254A">
      <w:pPr>
        <w:spacing w:line="240" w:lineRule="auto"/>
        <w:jc w:val="both"/>
        <w:rPr>
          <w:rFonts w:ascii="Arial" w:hAnsi="Arial" w:cs="Arial"/>
        </w:rPr>
      </w:pPr>
    </w:p>
    <w:p w14:paraId="5D7906AE" w14:textId="62A72DCA"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Notwithstanding that the Substantial Completion Certificate</w:t>
      </w:r>
      <w:r w:rsidR="00FD6D7B" w:rsidRPr="002D1A91">
        <w:rPr>
          <w:rFonts w:ascii="Arial" w:hAnsi="Arial" w:cs="Arial"/>
        </w:rPr>
        <w:t xml:space="preserve"> </w:t>
      </w:r>
      <w:r w:rsidRPr="002D1A91">
        <w:rPr>
          <w:rFonts w:ascii="Arial" w:hAnsi="Arial" w:cs="Arial"/>
        </w:rPr>
        <w:t xml:space="preserve">shall be signed by the Independent Engineer, the Completion Check List shall be jointly signed by the Independent Engineer and the Concessionaire as a confirmation of the outstanding works, actions and things required to be completed by the Concessionaire in line with the relevant Project Requirements (the </w:t>
      </w:r>
      <w:r w:rsidRPr="002D1A91">
        <w:rPr>
          <w:rFonts w:ascii="Arial" w:hAnsi="Arial" w:cs="Arial"/>
          <w:b/>
        </w:rPr>
        <w:t>Completion Check List Items</w:t>
      </w:r>
      <w:r w:rsidRPr="002D1A91">
        <w:rPr>
          <w:rFonts w:ascii="Arial" w:hAnsi="Arial" w:cs="Arial"/>
        </w:rPr>
        <w:t xml:space="preserve">). </w:t>
      </w:r>
    </w:p>
    <w:p w14:paraId="07022E03" w14:textId="77777777" w:rsidR="00D96016" w:rsidRPr="002D1A91" w:rsidRDefault="00D96016" w:rsidP="00D5254A">
      <w:pPr>
        <w:spacing w:line="240" w:lineRule="auto"/>
        <w:jc w:val="both"/>
        <w:rPr>
          <w:rFonts w:ascii="Arial" w:hAnsi="Arial" w:cs="Arial"/>
        </w:rPr>
      </w:pPr>
    </w:p>
    <w:p w14:paraId="79ABD2AC" w14:textId="3B537BE1" w:rsidR="00D96016" w:rsidRPr="002D1A91" w:rsidRDefault="00521E65"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undertakes to complete all Completion Check List Items by the date determined by the Independent Engineer and set out in the Substantial Completion Certificate (the Scheduled Project Development Completion Date); provided, however, the Parties agree that the Scheduled Project Development Completion Date shall not be determined by the Independent Engineer to fall on any date that falls ninety (90) days following the Substantial Completion Date.</w:t>
      </w:r>
    </w:p>
    <w:p w14:paraId="4FBE096B" w14:textId="6C1F01F8" w:rsidR="00D96016" w:rsidRPr="002D1A91" w:rsidRDefault="00D96016" w:rsidP="00D5254A">
      <w:pPr>
        <w:spacing w:line="240" w:lineRule="auto"/>
        <w:jc w:val="both"/>
        <w:rPr>
          <w:rFonts w:ascii="Arial" w:hAnsi="Arial" w:cs="Arial"/>
        </w:rPr>
      </w:pPr>
    </w:p>
    <w:p w14:paraId="08E16889" w14:textId="3F081C68" w:rsidR="005A2E47" w:rsidRPr="002D1A91" w:rsidRDefault="005A2E47"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be liable for payment of </w:t>
      </w:r>
      <w:r w:rsidR="004453CE" w:rsidRPr="002D1A91">
        <w:rPr>
          <w:rFonts w:ascii="Arial" w:hAnsi="Arial" w:cs="Arial"/>
        </w:rPr>
        <w:t xml:space="preserve">Development </w:t>
      </w:r>
      <w:r w:rsidRPr="002D1A91">
        <w:rPr>
          <w:rFonts w:ascii="Arial" w:hAnsi="Arial" w:cs="Arial"/>
        </w:rPr>
        <w:t xml:space="preserve">Period Damages to the </w:t>
      </w:r>
      <w:r w:rsidR="00D94758" w:rsidRPr="002D1A91">
        <w:rPr>
          <w:rFonts w:ascii="Arial" w:hAnsi="Arial" w:cs="Arial"/>
        </w:rPr>
        <w:t xml:space="preserve">Agency </w:t>
      </w:r>
      <w:r w:rsidRPr="002D1A91">
        <w:rPr>
          <w:rFonts w:ascii="Arial" w:hAnsi="Arial" w:cs="Arial"/>
        </w:rPr>
        <w:t xml:space="preserve">in the event the Concessionaire fails to achieve Substantial Completion on or prior to the Scheduled Substantial Completion Date. In the event the Concessionaire fails to achieve Substantial Completion within a period of </w:t>
      </w:r>
      <w:r w:rsidR="00AA1C24" w:rsidRPr="002D1A91">
        <w:rPr>
          <w:rFonts w:ascii="Arial" w:hAnsi="Arial" w:cs="Arial"/>
        </w:rPr>
        <w:t>one hundred and twenty</w:t>
      </w:r>
      <w:r w:rsidRPr="002D1A91">
        <w:rPr>
          <w:rFonts w:ascii="Arial" w:hAnsi="Arial" w:cs="Arial"/>
        </w:rPr>
        <w:t xml:space="preserve"> (</w:t>
      </w:r>
      <w:r w:rsidR="00AA1C24" w:rsidRPr="002D1A91">
        <w:rPr>
          <w:rFonts w:ascii="Arial" w:hAnsi="Arial" w:cs="Arial"/>
        </w:rPr>
        <w:t>12</w:t>
      </w:r>
      <w:r w:rsidRPr="002D1A91">
        <w:rPr>
          <w:rFonts w:ascii="Arial" w:hAnsi="Arial" w:cs="Arial"/>
        </w:rPr>
        <w:t xml:space="preserve">0) days from the Scheduled Substantial Completion Date, then such failure of the Concessionaire shall constitute a Concessionaire Event of Default, and the </w:t>
      </w:r>
      <w:r w:rsidR="00D94758" w:rsidRPr="002D1A91">
        <w:rPr>
          <w:rFonts w:ascii="Arial" w:hAnsi="Arial" w:cs="Arial"/>
        </w:rPr>
        <w:t xml:space="preserve">Agency </w:t>
      </w:r>
      <w:r w:rsidRPr="002D1A91">
        <w:rPr>
          <w:rFonts w:ascii="Arial" w:hAnsi="Arial" w:cs="Arial"/>
        </w:rPr>
        <w:t>may, at its sole discretion and without prejudice to its other rights and remedies available under the</w:t>
      </w:r>
      <w:r w:rsidR="00D94758" w:rsidRPr="002D1A91">
        <w:rPr>
          <w:rFonts w:ascii="Arial" w:hAnsi="Arial" w:cs="Arial"/>
        </w:rPr>
        <w:t xml:space="preserve"> Agency</w:t>
      </w:r>
      <w:r w:rsidR="0042560F" w:rsidRPr="002D1A91">
        <w:rPr>
          <w:rFonts w:ascii="Arial" w:hAnsi="Arial" w:cs="Arial"/>
        </w:rPr>
        <w:t xml:space="preserve"> </w:t>
      </w:r>
      <w:r w:rsidRPr="002D1A91">
        <w:rPr>
          <w:rFonts w:ascii="Arial" w:hAnsi="Arial" w:cs="Arial"/>
        </w:rPr>
        <w:t>Agreements, terminate this Agreement in accordance with Article 23 (</w:t>
      </w:r>
      <w:r w:rsidRPr="002D1A91">
        <w:rPr>
          <w:rFonts w:ascii="Arial" w:hAnsi="Arial" w:cs="Arial"/>
          <w:i/>
        </w:rPr>
        <w:t>Termination</w:t>
      </w:r>
      <w:r w:rsidRPr="002D1A91">
        <w:rPr>
          <w:rFonts w:ascii="Arial" w:hAnsi="Arial" w:cs="Arial"/>
        </w:rPr>
        <w:t>).</w:t>
      </w:r>
    </w:p>
    <w:p w14:paraId="5F093768" w14:textId="77777777" w:rsidR="00D96016" w:rsidRPr="002D1A91" w:rsidRDefault="00D96016" w:rsidP="00D5254A">
      <w:pPr>
        <w:spacing w:line="240" w:lineRule="auto"/>
        <w:jc w:val="both"/>
        <w:rPr>
          <w:rFonts w:ascii="Arial" w:hAnsi="Arial" w:cs="Arial"/>
        </w:rPr>
      </w:pPr>
    </w:p>
    <w:p w14:paraId="7F9F7F26" w14:textId="35369FF8" w:rsidR="00D96016" w:rsidRPr="002D1A91" w:rsidRDefault="00997E62" w:rsidP="00D5254A">
      <w:pPr>
        <w:pStyle w:val="Heading2"/>
        <w:spacing w:line="240" w:lineRule="auto"/>
        <w:ind w:left="720"/>
        <w:jc w:val="both"/>
        <w:rPr>
          <w:rFonts w:ascii="Arial" w:hAnsi="Arial" w:cs="Arial"/>
          <w:u w:val="single"/>
        </w:rPr>
      </w:pPr>
      <w:bookmarkStart w:id="244" w:name="_Toc333900003"/>
      <w:r w:rsidRPr="002D1A91">
        <w:rPr>
          <w:rFonts w:ascii="Arial" w:hAnsi="Arial" w:cs="Arial"/>
          <w:u w:val="single"/>
        </w:rPr>
        <w:t xml:space="preserve"> Development </w:t>
      </w:r>
      <w:r w:rsidR="00D96016" w:rsidRPr="002D1A91">
        <w:rPr>
          <w:rFonts w:ascii="Arial" w:hAnsi="Arial" w:cs="Arial"/>
          <w:u w:val="single"/>
        </w:rPr>
        <w:t>Period Damages</w:t>
      </w:r>
      <w:bookmarkEnd w:id="244"/>
    </w:p>
    <w:p w14:paraId="24DDC400" w14:textId="77777777" w:rsidR="00D96016" w:rsidRPr="002D1A91" w:rsidRDefault="00D96016" w:rsidP="00D5254A">
      <w:pPr>
        <w:spacing w:line="240" w:lineRule="auto"/>
        <w:jc w:val="both"/>
        <w:rPr>
          <w:rFonts w:ascii="Arial" w:hAnsi="Arial" w:cs="Arial"/>
        </w:rPr>
      </w:pPr>
    </w:p>
    <w:p w14:paraId="399517AA" w14:textId="3E5BEE9F" w:rsidR="004C1306" w:rsidRPr="002D1A91" w:rsidRDefault="00D96016" w:rsidP="002434A7">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the Concessionaire fails to achieve </w:t>
      </w:r>
      <w:r w:rsidR="007741E8" w:rsidRPr="002D1A91">
        <w:rPr>
          <w:rFonts w:ascii="Arial" w:hAnsi="Arial" w:cs="Arial"/>
        </w:rPr>
        <w:t>Substantial Completion</w:t>
      </w:r>
      <w:r w:rsidR="00AA1C24" w:rsidRPr="002D1A91">
        <w:rPr>
          <w:rFonts w:ascii="Arial" w:hAnsi="Arial" w:cs="Arial"/>
        </w:rPr>
        <w:t xml:space="preserve"> </w:t>
      </w:r>
      <w:r w:rsidR="007741E8" w:rsidRPr="002D1A91">
        <w:rPr>
          <w:rFonts w:ascii="Arial" w:hAnsi="Arial" w:cs="Arial"/>
        </w:rPr>
        <w:t xml:space="preserve">by the </w:t>
      </w:r>
      <w:r w:rsidRPr="002D1A91">
        <w:rPr>
          <w:rFonts w:ascii="Arial" w:hAnsi="Arial" w:cs="Arial"/>
        </w:rPr>
        <w:t xml:space="preserve">Scheduled Substantial Completion Date, then the Concessionaire shall pay to the </w:t>
      </w:r>
      <w:r w:rsidR="00D94758" w:rsidRPr="002D1A91">
        <w:rPr>
          <w:rFonts w:ascii="Arial" w:hAnsi="Arial" w:cs="Arial"/>
        </w:rPr>
        <w:t xml:space="preserve">Agency </w:t>
      </w:r>
      <w:r w:rsidRPr="002D1A91">
        <w:rPr>
          <w:rFonts w:ascii="Arial" w:hAnsi="Arial" w:cs="Arial"/>
        </w:rPr>
        <w:t>damages</w:t>
      </w:r>
      <w:r w:rsidR="005373FE" w:rsidRPr="002D1A91">
        <w:rPr>
          <w:rFonts w:ascii="Arial" w:hAnsi="Arial" w:cs="Arial"/>
        </w:rPr>
        <w:t xml:space="preserve"> </w:t>
      </w:r>
      <w:r w:rsidR="004C1306" w:rsidRPr="002D1A91">
        <w:rPr>
          <w:rFonts w:ascii="Arial" w:hAnsi="Arial" w:cs="Arial"/>
        </w:rPr>
        <w:t xml:space="preserve">in case of </w:t>
      </w:r>
      <w:r w:rsidR="007741E8" w:rsidRPr="002D1A91">
        <w:rPr>
          <w:rFonts w:ascii="Arial" w:hAnsi="Arial" w:cs="Arial"/>
        </w:rPr>
        <w:t xml:space="preserve">delay in achieving </w:t>
      </w:r>
      <w:r w:rsidR="004C1306" w:rsidRPr="002D1A91">
        <w:rPr>
          <w:rFonts w:ascii="Arial" w:hAnsi="Arial" w:cs="Arial"/>
        </w:rPr>
        <w:t xml:space="preserve">Substantial Completion, amounting to </w:t>
      </w:r>
      <w:r w:rsidR="00B31EED" w:rsidRPr="002D1A91">
        <w:rPr>
          <w:rFonts w:ascii="Arial" w:hAnsi="Arial" w:cs="Arial"/>
        </w:rPr>
        <w:t xml:space="preserve">the Daily Development Period Damages </w:t>
      </w:r>
      <w:r w:rsidR="004C1306" w:rsidRPr="002D1A91">
        <w:rPr>
          <w:rFonts w:ascii="Arial" w:hAnsi="Arial" w:cs="Arial"/>
        </w:rPr>
        <w:t>per day</w:t>
      </w:r>
      <w:r w:rsidR="00F643EF" w:rsidRPr="002D1A91">
        <w:rPr>
          <w:rFonts w:ascii="Arial" w:hAnsi="Arial" w:cs="Arial"/>
        </w:rPr>
        <w:t xml:space="preserve"> of delay in achievement of</w:t>
      </w:r>
      <w:r w:rsidR="004C1306" w:rsidRPr="002D1A91">
        <w:rPr>
          <w:rFonts w:ascii="Arial" w:hAnsi="Arial" w:cs="Arial"/>
        </w:rPr>
        <w:t xml:space="preserve"> </w:t>
      </w:r>
      <w:r w:rsidR="00F643EF" w:rsidRPr="002D1A91">
        <w:rPr>
          <w:rFonts w:ascii="Arial" w:hAnsi="Arial" w:cs="Arial"/>
        </w:rPr>
        <w:t>Substantial Completion</w:t>
      </w:r>
      <w:r w:rsidR="005373FE" w:rsidRPr="002D1A91">
        <w:rPr>
          <w:rFonts w:ascii="Arial" w:hAnsi="Arial" w:cs="Arial"/>
        </w:rPr>
        <w:t xml:space="preserve"> (</w:t>
      </w:r>
      <w:r w:rsidR="004C1306" w:rsidRPr="002D1A91">
        <w:rPr>
          <w:rFonts w:ascii="Arial" w:hAnsi="Arial" w:cs="Arial"/>
        </w:rPr>
        <w:t xml:space="preserve">the </w:t>
      </w:r>
      <w:r w:rsidR="004453CE" w:rsidRPr="002D1A91">
        <w:rPr>
          <w:rFonts w:ascii="Arial" w:hAnsi="Arial" w:cs="Arial"/>
          <w:b/>
        </w:rPr>
        <w:t>Development</w:t>
      </w:r>
      <w:r w:rsidR="004453CE" w:rsidRPr="002D1A91">
        <w:rPr>
          <w:rFonts w:ascii="Arial" w:hAnsi="Arial" w:cs="Arial"/>
        </w:rPr>
        <w:t xml:space="preserve"> </w:t>
      </w:r>
      <w:r w:rsidR="004C1306" w:rsidRPr="002D1A91">
        <w:rPr>
          <w:rFonts w:ascii="Arial" w:hAnsi="Arial" w:cs="Arial"/>
          <w:b/>
        </w:rPr>
        <w:t>Period Damages</w:t>
      </w:r>
      <w:r w:rsidR="004C1306" w:rsidRPr="002D1A91">
        <w:rPr>
          <w:rFonts w:ascii="Arial" w:hAnsi="Arial" w:cs="Arial"/>
        </w:rPr>
        <w:t>);</w:t>
      </w:r>
      <w:r w:rsidR="005373FE" w:rsidRPr="002D1A91">
        <w:rPr>
          <w:rFonts w:ascii="Arial" w:hAnsi="Arial" w:cs="Arial"/>
        </w:rPr>
        <w:t xml:space="preserve"> </w:t>
      </w:r>
      <w:r w:rsidR="004C1306" w:rsidRPr="002D1A91">
        <w:rPr>
          <w:rFonts w:ascii="Arial" w:hAnsi="Arial" w:cs="Arial"/>
        </w:rPr>
        <w:t xml:space="preserve">provided that such </w:t>
      </w:r>
      <w:r w:rsidR="004453CE" w:rsidRPr="002D1A91">
        <w:rPr>
          <w:rFonts w:ascii="Arial" w:hAnsi="Arial" w:cs="Arial"/>
        </w:rPr>
        <w:t xml:space="preserve">Development </w:t>
      </w:r>
      <w:r w:rsidR="004C1306" w:rsidRPr="002D1A91">
        <w:rPr>
          <w:rFonts w:ascii="Arial" w:hAnsi="Arial" w:cs="Arial"/>
        </w:rPr>
        <w:t>Period Damages shall not exceed</w:t>
      </w:r>
      <w:r w:rsidR="006278FB" w:rsidRPr="002D1A91">
        <w:rPr>
          <w:rFonts w:ascii="Arial" w:hAnsi="Arial" w:cs="Arial"/>
        </w:rPr>
        <w:t>, in aggregate,</w:t>
      </w:r>
      <w:r w:rsidR="003C37B4" w:rsidRPr="002D1A91">
        <w:rPr>
          <w:rFonts w:ascii="Arial" w:hAnsi="Arial" w:cs="Arial"/>
        </w:rPr>
        <w:t xml:space="preserve"> </w:t>
      </w:r>
      <w:r w:rsidR="00B31EED" w:rsidRPr="002D1A91">
        <w:rPr>
          <w:rFonts w:ascii="Arial" w:hAnsi="Arial" w:cs="Arial"/>
        </w:rPr>
        <w:t>the Development Period Damages Cap</w:t>
      </w:r>
      <w:r w:rsidR="003C37B4" w:rsidRPr="002D1A91">
        <w:rPr>
          <w:rFonts w:ascii="Arial" w:hAnsi="Arial" w:cs="Arial"/>
        </w:rPr>
        <w:t>.</w:t>
      </w:r>
    </w:p>
    <w:p w14:paraId="2E23812C" w14:textId="04BD6705" w:rsidR="004C1306" w:rsidRPr="002D1A91" w:rsidRDefault="00D96016" w:rsidP="00D5254A">
      <w:pPr>
        <w:pStyle w:val="ColorfulList-Accent11"/>
        <w:spacing w:line="240" w:lineRule="auto"/>
        <w:jc w:val="both"/>
        <w:rPr>
          <w:rFonts w:ascii="Arial" w:hAnsi="Arial" w:cs="Arial"/>
        </w:rPr>
      </w:pPr>
      <w:r w:rsidRPr="002D1A91">
        <w:rPr>
          <w:rFonts w:ascii="Arial" w:hAnsi="Arial" w:cs="Arial"/>
        </w:rPr>
        <w:t xml:space="preserve"> </w:t>
      </w:r>
    </w:p>
    <w:p w14:paraId="6AB4FCC1" w14:textId="5A441244"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All </w:t>
      </w:r>
      <w:r w:rsidR="004453CE" w:rsidRPr="002D1A91">
        <w:rPr>
          <w:rFonts w:ascii="Arial" w:hAnsi="Arial" w:cs="Arial"/>
        </w:rPr>
        <w:t xml:space="preserve">Development </w:t>
      </w:r>
      <w:r w:rsidRPr="002D1A91">
        <w:rPr>
          <w:rFonts w:ascii="Arial" w:hAnsi="Arial" w:cs="Arial"/>
        </w:rPr>
        <w:t>Period Damages becoming due and payable by the Concessionaire in terms of this Section 14.</w:t>
      </w:r>
      <w:r w:rsidR="00F63AEC">
        <w:rPr>
          <w:rFonts w:ascii="Arial" w:hAnsi="Arial" w:cs="Arial"/>
        </w:rPr>
        <w:t>5</w:t>
      </w:r>
      <w:r w:rsidR="004C1306" w:rsidRPr="002D1A91">
        <w:rPr>
          <w:rFonts w:ascii="Arial" w:hAnsi="Arial" w:cs="Arial"/>
        </w:rPr>
        <w:t xml:space="preserve"> </w:t>
      </w:r>
      <w:r w:rsidRPr="002D1A91">
        <w:rPr>
          <w:rFonts w:ascii="Arial" w:hAnsi="Arial" w:cs="Arial"/>
        </w:rPr>
        <w:t>(</w:t>
      </w:r>
      <w:r w:rsidR="004453CE" w:rsidRPr="002D1A91">
        <w:rPr>
          <w:rFonts w:ascii="Arial" w:hAnsi="Arial" w:cs="Arial"/>
          <w:i/>
        </w:rPr>
        <w:t>Development</w:t>
      </w:r>
      <w:r w:rsidR="004453CE" w:rsidRPr="002D1A91">
        <w:rPr>
          <w:rFonts w:ascii="Arial" w:hAnsi="Arial" w:cs="Arial"/>
        </w:rPr>
        <w:t xml:space="preserve"> </w:t>
      </w:r>
      <w:r w:rsidRPr="002D1A91">
        <w:rPr>
          <w:rFonts w:ascii="Arial" w:hAnsi="Arial" w:cs="Arial"/>
          <w:i/>
        </w:rPr>
        <w:t>Period Damages</w:t>
      </w:r>
      <w:r w:rsidRPr="002D1A91">
        <w:rPr>
          <w:rFonts w:ascii="Arial" w:hAnsi="Arial" w:cs="Arial"/>
        </w:rPr>
        <w:t xml:space="preserve">) shall be invoiced by the </w:t>
      </w:r>
      <w:r w:rsidR="00D94758" w:rsidRPr="002D1A91">
        <w:rPr>
          <w:rFonts w:ascii="Arial" w:hAnsi="Arial" w:cs="Arial"/>
        </w:rPr>
        <w:t xml:space="preserve">Agency </w:t>
      </w:r>
      <w:r w:rsidRPr="002D1A91">
        <w:rPr>
          <w:rFonts w:ascii="Arial" w:hAnsi="Arial" w:cs="Arial"/>
        </w:rPr>
        <w:t xml:space="preserve">to the Concessionaire and shall become due and payable on the date falling thirty (30) days following the Concessionaire’s receipt of such invoice (the </w:t>
      </w:r>
      <w:r w:rsidR="004453CE" w:rsidRPr="002D1A91">
        <w:rPr>
          <w:rFonts w:ascii="Arial" w:hAnsi="Arial" w:cs="Arial"/>
          <w:b/>
        </w:rPr>
        <w:t xml:space="preserve">Development </w:t>
      </w:r>
      <w:r w:rsidRPr="002D1A91">
        <w:rPr>
          <w:rFonts w:ascii="Arial" w:hAnsi="Arial" w:cs="Arial"/>
          <w:b/>
        </w:rPr>
        <w:t>Period Damages Payment Date</w:t>
      </w:r>
      <w:r w:rsidRPr="002D1A91">
        <w:rPr>
          <w:rFonts w:ascii="Arial" w:hAnsi="Arial" w:cs="Arial"/>
        </w:rPr>
        <w:t>). In the event of failure by the Concessionaire to pay the</w:t>
      </w:r>
      <w:r w:rsidR="004453CE" w:rsidRPr="002D1A91">
        <w:rPr>
          <w:rFonts w:ascii="Arial" w:hAnsi="Arial" w:cs="Arial"/>
        </w:rPr>
        <w:t xml:space="preserve"> Development </w:t>
      </w:r>
      <w:r w:rsidRPr="002D1A91">
        <w:rPr>
          <w:rFonts w:ascii="Arial" w:hAnsi="Arial" w:cs="Arial"/>
        </w:rPr>
        <w:t xml:space="preserve">Period Damages to the </w:t>
      </w:r>
      <w:r w:rsidR="00D94758" w:rsidRPr="002D1A91">
        <w:rPr>
          <w:rFonts w:ascii="Arial" w:hAnsi="Arial" w:cs="Arial"/>
        </w:rPr>
        <w:t xml:space="preserve">Agency </w:t>
      </w:r>
      <w:r w:rsidRPr="002D1A91">
        <w:rPr>
          <w:rFonts w:ascii="Arial" w:hAnsi="Arial" w:cs="Arial"/>
        </w:rPr>
        <w:t xml:space="preserve">by the </w:t>
      </w:r>
      <w:r w:rsidR="004453CE" w:rsidRPr="002D1A91">
        <w:rPr>
          <w:rFonts w:ascii="Arial" w:hAnsi="Arial" w:cs="Arial"/>
        </w:rPr>
        <w:t xml:space="preserve">Development </w:t>
      </w:r>
      <w:r w:rsidRPr="002D1A91">
        <w:rPr>
          <w:rFonts w:ascii="Arial" w:hAnsi="Arial" w:cs="Arial"/>
        </w:rPr>
        <w:t xml:space="preserve">Period Damages Payment Date, the </w:t>
      </w:r>
      <w:r w:rsidR="00D94758" w:rsidRPr="002D1A91">
        <w:rPr>
          <w:rFonts w:ascii="Arial" w:hAnsi="Arial" w:cs="Arial"/>
        </w:rPr>
        <w:t xml:space="preserve">Agency </w:t>
      </w:r>
      <w:r w:rsidRPr="002D1A91">
        <w:rPr>
          <w:rFonts w:ascii="Arial" w:hAnsi="Arial" w:cs="Arial"/>
        </w:rPr>
        <w:t>shall have the right to encash the</w:t>
      </w:r>
      <w:r w:rsidR="004453CE" w:rsidRPr="002D1A91">
        <w:rPr>
          <w:rFonts w:ascii="Arial" w:hAnsi="Arial" w:cs="Arial"/>
        </w:rPr>
        <w:t xml:space="preserve"> </w:t>
      </w:r>
      <w:r w:rsidR="00836F08" w:rsidRPr="002D1A91">
        <w:rPr>
          <w:rFonts w:ascii="Arial" w:hAnsi="Arial" w:cs="Arial"/>
        </w:rPr>
        <w:t xml:space="preserve">Development </w:t>
      </w:r>
      <w:r w:rsidRPr="002D1A91">
        <w:rPr>
          <w:rFonts w:ascii="Arial" w:hAnsi="Arial" w:cs="Arial"/>
        </w:rPr>
        <w:t>Performance Security in an amount equal to the</w:t>
      </w:r>
      <w:r w:rsidR="0042560F" w:rsidRPr="002D1A91">
        <w:rPr>
          <w:rFonts w:ascii="Arial" w:hAnsi="Arial" w:cs="Arial"/>
        </w:rPr>
        <w:t xml:space="preserve"> </w:t>
      </w:r>
      <w:r w:rsidR="004453CE" w:rsidRPr="002D1A91">
        <w:rPr>
          <w:rFonts w:ascii="Arial" w:hAnsi="Arial" w:cs="Arial"/>
        </w:rPr>
        <w:t xml:space="preserve">Development </w:t>
      </w:r>
      <w:r w:rsidRPr="002D1A91">
        <w:rPr>
          <w:rFonts w:ascii="Arial" w:hAnsi="Arial" w:cs="Arial"/>
        </w:rPr>
        <w:t>Period Damages. Notwithstanding anything contained herein, the recovery of</w:t>
      </w:r>
      <w:r w:rsidR="004453CE" w:rsidRPr="002D1A91">
        <w:rPr>
          <w:rFonts w:ascii="Arial" w:hAnsi="Arial" w:cs="Arial"/>
        </w:rPr>
        <w:t xml:space="preserve"> Development </w:t>
      </w:r>
      <w:r w:rsidRPr="002D1A91">
        <w:rPr>
          <w:rFonts w:ascii="Arial" w:hAnsi="Arial" w:cs="Arial"/>
        </w:rPr>
        <w:t>Period Damages under this Section 14.</w:t>
      </w:r>
      <w:r w:rsidR="00F63AEC">
        <w:rPr>
          <w:rFonts w:ascii="Arial" w:hAnsi="Arial" w:cs="Arial"/>
        </w:rPr>
        <w:t>5</w:t>
      </w:r>
      <w:r w:rsidRPr="002D1A91">
        <w:rPr>
          <w:rFonts w:ascii="Arial" w:hAnsi="Arial" w:cs="Arial"/>
        </w:rPr>
        <w:t>.</w:t>
      </w:r>
      <w:r w:rsidR="004C1306" w:rsidRPr="002D1A91">
        <w:rPr>
          <w:rFonts w:ascii="Arial" w:hAnsi="Arial" w:cs="Arial"/>
        </w:rPr>
        <w:t xml:space="preserve">2 </w:t>
      </w:r>
      <w:r w:rsidRPr="002D1A91">
        <w:rPr>
          <w:rFonts w:ascii="Arial" w:hAnsi="Arial" w:cs="Arial"/>
        </w:rPr>
        <w:t xml:space="preserve">shall be without prejudice to the rights of the </w:t>
      </w:r>
      <w:r w:rsidR="00D94758" w:rsidRPr="002D1A91">
        <w:rPr>
          <w:rFonts w:ascii="Arial" w:hAnsi="Arial" w:cs="Arial"/>
        </w:rPr>
        <w:t xml:space="preserve">Agency </w:t>
      </w:r>
      <w:r w:rsidRPr="002D1A91">
        <w:rPr>
          <w:rFonts w:ascii="Arial" w:hAnsi="Arial" w:cs="Arial"/>
        </w:rPr>
        <w:t xml:space="preserve">under the </w:t>
      </w:r>
      <w:r w:rsidR="00D94758" w:rsidRPr="002D1A91">
        <w:rPr>
          <w:rFonts w:ascii="Arial" w:hAnsi="Arial" w:cs="Arial"/>
        </w:rPr>
        <w:t xml:space="preserve">Agency </w:t>
      </w:r>
      <w:r w:rsidRPr="002D1A91">
        <w:rPr>
          <w:rFonts w:ascii="Arial" w:hAnsi="Arial" w:cs="Arial"/>
        </w:rPr>
        <w:t>Agreements (including the right of Termination in accordance with Section 14.</w:t>
      </w:r>
      <w:r w:rsidR="00F63AEC">
        <w:rPr>
          <w:rFonts w:ascii="Arial" w:hAnsi="Arial" w:cs="Arial"/>
        </w:rPr>
        <w:t>3</w:t>
      </w:r>
      <w:r w:rsidRPr="002D1A91">
        <w:rPr>
          <w:rFonts w:ascii="Arial" w:hAnsi="Arial" w:cs="Arial"/>
        </w:rPr>
        <w:t>.3).</w:t>
      </w:r>
    </w:p>
    <w:p w14:paraId="3C516044" w14:textId="77777777" w:rsidR="00D96016" w:rsidRPr="002D1A91" w:rsidRDefault="00D96016" w:rsidP="00D5254A">
      <w:pPr>
        <w:pStyle w:val="ColorfulList-Accent11"/>
        <w:spacing w:line="240" w:lineRule="auto"/>
        <w:jc w:val="both"/>
        <w:rPr>
          <w:rFonts w:ascii="Arial" w:hAnsi="Arial" w:cs="Arial"/>
        </w:rPr>
      </w:pPr>
    </w:p>
    <w:p w14:paraId="18E6D69D" w14:textId="51EF4E64" w:rsidR="00D96016" w:rsidRPr="002D1A91" w:rsidRDefault="00D96016" w:rsidP="00D5254A">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Parties agree that </w:t>
      </w:r>
      <w:r w:rsidR="00495524" w:rsidRPr="002D1A91">
        <w:rPr>
          <w:rFonts w:ascii="Arial" w:hAnsi="Arial" w:cs="Arial"/>
        </w:rPr>
        <w:t xml:space="preserve">it is entirely possible to predetermine the actual loss that may be suffered by the </w:t>
      </w:r>
      <w:r w:rsidR="00D94758" w:rsidRPr="002D1A91">
        <w:rPr>
          <w:rFonts w:ascii="Arial" w:hAnsi="Arial" w:cs="Arial"/>
        </w:rPr>
        <w:t xml:space="preserve">Agency </w:t>
      </w:r>
      <w:r w:rsidR="00495524" w:rsidRPr="002D1A91">
        <w:rPr>
          <w:rFonts w:ascii="Arial" w:hAnsi="Arial" w:cs="Arial"/>
        </w:rPr>
        <w:t xml:space="preserve">and </w:t>
      </w:r>
      <w:r w:rsidRPr="002D1A91">
        <w:rPr>
          <w:rFonts w:ascii="Arial" w:hAnsi="Arial" w:cs="Arial"/>
        </w:rPr>
        <w:t xml:space="preserve">the amounts of </w:t>
      </w:r>
      <w:r w:rsidR="004453CE" w:rsidRPr="002D1A91">
        <w:rPr>
          <w:rFonts w:ascii="Arial" w:hAnsi="Arial" w:cs="Arial"/>
        </w:rPr>
        <w:t xml:space="preserve">Development </w:t>
      </w:r>
      <w:r w:rsidRPr="002D1A91">
        <w:rPr>
          <w:rFonts w:ascii="Arial" w:hAnsi="Arial" w:cs="Arial"/>
        </w:rPr>
        <w:t>Period Damages provided under this Section 14.</w:t>
      </w:r>
      <w:r w:rsidR="00F63AEC">
        <w:rPr>
          <w:rFonts w:ascii="Arial" w:hAnsi="Arial" w:cs="Arial"/>
        </w:rPr>
        <w:t>5</w:t>
      </w:r>
      <w:r w:rsidR="004C1306" w:rsidRPr="002D1A91">
        <w:rPr>
          <w:rFonts w:ascii="Arial" w:hAnsi="Arial" w:cs="Arial"/>
        </w:rPr>
        <w:t xml:space="preserve"> </w:t>
      </w:r>
      <w:r w:rsidRPr="002D1A91">
        <w:rPr>
          <w:rFonts w:ascii="Arial" w:hAnsi="Arial" w:cs="Arial"/>
        </w:rPr>
        <w:t>(</w:t>
      </w:r>
      <w:r w:rsidR="004453CE" w:rsidRPr="002D1A91">
        <w:rPr>
          <w:rFonts w:ascii="Arial" w:hAnsi="Arial" w:cs="Arial"/>
          <w:i/>
        </w:rPr>
        <w:t>Development</w:t>
      </w:r>
      <w:r w:rsidR="004453CE" w:rsidRPr="002D1A91">
        <w:rPr>
          <w:rFonts w:ascii="Arial" w:hAnsi="Arial" w:cs="Arial"/>
        </w:rPr>
        <w:t xml:space="preserve"> </w:t>
      </w:r>
      <w:r w:rsidRPr="002D1A91">
        <w:rPr>
          <w:rFonts w:ascii="Arial" w:hAnsi="Arial" w:cs="Arial"/>
          <w:i/>
        </w:rPr>
        <w:t>Period Damages</w:t>
      </w:r>
      <w:r w:rsidRPr="002D1A91">
        <w:rPr>
          <w:rFonts w:ascii="Arial" w:hAnsi="Arial" w:cs="Arial"/>
        </w:rPr>
        <w:t xml:space="preserve">) are </w:t>
      </w:r>
      <w:r w:rsidR="00495524" w:rsidRPr="002D1A91">
        <w:rPr>
          <w:rFonts w:ascii="Arial" w:hAnsi="Arial" w:cs="Arial"/>
          <w:iCs/>
        </w:rPr>
        <w:t xml:space="preserve">not by way of a fine or penalty and </w:t>
      </w:r>
      <w:r w:rsidR="00495524" w:rsidRPr="002D1A91">
        <w:rPr>
          <w:rFonts w:ascii="Arial" w:hAnsi="Arial" w:cs="Arial"/>
        </w:rPr>
        <w:t xml:space="preserve">constitute the actual loss suffered by the </w:t>
      </w:r>
      <w:r w:rsidR="00A9246E">
        <w:rPr>
          <w:rFonts w:ascii="Arial" w:hAnsi="Arial" w:cs="Arial"/>
        </w:rPr>
        <w:t>Agency</w:t>
      </w:r>
      <w:r w:rsidRPr="002D1A91">
        <w:rPr>
          <w:rFonts w:ascii="Arial" w:hAnsi="Arial" w:cs="Arial"/>
        </w:rPr>
        <w:t>.</w:t>
      </w:r>
    </w:p>
    <w:p w14:paraId="6AC40A91" w14:textId="77777777" w:rsidR="00D96016" w:rsidRPr="002D1A91" w:rsidRDefault="00D96016" w:rsidP="00D5254A">
      <w:pPr>
        <w:pStyle w:val="ListParagraph"/>
        <w:tabs>
          <w:tab w:val="left" w:pos="810"/>
        </w:tabs>
        <w:spacing w:line="240" w:lineRule="auto"/>
        <w:ind w:left="810"/>
        <w:contextualSpacing/>
        <w:rPr>
          <w:rFonts w:ascii="Arial" w:hAnsi="Arial" w:cs="Arial"/>
          <w:b/>
          <w:position w:val="-1"/>
          <w:u w:val="single"/>
        </w:rPr>
      </w:pPr>
    </w:p>
    <w:p w14:paraId="4A1F03D3" w14:textId="649F3395" w:rsidR="002E73E8" w:rsidRPr="002D1A91" w:rsidRDefault="00FB445C" w:rsidP="0055535A">
      <w:pPr>
        <w:pStyle w:val="Heading2"/>
        <w:numPr>
          <w:ilvl w:val="2"/>
          <w:numId w:val="2"/>
        </w:numPr>
        <w:spacing w:line="240" w:lineRule="auto"/>
        <w:jc w:val="both"/>
        <w:rPr>
          <w:rFonts w:ascii="Arial" w:hAnsi="Arial" w:cs="Arial"/>
          <w:u w:val="single"/>
        </w:rPr>
      </w:pPr>
      <w:bookmarkStart w:id="245" w:name="_Toc333900004"/>
      <w:r w:rsidRPr="002D1A91">
        <w:rPr>
          <w:rFonts w:ascii="Arial" w:hAnsi="Arial" w:cs="Arial"/>
          <w:u w:val="single"/>
        </w:rPr>
        <w:t xml:space="preserve">Project Development </w:t>
      </w:r>
      <w:r w:rsidR="00D96016" w:rsidRPr="002D1A91">
        <w:rPr>
          <w:rFonts w:ascii="Arial" w:hAnsi="Arial" w:cs="Arial"/>
          <w:u w:val="single"/>
        </w:rPr>
        <w:t>Completion Certificate</w:t>
      </w:r>
      <w:bookmarkEnd w:id="245"/>
    </w:p>
    <w:p w14:paraId="6743367B" w14:textId="77777777" w:rsidR="002E73E8" w:rsidRPr="002D1A91" w:rsidRDefault="002E73E8" w:rsidP="00D5254A">
      <w:pPr>
        <w:pStyle w:val="Heading2"/>
        <w:numPr>
          <w:ilvl w:val="0"/>
          <w:numId w:val="0"/>
        </w:numPr>
        <w:spacing w:line="240" w:lineRule="auto"/>
        <w:ind w:left="780"/>
        <w:jc w:val="both"/>
        <w:rPr>
          <w:rFonts w:ascii="Arial" w:hAnsi="Arial" w:cs="Arial"/>
          <w:u w:val="single"/>
        </w:rPr>
      </w:pPr>
    </w:p>
    <w:p w14:paraId="18F7EF2E" w14:textId="041FF456" w:rsidR="00D96016" w:rsidRPr="002D1A91" w:rsidRDefault="00D96016" w:rsidP="00DC0F8C">
      <w:pPr>
        <w:pStyle w:val="Heading2"/>
        <w:numPr>
          <w:ilvl w:val="3"/>
          <w:numId w:val="300"/>
        </w:numPr>
        <w:spacing w:line="240" w:lineRule="auto"/>
        <w:ind w:left="1080"/>
        <w:jc w:val="both"/>
        <w:rPr>
          <w:rFonts w:ascii="Arial" w:hAnsi="Arial" w:cs="Arial"/>
          <w:b w:val="0"/>
          <w:bCs/>
          <w:smallCaps w:val="0"/>
          <w:u w:val="single"/>
        </w:rPr>
      </w:pPr>
      <w:r w:rsidRPr="002D1A91">
        <w:rPr>
          <w:rFonts w:ascii="Arial" w:hAnsi="Arial" w:cs="Arial"/>
          <w:b w:val="0"/>
          <w:bCs/>
          <w:smallCaps w:val="0"/>
        </w:rPr>
        <w:lastRenderedPageBreak/>
        <w:t xml:space="preserve">Within ninety (90) days from the date of issuance of the Substantial Completion Certificate, the Independent Engineer shall issue a certificate certifying that the Project has achieved </w:t>
      </w:r>
      <w:r w:rsidR="00FB445C" w:rsidRPr="002D1A91">
        <w:rPr>
          <w:rFonts w:ascii="Arial" w:hAnsi="Arial" w:cs="Arial"/>
          <w:b w:val="0"/>
          <w:bCs/>
          <w:smallCaps w:val="0"/>
        </w:rPr>
        <w:t xml:space="preserve">Project Development </w:t>
      </w:r>
      <w:r w:rsidRPr="002D1A91">
        <w:rPr>
          <w:rFonts w:ascii="Arial" w:hAnsi="Arial" w:cs="Arial"/>
          <w:b w:val="0"/>
          <w:bCs/>
          <w:smallCaps w:val="0"/>
        </w:rPr>
        <w:t xml:space="preserve">Completion (the </w:t>
      </w:r>
      <w:r w:rsidR="00FB445C" w:rsidRPr="002D1A91">
        <w:rPr>
          <w:rFonts w:ascii="Arial" w:hAnsi="Arial" w:cs="Arial"/>
          <w:smallCaps w:val="0"/>
        </w:rPr>
        <w:t xml:space="preserve">Project Development </w:t>
      </w:r>
      <w:r w:rsidRPr="002D1A91">
        <w:rPr>
          <w:rFonts w:ascii="Arial" w:hAnsi="Arial" w:cs="Arial"/>
          <w:smallCaps w:val="0"/>
        </w:rPr>
        <w:t>Completion Certificate</w:t>
      </w:r>
      <w:r w:rsidRPr="002D1A91">
        <w:rPr>
          <w:rFonts w:ascii="Arial" w:hAnsi="Arial" w:cs="Arial"/>
          <w:b w:val="0"/>
          <w:bCs/>
          <w:smallCaps w:val="0"/>
        </w:rPr>
        <w:t xml:space="preserve">); provided, however, the </w:t>
      </w:r>
      <w:r w:rsidR="00FB445C" w:rsidRPr="002D1A91">
        <w:rPr>
          <w:rFonts w:ascii="Arial" w:hAnsi="Arial" w:cs="Arial"/>
          <w:b w:val="0"/>
          <w:bCs/>
          <w:smallCaps w:val="0"/>
        </w:rPr>
        <w:t xml:space="preserve">Project Development </w:t>
      </w:r>
      <w:r w:rsidRPr="002D1A91">
        <w:rPr>
          <w:rFonts w:ascii="Arial" w:hAnsi="Arial" w:cs="Arial"/>
          <w:b w:val="0"/>
          <w:bCs/>
          <w:smallCaps w:val="0"/>
        </w:rPr>
        <w:t>Completion Certificate may be issued only upon the confirmation by the Independent Engineer that the Completion Check List Items have been completed in accordance with the Applicable Standards.</w:t>
      </w:r>
    </w:p>
    <w:p w14:paraId="7A9F6650" w14:textId="77777777" w:rsidR="00D96016" w:rsidRPr="002D1A91" w:rsidRDefault="00D96016" w:rsidP="00D5254A">
      <w:pPr>
        <w:spacing w:line="240" w:lineRule="auto"/>
        <w:jc w:val="both"/>
        <w:rPr>
          <w:rFonts w:ascii="Arial" w:hAnsi="Arial" w:cs="Arial"/>
          <w:bCs/>
        </w:rPr>
      </w:pPr>
    </w:p>
    <w:p w14:paraId="42F6B998" w14:textId="58ED4C8D" w:rsidR="002E73E8" w:rsidRPr="002D1A91" w:rsidRDefault="00FB445C" w:rsidP="00D5254A">
      <w:pPr>
        <w:pStyle w:val="Heading2"/>
        <w:spacing w:line="240" w:lineRule="auto"/>
        <w:ind w:left="720"/>
        <w:jc w:val="both"/>
        <w:rPr>
          <w:rFonts w:ascii="Arial" w:hAnsi="Arial" w:cs="Arial"/>
          <w:u w:val="single"/>
        </w:rPr>
      </w:pPr>
      <w:bookmarkStart w:id="246" w:name="_Toc333900005"/>
      <w:r w:rsidRPr="002D1A91">
        <w:rPr>
          <w:rFonts w:ascii="Arial" w:hAnsi="Arial" w:cs="Arial"/>
          <w:u w:val="single"/>
        </w:rPr>
        <w:t>Project Development</w:t>
      </w:r>
      <w:r w:rsidRPr="002D1A91">
        <w:rPr>
          <w:rFonts w:ascii="Arial" w:hAnsi="Arial" w:cs="Arial"/>
          <w:b w:val="0"/>
          <w:bCs/>
          <w:smallCaps w:val="0"/>
          <w:u w:val="single"/>
        </w:rPr>
        <w:t xml:space="preserve"> </w:t>
      </w:r>
      <w:r w:rsidR="00D96016" w:rsidRPr="002D1A91">
        <w:rPr>
          <w:rFonts w:ascii="Arial" w:hAnsi="Arial" w:cs="Arial"/>
          <w:u w:val="single"/>
        </w:rPr>
        <w:t>Completion Date</w:t>
      </w:r>
      <w:bookmarkEnd w:id="246"/>
    </w:p>
    <w:p w14:paraId="0454F68E" w14:textId="77777777" w:rsidR="002E73E8" w:rsidRPr="002D1A91" w:rsidRDefault="002E73E8" w:rsidP="00D5254A">
      <w:pPr>
        <w:pStyle w:val="Heading2"/>
        <w:numPr>
          <w:ilvl w:val="0"/>
          <w:numId w:val="0"/>
        </w:numPr>
        <w:spacing w:line="240" w:lineRule="auto"/>
        <w:ind w:left="780"/>
        <w:jc w:val="both"/>
        <w:rPr>
          <w:rFonts w:ascii="Arial" w:hAnsi="Arial" w:cs="Arial"/>
          <w:u w:val="single"/>
        </w:rPr>
      </w:pPr>
    </w:p>
    <w:p w14:paraId="5839E939" w14:textId="492980BD" w:rsidR="002E73E8" w:rsidRPr="002D1A91" w:rsidRDefault="00D96016" w:rsidP="00D86CA8">
      <w:pPr>
        <w:pStyle w:val="Heading2"/>
        <w:numPr>
          <w:ilvl w:val="2"/>
          <w:numId w:val="147"/>
        </w:numPr>
        <w:spacing w:line="240" w:lineRule="auto"/>
        <w:ind w:hanging="780"/>
        <w:jc w:val="both"/>
        <w:rPr>
          <w:rFonts w:ascii="Arial" w:hAnsi="Arial" w:cs="Arial"/>
          <w:b w:val="0"/>
          <w:bCs/>
          <w:smallCaps w:val="0"/>
          <w:u w:val="single"/>
        </w:rPr>
      </w:pPr>
      <w:r w:rsidRPr="002D1A91">
        <w:rPr>
          <w:rFonts w:ascii="Arial" w:hAnsi="Arial" w:cs="Arial"/>
          <w:b w:val="0"/>
          <w:bCs/>
          <w:smallCaps w:val="0"/>
        </w:rPr>
        <w:t xml:space="preserve">The Project shall be deemed to achieve </w:t>
      </w:r>
      <w:r w:rsidR="00FB445C" w:rsidRPr="002D1A91">
        <w:rPr>
          <w:rFonts w:ascii="Arial" w:hAnsi="Arial" w:cs="Arial"/>
          <w:b w:val="0"/>
          <w:bCs/>
          <w:smallCaps w:val="0"/>
        </w:rPr>
        <w:t xml:space="preserve">project development </w:t>
      </w:r>
      <w:r w:rsidRPr="002D1A91">
        <w:rPr>
          <w:rFonts w:ascii="Arial" w:hAnsi="Arial" w:cs="Arial"/>
          <w:b w:val="0"/>
          <w:bCs/>
          <w:smallCaps w:val="0"/>
        </w:rPr>
        <w:t xml:space="preserve">completion (the </w:t>
      </w:r>
      <w:r w:rsidR="00FB445C" w:rsidRPr="002D1A91">
        <w:rPr>
          <w:rFonts w:ascii="Arial" w:hAnsi="Arial" w:cs="Arial"/>
          <w:smallCaps w:val="0"/>
        </w:rPr>
        <w:t>Project Development</w:t>
      </w:r>
      <w:r w:rsidR="00FB445C" w:rsidRPr="002D1A91">
        <w:rPr>
          <w:rFonts w:ascii="Arial" w:hAnsi="Arial" w:cs="Arial"/>
          <w:b w:val="0"/>
          <w:bCs/>
          <w:smallCaps w:val="0"/>
        </w:rPr>
        <w:t xml:space="preserve"> </w:t>
      </w:r>
      <w:r w:rsidRPr="002D1A91">
        <w:rPr>
          <w:rFonts w:ascii="Arial" w:hAnsi="Arial" w:cs="Arial"/>
          <w:smallCaps w:val="0"/>
        </w:rPr>
        <w:t>Completion</w:t>
      </w:r>
      <w:r w:rsidRPr="002D1A91">
        <w:rPr>
          <w:rFonts w:ascii="Arial" w:hAnsi="Arial" w:cs="Arial"/>
          <w:b w:val="0"/>
          <w:bCs/>
          <w:smallCaps w:val="0"/>
        </w:rPr>
        <w:t xml:space="preserve">) on the date of issuance of the </w:t>
      </w:r>
      <w:r w:rsidR="00FB445C" w:rsidRPr="002D1A91">
        <w:rPr>
          <w:rFonts w:ascii="Arial" w:hAnsi="Arial" w:cs="Arial"/>
          <w:b w:val="0"/>
          <w:bCs/>
          <w:smallCaps w:val="0"/>
        </w:rPr>
        <w:t xml:space="preserve">Project Development </w:t>
      </w:r>
      <w:r w:rsidRPr="002D1A91">
        <w:rPr>
          <w:rFonts w:ascii="Arial" w:hAnsi="Arial" w:cs="Arial"/>
          <w:b w:val="0"/>
          <w:bCs/>
          <w:smallCaps w:val="0"/>
        </w:rPr>
        <w:t xml:space="preserve">Completion Certificate (the </w:t>
      </w:r>
      <w:r w:rsidR="00FB445C" w:rsidRPr="002D1A91">
        <w:rPr>
          <w:rFonts w:ascii="Arial" w:hAnsi="Arial" w:cs="Arial"/>
          <w:smallCaps w:val="0"/>
        </w:rPr>
        <w:t>Project Development</w:t>
      </w:r>
      <w:r w:rsidR="00FB445C" w:rsidRPr="002D1A91">
        <w:rPr>
          <w:rFonts w:ascii="Arial" w:hAnsi="Arial" w:cs="Arial"/>
          <w:b w:val="0"/>
          <w:bCs/>
          <w:smallCaps w:val="0"/>
        </w:rPr>
        <w:t xml:space="preserve"> </w:t>
      </w:r>
      <w:r w:rsidRPr="002D1A91">
        <w:rPr>
          <w:rFonts w:ascii="Arial" w:hAnsi="Arial" w:cs="Arial"/>
          <w:smallCaps w:val="0"/>
        </w:rPr>
        <w:t>Completion Date</w:t>
      </w:r>
      <w:r w:rsidRPr="002D1A91">
        <w:rPr>
          <w:rFonts w:ascii="Arial" w:hAnsi="Arial" w:cs="Arial"/>
          <w:b w:val="0"/>
          <w:bCs/>
          <w:smallCaps w:val="0"/>
        </w:rPr>
        <w:t xml:space="preserve">). </w:t>
      </w:r>
      <w:bookmarkStart w:id="247" w:name="_Hlk533213869"/>
    </w:p>
    <w:p w14:paraId="5940C1AD" w14:textId="77777777" w:rsidR="002E73E8" w:rsidRPr="002D1A91" w:rsidRDefault="002E73E8" w:rsidP="00D5254A">
      <w:pPr>
        <w:pStyle w:val="Heading2"/>
        <w:numPr>
          <w:ilvl w:val="0"/>
          <w:numId w:val="0"/>
        </w:numPr>
        <w:spacing w:line="240" w:lineRule="auto"/>
        <w:ind w:left="780" w:hanging="780"/>
        <w:jc w:val="both"/>
        <w:rPr>
          <w:rFonts w:ascii="Arial" w:hAnsi="Arial" w:cs="Arial"/>
          <w:b w:val="0"/>
          <w:bCs/>
          <w:smallCaps w:val="0"/>
          <w:u w:val="single"/>
        </w:rPr>
      </w:pPr>
    </w:p>
    <w:p w14:paraId="219EC3BA" w14:textId="3BAC3213" w:rsidR="00C75540" w:rsidRPr="002D1A91" w:rsidRDefault="00DA68C0" w:rsidP="00D86CA8">
      <w:pPr>
        <w:pStyle w:val="Heading2"/>
        <w:numPr>
          <w:ilvl w:val="2"/>
          <w:numId w:val="147"/>
        </w:numPr>
        <w:spacing w:line="240" w:lineRule="auto"/>
        <w:ind w:hanging="780"/>
        <w:jc w:val="both"/>
        <w:rPr>
          <w:rFonts w:ascii="Arial" w:hAnsi="Arial" w:cs="Arial"/>
          <w:bCs/>
          <w:u w:val="single"/>
        </w:rPr>
      </w:pPr>
      <w:r w:rsidRPr="002D1A91">
        <w:rPr>
          <w:rFonts w:ascii="Arial" w:hAnsi="Arial" w:cs="Arial"/>
          <w:b w:val="0"/>
          <w:bCs/>
          <w:smallCaps w:val="0"/>
        </w:rPr>
        <w:t xml:space="preserve">For </w:t>
      </w:r>
      <w:r w:rsidR="006E3E24">
        <w:rPr>
          <w:rFonts w:ascii="Arial" w:hAnsi="Arial" w:cs="Arial"/>
          <w:b w:val="0"/>
          <w:bCs/>
          <w:smallCaps w:val="0"/>
        </w:rPr>
        <w:t xml:space="preserve">the </w:t>
      </w:r>
      <w:r w:rsidRPr="002D1A91">
        <w:rPr>
          <w:rFonts w:ascii="Arial" w:hAnsi="Arial" w:cs="Arial"/>
          <w:b w:val="0"/>
          <w:bCs/>
          <w:smallCaps w:val="0"/>
        </w:rPr>
        <w:t>avoidance of doubt, the Parties hereby agree that in the event the Substantial Completion Certificate is issued prior to the Scheduled Substantial Completion Date, the Concession Period shall remain the same.</w:t>
      </w:r>
      <w:bookmarkEnd w:id="247"/>
      <w:r w:rsidRPr="002D1A91">
        <w:rPr>
          <w:rFonts w:ascii="Arial" w:hAnsi="Arial" w:cs="Arial"/>
          <w:b w:val="0"/>
          <w:bCs/>
          <w:smallCaps w:val="0"/>
        </w:rPr>
        <w:t xml:space="preserve"> </w:t>
      </w:r>
      <w:r w:rsidR="00C75540" w:rsidRPr="002D1A91">
        <w:rPr>
          <w:rFonts w:ascii="Arial" w:hAnsi="Arial" w:cs="Arial"/>
          <w:b w:val="0"/>
          <w:bCs/>
          <w:smallCaps w:val="0"/>
        </w:rPr>
        <w:t xml:space="preserve"> </w:t>
      </w:r>
    </w:p>
    <w:p w14:paraId="62C78D43" w14:textId="77777777" w:rsidR="00D96016" w:rsidRPr="002D1A91" w:rsidRDefault="00D96016" w:rsidP="00D5254A">
      <w:pPr>
        <w:tabs>
          <w:tab w:val="left" w:pos="5387"/>
        </w:tabs>
        <w:spacing w:line="240" w:lineRule="auto"/>
        <w:jc w:val="both"/>
        <w:rPr>
          <w:rFonts w:ascii="Arial" w:hAnsi="Arial" w:cs="Arial"/>
          <w:bCs/>
        </w:rPr>
      </w:pPr>
    </w:p>
    <w:p w14:paraId="1C832340" w14:textId="583CA528" w:rsidR="00D96016" w:rsidRPr="002D1A91" w:rsidRDefault="00FB445C" w:rsidP="00D86CA8">
      <w:pPr>
        <w:pStyle w:val="Heading2"/>
        <w:numPr>
          <w:ilvl w:val="1"/>
          <w:numId w:val="147"/>
        </w:numPr>
        <w:spacing w:line="240" w:lineRule="auto"/>
        <w:ind w:left="720"/>
        <w:jc w:val="both"/>
        <w:rPr>
          <w:rFonts w:ascii="Arial" w:hAnsi="Arial" w:cs="Arial"/>
          <w:u w:val="single"/>
        </w:rPr>
      </w:pPr>
      <w:bookmarkStart w:id="248" w:name="_Toc333900006"/>
      <w:r w:rsidRPr="002D1A91">
        <w:rPr>
          <w:rFonts w:ascii="Arial" w:hAnsi="Arial" w:cs="Arial"/>
          <w:u w:val="single"/>
        </w:rPr>
        <w:t>Scheduled Project Development</w:t>
      </w:r>
      <w:r w:rsidRPr="002D1A91">
        <w:rPr>
          <w:rFonts w:ascii="Arial" w:hAnsi="Arial" w:cs="Arial"/>
          <w:b w:val="0"/>
          <w:bCs/>
          <w:smallCaps w:val="0"/>
        </w:rPr>
        <w:t xml:space="preserve"> </w:t>
      </w:r>
      <w:r w:rsidR="00D96016" w:rsidRPr="002D1A91">
        <w:rPr>
          <w:rFonts w:ascii="Arial" w:hAnsi="Arial" w:cs="Arial"/>
          <w:u w:val="single"/>
        </w:rPr>
        <w:t>Completion Date</w:t>
      </w:r>
      <w:bookmarkEnd w:id="248"/>
    </w:p>
    <w:p w14:paraId="6DEC14E8" w14:textId="77777777" w:rsidR="00D96016" w:rsidRPr="002D1A91" w:rsidRDefault="00D96016" w:rsidP="00D5254A">
      <w:pPr>
        <w:spacing w:line="240" w:lineRule="auto"/>
        <w:jc w:val="both"/>
        <w:rPr>
          <w:rFonts w:ascii="Arial" w:hAnsi="Arial" w:cs="Arial"/>
        </w:rPr>
      </w:pPr>
    </w:p>
    <w:p w14:paraId="14EAED23" w14:textId="6069E63A" w:rsidR="00D96016" w:rsidRPr="002D1A91" w:rsidRDefault="00D96016" w:rsidP="00D86CA8">
      <w:pPr>
        <w:pStyle w:val="Heading2"/>
        <w:numPr>
          <w:ilvl w:val="2"/>
          <w:numId w:val="147"/>
        </w:numPr>
        <w:spacing w:line="240" w:lineRule="auto"/>
        <w:ind w:hanging="780"/>
        <w:jc w:val="both"/>
        <w:rPr>
          <w:rFonts w:ascii="Arial" w:hAnsi="Arial" w:cs="Arial"/>
          <w:bCs/>
        </w:rPr>
      </w:pPr>
      <w:r w:rsidRPr="002D1A91">
        <w:rPr>
          <w:rFonts w:ascii="Arial" w:hAnsi="Arial" w:cs="Arial"/>
          <w:b w:val="0"/>
          <w:bCs/>
          <w:smallCaps w:val="0"/>
        </w:rPr>
        <w:t xml:space="preserve">Subject to the terms of this Agreement, the Concessionaire hereby guarantees that the </w:t>
      </w:r>
      <w:r w:rsidR="00FB445C" w:rsidRPr="002D1A91">
        <w:rPr>
          <w:rFonts w:ascii="Arial" w:hAnsi="Arial" w:cs="Arial"/>
          <w:b w:val="0"/>
          <w:bCs/>
          <w:smallCaps w:val="0"/>
        </w:rPr>
        <w:t xml:space="preserve">Project Development </w:t>
      </w:r>
      <w:r w:rsidRPr="002D1A91">
        <w:rPr>
          <w:rFonts w:ascii="Arial" w:hAnsi="Arial" w:cs="Arial"/>
          <w:b w:val="0"/>
          <w:bCs/>
          <w:smallCaps w:val="0"/>
        </w:rPr>
        <w:t xml:space="preserve">Completion Date shall be achieved in accordance with the provisions of this Agreement and that the </w:t>
      </w:r>
      <w:r w:rsidR="00FB445C" w:rsidRPr="002D1A91">
        <w:rPr>
          <w:rFonts w:ascii="Arial" w:hAnsi="Arial" w:cs="Arial"/>
          <w:b w:val="0"/>
          <w:bCs/>
          <w:smallCaps w:val="0"/>
        </w:rPr>
        <w:t xml:space="preserve">Project Development </w:t>
      </w:r>
      <w:r w:rsidRPr="002D1A91">
        <w:rPr>
          <w:rFonts w:ascii="Arial" w:hAnsi="Arial" w:cs="Arial"/>
          <w:b w:val="0"/>
          <w:bCs/>
          <w:smallCaps w:val="0"/>
        </w:rPr>
        <w:t xml:space="preserve">Completion Date shall occur on or before the </w:t>
      </w:r>
      <w:r w:rsidR="00FB445C" w:rsidRPr="002D1A91">
        <w:rPr>
          <w:rFonts w:ascii="Arial" w:hAnsi="Arial" w:cs="Arial"/>
          <w:b w:val="0"/>
          <w:bCs/>
          <w:smallCaps w:val="0"/>
        </w:rPr>
        <w:t xml:space="preserve">Scheduled Project Development </w:t>
      </w:r>
      <w:r w:rsidRPr="002D1A91">
        <w:rPr>
          <w:rFonts w:ascii="Arial" w:hAnsi="Arial" w:cs="Arial"/>
          <w:b w:val="0"/>
          <w:bCs/>
          <w:smallCaps w:val="0"/>
        </w:rPr>
        <w:t xml:space="preserve">Completion Date. </w:t>
      </w:r>
    </w:p>
    <w:p w14:paraId="13981E13" w14:textId="77777777" w:rsidR="00D96016" w:rsidRPr="002D1A91" w:rsidRDefault="00D96016" w:rsidP="00D5254A">
      <w:pPr>
        <w:pStyle w:val="Heading2"/>
        <w:numPr>
          <w:ilvl w:val="0"/>
          <w:numId w:val="0"/>
        </w:numPr>
        <w:spacing w:line="240" w:lineRule="auto"/>
        <w:ind w:left="780"/>
        <w:jc w:val="both"/>
        <w:rPr>
          <w:rFonts w:ascii="Arial" w:hAnsi="Arial" w:cs="Arial"/>
        </w:rPr>
      </w:pPr>
    </w:p>
    <w:p w14:paraId="7E8F52AE" w14:textId="77777777" w:rsidR="00D96016" w:rsidRPr="002D1A91" w:rsidRDefault="00D96016" w:rsidP="00D5254A">
      <w:pPr>
        <w:spacing w:line="240" w:lineRule="auto"/>
        <w:jc w:val="both"/>
        <w:rPr>
          <w:rFonts w:ascii="Arial" w:hAnsi="Arial" w:cs="Arial"/>
        </w:rPr>
      </w:pPr>
    </w:p>
    <w:p w14:paraId="5B63E7C1" w14:textId="77777777" w:rsidR="00D96016" w:rsidRPr="002D1A91" w:rsidRDefault="00D96016" w:rsidP="00D5254A">
      <w:pPr>
        <w:spacing w:line="240" w:lineRule="auto"/>
        <w:jc w:val="both"/>
        <w:rPr>
          <w:rFonts w:ascii="Arial" w:hAnsi="Arial" w:cs="Arial"/>
        </w:rPr>
      </w:pPr>
    </w:p>
    <w:p w14:paraId="22BEAB69" w14:textId="77777777" w:rsidR="00D96016" w:rsidRPr="002D1A91" w:rsidRDefault="00D96016" w:rsidP="00714AF0">
      <w:pPr>
        <w:pStyle w:val="Heading1"/>
        <w:spacing w:line="240" w:lineRule="auto"/>
        <w:ind w:left="720" w:hanging="720"/>
        <w:jc w:val="both"/>
        <w:rPr>
          <w:rFonts w:ascii="Arial" w:hAnsi="Arial" w:cs="Arial"/>
        </w:rPr>
      </w:pPr>
      <w:r w:rsidRPr="002D1A91">
        <w:rPr>
          <w:rFonts w:ascii="Arial" w:hAnsi="Arial" w:cs="Arial"/>
        </w:rPr>
        <w:br w:type="page"/>
      </w:r>
      <w:bookmarkStart w:id="249" w:name="_Toc333900007"/>
      <w:bookmarkStart w:id="250" w:name="_Toc229101108"/>
      <w:r w:rsidRPr="002D1A91">
        <w:rPr>
          <w:rFonts w:ascii="Arial" w:hAnsi="Arial" w:cs="Arial"/>
        </w:rPr>
        <w:lastRenderedPageBreak/>
        <w:t>Relief Extensions &amp; Relief Compensations</w:t>
      </w:r>
      <w:bookmarkEnd w:id="249"/>
      <w:bookmarkEnd w:id="250"/>
    </w:p>
    <w:p w14:paraId="07C29BE3" w14:textId="77777777" w:rsidR="00D96016" w:rsidRPr="002D1A91" w:rsidRDefault="00D96016" w:rsidP="00714AF0">
      <w:pPr>
        <w:pStyle w:val="Heading2"/>
        <w:numPr>
          <w:ilvl w:val="0"/>
          <w:numId w:val="0"/>
        </w:numPr>
        <w:spacing w:line="240" w:lineRule="auto"/>
        <w:ind w:left="780"/>
        <w:jc w:val="both"/>
        <w:rPr>
          <w:rFonts w:ascii="Arial" w:hAnsi="Arial" w:cs="Arial"/>
          <w:sz w:val="18"/>
          <w:szCs w:val="18"/>
        </w:rPr>
      </w:pPr>
    </w:p>
    <w:p w14:paraId="4536B098" w14:textId="77777777" w:rsidR="00D96016" w:rsidRPr="002D1A91" w:rsidRDefault="00D96016" w:rsidP="00714AF0">
      <w:pPr>
        <w:pStyle w:val="Heading2"/>
        <w:spacing w:line="240" w:lineRule="auto"/>
        <w:ind w:left="720"/>
        <w:jc w:val="both"/>
        <w:rPr>
          <w:rFonts w:ascii="Arial" w:hAnsi="Arial" w:cs="Arial"/>
          <w:u w:val="single"/>
        </w:rPr>
      </w:pPr>
      <w:bookmarkStart w:id="251" w:name="_Toc333900009"/>
      <w:bookmarkStart w:id="252" w:name="_Toc179998969"/>
      <w:r w:rsidRPr="002D1A91">
        <w:rPr>
          <w:rFonts w:ascii="Arial" w:hAnsi="Arial" w:cs="Arial"/>
          <w:u w:val="single"/>
        </w:rPr>
        <w:t>Relief Events</w:t>
      </w:r>
      <w:bookmarkEnd w:id="251"/>
      <w:bookmarkEnd w:id="252"/>
    </w:p>
    <w:p w14:paraId="5E219FD1" w14:textId="77777777" w:rsidR="00D96016" w:rsidRPr="002D1A91" w:rsidRDefault="00D96016" w:rsidP="00714AF0">
      <w:pPr>
        <w:pStyle w:val="Standardtext"/>
        <w:spacing w:after="0" w:line="240" w:lineRule="auto"/>
        <w:ind w:left="720"/>
        <w:jc w:val="both"/>
        <w:rPr>
          <w:rFonts w:ascii="Arial" w:hAnsi="Arial" w:cs="Arial"/>
          <w:sz w:val="16"/>
          <w:szCs w:val="16"/>
        </w:rPr>
      </w:pPr>
    </w:p>
    <w:p w14:paraId="4AFD04A5" w14:textId="5425A171"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 xml:space="preserve">The Concessionaire shall only </w:t>
      </w:r>
      <w:r w:rsidR="006E3E24" w:rsidRPr="002D1A91">
        <w:rPr>
          <w:rFonts w:ascii="Arial" w:hAnsi="Arial" w:cs="Arial"/>
        </w:rPr>
        <w:t xml:space="preserve">be </w:t>
      </w:r>
      <w:r w:rsidRPr="002D1A91">
        <w:rPr>
          <w:rFonts w:ascii="Arial" w:hAnsi="Arial" w:cs="Arial"/>
        </w:rPr>
        <w:t xml:space="preserve">entitled to initiate a request to the Independent Engineer and </w:t>
      </w:r>
      <w:r w:rsidR="006E3E24">
        <w:rPr>
          <w:rFonts w:ascii="Arial" w:hAnsi="Arial" w:cs="Arial"/>
        </w:rPr>
        <w:t xml:space="preserve">the </w:t>
      </w:r>
      <w:r w:rsidRPr="002D1A91">
        <w:rPr>
          <w:rFonts w:ascii="Arial" w:hAnsi="Arial" w:cs="Arial"/>
        </w:rPr>
        <w:t xml:space="preserve">Independent Auditor (the </w:t>
      </w:r>
      <w:r w:rsidRPr="002D1A91">
        <w:rPr>
          <w:rFonts w:ascii="Arial" w:hAnsi="Arial" w:cs="Arial"/>
          <w:b/>
        </w:rPr>
        <w:t>Relief Order Request</w:t>
      </w:r>
      <w:r w:rsidRPr="002D1A91">
        <w:rPr>
          <w:rFonts w:ascii="Arial" w:hAnsi="Arial" w:cs="Arial"/>
        </w:rPr>
        <w:t>)</w:t>
      </w:r>
      <w:r w:rsidR="00735CEC" w:rsidRPr="002D1A91">
        <w:rPr>
          <w:rFonts w:ascii="Arial" w:hAnsi="Arial" w:cs="Arial"/>
        </w:rPr>
        <w:t xml:space="preserve"> for issuance of </w:t>
      </w:r>
      <w:r w:rsidRPr="002D1A91">
        <w:rPr>
          <w:rFonts w:ascii="Arial" w:hAnsi="Arial" w:cs="Arial"/>
        </w:rPr>
        <w:t>a Relief Order relating to, as applicable, an extension of the Time For</w:t>
      </w:r>
      <w:r w:rsidR="003C63C2" w:rsidRPr="002D1A91">
        <w:rPr>
          <w:rFonts w:ascii="Arial" w:hAnsi="Arial" w:cs="Arial"/>
        </w:rPr>
        <w:t xml:space="preserve"> </w:t>
      </w:r>
      <w:r w:rsidRPr="002D1A91">
        <w:rPr>
          <w:rFonts w:ascii="Arial" w:hAnsi="Arial" w:cs="Arial"/>
        </w:rPr>
        <w:t xml:space="preserve">Completion and/or payment of Relief Costs by the </w:t>
      </w:r>
      <w:r w:rsidR="00D15AB1" w:rsidRPr="002D1A91">
        <w:rPr>
          <w:rFonts w:ascii="Arial" w:hAnsi="Arial" w:cs="Arial"/>
        </w:rPr>
        <w:t xml:space="preserve">Agency </w:t>
      </w:r>
      <w:r w:rsidRPr="002D1A91">
        <w:rPr>
          <w:rFonts w:ascii="Arial" w:hAnsi="Arial" w:cs="Arial"/>
        </w:rPr>
        <w:t>in the event of occurrence of the following event</w:t>
      </w:r>
      <w:r w:rsidR="006B317E">
        <w:rPr>
          <w:rFonts w:ascii="Arial" w:hAnsi="Arial" w:cs="Arial"/>
        </w:rPr>
        <w:t>s</w:t>
      </w:r>
      <w:r w:rsidRPr="002D1A91">
        <w:rPr>
          <w:rFonts w:ascii="Arial" w:hAnsi="Arial" w:cs="Arial"/>
        </w:rPr>
        <w:t xml:space="preserve"> and circumstances </w:t>
      </w:r>
      <w:r w:rsidR="0085036B" w:rsidRPr="002D1A91">
        <w:rPr>
          <w:rFonts w:ascii="Arial" w:hAnsi="Arial" w:cs="Arial"/>
        </w:rPr>
        <w:t xml:space="preserve">as certified by the Independent Engineer </w:t>
      </w:r>
      <w:r w:rsidRPr="002D1A91">
        <w:rPr>
          <w:rFonts w:ascii="Arial" w:hAnsi="Arial" w:cs="Arial"/>
        </w:rPr>
        <w:t xml:space="preserve">(the </w:t>
      </w:r>
      <w:r w:rsidRPr="002D1A91">
        <w:rPr>
          <w:rFonts w:ascii="Arial" w:hAnsi="Arial" w:cs="Arial"/>
          <w:b/>
        </w:rPr>
        <w:t>Relief Events</w:t>
      </w:r>
      <w:r w:rsidRPr="002D1A91">
        <w:rPr>
          <w:rFonts w:ascii="Arial" w:hAnsi="Arial" w:cs="Arial"/>
        </w:rPr>
        <w:t xml:space="preserve">): </w:t>
      </w:r>
    </w:p>
    <w:p w14:paraId="67A8011C" w14:textId="77777777" w:rsidR="00D96016" w:rsidRPr="002D1A91" w:rsidRDefault="00D96016" w:rsidP="00714AF0">
      <w:pPr>
        <w:pStyle w:val="Standardtext"/>
        <w:spacing w:after="0" w:line="240" w:lineRule="auto"/>
        <w:ind w:left="1440"/>
        <w:jc w:val="both"/>
        <w:rPr>
          <w:rFonts w:ascii="Arial" w:hAnsi="Arial" w:cs="Arial"/>
          <w:sz w:val="16"/>
          <w:szCs w:val="16"/>
        </w:rPr>
      </w:pPr>
    </w:p>
    <w:p w14:paraId="333F80D7" w14:textId="2707B83E" w:rsidR="00D96016" w:rsidRPr="002D1A91" w:rsidRDefault="00D96016" w:rsidP="00714AF0">
      <w:pPr>
        <w:pStyle w:val="Standardtext"/>
        <w:numPr>
          <w:ilvl w:val="0"/>
          <w:numId w:val="64"/>
        </w:numPr>
        <w:spacing w:after="0" w:line="240" w:lineRule="auto"/>
        <w:ind w:left="1440" w:hanging="720"/>
        <w:jc w:val="both"/>
        <w:rPr>
          <w:rFonts w:ascii="Arial" w:hAnsi="Arial" w:cs="Arial"/>
          <w:szCs w:val="22"/>
        </w:rPr>
      </w:pPr>
      <w:r w:rsidRPr="002D1A91">
        <w:rPr>
          <w:rFonts w:ascii="Arial" w:hAnsi="Arial" w:cs="Arial"/>
          <w:szCs w:val="22"/>
        </w:rPr>
        <w:t xml:space="preserve">a </w:t>
      </w:r>
      <w:bookmarkStart w:id="253" w:name="_Hlk226116112"/>
      <w:r w:rsidRPr="002D1A91">
        <w:rPr>
          <w:rFonts w:ascii="Arial" w:hAnsi="Arial" w:cs="Arial"/>
          <w:szCs w:val="22"/>
        </w:rPr>
        <w:t>Material Adverse Impediment</w:t>
      </w:r>
      <w:bookmarkEnd w:id="253"/>
      <w:r w:rsidRPr="002D1A91">
        <w:rPr>
          <w:rFonts w:ascii="Arial" w:hAnsi="Arial" w:cs="Arial"/>
          <w:szCs w:val="22"/>
        </w:rPr>
        <w:t xml:space="preserve">; provided, that the Concessionaire shall be entitled to only an extension in Time </w:t>
      </w:r>
      <w:r w:rsidR="00BF5F6C" w:rsidRPr="002D1A91">
        <w:rPr>
          <w:rFonts w:ascii="Arial" w:hAnsi="Arial" w:cs="Arial"/>
          <w:szCs w:val="22"/>
        </w:rPr>
        <w:t>for</w:t>
      </w:r>
      <w:r w:rsidRPr="002D1A91">
        <w:rPr>
          <w:rFonts w:ascii="Arial" w:hAnsi="Arial" w:cs="Arial"/>
          <w:szCs w:val="22"/>
        </w:rPr>
        <w:t xml:space="preserve"> Completion for any delays and to Relief Costs that, in each case, directly result from the Material Adverse Impediment and as are determined by the Independent Engineer and Independent Auditor in the Relief Order;</w:t>
      </w:r>
    </w:p>
    <w:p w14:paraId="263E80A3" w14:textId="77777777" w:rsidR="00D96016" w:rsidRPr="002D1A91" w:rsidRDefault="00D96016" w:rsidP="00714AF0">
      <w:pPr>
        <w:pStyle w:val="Standardtext"/>
        <w:spacing w:after="0" w:line="240" w:lineRule="auto"/>
        <w:ind w:left="1440" w:hanging="720"/>
        <w:jc w:val="both"/>
        <w:rPr>
          <w:rFonts w:ascii="Arial" w:hAnsi="Arial" w:cs="Arial"/>
          <w:sz w:val="16"/>
          <w:szCs w:val="16"/>
        </w:rPr>
      </w:pPr>
    </w:p>
    <w:p w14:paraId="46D9C076" w14:textId="57A81885" w:rsidR="00D96016" w:rsidRPr="002D1A91" w:rsidRDefault="00D96016" w:rsidP="00714AF0">
      <w:pPr>
        <w:pStyle w:val="Standardtext"/>
        <w:numPr>
          <w:ilvl w:val="0"/>
          <w:numId w:val="64"/>
        </w:numPr>
        <w:spacing w:after="0" w:line="240" w:lineRule="auto"/>
        <w:ind w:left="1440" w:hanging="720"/>
        <w:jc w:val="both"/>
        <w:rPr>
          <w:rFonts w:ascii="Arial" w:hAnsi="Arial" w:cs="Arial"/>
          <w:szCs w:val="22"/>
        </w:rPr>
      </w:pPr>
      <w:r w:rsidRPr="002D1A91">
        <w:rPr>
          <w:rFonts w:ascii="Arial" w:hAnsi="Arial" w:cs="Arial"/>
          <w:szCs w:val="22"/>
        </w:rPr>
        <w:t xml:space="preserve">a Political Event; provided, that the Concessionaire shall be entitled to only an extension in Time </w:t>
      </w:r>
      <w:r w:rsidR="00BF5F6C" w:rsidRPr="002D1A91">
        <w:rPr>
          <w:rFonts w:ascii="Arial" w:hAnsi="Arial" w:cs="Arial"/>
          <w:szCs w:val="22"/>
        </w:rPr>
        <w:t>for</w:t>
      </w:r>
      <w:r w:rsidRPr="002D1A91">
        <w:rPr>
          <w:rFonts w:ascii="Arial" w:hAnsi="Arial" w:cs="Arial"/>
          <w:szCs w:val="22"/>
        </w:rPr>
        <w:t xml:space="preserve"> Completion for any delays and to Relief Costs that, in each case, directly result from the Political Event and as are determined by the Independent Engineer and Independent Auditor in the Relief Order;</w:t>
      </w:r>
    </w:p>
    <w:p w14:paraId="2AB94124" w14:textId="77777777" w:rsidR="00D96016" w:rsidRPr="002D1A91" w:rsidRDefault="00D96016" w:rsidP="00714AF0">
      <w:pPr>
        <w:pStyle w:val="Standardtext"/>
        <w:spacing w:after="0" w:line="240" w:lineRule="auto"/>
        <w:ind w:left="0"/>
        <w:jc w:val="both"/>
        <w:rPr>
          <w:rFonts w:ascii="Arial" w:hAnsi="Arial" w:cs="Arial"/>
          <w:sz w:val="16"/>
          <w:szCs w:val="16"/>
        </w:rPr>
      </w:pPr>
    </w:p>
    <w:p w14:paraId="2004C67D" w14:textId="59864896" w:rsidR="00D96016" w:rsidRPr="002D1A91" w:rsidRDefault="00D96016" w:rsidP="00714AF0">
      <w:pPr>
        <w:pStyle w:val="Standardtext"/>
        <w:numPr>
          <w:ilvl w:val="0"/>
          <w:numId w:val="64"/>
        </w:numPr>
        <w:spacing w:after="0" w:line="240" w:lineRule="auto"/>
        <w:ind w:left="1440" w:hanging="720"/>
        <w:jc w:val="both"/>
        <w:rPr>
          <w:rFonts w:ascii="Arial" w:hAnsi="Arial" w:cs="Arial"/>
          <w:szCs w:val="22"/>
        </w:rPr>
      </w:pPr>
      <w:r w:rsidRPr="002D1A91">
        <w:rPr>
          <w:rFonts w:ascii="Arial" w:hAnsi="Arial" w:cs="Arial"/>
          <w:szCs w:val="22"/>
        </w:rPr>
        <w:t>an Emergency Decommissioning directly resulting from a</w:t>
      </w:r>
      <w:r w:rsidR="006B317E">
        <w:rPr>
          <w:rFonts w:ascii="Arial" w:hAnsi="Arial" w:cs="Arial"/>
          <w:szCs w:val="22"/>
        </w:rPr>
        <w:t>n</w:t>
      </w:r>
      <w:r w:rsidRPr="002D1A91">
        <w:rPr>
          <w:rFonts w:ascii="Arial" w:hAnsi="Arial" w:cs="Arial"/>
          <w:szCs w:val="22"/>
        </w:rPr>
        <w:t xml:space="preserve"> </w:t>
      </w:r>
      <w:r w:rsidR="00D15AB1" w:rsidRPr="002D1A91">
        <w:rPr>
          <w:rFonts w:ascii="Arial" w:hAnsi="Arial" w:cs="Arial"/>
          <w:szCs w:val="22"/>
        </w:rPr>
        <w:t xml:space="preserve">Agency </w:t>
      </w:r>
      <w:r w:rsidRPr="002D1A91">
        <w:rPr>
          <w:rFonts w:ascii="Arial" w:hAnsi="Arial" w:cs="Arial"/>
          <w:szCs w:val="22"/>
        </w:rPr>
        <w:t xml:space="preserve">Event of Default or a Political Event; provided, that the Concessionaire shall be entitled to only an extension in Time </w:t>
      </w:r>
      <w:r w:rsidR="00BF5F6C" w:rsidRPr="002D1A91">
        <w:rPr>
          <w:rFonts w:ascii="Arial" w:hAnsi="Arial" w:cs="Arial"/>
          <w:szCs w:val="22"/>
        </w:rPr>
        <w:t>for</w:t>
      </w:r>
      <w:r w:rsidRPr="002D1A91">
        <w:rPr>
          <w:rFonts w:ascii="Arial" w:hAnsi="Arial" w:cs="Arial"/>
          <w:szCs w:val="22"/>
        </w:rPr>
        <w:t xml:space="preserve"> Completion for any delays and to Relief Costs that, in each case, directly result from Emergency Decommissioning caused by a Political Event and as are determined by the Independent Engineer and </w:t>
      </w:r>
      <w:r w:rsidR="006B317E">
        <w:rPr>
          <w:rFonts w:ascii="Arial" w:hAnsi="Arial" w:cs="Arial"/>
          <w:szCs w:val="22"/>
        </w:rPr>
        <w:t xml:space="preserve">the </w:t>
      </w:r>
      <w:r w:rsidRPr="002D1A91">
        <w:rPr>
          <w:rFonts w:ascii="Arial" w:hAnsi="Arial" w:cs="Arial"/>
          <w:szCs w:val="22"/>
        </w:rPr>
        <w:t>Independent Auditor in the Relief Order;</w:t>
      </w:r>
    </w:p>
    <w:p w14:paraId="723F7D07" w14:textId="77777777" w:rsidR="00D96016" w:rsidRPr="002D1A91" w:rsidRDefault="00D96016" w:rsidP="00714AF0">
      <w:pPr>
        <w:spacing w:line="240" w:lineRule="auto"/>
        <w:rPr>
          <w:rFonts w:ascii="Arial" w:hAnsi="Arial" w:cs="Arial"/>
          <w:sz w:val="16"/>
          <w:szCs w:val="16"/>
        </w:rPr>
      </w:pPr>
    </w:p>
    <w:p w14:paraId="08AC6AA9" w14:textId="6CCB2257" w:rsidR="00D96016" w:rsidRPr="002D1A91" w:rsidRDefault="00D96016" w:rsidP="00714AF0">
      <w:pPr>
        <w:pStyle w:val="Standardtext"/>
        <w:numPr>
          <w:ilvl w:val="0"/>
          <w:numId w:val="64"/>
        </w:numPr>
        <w:spacing w:after="0" w:line="240" w:lineRule="auto"/>
        <w:ind w:left="1440" w:hanging="720"/>
        <w:jc w:val="both"/>
        <w:rPr>
          <w:rFonts w:ascii="Arial" w:hAnsi="Arial" w:cs="Arial"/>
        </w:rPr>
      </w:pPr>
      <w:r w:rsidRPr="002D1A91">
        <w:rPr>
          <w:rFonts w:ascii="Arial" w:hAnsi="Arial" w:cs="Arial"/>
        </w:rPr>
        <w:t xml:space="preserve">the </w:t>
      </w:r>
      <w:r w:rsidRPr="002D1A91">
        <w:rPr>
          <w:rFonts w:ascii="Arial" w:hAnsi="Arial" w:cs="Arial"/>
          <w:szCs w:val="22"/>
        </w:rPr>
        <w:t>occurrence</w:t>
      </w:r>
      <w:r w:rsidRPr="002D1A91">
        <w:rPr>
          <w:rFonts w:ascii="Arial" w:hAnsi="Arial" w:cs="Arial"/>
        </w:rPr>
        <w:t xml:space="preserve"> of the circumstances set out in Section 4.9 (</w:t>
      </w:r>
      <w:r w:rsidRPr="002D1A91">
        <w:rPr>
          <w:rFonts w:ascii="Arial" w:hAnsi="Arial" w:cs="Arial"/>
          <w:i/>
        </w:rPr>
        <w:t>Geological and Arch</w:t>
      </w:r>
      <w:r w:rsidR="000D20EB" w:rsidRPr="002D1A91">
        <w:rPr>
          <w:rFonts w:ascii="Arial" w:hAnsi="Arial" w:cs="Arial"/>
          <w:i/>
        </w:rPr>
        <w:t>a</w:t>
      </w:r>
      <w:r w:rsidRPr="002D1A91">
        <w:rPr>
          <w:rFonts w:ascii="Arial" w:hAnsi="Arial" w:cs="Arial"/>
          <w:i/>
        </w:rPr>
        <w:t>eological Finds</w:t>
      </w:r>
      <w:r w:rsidRPr="002D1A91">
        <w:rPr>
          <w:rFonts w:ascii="Arial" w:hAnsi="Arial" w:cs="Arial"/>
        </w:rPr>
        <w:t>) causing a delay in the performance of the Concessionaire’s obligations under this Agreement</w:t>
      </w:r>
      <w:r w:rsidRPr="002D1A91">
        <w:rPr>
          <w:rFonts w:ascii="Arial" w:hAnsi="Arial" w:cs="Arial"/>
          <w:szCs w:val="22"/>
        </w:rPr>
        <w:t xml:space="preserve">; provided, that the Concessionaire shall be entitled to only an extension in Time For Completion for any delays and to Relief Costs that, in each case, directly result from </w:t>
      </w:r>
      <w:r w:rsidRPr="002D1A91">
        <w:rPr>
          <w:rFonts w:ascii="Arial" w:hAnsi="Arial" w:cs="Arial"/>
        </w:rPr>
        <w:t>the occurrence of the circumstances set out in Section 4.9 (</w:t>
      </w:r>
      <w:r w:rsidRPr="002D1A91">
        <w:rPr>
          <w:rFonts w:ascii="Arial" w:hAnsi="Arial" w:cs="Arial"/>
          <w:i/>
        </w:rPr>
        <w:t>Geological and Arch</w:t>
      </w:r>
      <w:r w:rsidR="000D20EB" w:rsidRPr="002D1A91">
        <w:rPr>
          <w:rFonts w:ascii="Arial" w:hAnsi="Arial" w:cs="Arial"/>
          <w:i/>
        </w:rPr>
        <w:t>a</w:t>
      </w:r>
      <w:r w:rsidRPr="002D1A91">
        <w:rPr>
          <w:rFonts w:ascii="Arial" w:hAnsi="Arial" w:cs="Arial"/>
          <w:i/>
        </w:rPr>
        <w:t>eological Finds</w:t>
      </w:r>
      <w:r w:rsidRPr="002D1A91">
        <w:rPr>
          <w:rFonts w:ascii="Arial" w:hAnsi="Arial" w:cs="Arial"/>
        </w:rPr>
        <w:t>)</w:t>
      </w:r>
      <w:r w:rsidRPr="002D1A91">
        <w:rPr>
          <w:rFonts w:ascii="Arial" w:hAnsi="Arial" w:cs="Arial"/>
          <w:szCs w:val="22"/>
        </w:rPr>
        <w:t xml:space="preserve"> and as are determined by the Independent Engineer and </w:t>
      </w:r>
      <w:r w:rsidR="006B317E">
        <w:rPr>
          <w:rFonts w:ascii="Arial" w:hAnsi="Arial" w:cs="Arial"/>
          <w:szCs w:val="22"/>
        </w:rPr>
        <w:t xml:space="preserve">the </w:t>
      </w:r>
      <w:r w:rsidRPr="002D1A91">
        <w:rPr>
          <w:rFonts w:ascii="Arial" w:hAnsi="Arial" w:cs="Arial"/>
          <w:szCs w:val="22"/>
        </w:rPr>
        <w:t>Independent Auditor in the Relief Order</w:t>
      </w:r>
      <w:r w:rsidRPr="002D1A91">
        <w:rPr>
          <w:rFonts w:ascii="Arial" w:hAnsi="Arial" w:cs="Arial"/>
        </w:rPr>
        <w:t>;</w:t>
      </w:r>
    </w:p>
    <w:p w14:paraId="59848546" w14:textId="77777777" w:rsidR="00D96016" w:rsidRPr="002D1A91" w:rsidRDefault="00D96016" w:rsidP="00714AF0">
      <w:pPr>
        <w:pStyle w:val="ListParagraph"/>
        <w:spacing w:line="240" w:lineRule="auto"/>
        <w:rPr>
          <w:rFonts w:ascii="Arial" w:hAnsi="Arial" w:cs="Arial"/>
          <w:sz w:val="16"/>
          <w:szCs w:val="16"/>
        </w:rPr>
      </w:pPr>
    </w:p>
    <w:p w14:paraId="4BF9AAE4" w14:textId="75190786" w:rsidR="00D96016" w:rsidRPr="002D1A91" w:rsidRDefault="00D96016" w:rsidP="00714AF0">
      <w:pPr>
        <w:pStyle w:val="Standardtext"/>
        <w:numPr>
          <w:ilvl w:val="0"/>
          <w:numId w:val="64"/>
        </w:numPr>
        <w:spacing w:after="0" w:line="240" w:lineRule="auto"/>
        <w:ind w:left="1440" w:hanging="720"/>
        <w:jc w:val="both"/>
        <w:rPr>
          <w:rFonts w:ascii="Arial" w:hAnsi="Arial" w:cs="Arial"/>
        </w:rPr>
      </w:pPr>
      <w:r w:rsidRPr="002D1A91">
        <w:rPr>
          <w:rFonts w:ascii="Arial" w:hAnsi="Arial" w:cs="Arial"/>
        </w:rPr>
        <w:t xml:space="preserve">the occurrence of the </w:t>
      </w:r>
      <w:r w:rsidR="00D15AB1" w:rsidRPr="002D1A91">
        <w:rPr>
          <w:rFonts w:ascii="Arial" w:hAnsi="Arial" w:cs="Arial"/>
        </w:rPr>
        <w:t xml:space="preserve">Agency </w:t>
      </w:r>
      <w:r w:rsidRPr="002D1A91">
        <w:rPr>
          <w:rFonts w:ascii="Arial" w:hAnsi="Arial" w:cs="Arial"/>
        </w:rPr>
        <w:t>Overriding Power Event</w:t>
      </w:r>
      <w:r w:rsidRPr="002D1A91">
        <w:rPr>
          <w:rFonts w:ascii="Arial" w:hAnsi="Arial" w:cs="Arial"/>
          <w:szCs w:val="22"/>
        </w:rPr>
        <w:t xml:space="preserve">; provided, that the Concessionaire shall be entitled to only an extension in Time </w:t>
      </w:r>
      <w:r w:rsidR="00BF5F6C" w:rsidRPr="002D1A91">
        <w:rPr>
          <w:rFonts w:ascii="Arial" w:hAnsi="Arial" w:cs="Arial"/>
          <w:szCs w:val="22"/>
        </w:rPr>
        <w:t>for</w:t>
      </w:r>
      <w:r w:rsidRPr="002D1A91">
        <w:rPr>
          <w:rFonts w:ascii="Arial" w:hAnsi="Arial" w:cs="Arial"/>
          <w:szCs w:val="22"/>
        </w:rPr>
        <w:t xml:space="preserve"> Completion for any delays and to Relief Costs that, in each case, directly result from the </w:t>
      </w:r>
      <w:r w:rsidR="00D15AB1" w:rsidRPr="002D1A91">
        <w:rPr>
          <w:rFonts w:ascii="Arial" w:hAnsi="Arial" w:cs="Arial"/>
        </w:rPr>
        <w:t xml:space="preserve">Ageny </w:t>
      </w:r>
      <w:r w:rsidRPr="002D1A91">
        <w:rPr>
          <w:rFonts w:ascii="Arial" w:hAnsi="Arial" w:cs="Arial"/>
        </w:rPr>
        <w:t>Overriding Power Event</w:t>
      </w:r>
      <w:r w:rsidRPr="002D1A91">
        <w:rPr>
          <w:rFonts w:ascii="Arial" w:hAnsi="Arial" w:cs="Arial"/>
          <w:szCs w:val="22"/>
        </w:rPr>
        <w:t xml:space="preserve"> and as are determined by the Independent Engineer and </w:t>
      </w:r>
      <w:r w:rsidR="006B317E">
        <w:rPr>
          <w:rFonts w:ascii="Arial" w:hAnsi="Arial" w:cs="Arial"/>
          <w:szCs w:val="22"/>
        </w:rPr>
        <w:t xml:space="preserve">the </w:t>
      </w:r>
      <w:r w:rsidRPr="002D1A91">
        <w:rPr>
          <w:rFonts w:ascii="Arial" w:hAnsi="Arial" w:cs="Arial"/>
          <w:szCs w:val="22"/>
        </w:rPr>
        <w:t>Independent Auditor in the Relief Order</w:t>
      </w:r>
      <w:r w:rsidRPr="002D1A91">
        <w:rPr>
          <w:rFonts w:ascii="Arial" w:hAnsi="Arial" w:cs="Arial"/>
        </w:rPr>
        <w:t>;</w:t>
      </w:r>
    </w:p>
    <w:p w14:paraId="441DCC36" w14:textId="77777777" w:rsidR="00D96016" w:rsidRPr="002D1A91" w:rsidRDefault="00D96016" w:rsidP="00714AF0">
      <w:pPr>
        <w:pStyle w:val="Standardtext"/>
        <w:spacing w:after="0" w:line="240" w:lineRule="auto"/>
        <w:ind w:left="0"/>
        <w:jc w:val="both"/>
        <w:rPr>
          <w:rFonts w:ascii="Arial" w:hAnsi="Arial" w:cs="Arial"/>
          <w:sz w:val="18"/>
          <w:szCs w:val="18"/>
        </w:rPr>
      </w:pPr>
    </w:p>
    <w:p w14:paraId="46301639" w14:textId="5DCDB160" w:rsidR="00D96016" w:rsidRPr="002D1A91" w:rsidRDefault="00D96016" w:rsidP="00714AF0">
      <w:pPr>
        <w:pStyle w:val="Standardtext"/>
        <w:numPr>
          <w:ilvl w:val="0"/>
          <w:numId w:val="64"/>
        </w:numPr>
        <w:spacing w:after="0" w:line="240" w:lineRule="auto"/>
        <w:ind w:left="1440" w:hanging="720"/>
        <w:jc w:val="both"/>
        <w:rPr>
          <w:rFonts w:ascii="Arial" w:hAnsi="Arial" w:cs="Arial"/>
          <w:szCs w:val="22"/>
        </w:rPr>
      </w:pPr>
      <w:r w:rsidRPr="002D1A91">
        <w:rPr>
          <w:rFonts w:ascii="Arial" w:hAnsi="Arial" w:cs="Arial"/>
          <w:szCs w:val="22"/>
        </w:rPr>
        <w:lastRenderedPageBreak/>
        <w:t xml:space="preserve">a </w:t>
      </w:r>
      <w:r w:rsidR="00BF5F6C" w:rsidRPr="002D1A91">
        <w:rPr>
          <w:rFonts w:ascii="Arial" w:hAnsi="Arial" w:cs="Arial"/>
          <w:szCs w:val="22"/>
        </w:rPr>
        <w:t>Non-Political</w:t>
      </w:r>
      <w:r w:rsidRPr="002D1A91">
        <w:rPr>
          <w:rFonts w:ascii="Arial" w:hAnsi="Arial" w:cs="Arial"/>
          <w:szCs w:val="22"/>
        </w:rPr>
        <w:t xml:space="preserve"> Event; provided, that the Concessionaire shall be entitled to only an extension in Time </w:t>
      </w:r>
      <w:r w:rsidR="00BF5F6C" w:rsidRPr="002D1A91">
        <w:rPr>
          <w:rFonts w:ascii="Arial" w:hAnsi="Arial" w:cs="Arial"/>
          <w:szCs w:val="22"/>
        </w:rPr>
        <w:t>for</w:t>
      </w:r>
      <w:r w:rsidRPr="002D1A91">
        <w:rPr>
          <w:rFonts w:ascii="Arial" w:hAnsi="Arial" w:cs="Arial"/>
          <w:szCs w:val="22"/>
        </w:rPr>
        <w:t xml:space="preserve"> Completion for any delays that directly result from the </w:t>
      </w:r>
      <w:r w:rsidR="00BF5F6C" w:rsidRPr="002D1A91">
        <w:rPr>
          <w:rFonts w:ascii="Arial" w:hAnsi="Arial" w:cs="Arial"/>
          <w:szCs w:val="22"/>
        </w:rPr>
        <w:t>Non-Political</w:t>
      </w:r>
      <w:r w:rsidRPr="002D1A91">
        <w:rPr>
          <w:rFonts w:ascii="Arial" w:hAnsi="Arial" w:cs="Arial"/>
          <w:szCs w:val="22"/>
        </w:rPr>
        <w:t xml:space="preserve"> Event and as are determined by the Independent Engineer and Independent Auditor in the Relief Order;</w:t>
      </w:r>
    </w:p>
    <w:p w14:paraId="54F08E9C" w14:textId="77777777" w:rsidR="001A497B" w:rsidRPr="002D1A91" w:rsidRDefault="001A497B" w:rsidP="00DC0F8C">
      <w:pPr>
        <w:rPr>
          <w:sz w:val="18"/>
          <w:szCs w:val="18"/>
        </w:rPr>
      </w:pPr>
    </w:p>
    <w:p w14:paraId="2B9BCC64" w14:textId="6A9079E2" w:rsidR="001A497B" w:rsidRPr="002D1A91" w:rsidRDefault="001A497B" w:rsidP="00714AF0">
      <w:pPr>
        <w:pStyle w:val="Standardtext"/>
        <w:numPr>
          <w:ilvl w:val="0"/>
          <w:numId w:val="64"/>
        </w:numPr>
        <w:spacing w:after="0" w:line="240" w:lineRule="auto"/>
        <w:ind w:left="1440" w:hanging="720"/>
        <w:jc w:val="both"/>
        <w:rPr>
          <w:rFonts w:ascii="Arial" w:eastAsia="Calibri" w:hAnsi="Arial" w:cs="Arial"/>
          <w:szCs w:val="22"/>
          <w:lang w:eastAsia="en-US"/>
        </w:rPr>
      </w:pPr>
      <w:r w:rsidRPr="002D1A91">
        <w:rPr>
          <w:rFonts w:ascii="Arial" w:eastAsia="Calibri" w:hAnsi="Arial" w:cs="Arial"/>
          <w:szCs w:val="22"/>
          <w:lang w:eastAsia="en-US"/>
        </w:rPr>
        <w:t xml:space="preserve">a delay by the </w:t>
      </w:r>
      <w:r w:rsidR="006002B5" w:rsidRPr="002D1A91">
        <w:rPr>
          <w:rFonts w:ascii="Arial" w:eastAsia="Calibri" w:hAnsi="Arial" w:cs="Arial"/>
          <w:szCs w:val="22"/>
          <w:lang w:eastAsia="en-US"/>
        </w:rPr>
        <w:t xml:space="preserve">Agency </w:t>
      </w:r>
      <w:r w:rsidRPr="002D1A91">
        <w:rPr>
          <w:rFonts w:ascii="Arial" w:eastAsia="Calibri" w:hAnsi="Arial" w:cs="Arial"/>
          <w:szCs w:val="22"/>
          <w:lang w:eastAsia="en-US"/>
        </w:rPr>
        <w:t xml:space="preserve">in providing the Vacant Possession of the Project Site in accordance with the terms of this Agreement; </w:t>
      </w:r>
      <w:r w:rsidR="00122EA9" w:rsidRPr="002D1A91">
        <w:rPr>
          <w:rFonts w:ascii="Arial" w:eastAsia="Calibri" w:hAnsi="Arial" w:cs="Arial"/>
          <w:szCs w:val="22"/>
          <w:lang w:eastAsia="en-US"/>
        </w:rPr>
        <w:t>provided, that the Co</w:t>
      </w:r>
      <w:r w:rsidR="00497356" w:rsidRPr="002D1A91">
        <w:rPr>
          <w:rFonts w:ascii="Arial" w:eastAsia="Calibri" w:hAnsi="Arial" w:cs="Arial"/>
          <w:szCs w:val="22"/>
          <w:lang w:eastAsia="en-US"/>
        </w:rPr>
        <w:t>n</w:t>
      </w:r>
      <w:r w:rsidR="00122EA9" w:rsidRPr="002D1A91">
        <w:rPr>
          <w:rFonts w:ascii="Arial" w:eastAsia="Calibri" w:hAnsi="Arial" w:cs="Arial"/>
          <w:szCs w:val="22"/>
          <w:lang w:eastAsia="en-US"/>
        </w:rPr>
        <w:t xml:space="preserve">cessionaire shall be entitled to </w:t>
      </w:r>
      <w:r w:rsidR="0082725B" w:rsidRPr="002D1A91">
        <w:rPr>
          <w:rFonts w:ascii="Arial" w:eastAsia="Calibri" w:hAnsi="Arial" w:cs="Arial"/>
          <w:szCs w:val="22"/>
          <w:lang w:eastAsia="en-US"/>
        </w:rPr>
        <w:t>an extension in Time for Completion</w:t>
      </w:r>
      <w:r w:rsidR="0082725B" w:rsidRPr="002D1A91">
        <w:rPr>
          <w:rFonts w:ascii="Arial" w:hAnsi="Arial" w:cs="Arial"/>
          <w:szCs w:val="22"/>
        </w:rPr>
        <w:t xml:space="preserve"> for any delays and to </w:t>
      </w:r>
      <w:r w:rsidR="0082725B" w:rsidRPr="002D1A91">
        <w:rPr>
          <w:rFonts w:ascii="Arial" w:hAnsi="Arial" w:cs="Arial"/>
        </w:rPr>
        <w:t xml:space="preserve">Relief </w:t>
      </w:r>
      <w:r w:rsidR="0082725B" w:rsidRPr="002D1A91">
        <w:rPr>
          <w:rFonts w:ascii="Arial" w:hAnsi="Arial" w:cs="Arial"/>
          <w:szCs w:val="22"/>
        </w:rPr>
        <w:t>Costs that, in each case,</w:t>
      </w:r>
      <w:r w:rsidR="0082725B" w:rsidRPr="002D1A91">
        <w:rPr>
          <w:rFonts w:ascii="Arial" w:eastAsia="Calibri" w:hAnsi="Arial" w:cs="Arial"/>
          <w:szCs w:val="22"/>
          <w:lang w:eastAsia="en-US"/>
        </w:rPr>
        <w:t xml:space="preserve"> directly result from such delay in providing Vacant Possession and as are determined by the Independent Engineer and Independent Auditor in the</w:t>
      </w:r>
      <w:r w:rsidR="0082725B" w:rsidRPr="002D1A91">
        <w:rPr>
          <w:rFonts w:ascii="Arial" w:hAnsi="Arial" w:cs="Arial"/>
        </w:rPr>
        <w:t xml:space="preserve"> Relief </w:t>
      </w:r>
      <w:r w:rsidR="0082725B" w:rsidRPr="002D1A91">
        <w:rPr>
          <w:rFonts w:ascii="Arial" w:eastAsia="Calibri" w:hAnsi="Arial" w:cs="Arial"/>
          <w:szCs w:val="22"/>
          <w:lang w:eastAsia="en-US"/>
        </w:rPr>
        <w:t xml:space="preserve">Order; </w:t>
      </w:r>
    </w:p>
    <w:p w14:paraId="12FCEA61" w14:textId="77777777" w:rsidR="00D96016" w:rsidRPr="002D1A91" w:rsidRDefault="00D96016" w:rsidP="00714AF0">
      <w:pPr>
        <w:pStyle w:val="Standardtext"/>
        <w:spacing w:after="0" w:line="240" w:lineRule="auto"/>
        <w:ind w:left="0"/>
        <w:jc w:val="both"/>
        <w:rPr>
          <w:rFonts w:ascii="Arial" w:hAnsi="Arial" w:cs="Arial"/>
          <w:sz w:val="18"/>
          <w:szCs w:val="18"/>
        </w:rPr>
      </w:pPr>
    </w:p>
    <w:p w14:paraId="2C539D67" w14:textId="6E458AEA" w:rsidR="00ED4F12" w:rsidRPr="002D1A91" w:rsidRDefault="00ED4F12" w:rsidP="00714AF0">
      <w:pPr>
        <w:pStyle w:val="Standardtext"/>
        <w:numPr>
          <w:ilvl w:val="0"/>
          <w:numId w:val="64"/>
        </w:numPr>
        <w:spacing w:after="0" w:line="240" w:lineRule="auto"/>
        <w:ind w:left="1440" w:hanging="720"/>
        <w:jc w:val="both"/>
        <w:rPr>
          <w:rFonts w:ascii="Arial" w:hAnsi="Arial" w:cs="Arial"/>
          <w:szCs w:val="22"/>
        </w:rPr>
      </w:pPr>
      <w:r w:rsidRPr="002D1A91">
        <w:rPr>
          <w:rFonts w:ascii="Arial" w:hAnsi="Arial" w:cs="Arial"/>
          <w:szCs w:val="22"/>
        </w:rPr>
        <w:t>a delay caused as a result of Suspension, provided that such Suspension is caused due to a Permitted Event; the Concessionaire shall be entitled to an extension in Time for Completion for any delays that directly result from such delay</w:t>
      </w:r>
      <w:r w:rsidR="00497356" w:rsidRPr="002D1A91">
        <w:rPr>
          <w:rFonts w:ascii="Arial" w:hAnsi="Arial" w:cs="Arial"/>
          <w:szCs w:val="22"/>
        </w:rPr>
        <w:t xml:space="preserve"> due to Suspension</w:t>
      </w:r>
      <w:r w:rsidRPr="002D1A91">
        <w:rPr>
          <w:rFonts w:ascii="Arial" w:hAnsi="Arial" w:cs="Arial"/>
          <w:szCs w:val="22"/>
        </w:rPr>
        <w:t>, as determined by the Independent Engineer and the Independent Auditor in the Relief Order</w:t>
      </w:r>
      <w:r w:rsidR="002D6EC3" w:rsidRPr="002D1A91">
        <w:rPr>
          <w:rFonts w:ascii="Arial" w:hAnsi="Arial" w:cs="Arial"/>
          <w:szCs w:val="22"/>
        </w:rPr>
        <w:t>; and</w:t>
      </w:r>
    </w:p>
    <w:p w14:paraId="1ECA37A9" w14:textId="77777777" w:rsidR="00ED4F12" w:rsidRPr="002D1A91" w:rsidRDefault="00ED4F12" w:rsidP="00714AF0">
      <w:pPr>
        <w:pStyle w:val="ListParagraph"/>
        <w:spacing w:line="240" w:lineRule="auto"/>
        <w:rPr>
          <w:rFonts w:ascii="Arial" w:hAnsi="Arial" w:cs="Arial"/>
          <w:sz w:val="18"/>
          <w:szCs w:val="18"/>
        </w:rPr>
      </w:pPr>
    </w:p>
    <w:p w14:paraId="6C02055E" w14:textId="5587D882" w:rsidR="002D6EC3" w:rsidRPr="002D1A91" w:rsidRDefault="008A1ED7" w:rsidP="00714AF0">
      <w:pPr>
        <w:pStyle w:val="Standardtext"/>
        <w:numPr>
          <w:ilvl w:val="0"/>
          <w:numId w:val="64"/>
        </w:numPr>
        <w:spacing w:after="0" w:line="240" w:lineRule="auto"/>
        <w:ind w:left="1440" w:hanging="720"/>
        <w:jc w:val="both"/>
        <w:rPr>
          <w:rFonts w:ascii="Arial" w:hAnsi="Arial" w:cs="Arial"/>
          <w:szCs w:val="22"/>
        </w:rPr>
      </w:pPr>
      <w:r w:rsidRPr="002D1A91">
        <w:rPr>
          <w:rFonts w:ascii="Arial" w:hAnsi="Arial" w:cs="Arial"/>
          <w:szCs w:val="22"/>
        </w:rPr>
        <w:t xml:space="preserve">an act of delay, impediment or prevention by </w:t>
      </w:r>
      <w:r w:rsidR="0001628E">
        <w:rPr>
          <w:rFonts w:ascii="Arial" w:hAnsi="Arial" w:cs="Arial"/>
          <w:szCs w:val="22"/>
        </w:rPr>
        <w:t>the</w:t>
      </w:r>
      <w:r w:rsidR="00E71572" w:rsidRPr="002D1A91">
        <w:rPr>
          <w:rFonts w:ascii="Arial" w:hAnsi="Arial" w:cs="Arial"/>
          <w:szCs w:val="22"/>
        </w:rPr>
        <w:t xml:space="preserve"> </w:t>
      </w:r>
      <w:r w:rsidR="007E1110" w:rsidRPr="002D1A91">
        <w:rPr>
          <w:rFonts w:ascii="Arial" w:hAnsi="Arial" w:cs="Arial"/>
          <w:szCs w:val="22"/>
        </w:rPr>
        <w:t>Agency</w:t>
      </w:r>
      <w:r w:rsidR="00E71572" w:rsidRPr="002D1A91">
        <w:rPr>
          <w:rFonts w:ascii="Arial" w:hAnsi="Arial" w:cs="Arial"/>
          <w:szCs w:val="22"/>
        </w:rPr>
        <w:t xml:space="preserve"> </w:t>
      </w:r>
      <w:r w:rsidRPr="002D1A91">
        <w:rPr>
          <w:rFonts w:ascii="Arial" w:hAnsi="Arial" w:cs="Arial"/>
          <w:szCs w:val="22"/>
        </w:rPr>
        <w:t xml:space="preserve"> </w:t>
      </w:r>
      <w:r w:rsidR="00DE7575" w:rsidRPr="002D1A91">
        <w:rPr>
          <w:rFonts w:ascii="Arial" w:hAnsi="Arial" w:cs="Arial"/>
          <w:szCs w:val="22"/>
        </w:rPr>
        <w:t xml:space="preserve">or </w:t>
      </w:r>
      <w:r w:rsidRPr="002D1A91">
        <w:rPr>
          <w:rFonts w:ascii="Arial" w:hAnsi="Arial" w:cs="Arial"/>
          <w:szCs w:val="22"/>
        </w:rPr>
        <w:t xml:space="preserve"> any </w:t>
      </w:r>
      <w:r w:rsidR="0001628E">
        <w:rPr>
          <w:rFonts w:ascii="Arial" w:hAnsi="Arial" w:cs="Arial"/>
          <w:szCs w:val="22"/>
        </w:rPr>
        <w:t xml:space="preserve">other </w:t>
      </w:r>
      <w:r w:rsidRPr="002D1A91">
        <w:rPr>
          <w:rFonts w:ascii="Arial" w:hAnsi="Arial" w:cs="Arial"/>
          <w:szCs w:val="22"/>
        </w:rPr>
        <w:t>governmental entity, agency, or authority</w:t>
      </w:r>
      <w:r w:rsidR="00DA40D5" w:rsidRPr="002D1A91">
        <w:rPr>
          <w:rFonts w:ascii="Arial" w:hAnsi="Arial" w:cs="Arial"/>
          <w:szCs w:val="22"/>
        </w:rPr>
        <w:t xml:space="preserve"> </w:t>
      </w:r>
      <w:r w:rsidRPr="002D1A91">
        <w:rPr>
          <w:rFonts w:ascii="Arial" w:hAnsi="Arial" w:cs="Arial"/>
          <w:szCs w:val="22"/>
        </w:rPr>
        <w:t xml:space="preserve">or a material breach by </w:t>
      </w:r>
      <w:r w:rsidR="004B083B" w:rsidRPr="002D1A91">
        <w:rPr>
          <w:rFonts w:ascii="Arial" w:hAnsi="Arial" w:cs="Arial"/>
          <w:szCs w:val="22"/>
        </w:rPr>
        <w:t xml:space="preserve">the </w:t>
      </w:r>
      <w:r w:rsidR="00E71572" w:rsidRPr="002D1A91">
        <w:rPr>
          <w:rFonts w:ascii="Arial" w:hAnsi="Arial" w:cs="Arial"/>
          <w:szCs w:val="22"/>
        </w:rPr>
        <w:t>Agency</w:t>
      </w:r>
      <w:r w:rsidRPr="002D1A91">
        <w:rPr>
          <w:rFonts w:ascii="Arial" w:hAnsi="Arial" w:cs="Arial"/>
          <w:szCs w:val="22"/>
        </w:rPr>
        <w:t xml:space="preserve"> of any of its obligations under this Agreement or any other Project Agreement to which it is a party; </w:t>
      </w:r>
      <w:r w:rsidR="002D6EC3" w:rsidRPr="002D1A91">
        <w:rPr>
          <w:rFonts w:ascii="Arial" w:hAnsi="Arial" w:cs="Arial"/>
          <w:szCs w:val="22"/>
        </w:rPr>
        <w:t xml:space="preserve">provided, that the Concessionaire shall be entitled to </w:t>
      </w:r>
      <w:r w:rsidR="00F2375E" w:rsidRPr="002D1A91">
        <w:rPr>
          <w:rFonts w:ascii="Arial" w:hAnsi="Arial" w:cs="Arial"/>
          <w:szCs w:val="22"/>
        </w:rPr>
        <w:t xml:space="preserve">Relief Costs </w:t>
      </w:r>
      <w:r w:rsidR="00497356" w:rsidRPr="002D1A91">
        <w:rPr>
          <w:rFonts w:ascii="Arial" w:hAnsi="Arial" w:cs="Arial"/>
          <w:szCs w:val="22"/>
        </w:rPr>
        <w:t xml:space="preserve">only </w:t>
      </w:r>
      <w:r w:rsidR="002D6EC3" w:rsidRPr="002D1A91">
        <w:rPr>
          <w:rFonts w:ascii="Arial" w:hAnsi="Arial" w:cs="Arial"/>
          <w:szCs w:val="22"/>
        </w:rPr>
        <w:t xml:space="preserve">for any delays that directly result from the </w:t>
      </w:r>
      <w:r w:rsidR="00AD6A9F" w:rsidRPr="002D1A91">
        <w:rPr>
          <w:rFonts w:ascii="Arial" w:hAnsi="Arial" w:cs="Arial"/>
          <w:szCs w:val="22"/>
        </w:rPr>
        <w:t>[•]</w:t>
      </w:r>
      <w:r w:rsidR="002D6EC3" w:rsidRPr="002D1A91">
        <w:rPr>
          <w:rFonts w:ascii="Arial" w:hAnsi="Arial" w:cs="Arial"/>
          <w:szCs w:val="22"/>
        </w:rPr>
        <w:t xml:space="preserve"> and as are determined by the Independent Engineer and </w:t>
      </w:r>
      <w:r w:rsidR="006B317E">
        <w:rPr>
          <w:rFonts w:ascii="Arial" w:hAnsi="Arial" w:cs="Arial"/>
          <w:szCs w:val="22"/>
        </w:rPr>
        <w:t xml:space="preserve">the </w:t>
      </w:r>
      <w:r w:rsidR="002D6EC3" w:rsidRPr="002D1A91">
        <w:rPr>
          <w:rFonts w:ascii="Arial" w:hAnsi="Arial" w:cs="Arial"/>
          <w:szCs w:val="22"/>
        </w:rPr>
        <w:t>Independent Auditor in the Relief Order</w:t>
      </w:r>
      <w:r w:rsidR="00F2375E" w:rsidRPr="002D1A91">
        <w:rPr>
          <w:rFonts w:ascii="Arial" w:hAnsi="Arial" w:cs="Arial"/>
          <w:szCs w:val="22"/>
        </w:rPr>
        <w:t>.</w:t>
      </w:r>
    </w:p>
    <w:p w14:paraId="35B26B02" w14:textId="071999DB" w:rsidR="00D96016" w:rsidRPr="002D1A91" w:rsidRDefault="00D96016" w:rsidP="00714AF0">
      <w:pPr>
        <w:pStyle w:val="Standardtext"/>
        <w:spacing w:after="0" w:line="240" w:lineRule="auto"/>
        <w:ind w:left="0"/>
        <w:jc w:val="both"/>
        <w:rPr>
          <w:rFonts w:ascii="Arial" w:hAnsi="Arial" w:cs="Arial"/>
          <w:sz w:val="14"/>
          <w:szCs w:val="14"/>
        </w:rPr>
      </w:pPr>
    </w:p>
    <w:p w14:paraId="18BFF95B" w14:textId="5FF98F67"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 xml:space="preserve">If due to the occurrence of a Relief Event the Concessionaire is entitled to initiate a Relief </w:t>
      </w:r>
      <w:r w:rsidR="003237EB" w:rsidRPr="002D1A91">
        <w:rPr>
          <w:rFonts w:ascii="Arial" w:hAnsi="Arial" w:cs="Arial"/>
        </w:rPr>
        <w:t xml:space="preserve">Order </w:t>
      </w:r>
      <w:r w:rsidRPr="002D1A91">
        <w:rPr>
          <w:rFonts w:ascii="Arial" w:hAnsi="Arial" w:cs="Arial"/>
        </w:rPr>
        <w:t>Request, the Concessionaire shall prepare and deliver to the Independent Engineer and the Independent Auditor (with a copy to the</w:t>
      </w:r>
      <w:r w:rsidR="007417AA" w:rsidRPr="002D1A91">
        <w:rPr>
          <w:rFonts w:ascii="Arial" w:hAnsi="Arial" w:cs="Arial"/>
        </w:rPr>
        <w:t xml:space="preserve"> </w:t>
      </w:r>
      <w:r w:rsidR="006002B5" w:rsidRPr="002D1A91">
        <w:rPr>
          <w:rFonts w:ascii="Arial" w:hAnsi="Arial" w:cs="Arial"/>
        </w:rPr>
        <w:t>Agency</w:t>
      </w:r>
      <w:r w:rsidRPr="002D1A91">
        <w:rPr>
          <w:rFonts w:ascii="Arial" w:hAnsi="Arial" w:cs="Arial"/>
        </w:rPr>
        <w:t xml:space="preserve">) a Relief Order Request, together with the </w:t>
      </w:r>
      <w:bookmarkStart w:id="254" w:name="_Hlk226116126"/>
      <w:r w:rsidRPr="006A4CA4">
        <w:rPr>
          <w:rFonts w:ascii="Arial" w:hAnsi="Arial" w:cs="Arial"/>
        </w:rPr>
        <w:t>Relief Order Proposal</w:t>
      </w:r>
      <w:r w:rsidRPr="002D1A91">
        <w:rPr>
          <w:rFonts w:ascii="Arial" w:hAnsi="Arial" w:cs="Arial"/>
        </w:rPr>
        <w:t xml:space="preserve"> </w:t>
      </w:r>
      <w:bookmarkEnd w:id="254"/>
      <w:r w:rsidRPr="002D1A91">
        <w:rPr>
          <w:rFonts w:ascii="Arial" w:hAnsi="Arial" w:cs="Arial"/>
        </w:rPr>
        <w:t>that is prepared in accordance with and is subject to Section 15.</w:t>
      </w:r>
      <w:r w:rsidR="008C6E6F">
        <w:rPr>
          <w:rFonts w:ascii="Arial" w:hAnsi="Arial" w:cs="Arial"/>
        </w:rPr>
        <w:t>3</w:t>
      </w:r>
      <w:r w:rsidRPr="002D1A91">
        <w:rPr>
          <w:rFonts w:ascii="Arial" w:hAnsi="Arial" w:cs="Arial"/>
        </w:rPr>
        <w:t xml:space="preserve"> (</w:t>
      </w:r>
      <w:r w:rsidRPr="002D1A91">
        <w:rPr>
          <w:rFonts w:ascii="Arial" w:hAnsi="Arial" w:cs="Arial"/>
          <w:i/>
        </w:rPr>
        <w:t>Relief Order Procedure</w:t>
      </w:r>
      <w:r w:rsidRPr="002D1A91">
        <w:rPr>
          <w:rFonts w:ascii="Arial" w:hAnsi="Arial" w:cs="Arial"/>
        </w:rPr>
        <w:t>) and, if applicable, Section 15.</w:t>
      </w:r>
      <w:r w:rsidR="00780309">
        <w:rPr>
          <w:rFonts w:ascii="Arial" w:hAnsi="Arial" w:cs="Arial"/>
        </w:rPr>
        <w:t>4</w:t>
      </w:r>
      <w:r w:rsidRPr="002D1A91">
        <w:rPr>
          <w:rFonts w:ascii="Arial" w:hAnsi="Arial" w:cs="Arial"/>
        </w:rPr>
        <w:t xml:space="preserve"> (</w:t>
      </w:r>
      <w:r w:rsidRPr="002D1A91">
        <w:rPr>
          <w:rFonts w:ascii="Arial" w:hAnsi="Arial" w:cs="Arial"/>
          <w:i/>
        </w:rPr>
        <w:t>Additional Requirements For Relief Orders Relating To Extension Of Time For Completion</w:t>
      </w:r>
      <w:r w:rsidRPr="002D1A91">
        <w:rPr>
          <w:rFonts w:ascii="Arial" w:hAnsi="Arial" w:cs="Arial"/>
        </w:rPr>
        <w:t>). Each Relief Order Request prepared in accordance with Section 15.</w:t>
      </w:r>
      <w:r w:rsidR="008C6E6F">
        <w:rPr>
          <w:rFonts w:ascii="Arial" w:hAnsi="Arial" w:cs="Arial"/>
        </w:rPr>
        <w:t>3</w:t>
      </w:r>
      <w:r w:rsidRPr="002D1A91">
        <w:rPr>
          <w:rFonts w:ascii="Arial" w:hAnsi="Arial" w:cs="Arial"/>
        </w:rPr>
        <w:t xml:space="preserve"> (</w:t>
      </w:r>
      <w:r w:rsidRPr="002D1A91">
        <w:rPr>
          <w:rFonts w:ascii="Arial" w:hAnsi="Arial" w:cs="Arial"/>
          <w:i/>
        </w:rPr>
        <w:t>Relief Order Procedure</w:t>
      </w:r>
      <w:r w:rsidRPr="002D1A91">
        <w:rPr>
          <w:rFonts w:ascii="Arial" w:hAnsi="Arial" w:cs="Arial"/>
        </w:rPr>
        <w:t>) and, if applicable, Section 15.</w:t>
      </w:r>
      <w:r w:rsidR="00780309">
        <w:rPr>
          <w:rFonts w:ascii="Arial" w:hAnsi="Arial" w:cs="Arial"/>
        </w:rPr>
        <w:t>4</w:t>
      </w:r>
      <w:r w:rsidRPr="002D1A91">
        <w:rPr>
          <w:rFonts w:ascii="Arial" w:hAnsi="Arial" w:cs="Arial"/>
        </w:rPr>
        <w:t xml:space="preserve"> (</w:t>
      </w:r>
      <w:r w:rsidRPr="002D1A91">
        <w:rPr>
          <w:rFonts w:ascii="Arial" w:hAnsi="Arial" w:cs="Arial"/>
          <w:i/>
        </w:rPr>
        <w:t xml:space="preserve">Additional Requirements </w:t>
      </w:r>
      <w:r w:rsidR="00BF5F6C" w:rsidRPr="002D1A91">
        <w:rPr>
          <w:rFonts w:ascii="Arial" w:hAnsi="Arial" w:cs="Arial"/>
          <w:i/>
        </w:rPr>
        <w:t>for</w:t>
      </w:r>
      <w:r w:rsidRPr="002D1A91">
        <w:rPr>
          <w:rFonts w:ascii="Arial" w:hAnsi="Arial" w:cs="Arial"/>
          <w:i/>
        </w:rPr>
        <w:t xml:space="preserve"> Relief Orders Relating </w:t>
      </w:r>
      <w:r w:rsidR="00BF5F6C" w:rsidRPr="002D1A91">
        <w:rPr>
          <w:rFonts w:ascii="Arial" w:hAnsi="Arial" w:cs="Arial"/>
          <w:i/>
        </w:rPr>
        <w:t>to</w:t>
      </w:r>
      <w:r w:rsidRPr="002D1A91">
        <w:rPr>
          <w:rFonts w:ascii="Arial" w:hAnsi="Arial" w:cs="Arial"/>
          <w:i/>
        </w:rPr>
        <w:t xml:space="preserve"> Extension </w:t>
      </w:r>
      <w:r w:rsidR="00BF5F6C" w:rsidRPr="002D1A91">
        <w:rPr>
          <w:rFonts w:ascii="Arial" w:hAnsi="Arial" w:cs="Arial"/>
          <w:i/>
        </w:rPr>
        <w:t>of</w:t>
      </w:r>
      <w:r w:rsidRPr="002D1A91">
        <w:rPr>
          <w:rFonts w:ascii="Arial" w:hAnsi="Arial" w:cs="Arial"/>
          <w:i/>
        </w:rPr>
        <w:t xml:space="preserve"> Time </w:t>
      </w:r>
      <w:r w:rsidR="00BF5F6C" w:rsidRPr="002D1A91">
        <w:rPr>
          <w:rFonts w:ascii="Arial" w:hAnsi="Arial" w:cs="Arial"/>
          <w:i/>
        </w:rPr>
        <w:t>for</w:t>
      </w:r>
      <w:r w:rsidRPr="002D1A91">
        <w:rPr>
          <w:rFonts w:ascii="Arial" w:hAnsi="Arial" w:cs="Arial"/>
          <w:i/>
        </w:rPr>
        <w:t xml:space="preserve"> Completion</w:t>
      </w:r>
      <w:r w:rsidRPr="002D1A91">
        <w:rPr>
          <w:rFonts w:ascii="Arial" w:hAnsi="Arial" w:cs="Arial"/>
        </w:rPr>
        <w:t xml:space="preserve">) shall specifically set out in detail the events and circumstances constituting the Relief Event, together with all supporting satisfactory documentary evidence relating thereto. </w:t>
      </w:r>
    </w:p>
    <w:p w14:paraId="17CDD26E" w14:textId="77777777" w:rsidR="00D96016" w:rsidRPr="002D1A91" w:rsidRDefault="00D96016" w:rsidP="00714AF0">
      <w:pPr>
        <w:pStyle w:val="Standardtext"/>
        <w:spacing w:after="0" w:line="240" w:lineRule="auto"/>
        <w:ind w:left="720"/>
        <w:jc w:val="both"/>
        <w:outlineLvl w:val="1"/>
        <w:rPr>
          <w:rFonts w:ascii="Arial" w:hAnsi="Arial" w:cs="Arial"/>
          <w:sz w:val="18"/>
          <w:szCs w:val="18"/>
        </w:rPr>
      </w:pPr>
    </w:p>
    <w:p w14:paraId="4E0E8C8B" w14:textId="0F4347B0"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Following submission to the Independent Engineer and the Independent Auditor of a Relief Order Request pursuant to Section 15.</w:t>
      </w:r>
      <w:r w:rsidR="00AB6962">
        <w:rPr>
          <w:rFonts w:ascii="Arial" w:hAnsi="Arial" w:cs="Arial"/>
        </w:rPr>
        <w:t>1</w:t>
      </w:r>
      <w:r w:rsidRPr="002D1A91">
        <w:rPr>
          <w:rFonts w:ascii="Arial" w:hAnsi="Arial" w:cs="Arial"/>
        </w:rPr>
        <w:t>.2, the Independent Engineer and the Independent Auditor shall proceed in accordance with Section 15.</w:t>
      </w:r>
      <w:r w:rsidR="008C6E6F">
        <w:rPr>
          <w:rFonts w:ascii="Arial" w:hAnsi="Arial" w:cs="Arial"/>
        </w:rPr>
        <w:t>3</w:t>
      </w:r>
      <w:r w:rsidRPr="002D1A91">
        <w:rPr>
          <w:rFonts w:ascii="Arial" w:hAnsi="Arial" w:cs="Arial"/>
        </w:rPr>
        <w:t xml:space="preserve"> (</w:t>
      </w:r>
      <w:r w:rsidRPr="002D1A91">
        <w:rPr>
          <w:rFonts w:ascii="Arial" w:hAnsi="Arial" w:cs="Arial"/>
          <w:i/>
        </w:rPr>
        <w:t>Relief Order Procedure</w:t>
      </w:r>
      <w:r w:rsidRPr="002D1A91">
        <w:rPr>
          <w:rFonts w:ascii="Arial" w:hAnsi="Arial" w:cs="Arial"/>
        </w:rPr>
        <w:t>) and Section 15.</w:t>
      </w:r>
      <w:r w:rsidR="00780309">
        <w:rPr>
          <w:rFonts w:ascii="Arial" w:hAnsi="Arial" w:cs="Arial"/>
        </w:rPr>
        <w:t>4</w:t>
      </w:r>
      <w:r w:rsidRPr="002D1A91">
        <w:rPr>
          <w:rFonts w:ascii="Arial" w:hAnsi="Arial" w:cs="Arial"/>
        </w:rPr>
        <w:t xml:space="preserve"> (</w:t>
      </w:r>
      <w:r w:rsidRPr="002D1A91">
        <w:rPr>
          <w:rFonts w:ascii="Arial" w:hAnsi="Arial" w:cs="Arial"/>
          <w:i/>
        </w:rPr>
        <w:t xml:space="preserve">Additional Requirements </w:t>
      </w:r>
      <w:r w:rsidR="00BF5F6C" w:rsidRPr="002D1A91">
        <w:rPr>
          <w:rFonts w:ascii="Arial" w:hAnsi="Arial" w:cs="Arial"/>
          <w:i/>
        </w:rPr>
        <w:t>for</w:t>
      </w:r>
      <w:r w:rsidRPr="002D1A91">
        <w:rPr>
          <w:rFonts w:ascii="Arial" w:hAnsi="Arial" w:cs="Arial"/>
          <w:i/>
        </w:rPr>
        <w:t xml:space="preserve"> Relief Orders Relating </w:t>
      </w:r>
      <w:r w:rsidR="00BF5F6C" w:rsidRPr="002D1A91">
        <w:rPr>
          <w:rFonts w:ascii="Arial" w:hAnsi="Arial" w:cs="Arial"/>
          <w:i/>
        </w:rPr>
        <w:t>to</w:t>
      </w:r>
      <w:r w:rsidRPr="002D1A91">
        <w:rPr>
          <w:rFonts w:ascii="Arial" w:hAnsi="Arial" w:cs="Arial"/>
          <w:i/>
        </w:rPr>
        <w:t xml:space="preserve"> Extension </w:t>
      </w:r>
      <w:r w:rsidR="00BF5F6C" w:rsidRPr="002D1A91">
        <w:rPr>
          <w:rFonts w:ascii="Arial" w:hAnsi="Arial" w:cs="Arial"/>
          <w:i/>
        </w:rPr>
        <w:t>of</w:t>
      </w:r>
      <w:r w:rsidRPr="002D1A91">
        <w:rPr>
          <w:rFonts w:ascii="Arial" w:hAnsi="Arial" w:cs="Arial"/>
          <w:i/>
        </w:rPr>
        <w:t xml:space="preserve"> Time </w:t>
      </w:r>
      <w:r w:rsidR="00BF5F6C" w:rsidRPr="002D1A91">
        <w:rPr>
          <w:rFonts w:ascii="Arial" w:hAnsi="Arial" w:cs="Arial"/>
          <w:i/>
        </w:rPr>
        <w:t>for</w:t>
      </w:r>
      <w:r w:rsidRPr="002D1A91">
        <w:rPr>
          <w:rFonts w:ascii="Arial" w:hAnsi="Arial" w:cs="Arial"/>
          <w:i/>
        </w:rPr>
        <w:t xml:space="preserve"> Completion</w:t>
      </w:r>
      <w:r w:rsidRPr="002D1A91">
        <w:rPr>
          <w:rFonts w:ascii="Arial" w:hAnsi="Arial" w:cs="Arial"/>
        </w:rPr>
        <w:t xml:space="preserve">). </w:t>
      </w:r>
    </w:p>
    <w:p w14:paraId="1F328E62" w14:textId="77777777" w:rsidR="00D96016" w:rsidRPr="002D1A91" w:rsidRDefault="00D96016" w:rsidP="00714AF0">
      <w:pPr>
        <w:pStyle w:val="Standardtext"/>
        <w:spacing w:after="0" w:line="240" w:lineRule="auto"/>
        <w:ind w:left="720"/>
        <w:jc w:val="both"/>
        <w:outlineLvl w:val="1"/>
        <w:rPr>
          <w:rFonts w:ascii="Arial" w:hAnsi="Arial" w:cs="Arial"/>
          <w:sz w:val="18"/>
          <w:szCs w:val="18"/>
        </w:rPr>
      </w:pPr>
    </w:p>
    <w:p w14:paraId="6354259B" w14:textId="03FF44E1" w:rsidR="00A55766" w:rsidRPr="002D1A91" w:rsidRDefault="00D96016" w:rsidP="00A55766">
      <w:pPr>
        <w:numPr>
          <w:ilvl w:val="2"/>
          <w:numId w:val="2"/>
        </w:numPr>
        <w:spacing w:line="240" w:lineRule="auto"/>
        <w:ind w:left="720"/>
        <w:contextualSpacing/>
        <w:jc w:val="both"/>
        <w:rPr>
          <w:rFonts w:ascii="Arial" w:hAnsi="Arial" w:cs="Arial"/>
        </w:rPr>
      </w:pPr>
      <w:r w:rsidRPr="002D1A91">
        <w:rPr>
          <w:rFonts w:ascii="Arial" w:hAnsi="Arial" w:cs="Arial"/>
        </w:rPr>
        <w:lastRenderedPageBreak/>
        <w:t>Notwithstanding anything to the contrary, the Parties agree that the Concessionaire shall not be entitled to any extensions of Time For Completion and/or Relief Costs, as applicable, due to occurrence of a Relief Event, until such time the same is determined by the Independent Engineer and the Independent Auditor and set out in the Relief Order issued by the same in accordance with this Agreement</w:t>
      </w:r>
      <w:r w:rsidR="00CA066E">
        <w:rPr>
          <w:rFonts w:ascii="Arial" w:hAnsi="Arial" w:cs="Arial"/>
        </w:rPr>
        <w:t>,</w:t>
      </w:r>
      <w:r w:rsidRPr="002D1A91">
        <w:rPr>
          <w:rFonts w:ascii="Arial" w:hAnsi="Arial" w:cs="Arial"/>
        </w:rPr>
        <w:t xml:space="preserve"> provided further</w:t>
      </w:r>
      <w:r w:rsidR="00CA066E">
        <w:rPr>
          <w:rFonts w:ascii="Arial" w:hAnsi="Arial" w:cs="Arial"/>
        </w:rPr>
        <w:t>,</w:t>
      </w:r>
      <w:r w:rsidRPr="002D1A91">
        <w:rPr>
          <w:rFonts w:ascii="Arial" w:hAnsi="Arial" w:cs="Arial"/>
        </w:rPr>
        <w:t xml:space="preserve"> that the Independent Engineer certifies that the Concessionaire has no space for parallel or alternate sequencing of works available for carrying out its obligations within the prescribed timelines and until the Concessionaire has proved to have made all its efforts to avoid such Relief Event according to Good Industry Practice. </w:t>
      </w:r>
    </w:p>
    <w:p w14:paraId="4BA8FE7E" w14:textId="77777777" w:rsidR="00D96016" w:rsidRPr="002D1A91" w:rsidRDefault="00D96016" w:rsidP="00714AF0">
      <w:pPr>
        <w:pStyle w:val="Standardtext"/>
        <w:spacing w:after="0" w:line="240" w:lineRule="auto"/>
        <w:ind w:left="0"/>
        <w:jc w:val="both"/>
        <w:rPr>
          <w:rFonts w:ascii="Arial" w:hAnsi="Arial" w:cs="Arial"/>
          <w:b/>
          <w:sz w:val="18"/>
          <w:szCs w:val="18"/>
        </w:rPr>
      </w:pPr>
    </w:p>
    <w:p w14:paraId="3075DB10" w14:textId="3197281F" w:rsidR="00A55766" w:rsidRPr="002D1A91" w:rsidRDefault="00A55766" w:rsidP="00A55766">
      <w:pPr>
        <w:pStyle w:val="Heading2"/>
        <w:spacing w:line="240" w:lineRule="auto"/>
        <w:ind w:left="720"/>
        <w:jc w:val="both"/>
        <w:rPr>
          <w:rFonts w:ascii="Arial" w:hAnsi="Arial" w:cs="Arial"/>
          <w:bCs/>
          <w:u w:val="single"/>
        </w:rPr>
      </w:pPr>
      <w:r w:rsidRPr="002D1A91">
        <w:rPr>
          <w:rFonts w:ascii="Arial" w:hAnsi="Arial" w:cs="Arial"/>
          <w:bCs/>
          <w:u w:val="single"/>
        </w:rPr>
        <w:t xml:space="preserve">Distinction Between Relief Costs </w:t>
      </w:r>
      <w:r w:rsidR="003346D1">
        <w:rPr>
          <w:rFonts w:ascii="Arial" w:hAnsi="Arial" w:cs="Arial"/>
          <w:bCs/>
          <w:u w:val="single"/>
        </w:rPr>
        <w:t>A</w:t>
      </w:r>
      <w:r w:rsidRPr="002D1A91">
        <w:rPr>
          <w:rFonts w:ascii="Arial" w:hAnsi="Arial" w:cs="Arial"/>
          <w:bCs/>
          <w:u w:val="single"/>
        </w:rPr>
        <w:t>nd Force Majeure Costs</w:t>
      </w:r>
    </w:p>
    <w:p w14:paraId="29817910" w14:textId="77777777" w:rsidR="00971826" w:rsidRPr="002D1A91" w:rsidRDefault="00971826" w:rsidP="002D1A91"/>
    <w:p w14:paraId="15D91C89" w14:textId="4398CB93" w:rsidR="00A55766" w:rsidRPr="002D1A91" w:rsidRDefault="00A55766" w:rsidP="002D1A91">
      <w:pPr>
        <w:pStyle w:val="Heading2"/>
        <w:numPr>
          <w:ilvl w:val="2"/>
          <w:numId w:val="2"/>
        </w:numPr>
        <w:spacing w:line="240" w:lineRule="auto"/>
        <w:ind w:left="720"/>
        <w:jc w:val="both"/>
        <w:rPr>
          <w:rFonts w:ascii="Arial" w:hAnsi="Arial" w:cs="Arial"/>
        </w:rPr>
      </w:pPr>
      <w:r w:rsidRPr="002D1A91">
        <w:rPr>
          <w:rFonts w:ascii="Arial" w:hAnsi="Arial" w:cs="Arial"/>
          <w:b w:val="0"/>
          <w:smallCaps w:val="0"/>
        </w:rPr>
        <w:t xml:space="preserve">For the avoidance of doubt, while Force Majeure Events (including Political Events and Non-Political Events) are classified as Relief Events for the purposes of procedure, notices, and extensions of Time for Completion under this Article 15, any </w:t>
      </w:r>
      <w:r w:rsidR="0067591F" w:rsidRPr="0067591F">
        <w:rPr>
          <w:rFonts w:ascii="Arial" w:hAnsi="Arial" w:cs="Arial"/>
          <w:b w:val="0"/>
          <w:smallCaps w:val="0"/>
        </w:rPr>
        <w:t>Force Majeure Costs</w:t>
      </w:r>
      <w:r w:rsidR="0067591F" w:rsidRPr="0067591F" w:rsidDel="0067591F">
        <w:rPr>
          <w:rFonts w:ascii="Arial" w:hAnsi="Arial" w:cs="Arial"/>
          <w:b w:val="0"/>
          <w:smallCaps w:val="0"/>
        </w:rPr>
        <w:t xml:space="preserve"> </w:t>
      </w:r>
      <w:r w:rsidRPr="002D1A91">
        <w:rPr>
          <w:rFonts w:ascii="Arial" w:hAnsi="Arial" w:cs="Arial"/>
          <w:b w:val="0"/>
          <w:smallCaps w:val="0"/>
        </w:rPr>
        <w:t>arising from a Force Majeure Event shall be</w:t>
      </w:r>
      <w:r w:rsidR="0067591F">
        <w:rPr>
          <w:rFonts w:ascii="Arial" w:hAnsi="Arial" w:cs="Arial"/>
          <w:b w:val="0"/>
          <w:smallCaps w:val="0"/>
        </w:rPr>
        <w:t xml:space="preserve"> strictly</w:t>
      </w:r>
      <w:r w:rsidR="00397EE4">
        <w:rPr>
          <w:rFonts w:ascii="Arial" w:hAnsi="Arial" w:cs="Arial"/>
          <w:b w:val="0"/>
          <w:smallCaps w:val="0"/>
        </w:rPr>
        <w:t xml:space="preserve"> </w:t>
      </w:r>
      <w:r w:rsidR="00397EE4" w:rsidRPr="00397EE4">
        <w:rPr>
          <w:rFonts w:ascii="Arial" w:hAnsi="Arial" w:cs="Arial"/>
          <w:b w:val="0"/>
          <w:smallCaps w:val="0"/>
        </w:rPr>
        <w:t>governed by, and allocated between the Parties in accordance with, Section 21.4 (</w:t>
      </w:r>
      <w:r w:rsidR="00397EE4" w:rsidRPr="00DC0F8C">
        <w:rPr>
          <w:rFonts w:ascii="Arial" w:hAnsi="Arial" w:cs="Arial"/>
          <w:b w:val="0"/>
          <w:i/>
          <w:iCs/>
          <w:smallCaps w:val="0"/>
        </w:rPr>
        <w:t>Allocation of Costs Arising out of Force Majeure</w:t>
      </w:r>
      <w:r w:rsidR="00397EE4" w:rsidRPr="00397EE4">
        <w:rPr>
          <w:rFonts w:ascii="Arial" w:hAnsi="Arial" w:cs="Arial"/>
          <w:b w:val="0"/>
          <w:smallCaps w:val="0"/>
        </w:rPr>
        <w:t>)</w:t>
      </w:r>
      <w:r w:rsidR="00397EE4">
        <w:rPr>
          <w:rFonts w:ascii="Arial" w:hAnsi="Arial" w:cs="Arial"/>
          <w:b w:val="0"/>
          <w:smallCaps w:val="0"/>
        </w:rPr>
        <w:t>.</w:t>
      </w:r>
    </w:p>
    <w:p w14:paraId="5B7AEB0B" w14:textId="46724748" w:rsidR="00A55766" w:rsidRPr="002D1A91" w:rsidRDefault="00A55766" w:rsidP="00030FBA">
      <w:pPr>
        <w:ind w:left="720"/>
        <w:rPr>
          <w:rFonts w:ascii="Arial" w:hAnsi="Arial" w:cs="Arial"/>
        </w:rPr>
      </w:pPr>
    </w:p>
    <w:p w14:paraId="6D09B575" w14:textId="77777777" w:rsidR="00D96016" w:rsidRPr="002D1A91" w:rsidRDefault="00D96016" w:rsidP="00714AF0">
      <w:pPr>
        <w:pStyle w:val="Heading2"/>
        <w:spacing w:line="240" w:lineRule="auto"/>
        <w:ind w:left="720"/>
        <w:jc w:val="both"/>
        <w:rPr>
          <w:rFonts w:ascii="Arial" w:hAnsi="Arial" w:cs="Arial"/>
          <w:u w:val="single"/>
        </w:rPr>
      </w:pPr>
      <w:bookmarkStart w:id="255" w:name="_Toc179410743"/>
      <w:bookmarkStart w:id="256" w:name="_Toc179998971"/>
      <w:bookmarkStart w:id="257" w:name="_Toc333900011"/>
      <w:r w:rsidRPr="002D1A91">
        <w:rPr>
          <w:rFonts w:ascii="Arial" w:hAnsi="Arial" w:cs="Arial"/>
          <w:u w:val="single"/>
        </w:rPr>
        <w:t>Relief Order Procedure</w:t>
      </w:r>
      <w:bookmarkEnd w:id="255"/>
      <w:bookmarkEnd w:id="256"/>
      <w:bookmarkEnd w:id="257"/>
    </w:p>
    <w:p w14:paraId="28834330" w14:textId="77777777" w:rsidR="00D96016" w:rsidRPr="002D1A91" w:rsidRDefault="00D96016" w:rsidP="00714AF0">
      <w:pPr>
        <w:pStyle w:val="Standardtext"/>
        <w:spacing w:after="0" w:line="240" w:lineRule="auto"/>
        <w:ind w:left="720"/>
        <w:jc w:val="both"/>
        <w:rPr>
          <w:rFonts w:ascii="Arial" w:hAnsi="Arial" w:cs="Arial"/>
          <w:sz w:val="18"/>
          <w:szCs w:val="18"/>
        </w:rPr>
      </w:pPr>
    </w:p>
    <w:p w14:paraId="4EB561AD" w14:textId="7946D22A"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 xml:space="preserve">In </w:t>
      </w:r>
      <w:r w:rsidR="00172D40">
        <w:rPr>
          <w:rFonts w:ascii="Arial" w:hAnsi="Arial" w:cs="Arial"/>
        </w:rPr>
        <w:t>the event</w:t>
      </w:r>
      <w:r w:rsidR="00172D40" w:rsidRPr="002D1A91">
        <w:rPr>
          <w:rFonts w:ascii="Arial" w:hAnsi="Arial" w:cs="Arial"/>
        </w:rPr>
        <w:t xml:space="preserve"> </w:t>
      </w:r>
      <w:r w:rsidRPr="002D1A91">
        <w:rPr>
          <w:rFonts w:ascii="Arial" w:hAnsi="Arial" w:cs="Arial"/>
        </w:rPr>
        <w:t>the Concessionaire submits a Relief Order Request to the Independent Engineer and the Independent Auditor (with a copy to the</w:t>
      </w:r>
      <w:r w:rsidR="00BA2095" w:rsidRPr="002D1A91">
        <w:rPr>
          <w:rFonts w:ascii="Arial" w:hAnsi="Arial" w:cs="Arial"/>
        </w:rPr>
        <w:t xml:space="preserve"> Agency</w:t>
      </w:r>
      <w:r w:rsidRPr="002D1A91">
        <w:rPr>
          <w:rFonts w:ascii="Arial" w:hAnsi="Arial" w:cs="Arial"/>
        </w:rPr>
        <w:t>) pursuant to Section 15.</w:t>
      </w:r>
      <w:r w:rsidR="00AB6962">
        <w:rPr>
          <w:rFonts w:ascii="Arial" w:hAnsi="Arial" w:cs="Arial"/>
        </w:rPr>
        <w:t>1</w:t>
      </w:r>
      <w:r w:rsidRPr="002D1A91">
        <w:rPr>
          <w:rFonts w:ascii="Arial" w:hAnsi="Arial" w:cs="Arial"/>
        </w:rPr>
        <w:t xml:space="preserve"> (</w:t>
      </w:r>
      <w:r w:rsidRPr="002D1A91">
        <w:rPr>
          <w:rFonts w:ascii="Arial" w:hAnsi="Arial" w:cs="Arial"/>
          <w:i/>
        </w:rPr>
        <w:t>Relief Events</w:t>
      </w:r>
      <w:r w:rsidRPr="002D1A91">
        <w:rPr>
          <w:rFonts w:ascii="Arial" w:hAnsi="Arial" w:cs="Arial"/>
        </w:rPr>
        <w:t>) then prior to the Independent Auditor and the Independent Engineer issuing a Relief Order, the Concessionaire shall prepare and submit to the Independent Auditor and the Independent Engineer (with a copy to the</w:t>
      </w:r>
      <w:r w:rsidR="003C63C2" w:rsidRPr="002D1A91">
        <w:rPr>
          <w:rFonts w:ascii="Arial" w:hAnsi="Arial" w:cs="Arial"/>
        </w:rPr>
        <w:t xml:space="preserve"> </w:t>
      </w:r>
      <w:r w:rsidR="00BA2095" w:rsidRPr="002D1A91">
        <w:rPr>
          <w:rFonts w:ascii="Arial" w:hAnsi="Arial" w:cs="Arial"/>
        </w:rPr>
        <w:t>Agency</w:t>
      </w:r>
      <w:r w:rsidRPr="002D1A91">
        <w:rPr>
          <w:rFonts w:ascii="Arial" w:hAnsi="Arial" w:cs="Arial"/>
        </w:rPr>
        <w:t xml:space="preserve">), as soon as practicable, a detailed proposal (the </w:t>
      </w:r>
      <w:r w:rsidRPr="002D1A91">
        <w:rPr>
          <w:rFonts w:ascii="Arial" w:hAnsi="Arial" w:cs="Arial"/>
          <w:b/>
        </w:rPr>
        <w:t>Relief Order Proposal</w:t>
      </w:r>
      <w:r w:rsidRPr="002D1A91">
        <w:rPr>
          <w:rFonts w:ascii="Arial" w:hAnsi="Arial" w:cs="Arial"/>
        </w:rPr>
        <w:t xml:space="preserve">) containing: </w:t>
      </w:r>
    </w:p>
    <w:p w14:paraId="1F711080" w14:textId="77777777" w:rsidR="00D96016" w:rsidRPr="002D1A91" w:rsidRDefault="00D96016" w:rsidP="00714AF0">
      <w:pPr>
        <w:pStyle w:val="Standardtext"/>
        <w:spacing w:after="0" w:line="240" w:lineRule="auto"/>
        <w:ind w:left="720"/>
        <w:jc w:val="both"/>
        <w:rPr>
          <w:rFonts w:ascii="Arial" w:hAnsi="Arial" w:cs="Arial"/>
          <w:sz w:val="18"/>
          <w:szCs w:val="18"/>
        </w:rPr>
      </w:pPr>
    </w:p>
    <w:p w14:paraId="4F92D27E" w14:textId="77777777" w:rsidR="00D96016" w:rsidRPr="002D1A91" w:rsidRDefault="00D96016" w:rsidP="00714AF0">
      <w:pPr>
        <w:pStyle w:val="Style"/>
        <w:numPr>
          <w:ilvl w:val="0"/>
          <w:numId w:val="65"/>
        </w:numPr>
        <w:ind w:left="1440" w:right="9" w:hanging="720"/>
        <w:jc w:val="both"/>
        <w:rPr>
          <w:sz w:val="22"/>
          <w:szCs w:val="22"/>
        </w:rPr>
      </w:pPr>
      <w:r w:rsidRPr="002D1A91">
        <w:rPr>
          <w:sz w:val="22"/>
          <w:szCs w:val="22"/>
        </w:rPr>
        <w:t>a description of the proposed work to be performed and a detailed programme for its execution;</w:t>
      </w:r>
    </w:p>
    <w:p w14:paraId="4EA21D5D" w14:textId="77777777" w:rsidR="00D96016" w:rsidRPr="002D1A91" w:rsidRDefault="00D96016" w:rsidP="00714AF0">
      <w:pPr>
        <w:pStyle w:val="Style"/>
        <w:ind w:left="1440" w:right="9" w:hanging="720"/>
        <w:jc w:val="both"/>
        <w:rPr>
          <w:sz w:val="22"/>
          <w:szCs w:val="22"/>
        </w:rPr>
      </w:pPr>
    </w:p>
    <w:p w14:paraId="3C4D60B6" w14:textId="2CF99011" w:rsidR="00D96016" w:rsidRPr="002D1A91" w:rsidRDefault="00D96016" w:rsidP="00714AF0">
      <w:pPr>
        <w:pStyle w:val="Style"/>
        <w:numPr>
          <w:ilvl w:val="0"/>
          <w:numId w:val="65"/>
        </w:numPr>
        <w:ind w:left="1440" w:right="9" w:hanging="720"/>
        <w:jc w:val="both"/>
        <w:rPr>
          <w:sz w:val="22"/>
          <w:szCs w:val="22"/>
        </w:rPr>
      </w:pPr>
      <w:r w:rsidRPr="002D1A91">
        <w:rPr>
          <w:sz w:val="22"/>
          <w:szCs w:val="22"/>
        </w:rPr>
        <w:t xml:space="preserve">the Concessionaire's proposal for any necessary modifications to the </w:t>
      </w:r>
      <w:r w:rsidR="00BA2095" w:rsidRPr="002D1A91">
        <w:rPr>
          <w:sz w:val="22"/>
          <w:szCs w:val="22"/>
        </w:rPr>
        <w:t xml:space="preserve"> Development </w:t>
      </w:r>
      <w:r w:rsidRPr="002D1A91">
        <w:rPr>
          <w:sz w:val="22"/>
          <w:szCs w:val="22"/>
        </w:rPr>
        <w:t>Programme and/or the O&amp;M Programme, as applicable;</w:t>
      </w:r>
    </w:p>
    <w:p w14:paraId="7F83FD7B" w14:textId="77777777" w:rsidR="00D96016" w:rsidRPr="002D1A91" w:rsidRDefault="00D96016" w:rsidP="00714AF0">
      <w:pPr>
        <w:pStyle w:val="ListParagraph"/>
        <w:spacing w:line="240" w:lineRule="auto"/>
        <w:jc w:val="both"/>
        <w:rPr>
          <w:rFonts w:ascii="Arial" w:hAnsi="Arial" w:cs="Arial"/>
        </w:rPr>
      </w:pPr>
    </w:p>
    <w:p w14:paraId="05A04FF3" w14:textId="13C37F2C" w:rsidR="00D96016" w:rsidRPr="002D1A91" w:rsidRDefault="00D96016" w:rsidP="00714AF0">
      <w:pPr>
        <w:pStyle w:val="Style"/>
        <w:numPr>
          <w:ilvl w:val="0"/>
          <w:numId w:val="65"/>
        </w:numPr>
        <w:ind w:left="1440" w:right="9" w:hanging="720"/>
        <w:jc w:val="both"/>
        <w:rPr>
          <w:sz w:val="22"/>
          <w:szCs w:val="22"/>
        </w:rPr>
      </w:pPr>
      <w:r w:rsidRPr="002D1A91">
        <w:rPr>
          <w:sz w:val="22"/>
          <w:szCs w:val="22"/>
        </w:rPr>
        <w:t xml:space="preserve">the Concessionaire’s proposal for any Relief Costs and any adjustments to Time </w:t>
      </w:r>
      <w:r w:rsidR="00BF5F6C" w:rsidRPr="002D1A91">
        <w:rPr>
          <w:sz w:val="22"/>
          <w:szCs w:val="22"/>
        </w:rPr>
        <w:t>for</w:t>
      </w:r>
      <w:r w:rsidRPr="002D1A91">
        <w:rPr>
          <w:sz w:val="22"/>
          <w:szCs w:val="22"/>
        </w:rPr>
        <w:t xml:space="preserve"> Completion and/or any Project Milestone Date, accompanied by detailed pricing and documentary evidence; </w:t>
      </w:r>
    </w:p>
    <w:p w14:paraId="7227BEEB" w14:textId="77777777" w:rsidR="00D96016" w:rsidRPr="002D1A91" w:rsidRDefault="00D96016" w:rsidP="00714AF0">
      <w:pPr>
        <w:pStyle w:val="ListParagraph"/>
        <w:spacing w:line="240" w:lineRule="auto"/>
        <w:jc w:val="both"/>
        <w:rPr>
          <w:rFonts w:ascii="Arial" w:hAnsi="Arial" w:cs="Arial"/>
        </w:rPr>
      </w:pPr>
    </w:p>
    <w:p w14:paraId="79D42C90" w14:textId="7D18AAEC" w:rsidR="00D96016" w:rsidRPr="002D1A91" w:rsidRDefault="00D96016" w:rsidP="00714AF0">
      <w:pPr>
        <w:pStyle w:val="Style"/>
        <w:numPr>
          <w:ilvl w:val="0"/>
          <w:numId w:val="65"/>
        </w:numPr>
        <w:ind w:left="1440" w:right="9" w:hanging="720"/>
        <w:jc w:val="both"/>
        <w:rPr>
          <w:sz w:val="22"/>
          <w:szCs w:val="22"/>
        </w:rPr>
      </w:pPr>
      <w:r w:rsidRPr="002D1A91">
        <w:rPr>
          <w:sz w:val="22"/>
          <w:szCs w:val="22"/>
        </w:rPr>
        <w:t>a statement whether and the extent to which, in Concessionaire’s opinion, the proposals contained in the Relief Proposal would, notwithstanding the exercise of all due skill and care, result in defective Project Works or prevent the Concessionaire from performing its obligations under the Agreement, including defects liability,</w:t>
      </w:r>
    </w:p>
    <w:p w14:paraId="5BBE7F6E" w14:textId="77777777" w:rsidR="00D96016" w:rsidRPr="002D1A91" w:rsidRDefault="00D96016" w:rsidP="00714AF0">
      <w:pPr>
        <w:pStyle w:val="Style"/>
        <w:ind w:left="720" w:right="28"/>
        <w:jc w:val="both"/>
        <w:rPr>
          <w:sz w:val="22"/>
          <w:szCs w:val="22"/>
        </w:rPr>
      </w:pPr>
    </w:p>
    <w:p w14:paraId="362B8730" w14:textId="36621C44" w:rsidR="00D96016" w:rsidRPr="002D1A91" w:rsidRDefault="00D96016" w:rsidP="00714AF0">
      <w:pPr>
        <w:pStyle w:val="Style"/>
        <w:ind w:left="720" w:right="28"/>
        <w:jc w:val="both"/>
        <w:rPr>
          <w:sz w:val="22"/>
          <w:szCs w:val="22"/>
        </w:rPr>
      </w:pPr>
      <w:r w:rsidRPr="002D1A91">
        <w:rPr>
          <w:sz w:val="22"/>
        </w:rPr>
        <w:lastRenderedPageBreak/>
        <w:t>provided</w:t>
      </w:r>
      <w:r w:rsidRPr="002D1A91">
        <w:rPr>
          <w:sz w:val="22"/>
          <w:szCs w:val="22"/>
        </w:rPr>
        <w:t xml:space="preserve">, however, each Relief Order Request and Relief Order Proposal submitted by the Concessionaire that proposes an extension to Time </w:t>
      </w:r>
      <w:r w:rsidR="00BF5F6C" w:rsidRPr="002D1A91">
        <w:rPr>
          <w:sz w:val="22"/>
          <w:szCs w:val="22"/>
        </w:rPr>
        <w:t>for</w:t>
      </w:r>
      <w:r w:rsidRPr="002D1A91">
        <w:rPr>
          <w:sz w:val="22"/>
          <w:szCs w:val="22"/>
        </w:rPr>
        <w:t xml:space="preserve"> Completion or any Project Milestone Date for a Project Milestone shall be additionally subject to the provisions and requirements of Section 15.</w:t>
      </w:r>
      <w:r w:rsidR="00780309">
        <w:rPr>
          <w:sz w:val="22"/>
          <w:szCs w:val="22"/>
        </w:rPr>
        <w:t>4</w:t>
      </w:r>
      <w:r w:rsidRPr="002D1A91">
        <w:rPr>
          <w:sz w:val="22"/>
          <w:szCs w:val="22"/>
        </w:rPr>
        <w:t xml:space="preserve"> (</w:t>
      </w:r>
      <w:r w:rsidRPr="002D1A91">
        <w:rPr>
          <w:i/>
          <w:sz w:val="22"/>
          <w:szCs w:val="22"/>
        </w:rPr>
        <w:t xml:space="preserve">Additional Requirements </w:t>
      </w:r>
      <w:r w:rsidR="00BF5F6C" w:rsidRPr="002D1A91">
        <w:rPr>
          <w:i/>
          <w:sz w:val="22"/>
          <w:szCs w:val="22"/>
        </w:rPr>
        <w:t>for</w:t>
      </w:r>
      <w:r w:rsidRPr="002D1A91">
        <w:rPr>
          <w:i/>
          <w:sz w:val="22"/>
          <w:szCs w:val="22"/>
        </w:rPr>
        <w:t xml:space="preserve"> Relief Orders Relating </w:t>
      </w:r>
      <w:r w:rsidR="00BF5F6C" w:rsidRPr="002D1A91">
        <w:rPr>
          <w:i/>
          <w:sz w:val="22"/>
          <w:szCs w:val="22"/>
        </w:rPr>
        <w:t>to</w:t>
      </w:r>
      <w:r w:rsidRPr="002D1A91">
        <w:rPr>
          <w:i/>
          <w:sz w:val="22"/>
          <w:szCs w:val="22"/>
        </w:rPr>
        <w:t xml:space="preserve"> Extension </w:t>
      </w:r>
      <w:r w:rsidR="00BF5F6C" w:rsidRPr="002D1A91">
        <w:rPr>
          <w:i/>
          <w:sz w:val="22"/>
          <w:szCs w:val="22"/>
        </w:rPr>
        <w:t>of</w:t>
      </w:r>
      <w:r w:rsidRPr="002D1A91">
        <w:rPr>
          <w:i/>
          <w:sz w:val="22"/>
          <w:szCs w:val="22"/>
        </w:rPr>
        <w:t xml:space="preserve"> Time For</w:t>
      </w:r>
      <w:r w:rsidR="007417AA" w:rsidRPr="002D1A91">
        <w:rPr>
          <w:i/>
          <w:sz w:val="22"/>
          <w:szCs w:val="22"/>
        </w:rPr>
        <w:t xml:space="preserve"> </w:t>
      </w:r>
      <w:r w:rsidRPr="002D1A91">
        <w:rPr>
          <w:i/>
          <w:sz w:val="22"/>
          <w:szCs w:val="22"/>
        </w:rPr>
        <w:t>Completion</w:t>
      </w:r>
      <w:r w:rsidRPr="002D1A91">
        <w:rPr>
          <w:sz w:val="22"/>
          <w:szCs w:val="22"/>
        </w:rPr>
        <w:t>);</w:t>
      </w:r>
    </w:p>
    <w:p w14:paraId="3EEE0950" w14:textId="77777777" w:rsidR="00D96016" w:rsidRPr="002D1A91" w:rsidRDefault="00D96016" w:rsidP="00714AF0">
      <w:pPr>
        <w:pStyle w:val="Style"/>
        <w:ind w:left="720" w:right="28"/>
        <w:jc w:val="both"/>
        <w:rPr>
          <w:sz w:val="22"/>
          <w:szCs w:val="22"/>
        </w:rPr>
      </w:pPr>
    </w:p>
    <w:p w14:paraId="4CE829D6" w14:textId="630F4B69" w:rsidR="00D96016" w:rsidRPr="002D1A91" w:rsidRDefault="00D96016" w:rsidP="00714AF0">
      <w:pPr>
        <w:pStyle w:val="Style"/>
        <w:ind w:left="720" w:right="28"/>
        <w:jc w:val="both"/>
        <w:rPr>
          <w:sz w:val="22"/>
          <w:szCs w:val="22"/>
        </w:rPr>
      </w:pPr>
      <w:r w:rsidRPr="002D1A91">
        <w:rPr>
          <w:sz w:val="22"/>
        </w:rPr>
        <w:t>provided</w:t>
      </w:r>
      <w:r w:rsidRPr="002D1A91">
        <w:rPr>
          <w:sz w:val="22"/>
          <w:szCs w:val="22"/>
        </w:rPr>
        <w:t>,</w:t>
      </w:r>
      <w:r w:rsidRPr="002D1A91">
        <w:rPr>
          <w:sz w:val="22"/>
        </w:rPr>
        <w:t xml:space="preserve"> further</w:t>
      </w:r>
      <w:r w:rsidRPr="002D1A91">
        <w:rPr>
          <w:sz w:val="22"/>
          <w:szCs w:val="22"/>
        </w:rPr>
        <w:t>, however, in the event of submission of any Relief Order Request and a Relief Order Proposal, the Concessionaire shall provide such additional information as the</w:t>
      </w:r>
      <w:r w:rsidR="00CE5145" w:rsidRPr="002D1A91">
        <w:rPr>
          <w:sz w:val="22"/>
          <w:szCs w:val="22"/>
        </w:rPr>
        <w:t xml:space="preserve"> </w:t>
      </w:r>
      <w:r w:rsidR="00AC7F64" w:rsidRPr="002D1A91">
        <w:rPr>
          <w:sz w:val="22"/>
          <w:szCs w:val="22"/>
        </w:rPr>
        <w:t>Agency</w:t>
      </w:r>
      <w:r w:rsidRPr="002D1A91">
        <w:rPr>
          <w:sz w:val="22"/>
          <w:szCs w:val="22"/>
        </w:rPr>
        <w:t xml:space="preserve">, the Independent Engineer and/or the Independent Auditor may reasonably request; and </w:t>
      </w:r>
    </w:p>
    <w:p w14:paraId="0199E68A" w14:textId="77777777" w:rsidR="00D96016" w:rsidRPr="002D1A91" w:rsidRDefault="00D96016" w:rsidP="00714AF0">
      <w:pPr>
        <w:pStyle w:val="Standardtext"/>
        <w:spacing w:after="0" w:line="240" w:lineRule="auto"/>
        <w:ind w:left="720"/>
        <w:jc w:val="both"/>
        <w:rPr>
          <w:rFonts w:ascii="Arial" w:hAnsi="Arial" w:cs="Arial"/>
          <w:szCs w:val="22"/>
        </w:rPr>
      </w:pPr>
    </w:p>
    <w:p w14:paraId="082DEFE9" w14:textId="2542F1E9" w:rsidR="00D96016" w:rsidRPr="002D1A91" w:rsidRDefault="00D96016" w:rsidP="00714AF0">
      <w:pPr>
        <w:pStyle w:val="Style"/>
        <w:ind w:left="720" w:right="26"/>
        <w:jc w:val="both"/>
        <w:rPr>
          <w:sz w:val="22"/>
          <w:szCs w:val="22"/>
        </w:rPr>
      </w:pPr>
      <w:r w:rsidRPr="002D1A91">
        <w:rPr>
          <w:sz w:val="22"/>
        </w:rPr>
        <w:t>provided</w:t>
      </w:r>
      <w:r w:rsidRPr="002D1A91">
        <w:rPr>
          <w:sz w:val="22"/>
          <w:szCs w:val="22"/>
        </w:rPr>
        <w:t>,</w:t>
      </w:r>
      <w:r w:rsidRPr="002D1A91">
        <w:rPr>
          <w:sz w:val="22"/>
        </w:rPr>
        <w:t xml:space="preserve"> further</w:t>
      </w:r>
      <w:r w:rsidRPr="002D1A91">
        <w:rPr>
          <w:sz w:val="22"/>
          <w:szCs w:val="22"/>
        </w:rPr>
        <w:t xml:space="preserve">, however, the Concessionaire shall keep and maintain such contemporary records (as may be necessary to substantiate any proposals contained in the Relief Order Proposal and/or the Relief Order Request) as may reasonably be requested by the Independent Engineer, the Independent Auditor and/or the </w:t>
      </w:r>
      <w:r w:rsidR="00AC7F64" w:rsidRPr="002D1A91">
        <w:rPr>
          <w:sz w:val="22"/>
          <w:szCs w:val="22"/>
        </w:rPr>
        <w:t xml:space="preserve">Agency </w:t>
      </w:r>
      <w:r w:rsidRPr="002D1A91">
        <w:rPr>
          <w:sz w:val="22"/>
          <w:szCs w:val="22"/>
        </w:rPr>
        <w:t xml:space="preserve">and the Concessionaire shall permit the Independent Engineer, the Independent Auditor and/or the </w:t>
      </w:r>
      <w:r w:rsidR="00AC7F64" w:rsidRPr="002D1A91">
        <w:rPr>
          <w:sz w:val="22"/>
          <w:szCs w:val="22"/>
        </w:rPr>
        <w:t xml:space="preserve"> Agency </w:t>
      </w:r>
      <w:r w:rsidRPr="002D1A91">
        <w:rPr>
          <w:sz w:val="22"/>
          <w:szCs w:val="22"/>
        </w:rPr>
        <w:t xml:space="preserve">to inspect all such records and shall provide the same </w:t>
      </w:r>
      <w:r w:rsidR="00476B7C" w:rsidRPr="002D1A91">
        <w:rPr>
          <w:sz w:val="22"/>
          <w:szCs w:val="22"/>
        </w:rPr>
        <w:t xml:space="preserve">to the </w:t>
      </w:r>
      <w:r w:rsidR="00AC7F64" w:rsidRPr="002D1A91">
        <w:rPr>
          <w:sz w:val="22"/>
          <w:szCs w:val="22"/>
        </w:rPr>
        <w:t xml:space="preserve">Agency </w:t>
      </w:r>
      <w:r w:rsidRPr="002D1A91">
        <w:rPr>
          <w:sz w:val="22"/>
          <w:szCs w:val="22"/>
        </w:rPr>
        <w:t xml:space="preserve">Representative with copies as required. </w:t>
      </w:r>
    </w:p>
    <w:p w14:paraId="655984D3" w14:textId="77777777" w:rsidR="00D96016" w:rsidRPr="002D1A91" w:rsidRDefault="00D96016" w:rsidP="00714AF0">
      <w:pPr>
        <w:pStyle w:val="Standardtext"/>
        <w:spacing w:after="0" w:line="240" w:lineRule="auto"/>
        <w:ind w:left="720"/>
        <w:jc w:val="both"/>
        <w:rPr>
          <w:rFonts w:ascii="Arial" w:hAnsi="Arial" w:cs="Arial"/>
          <w:sz w:val="18"/>
          <w:szCs w:val="22"/>
        </w:rPr>
      </w:pPr>
    </w:p>
    <w:p w14:paraId="36498D6C" w14:textId="0FA0EE1A"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The Parties agree that compliance by the Concessionaire with the provisions of this Article 15 (</w:t>
      </w:r>
      <w:r w:rsidRPr="002D1A91">
        <w:rPr>
          <w:rFonts w:ascii="Arial" w:hAnsi="Arial" w:cs="Arial"/>
          <w:i/>
        </w:rPr>
        <w:t>Relief Extensions &amp; Relief Compensation</w:t>
      </w:r>
      <w:r w:rsidR="009E1E3D">
        <w:rPr>
          <w:rFonts w:ascii="Arial" w:hAnsi="Arial" w:cs="Arial"/>
          <w:i/>
        </w:rPr>
        <w:t>s</w:t>
      </w:r>
      <w:r w:rsidRPr="002D1A91">
        <w:rPr>
          <w:rFonts w:ascii="Arial" w:hAnsi="Arial" w:cs="Arial"/>
        </w:rPr>
        <w:t xml:space="preserve">) shall be a condition precedent to the </w:t>
      </w:r>
      <w:r w:rsidR="009E1E3D" w:rsidRPr="002D1A91">
        <w:rPr>
          <w:rFonts w:ascii="Arial" w:hAnsi="Arial" w:cs="Arial"/>
        </w:rPr>
        <w:t xml:space="preserve">issuance of a Relief Order </w:t>
      </w:r>
      <w:r w:rsidR="009E1E3D">
        <w:rPr>
          <w:rFonts w:ascii="Arial" w:hAnsi="Arial" w:cs="Arial"/>
        </w:rPr>
        <w:t xml:space="preserve">by the </w:t>
      </w:r>
      <w:r w:rsidRPr="002D1A91">
        <w:rPr>
          <w:rFonts w:ascii="Arial" w:hAnsi="Arial" w:cs="Arial"/>
        </w:rPr>
        <w:t>Independent Engineer and the Independent Auditor,</w:t>
      </w:r>
      <w:r w:rsidR="00DA40D5" w:rsidRPr="002D1A91">
        <w:rPr>
          <w:rFonts w:ascii="Arial" w:hAnsi="Arial" w:cs="Arial"/>
        </w:rPr>
        <w:t xml:space="preserve"> </w:t>
      </w:r>
      <w:r w:rsidRPr="002D1A91">
        <w:rPr>
          <w:rFonts w:ascii="Arial" w:hAnsi="Arial" w:cs="Arial"/>
        </w:rPr>
        <w:t>unless waived in writing by the</w:t>
      </w:r>
      <w:r w:rsidR="00CE5145" w:rsidRPr="002D1A91">
        <w:rPr>
          <w:rFonts w:ascii="Arial" w:hAnsi="Arial" w:cs="Arial"/>
        </w:rPr>
        <w:t xml:space="preserve"> </w:t>
      </w:r>
      <w:r w:rsidR="00AC7F64" w:rsidRPr="002D1A91">
        <w:rPr>
          <w:rFonts w:ascii="Arial" w:hAnsi="Arial" w:cs="Arial"/>
        </w:rPr>
        <w:t>Agency</w:t>
      </w:r>
      <w:r w:rsidRPr="002D1A91">
        <w:rPr>
          <w:rFonts w:ascii="Arial" w:hAnsi="Arial" w:cs="Arial"/>
        </w:rPr>
        <w:t>. Further, notwithstanding anything to the contrary contained herein:</w:t>
      </w:r>
    </w:p>
    <w:p w14:paraId="3EC346A5" w14:textId="77777777" w:rsidR="00D96016" w:rsidRPr="002D1A91" w:rsidRDefault="00D96016" w:rsidP="00714AF0">
      <w:pPr>
        <w:pStyle w:val="Style"/>
        <w:ind w:left="720" w:right="9" w:hanging="720"/>
        <w:jc w:val="both"/>
        <w:rPr>
          <w:sz w:val="20"/>
          <w:szCs w:val="22"/>
        </w:rPr>
      </w:pPr>
    </w:p>
    <w:p w14:paraId="6479FCAF" w14:textId="77777777" w:rsidR="00D96016" w:rsidRPr="002D1A91" w:rsidRDefault="00D96016" w:rsidP="00714AF0">
      <w:pPr>
        <w:pStyle w:val="Style"/>
        <w:numPr>
          <w:ilvl w:val="0"/>
          <w:numId w:val="66"/>
        </w:numPr>
        <w:ind w:left="1440" w:right="9" w:hanging="720"/>
        <w:jc w:val="both"/>
        <w:rPr>
          <w:sz w:val="22"/>
          <w:szCs w:val="22"/>
        </w:rPr>
      </w:pPr>
      <w:r w:rsidRPr="002D1A91">
        <w:rPr>
          <w:sz w:val="22"/>
          <w:szCs w:val="22"/>
        </w:rPr>
        <w:t xml:space="preserve">if the Project Works (or any part thereof) are not in accordance with this Agreement, any rectification in that respect undertaken by the Concessionaire shall not entitle the Concessionaire to issuance of a Relief Order; </w:t>
      </w:r>
    </w:p>
    <w:p w14:paraId="36DFB020" w14:textId="77777777" w:rsidR="00D96016" w:rsidRPr="002D1A91" w:rsidRDefault="00D96016" w:rsidP="00714AF0">
      <w:pPr>
        <w:pStyle w:val="Style"/>
        <w:ind w:left="1440" w:right="9" w:hanging="720"/>
        <w:jc w:val="both"/>
        <w:rPr>
          <w:sz w:val="20"/>
          <w:szCs w:val="22"/>
        </w:rPr>
      </w:pPr>
    </w:p>
    <w:p w14:paraId="3E747A57" w14:textId="7A173FED" w:rsidR="00D96016" w:rsidRPr="002D1A91" w:rsidRDefault="00D96016" w:rsidP="00714AF0">
      <w:pPr>
        <w:pStyle w:val="Style"/>
        <w:numPr>
          <w:ilvl w:val="0"/>
          <w:numId w:val="66"/>
        </w:numPr>
        <w:ind w:left="1440" w:right="9" w:hanging="720"/>
        <w:jc w:val="both"/>
        <w:rPr>
          <w:sz w:val="22"/>
          <w:szCs w:val="22"/>
        </w:rPr>
      </w:pPr>
      <w:r w:rsidRPr="002D1A91">
        <w:rPr>
          <w:sz w:val="22"/>
          <w:szCs w:val="22"/>
        </w:rPr>
        <w:t xml:space="preserve">the Concessionaire is expressly precluded from any extension of the Time </w:t>
      </w:r>
      <w:r w:rsidR="00BF5F6C" w:rsidRPr="002D1A91">
        <w:rPr>
          <w:sz w:val="22"/>
          <w:szCs w:val="22"/>
        </w:rPr>
        <w:t>for</w:t>
      </w:r>
      <w:r w:rsidRPr="002D1A91">
        <w:rPr>
          <w:sz w:val="22"/>
          <w:szCs w:val="22"/>
        </w:rPr>
        <w:t xml:space="preserve"> Completion and any extension of a Project Milestone Date </w:t>
      </w:r>
      <w:r w:rsidR="00BF5F6C" w:rsidRPr="002D1A91">
        <w:rPr>
          <w:sz w:val="22"/>
          <w:szCs w:val="22"/>
        </w:rPr>
        <w:t>for Project</w:t>
      </w:r>
      <w:r w:rsidRPr="002D1A91">
        <w:rPr>
          <w:sz w:val="22"/>
          <w:szCs w:val="22"/>
        </w:rPr>
        <w:t xml:space="preserve"> Milestone or to payment of any Relief Costs due to delays resulting from any act or omission of the Concessionaire and/or the Concessionaire Engaged Persons;</w:t>
      </w:r>
    </w:p>
    <w:p w14:paraId="158636B9" w14:textId="77777777" w:rsidR="00D96016" w:rsidRPr="002D1A91" w:rsidRDefault="00D96016" w:rsidP="00714AF0">
      <w:pPr>
        <w:pStyle w:val="ListParagraph"/>
        <w:spacing w:line="240" w:lineRule="auto"/>
        <w:jc w:val="both"/>
        <w:rPr>
          <w:rFonts w:ascii="Arial" w:hAnsi="Arial" w:cs="Arial"/>
          <w:sz w:val="20"/>
        </w:rPr>
      </w:pPr>
    </w:p>
    <w:p w14:paraId="58EE05E3" w14:textId="52FFE7D8" w:rsidR="00D96016" w:rsidRPr="002D1A91" w:rsidRDefault="00D96016" w:rsidP="00714AF0">
      <w:pPr>
        <w:pStyle w:val="Style"/>
        <w:numPr>
          <w:ilvl w:val="0"/>
          <w:numId w:val="66"/>
        </w:numPr>
        <w:ind w:left="1440" w:right="9" w:hanging="720"/>
        <w:jc w:val="both"/>
        <w:rPr>
          <w:sz w:val="22"/>
          <w:szCs w:val="22"/>
        </w:rPr>
      </w:pPr>
      <w:r w:rsidRPr="002D1A91">
        <w:rPr>
          <w:sz w:val="22"/>
          <w:szCs w:val="22"/>
        </w:rPr>
        <w:t xml:space="preserve">the Concessionaire shall not be entitled to any extensions of the Time </w:t>
      </w:r>
      <w:r w:rsidR="00BF5F6C" w:rsidRPr="002D1A91">
        <w:rPr>
          <w:sz w:val="22"/>
          <w:szCs w:val="22"/>
        </w:rPr>
        <w:t>for</w:t>
      </w:r>
      <w:r w:rsidRPr="002D1A91">
        <w:rPr>
          <w:sz w:val="22"/>
          <w:szCs w:val="22"/>
        </w:rPr>
        <w:t xml:space="preserve"> Completion for any delays or failure to perform and hence shall not be entitled to </w:t>
      </w:r>
      <w:r w:rsidR="00190B95" w:rsidRPr="002D1A91">
        <w:rPr>
          <w:sz w:val="22"/>
          <w:szCs w:val="22"/>
        </w:rPr>
        <w:t xml:space="preserve">Relief Costs or to </w:t>
      </w:r>
      <w:r w:rsidRPr="002D1A91">
        <w:rPr>
          <w:sz w:val="22"/>
          <w:szCs w:val="22"/>
        </w:rPr>
        <w:t>initiate Relief Order Request for issuance of a Relief Order to the extent the Concessionaire is, in any case, in delay of performance of its obligations under the Agreement.</w:t>
      </w:r>
    </w:p>
    <w:p w14:paraId="3E64B586" w14:textId="77777777" w:rsidR="00D96016" w:rsidRPr="002D1A91" w:rsidRDefault="00D96016" w:rsidP="00714AF0">
      <w:pPr>
        <w:pStyle w:val="Style"/>
        <w:ind w:left="1440" w:right="9" w:hanging="720"/>
        <w:jc w:val="both"/>
        <w:rPr>
          <w:sz w:val="18"/>
          <w:szCs w:val="22"/>
        </w:rPr>
      </w:pPr>
    </w:p>
    <w:p w14:paraId="3894AA46" w14:textId="77777777"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 xml:space="preserve">Following receipt by the Independent Engineer and the Independent Auditor from the Concessionaire of the Relief Order Proposal and the Relief Order Request, </w:t>
      </w:r>
      <w:r w:rsidRPr="002D1A91">
        <w:rPr>
          <w:rFonts w:ascii="Arial" w:hAnsi="Arial" w:cs="Arial"/>
        </w:rPr>
        <w:lastRenderedPageBreak/>
        <w:t>the Independent Engineer and the Independent Auditor shall review the Concessionaire’s proposals contained in the Relief Order Proposal and the Relief Order Request, for the purpose of determining:</w:t>
      </w:r>
    </w:p>
    <w:p w14:paraId="3A551C0B" w14:textId="77777777" w:rsidR="00D96016" w:rsidRPr="002D1A91" w:rsidRDefault="00D96016" w:rsidP="00714AF0">
      <w:pPr>
        <w:pStyle w:val="Style"/>
        <w:ind w:left="720" w:right="9" w:hanging="720"/>
        <w:jc w:val="both"/>
        <w:rPr>
          <w:sz w:val="22"/>
          <w:szCs w:val="22"/>
        </w:rPr>
      </w:pPr>
    </w:p>
    <w:p w14:paraId="6E2198F3" w14:textId="77777777" w:rsidR="00D96016" w:rsidRPr="002D1A91" w:rsidRDefault="00D96016" w:rsidP="00714AF0">
      <w:pPr>
        <w:pStyle w:val="Style"/>
        <w:numPr>
          <w:ilvl w:val="0"/>
          <w:numId w:val="67"/>
        </w:numPr>
        <w:ind w:left="1440" w:right="9" w:hanging="720"/>
        <w:jc w:val="both"/>
        <w:rPr>
          <w:sz w:val="22"/>
          <w:szCs w:val="22"/>
        </w:rPr>
      </w:pPr>
      <w:r w:rsidRPr="002D1A91">
        <w:rPr>
          <w:sz w:val="22"/>
          <w:szCs w:val="22"/>
        </w:rPr>
        <w:t xml:space="preserve">the occurrence and subsistence of the Relief Event and the Concessionaire’s entitlement to issuance of the Relief Order Request; </w:t>
      </w:r>
    </w:p>
    <w:p w14:paraId="19F5A302" w14:textId="77777777" w:rsidR="00D96016" w:rsidRPr="002D1A91" w:rsidRDefault="00D96016" w:rsidP="00714AF0">
      <w:pPr>
        <w:pStyle w:val="Style"/>
        <w:ind w:left="1440" w:right="9"/>
        <w:jc w:val="both"/>
        <w:rPr>
          <w:sz w:val="20"/>
          <w:szCs w:val="22"/>
        </w:rPr>
      </w:pPr>
    </w:p>
    <w:p w14:paraId="7F7B3999" w14:textId="77777777" w:rsidR="00D96016" w:rsidRPr="002D1A91" w:rsidRDefault="00D96016" w:rsidP="00714AF0">
      <w:pPr>
        <w:pStyle w:val="Style"/>
        <w:numPr>
          <w:ilvl w:val="0"/>
          <w:numId w:val="67"/>
        </w:numPr>
        <w:ind w:left="1440" w:right="9" w:hanging="720"/>
        <w:jc w:val="both"/>
        <w:rPr>
          <w:sz w:val="22"/>
          <w:szCs w:val="22"/>
        </w:rPr>
      </w:pPr>
      <w:r w:rsidRPr="002D1A91">
        <w:rPr>
          <w:sz w:val="22"/>
          <w:szCs w:val="22"/>
        </w:rPr>
        <w:t>whether to proceed with the proposals submitted by the Concessionaire in its submitted Relief Order Proposal;</w:t>
      </w:r>
    </w:p>
    <w:p w14:paraId="355D936D" w14:textId="77777777" w:rsidR="00D96016" w:rsidRPr="002D1A91" w:rsidRDefault="00D96016" w:rsidP="00714AF0">
      <w:pPr>
        <w:pStyle w:val="ListParagraph"/>
        <w:spacing w:line="240" w:lineRule="auto"/>
        <w:jc w:val="both"/>
        <w:rPr>
          <w:rFonts w:ascii="Arial" w:hAnsi="Arial" w:cs="Arial"/>
        </w:rPr>
      </w:pPr>
    </w:p>
    <w:p w14:paraId="61ED855A" w14:textId="77777777" w:rsidR="00D96016" w:rsidRPr="002D1A91" w:rsidRDefault="00D96016" w:rsidP="00714AF0">
      <w:pPr>
        <w:pStyle w:val="Style"/>
        <w:numPr>
          <w:ilvl w:val="0"/>
          <w:numId w:val="67"/>
        </w:numPr>
        <w:ind w:left="1440" w:right="9" w:hanging="720"/>
        <w:jc w:val="both"/>
        <w:rPr>
          <w:sz w:val="22"/>
          <w:szCs w:val="22"/>
        </w:rPr>
      </w:pPr>
      <w:r w:rsidRPr="002D1A91">
        <w:rPr>
          <w:sz w:val="22"/>
          <w:szCs w:val="22"/>
        </w:rPr>
        <w:t xml:space="preserve">(if applicable) any amendments or modifications to the estimates and proposals submitted by the Concessionaire in the Relief Order Proposal; </w:t>
      </w:r>
    </w:p>
    <w:p w14:paraId="7021B5D8" w14:textId="77777777" w:rsidR="00D96016" w:rsidRPr="002D1A91" w:rsidRDefault="00D96016" w:rsidP="00714AF0">
      <w:pPr>
        <w:pStyle w:val="ListParagraph"/>
        <w:spacing w:line="240" w:lineRule="auto"/>
        <w:jc w:val="both"/>
        <w:rPr>
          <w:rFonts w:ascii="Arial" w:hAnsi="Arial" w:cs="Arial"/>
        </w:rPr>
      </w:pPr>
    </w:p>
    <w:p w14:paraId="584A0BBD" w14:textId="4F6CA4A1" w:rsidR="00D96016" w:rsidRPr="002D1A91" w:rsidRDefault="00D96016" w:rsidP="00714AF0">
      <w:pPr>
        <w:pStyle w:val="Style"/>
        <w:numPr>
          <w:ilvl w:val="0"/>
          <w:numId w:val="67"/>
        </w:numPr>
        <w:ind w:left="1440" w:right="9" w:hanging="720"/>
        <w:jc w:val="both"/>
        <w:rPr>
          <w:sz w:val="22"/>
          <w:szCs w:val="22"/>
        </w:rPr>
      </w:pPr>
      <w:r w:rsidRPr="002D1A91">
        <w:rPr>
          <w:sz w:val="22"/>
          <w:szCs w:val="22"/>
        </w:rPr>
        <w:t xml:space="preserve">other matters set forth in the Relief Order Proposal and the Relief Order Request including determination of extension of Time </w:t>
      </w:r>
      <w:r w:rsidR="00BF5F6C" w:rsidRPr="002D1A91">
        <w:rPr>
          <w:sz w:val="22"/>
          <w:szCs w:val="22"/>
        </w:rPr>
        <w:t>for</w:t>
      </w:r>
      <w:r w:rsidRPr="002D1A91">
        <w:rPr>
          <w:sz w:val="22"/>
          <w:szCs w:val="22"/>
        </w:rPr>
        <w:t xml:space="preserve"> Completion and Relief Costs; and</w:t>
      </w:r>
    </w:p>
    <w:p w14:paraId="2BB13DA2" w14:textId="77777777" w:rsidR="00D96016" w:rsidRPr="002D1A91" w:rsidRDefault="00D96016" w:rsidP="00714AF0">
      <w:pPr>
        <w:pStyle w:val="Style"/>
        <w:ind w:right="9"/>
        <w:jc w:val="both"/>
        <w:rPr>
          <w:sz w:val="22"/>
          <w:szCs w:val="22"/>
        </w:rPr>
      </w:pPr>
    </w:p>
    <w:p w14:paraId="49963FE0" w14:textId="77777777" w:rsidR="00D96016" w:rsidRPr="002D1A91" w:rsidRDefault="00D96016" w:rsidP="00714AF0">
      <w:pPr>
        <w:pStyle w:val="Style"/>
        <w:numPr>
          <w:ilvl w:val="0"/>
          <w:numId w:val="67"/>
        </w:numPr>
        <w:ind w:left="1440" w:right="9" w:hanging="720"/>
        <w:jc w:val="both"/>
        <w:rPr>
          <w:sz w:val="22"/>
          <w:szCs w:val="22"/>
        </w:rPr>
      </w:pPr>
      <w:r w:rsidRPr="002D1A91">
        <w:rPr>
          <w:sz w:val="22"/>
          <w:szCs w:val="22"/>
        </w:rPr>
        <w:t xml:space="preserve">any other matters considered necessary by the Independent Engineer and the Independent Auditor for the purposes of issuance of the Relief Order. </w:t>
      </w:r>
    </w:p>
    <w:p w14:paraId="241D4DEB" w14:textId="77777777" w:rsidR="00D96016" w:rsidRPr="002D1A91" w:rsidRDefault="00D96016" w:rsidP="00714AF0">
      <w:pPr>
        <w:pStyle w:val="Standardtext"/>
        <w:spacing w:after="0" w:line="240" w:lineRule="auto"/>
        <w:ind w:left="720"/>
        <w:jc w:val="both"/>
        <w:rPr>
          <w:rFonts w:ascii="Arial" w:hAnsi="Arial" w:cs="Arial"/>
          <w:szCs w:val="22"/>
        </w:rPr>
      </w:pPr>
    </w:p>
    <w:p w14:paraId="522BBCFD" w14:textId="56782484" w:rsidR="008D481D" w:rsidRPr="0001148E" w:rsidRDefault="00D96016" w:rsidP="00DC0F8C">
      <w:pPr>
        <w:numPr>
          <w:ilvl w:val="2"/>
          <w:numId w:val="2"/>
        </w:numPr>
        <w:spacing w:line="240" w:lineRule="auto"/>
        <w:ind w:left="720"/>
        <w:contextualSpacing/>
        <w:jc w:val="both"/>
        <w:rPr>
          <w:rFonts w:ascii="Arial" w:hAnsi="Arial" w:cs="Arial"/>
        </w:rPr>
      </w:pPr>
      <w:r w:rsidRPr="002D1A91">
        <w:rPr>
          <w:rFonts w:ascii="Arial" w:hAnsi="Arial" w:cs="Arial"/>
        </w:rPr>
        <w:t>Following the Independent Engineer and the Independent Auditor’s determination of matters set out in Section 15.</w:t>
      </w:r>
      <w:r w:rsidR="008C6E6F">
        <w:rPr>
          <w:rFonts w:ascii="Arial" w:hAnsi="Arial" w:cs="Arial"/>
        </w:rPr>
        <w:t>3</w:t>
      </w:r>
      <w:r w:rsidRPr="002D1A91">
        <w:rPr>
          <w:rFonts w:ascii="Arial" w:hAnsi="Arial" w:cs="Arial"/>
        </w:rPr>
        <w:t xml:space="preserve">.3 (together with any other matters relating to their evaluation for </w:t>
      </w:r>
      <w:r w:rsidR="00D81975">
        <w:rPr>
          <w:rFonts w:ascii="Arial" w:hAnsi="Arial" w:cs="Arial"/>
        </w:rPr>
        <w:t xml:space="preserve">the </w:t>
      </w:r>
      <w:r w:rsidRPr="002D1A91">
        <w:rPr>
          <w:rFonts w:ascii="Arial" w:hAnsi="Arial" w:cs="Arial"/>
        </w:rPr>
        <w:t xml:space="preserve">issuance </w:t>
      </w:r>
      <w:r w:rsidR="00D81975">
        <w:rPr>
          <w:rFonts w:ascii="Arial" w:hAnsi="Arial" w:cs="Arial"/>
        </w:rPr>
        <w:t>of a</w:t>
      </w:r>
      <w:r w:rsidR="00D81975" w:rsidRPr="002D1A91">
        <w:rPr>
          <w:rFonts w:ascii="Arial" w:hAnsi="Arial" w:cs="Arial"/>
        </w:rPr>
        <w:t xml:space="preserve"> </w:t>
      </w:r>
      <w:r w:rsidRPr="002D1A91">
        <w:rPr>
          <w:rFonts w:ascii="Arial" w:hAnsi="Arial" w:cs="Arial"/>
        </w:rPr>
        <w:t xml:space="preserve">Relief Order), the Independent Engineer and the Independent Auditor shall either amend, approve or disapprove in writing the Concessionaire’s submitted proposals contained in the Relief Order Proposal and the Relief Order Request within twenty-one (21) days following receipt by the Independent Engineer and the Independent Auditor from the Concessionaire of the Relief Order Proposal and the Relief Order Request. If the Independent Engineer and the Independent Auditor amend, modify or reject the Relief Order Proposal and the Relief Order Request, in each case, submitted by the Concessionaire, the Concessionaire shall submit a revised Relief Order Proposal and Relief Order Request taking into account the amendments, modifications and comments on the same made by the Independent Engineer and the Independent Auditor, which shall be subject to approval by the Independent Engineer and the Independent Auditor within twenty-one (21) days of submission of the revised Relief Order Proposal and the Relief Order Request. In the event of the Independent Engineer and the Independent Auditor’s approval of the Relief Order Proposal and the Relief Order Request or, if applicable, a revision of the same approved by the Independent Engineer and the Independent Auditor, it is agreed that the Independent Engineer and the Independent Auditor shall jointly issue a written order of Relief Order to the </w:t>
      </w:r>
      <w:r w:rsidR="00AC7F64" w:rsidRPr="002D1A91">
        <w:rPr>
          <w:rFonts w:ascii="Arial" w:hAnsi="Arial" w:cs="Arial"/>
        </w:rPr>
        <w:t xml:space="preserve">Agency </w:t>
      </w:r>
      <w:r w:rsidRPr="002D1A91">
        <w:rPr>
          <w:rFonts w:ascii="Arial" w:hAnsi="Arial" w:cs="Arial"/>
        </w:rPr>
        <w:t xml:space="preserve">and the Concessionaire simultaneously. All extensions in Time For Completion and in any Project Milestone Date for achievement of a Project Milestone and all Relief Costs, as applicable, shall be expressly set out </w:t>
      </w:r>
      <w:r w:rsidRPr="002D1A91">
        <w:rPr>
          <w:rFonts w:ascii="Arial" w:hAnsi="Arial" w:cs="Arial"/>
        </w:rPr>
        <w:lastRenderedPageBreak/>
        <w:t>in the Relief Order and shall be (subject to Section 15.</w:t>
      </w:r>
      <w:r w:rsidR="00BE030F">
        <w:rPr>
          <w:rFonts w:ascii="Arial" w:hAnsi="Arial" w:cs="Arial"/>
        </w:rPr>
        <w:t>5</w:t>
      </w:r>
      <w:r w:rsidRPr="002D1A91">
        <w:rPr>
          <w:rFonts w:ascii="Arial" w:hAnsi="Arial" w:cs="Arial"/>
        </w:rPr>
        <w:t xml:space="preserve">) binding on the Parties; provided, however, that such extensions in Time For Completion and in any Project Milestone Date for achievement of a Project Milestone and the Relief Costs set in the Relief Order shall not be in excess of the Concessionaire’s request under the Relief Order Proposal and the Relief Order Request; provided, further, that any Relief Costs shall be paid by the </w:t>
      </w:r>
      <w:r w:rsidR="00AC7F64" w:rsidRPr="002D1A91">
        <w:rPr>
          <w:rFonts w:ascii="Arial" w:hAnsi="Arial" w:cs="Arial"/>
        </w:rPr>
        <w:t xml:space="preserve">Agency </w:t>
      </w:r>
      <w:r w:rsidRPr="002D1A91">
        <w:rPr>
          <w:rFonts w:ascii="Arial" w:hAnsi="Arial" w:cs="Arial"/>
        </w:rPr>
        <w:t>to the Concessionaire within</w:t>
      </w:r>
      <w:r w:rsidR="00D11B5E" w:rsidRPr="002D1A91">
        <w:rPr>
          <w:rFonts w:ascii="Arial" w:hAnsi="Arial" w:cs="Arial"/>
        </w:rPr>
        <w:t xml:space="preserve"> </w:t>
      </w:r>
      <w:r w:rsidR="0022407D" w:rsidRPr="002D1A91">
        <w:rPr>
          <w:rFonts w:ascii="Arial" w:hAnsi="Arial" w:cs="Arial"/>
        </w:rPr>
        <w:t>forty</w:t>
      </w:r>
      <w:r w:rsidR="007C65F8">
        <w:rPr>
          <w:rFonts w:ascii="Arial" w:hAnsi="Arial" w:cs="Arial"/>
        </w:rPr>
        <w:t>-</w:t>
      </w:r>
      <w:r w:rsidR="0022407D" w:rsidRPr="002D1A91">
        <w:rPr>
          <w:rFonts w:ascii="Arial" w:hAnsi="Arial" w:cs="Arial"/>
        </w:rPr>
        <w:t xml:space="preserve">five (45) </w:t>
      </w:r>
      <w:r w:rsidRPr="002D1A91">
        <w:rPr>
          <w:rFonts w:ascii="Arial" w:hAnsi="Arial" w:cs="Arial"/>
        </w:rPr>
        <w:t>days of receipt of the Relief Order by the</w:t>
      </w:r>
      <w:r w:rsidR="00D11B5E" w:rsidRPr="002D1A91">
        <w:rPr>
          <w:rFonts w:ascii="Arial" w:hAnsi="Arial" w:cs="Arial"/>
        </w:rPr>
        <w:t xml:space="preserve"> </w:t>
      </w:r>
      <w:r w:rsidR="00AC7F64" w:rsidRPr="002D1A91">
        <w:rPr>
          <w:rFonts w:ascii="Arial" w:hAnsi="Arial" w:cs="Arial"/>
        </w:rPr>
        <w:t>Agency</w:t>
      </w:r>
      <w:r w:rsidRPr="002D1A91">
        <w:rPr>
          <w:rFonts w:ascii="Arial" w:hAnsi="Arial" w:cs="Arial"/>
        </w:rPr>
        <w:t xml:space="preserve">.   </w:t>
      </w:r>
    </w:p>
    <w:p w14:paraId="0884E980" w14:textId="77777777" w:rsidR="00D96016" w:rsidRPr="002D1A91" w:rsidRDefault="00D96016" w:rsidP="00743015">
      <w:pPr>
        <w:spacing w:line="240" w:lineRule="auto"/>
        <w:ind w:left="720"/>
        <w:contextualSpacing/>
        <w:jc w:val="both"/>
        <w:rPr>
          <w:rFonts w:ascii="Arial" w:hAnsi="Arial" w:cs="Arial"/>
          <w:sz w:val="24"/>
          <w:szCs w:val="24"/>
        </w:rPr>
      </w:pPr>
    </w:p>
    <w:p w14:paraId="6DFE79DC" w14:textId="35CBEA07"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 xml:space="preserve">Notwithstanding anything to the contrary, in the event of occurrence of a Relief Event (excluding a </w:t>
      </w:r>
      <w:r w:rsidR="00BF5F6C" w:rsidRPr="002D1A91">
        <w:rPr>
          <w:rFonts w:ascii="Arial" w:hAnsi="Arial" w:cs="Arial"/>
        </w:rPr>
        <w:t>Non-Political</w:t>
      </w:r>
      <w:r w:rsidRPr="002D1A91">
        <w:rPr>
          <w:rFonts w:ascii="Arial" w:hAnsi="Arial" w:cs="Arial"/>
        </w:rPr>
        <w:t xml:space="preserve"> Event and an Emergency Decommissioning directly resulting from a </w:t>
      </w:r>
      <w:r w:rsidR="00BF5F6C" w:rsidRPr="002D1A91">
        <w:rPr>
          <w:rFonts w:ascii="Arial" w:hAnsi="Arial" w:cs="Arial"/>
        </w:rPr>
        <w:t>Non-Political</w:t>
      </w:r>
      <w:r w:rsidRPr="002D1A91">
        <w:rPr>
          <w:rFonts w:ascii="Arial" w:hAnsi="Arial" w:cs="Arial"/>
        </w:rPr>
        <w:t xml:space="preserve"> Event, in each case, for which no Relief Costs shall be payable), the Concessionaire shall be only entitled to such Relief Costs that: </w:t>
      </w:r>
    </w:p>
    <w:p w14:paraId="5695ED20" w14:textId="77777777" w:rsidR="00D96016" w:rsidRPr="002D1A91" w:rsidRDefault="00D96016" w:rsidP="00714AF0">
      <w:pPr>
        <w:pStyle w:val="ListParagraph"/>
        <w:spacing w:line="240" w:lineRule="auto"/>
        <w:rPr>
          <w:rFonts w:ascii="Arial" w:hAnsi="Arial" w:cs="Arial"/>
        </w:rPr>
      </w:pPr>
    </w:p>
    <w:p w14:paraId="50B6B65F" w14:textId="15553A4E" w:rsidR="00D96016" w:rsidRPr="00DC0F8C" w:rsidRDefault="00D96016" w:rsidP="00DC0F8C">
      <w:pPr>
        <w:pStyle w:val="ListParagraph"/>
        <w:numPr>
          <w:ilvl w:val="0"/>
          <w:numId w:val="301"/>
        </w:numPr>
        <w:spacing w:line="240" w:lineRule="auto"/>
        <w:ind w:left="1440" w:hanging="720"/>
        <w:contextualSpacing/>
        <w:jc w:val="both"/>
        <w:rPr>
          <w:rFonts w:ascii="Arial" w:hAnsi="Arial" w:cs="Arial"/>
        </w:rPr>
      </w:pPr>
      <w:r w:rsidRPr="00DC0F8C">
        <w:rPr>
          <w:rFonts w:ascii="Arial" w:hAnsi="Arial" w:cs="Arial"/>
        </w:rPr>
        <w:t xml:space="preserve">are directly attributable to the Relief Event; and </w:t>
      </w:r>
    </w:p>
    <w:p w14:paraId="0C7F3ADF" w14:textId="77777777" w:rsidR="00D96016" w:rsidRPr="002D1A91" w:rsidRDefault="00D96016" w:rsidP="00714AF0">
      <w:pPr>
        <w:spacing w:line="240" w:lineRule="auto"/>
        <w:ind w:left="1440" w:hanging="720"/>
        <w:contextualSpacing/>
        <w:jc w:val="both"/>
        <w:rPr>
          <w:rFonts w:ascii="Arial" w:hAnsi="Arial" w:cs="Arial"/>
        </w:rPr>
      </w:pPr>
    </w:p>
    <w:p w14:paraId="0802471F" w14:textId="01AA7E48" w:rsidR="00D96016" w:rsidRPr="002D1A91" w:rsidRDefault="00D96016" w:rsidP="00DC0F8C">
      <w:pPr>
        <w:pStyle w:val="ListParagraph"/>
        <w:numPr>
          <w:ilvl w:val="0"/>
          <w:numId w:val="301"/>
        </w:numPr>
        <w:spacing w:line="240" w:lineRule="auto"/>
        <w:ind w:left="1440" w:hanging="720"/>
        <w:contextualSpacing/>
        <w:jc w:val="both"/>
        <w:rPr>
          <w:rFonts w:ascii="Arial" w:hAnsi="Arial" w:cs="Arial"/>
        </w:rPr>
      </w:pPr>
      <w:r w:rsidRPr="002D1A91">
        <w:rPr>
          <w:rFonts w:ascii="Arial" w:hAnsi="Arial" w:cs="Arial"/>
        </w:rPr>
        <w:t xml:space="preserve">represent increase (as a result of a Relief Event) in only such costs that are expressly set out in the Financial Model. </w:t>
      </w:r>
    </w:p>
    <w:p w14:paraId="5A6F1606" w14:textId="77777777" w:rsidR="00D96016" w:rsidRPr="002D1A91" w:rsidRDefault="00D96016" w:rsidP="00714AF0">
      <w:pPr>
        <w:pStyle w:val="Standardtext"/>
        <w:spacing w:after="0" w:line="240" w:lineRule="auto"/>
        <w:ind w:left="720"/>
        <w:jc w:val="both"/>
        <w:rPr>
          <w:rFonts w:ascii="Arial" w:hAnsi="Arial" w:cs="Arial"/>
          <w:szCs w:val="22"/>
        </w:rPr>
      </w:pPr>
    </w:p>
    <w:p w14:paraId="72ACD2FF" w14:textId="1F92E40E"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 xml:space="preserve">Subject to the terms of this Agreement, the Project Works shall not be delayed pending the issuance of a Relief Order by the Independent Auditor and the Independent Engineer or by the granting of an extension of Time </w:t>
      </w:r>
      <w:r w:rsidR="00BF5F6C" w:rsidRPr="002D1A91">
        <w:rPr>
          <w:rFonts w:ascii="Arial" w:hAnsi="Arial" w:cs="Arial"/>
        </w:rPr>
        <w:t>for</w:t>
      </w:r>
      <w:r w:rsidRPr="002D1A91">
        <w:rPr>
          <w:rFonts w:ascii="Arial" w:hAnsi="Arial" w:cs="Arial"/>
        </w:rPr>
        <w:t xml:space="preserve"> Completion or payment of Relief Costs. </w:t>
      </w:r>
    </w:p>
    <w:p w14:paraId="7A4AD4A1" w14:textId="77777777" w:rsidR="002C7040" w:rsidRPr="002D1A91" w:rsidRDefault="002C7040" w:rsidP="002C7040">
      <w:pPr>
        <w:spacing w:line="240" w:lineRule="auto"/>
        <w:ind w:left="720"/>
        <w:contextualSpacing/>
        <w:jc w:val="both"/>
        <w:rPr>
          <w:rFonts w:ascii="Arial" w:hAnsi="Arial" w:cs="Arial"/>
        </w:rPr>
      </w:pPr>
    </w:p>
    <w:p w14:paraId="129C5F6F" w14:textId="04BB4FA0" w:rsidR="002C7040" w:rsidRPr="002D1A91" w:rsidRDefault="002C7040" w:rsidP="00714AF0">
      <w:pPr>
        <w:numPr>
          <w:ilvl w:val="2"/>
          <w:numId w:val="2"/>
        </w:numPr>
        <w:spacing w:line="240" w:lineRule="auto"/>
        <w:ind w:left="720"/>
        <w:contextualSpacing/>
        <w:jc w:val="both"/>
        <w:rPr>
          <w:rFonts w:ascii="Arial" w:hAnsi="Arial" w:cs="Arial"/>
        </w:rPr>
      </w:pPr>
      <w:r w:rsidRPr="002D1A91">
        <w:rPr>
          <w:rFonts w:ascii="Arial" w:hAnsi="Arial" w:cs="Arial"/>
        </w:rPr>
        <w:t>In the event the Agency fails to pay the Relief Costs in full within the forty-five (45) day period stipulated in Section 15.</w:t>
      </w:r>
      <w:r w:rsidR="008C6E6F">
        <w:rPr>
          <w:rFonts w:ascii="Arial" w:hAnsi="Arial" w:cs="Arial"/>
        </w:rPr>
        <w:t>3</w:t>
      </w:r>
      <w:r w:rsidRPr="002D1A91">
        <w:rPr>
          <w:rFonts w:ascii="Arial" w:hAnsi="Arial" w:cs="Arial"/>
        </w:rPr>
        <w:t>.</w:t>
      </w:r>
      <w:r w:rsidR="00964A65">
        <w:rPr>
          <w:rFonts w:ascii="Arial" w:hAnsi="Arial" w:cs="Arial"/>
        </w:rPr>
        <w:t>4</w:t>
      </w:r>
      <w:r w:rsidRPr="002D1A91">
        <w:rPr>
          <w:rFonts w:ascii="Arial" w:hAnsi="Arial" w:cs="Arial"/>
        </w:rPr>
        <w:t xml:space="preserve"> (or, where applicable, the timelines stipulated in Section 15.</w:t>
      </w:r>
      <w:r w:rsidR="00BE030F">
        <w:rPr>
          <w:rFonts w:ascii="Arial" w:hAnsi="Arial" w:cs="Arial"/>
        </w:rPr>
        <w:t>6</w:t>
      </w:r>
      <w:r w:rsidRPr="002D1A91">
        <w:rPr>
          <w:rFonts w:ascii="Arial" w:hAnsi="Arial" w:cs="Arial"/>
        </w:rPr>
        <w:t>), the Agency shall pay late payment interest on the unpaid amount of such Relief Costs at the Delayed Payment Rate. Such interest shall accrue daily from the due date until the date of actual payment of the Relief Costs by the Agency. The payment of such interest shall be without prejudice to the Concessionaire's right to Terminate this Agreement for an Agency Event of Default pursuant to Section 22.2.1 if such payment delay exceeds ninety (90) days.</w:t>
      </w:r>
    </w:p>
    <w:p w14:paraId="6B277346" w14:textId="77777777" w:rsidR="00D96016" w:rsidRPr="002D1A91" w:rsidRDefault="00D96016" w:rsidP="00714AF0">
      <w:pPr>
        <w:pStyle w:val="Standardtext"/>
        <w:spacing w:after="0" w:line="240" w:lineRule="auto"/>
        <w:ind w:left="0"/>
        <w:jc w:val="both"/>
        <w:rPr>
          <w:rFonts w:ascii="Arial" w:hAnsi="Arial" w:cs="Arial"/>
          <w:sz w:val="26"/>
          <w:szCs w:val="26"/>
        </w:rPr>
      </w:pPr>
    </w:p>
    <w:p w14:paraId="637E4155" w14:textId="77777777" w:rsidR="00D96016" w:rsidRPr="002D1A91" w:rsidRDefault="00D96016" w:rsidP="00714AF0">
      <w:pPr>
        <w:pStyle w:val="Heading2"/>
        <w:spacing w:line="240" w:lineRule="auto"/>
        <w:ind w:left="720"/>
        <w:jc w:val="both"/>
        <w:rPr>
          <w:rFonts w:ascii="Arial" w:hAnsi="Arial" w:cs="Arial"/>
          <w:u w:val="single"/>
        </w:rPr>
      </w:pPr>
      <w:bookmarkStart w:id="258" w:name="_Toc333900012"/>
      <w:r w:rsidRPr="002D1A91">
        <w:rPr>
          <w:rFonts w:ascii="Arial" w:hAnsi="Arial" w:cs="Arial"/>
          <w:u w:val="single"/>
        </w:rPr>
        <w:t>Additional Requirements for Relief Orders Relating to Extension of Time for Completion</w:t>
      </w:r>
      <w:bookmarkEnd w:id="258"/>
    </w:p>
    <w:p w14:paraId="7D9D5249" w14:textId="77777777" w:rsidR="00D96016" w:rsidRPr="002D1A91" w:rsidRDefault="00D96016" w:rsidP="00714AF0">
      <w:pPr>
        <w:pStyle w:val="Standardtext"/>
        <w:spacing w:after="0" w:line="240" w:lineRule="auto"/>
        <w:jc w:val="both"/>
        <w:rPr>
          <w:rFonts w:ascii="Arial" w:hAnsi="Arial" w:cs="Arial"/>
          <w:b/>
          <w:sz w:val="26"/>
          <w:szCs w:val="26"/>
        </w:rPr>
      </w:pPr>
    </w:p>
    <w:p w14:paraId="176AB6C1" w14:textId="5C096D1A"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 xml:space="preserve">The Parties agree </w:t>
      </w:r>
      <w:r w:rsidR="00F643EF" w:rsidRPr="002D1A91">
        <w:rPr>
          <w:rFonts w:ascii="Arial" w:hAnsi="Arial" w:cs="Arial"/>
        </w:rPr>
        <w:t xml:space="preserve">that </w:t>
      </w:r>
      <w:r w:rsidRPr="002D1A91">
        <w:rPr>
          <w:rFonts w:ascii="Arial" w:hAnsi="Arial" w:cs="Arial"/>
        </w:rPr>
        <w:t>the provisions of this Section 15.</w:t>
      </w:r>
      <w:r w:rsidR="00780309">
        <w:rPr>
          <w:rFonts w:ascii="Arial" w:hAnsi="Arial" w:cs="Arial"/>
        </w:rPr>
        <w:t>4</w:t>
      </w:r>
      <w:r w:rsidRPr="002D1A91">
        <w:rPr>
          <w:rFonts w:ascii="Arial" w:hAnsi="Arial" w:cs="Arial"/>
        </w:rPr>
        <w:t xml:space="preserve"> (</w:t>
      </w:r>
      <w:r w:rsidRPr="002D1A91">
        <w:rPr>
          <w:rFonts w:ascii="Arial" w:hAnsi="Arial" w:cs="Arial"/>
          <w:i/>
        </w:rPr>
        <w:t xml:space="preserve">Additional Requirements for Relief Orders Relating to Extension of Time </w:t>
      </w:r>
      <w:r w:rsidR="00BF5F6C" w:rsidRPr="002D1A91">
        <w:rPr>
          <w:rFonts w:ascii="Arial" w:hAnsi="Arial" w:cs="Arial"/>
          <w:i/>
        </w:rPr>
        <w:t>for</w:t>
      </w:r>
      <w:r w:rsidRPr="002D1A91">
        <w:rPr>
          <w:rFonts w:ascii="Arial" w:hAnsi="Arial" w:cs="Arial"/>
          <w:i/>
        </w:rPr>
        <w:t xml:space="preserve"> Completion</w:t>
      </w:r>
      <w:r w:rsidRPr="002D1A91">
        <w:rPr>
          <w:rFonts w:ascii="Arial" w:hAnsi="Arial" w:cs="Arial"/>
        </w:rPr>
        <w:t xml:space="preserve">) shall apply to each Relief Order Proposal and the Relief Order Request that, in each case, proposes an extension to the Time </w:t>
      </w:r>
      <w:r w:rsidR="00BF5F6C" w:rsidRPr="002D1A91">
        <w:rPr>
          <w:rFonts w:ascii="Arial" w:hAnsi="Arial" w:cs="Arial"/>
        </w:rPr>
        <w:t>for</w:t>
      </w:r>
      <w:r w:rsidRPr="002D1A91">
        <w:rPr>
          <w:rFonts w:ascii="Arial" w:hAnsi="Arial" w:cs="Arial"/>
        </w:rPr>
        <w:t xml:space="preserve"> Completion or to any Project Milestone Date for a Project Milestone. </w:t>
      </w:r>
    </w:p>
    <w:p w14:paraId="73F1C3E1" w14:textId="77777777" w:rsidR="00D96016" w:rsidRPr="002D1A91" w:rsidRDefault="00D96016" w:rsidP="00714AF0">
      <w:pPr>
        <w:pStyle w:val="Standardtext"/>
        <w:spacing w:after="0" w:line="240" w:lineRule="auto"/>
        <w:ind w:left="720" w:hanging="720"/>
        <w:jc w:val="both"/>
        <w:rPr>
          <w:rFonts w:ascii="Arial" w:hAnsi="Arial" w:cs="Arial"/>
          <w:sz w:val="26"/>
          <w:szCs w:val="26"/>
        </w:rPr>
      </w:pPr>
    </w:p>
    <w:p w14:paraId="1CF490AB" w14:textId="692A7A10"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 xml:space="preserve">Any Relief Order Proposal and/or, if applicable, the Relief Order Request submitted by the Concessionaire shall be subject to the Concessionaire </w:t>
      </w:r>
      <w:r w:rsidRPr="002D1A91">
        <w:rPr>
          <w:rFonts w:ascii="Arial" w:hAnsi="Arial" w:cs="Arial"/>
        </w:rPr>
        <w:lastRenderedPageBreak/>
        <w:t xml:space="preserve">otherwise being ready to progress with the aspect of the Project Works for which an extension is being sought. In the event the Concessionaire is in any event delayed in the performance of its obligations due to reasons other than the Relief Event, the Concessionaire shall not be granted any extension of Time </w:t>
      </w:r>
      <w:r w:rsidR="00BF5F6C" w:rsidRPr="002D1A91">
        <w:rPr>
          <w:rFonts w:ascii="Arial" w:hAnsi="Arial" w:cs="Arial"/>
        </w:rPr>
        <w:t>for</w:t>
      </w:r>
      <w:r w:rsidRPr="002D1A91">
        <w:rPr>
          <w:rFonts w:ascii="Arial" w:hAnsi="Arial" w:cs="Arial"/>
        </w:rPr>
        <w:t xml:space="preserve"> Completion to the extent of its delay.</w:t>
      </w:r>
    </w:p>
    <w:p w14:paraId="6D5EA265" w14:textId="77777777" w:rsidR="00D96016" w:rsidRPr="002D1A91" w:rsidRDefault="00D96016" w:rsidP="00714AF0">
      <w:pPr>
        <w:pStyle w:val="Style"/>
        <w:tabs>
          <w:tab w:val="left" w:pos="374"/>
          <w:tab w:val="left" w:pos="1084"/>
        </w:tabs>
        <w:ind w:left="1440" w:right="24" w:hanging="720"/>
        <w:jc w:val="both"/>
      </w:pPr>
    </w:p>
    <w:p w14:paraId="6288F852" w14:textId="1FDBDA24"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In all cases where the Concessionaire submits a Relief Order Proposal and the Relief Order Request, the Concessionaire shall consult with the</w:t>
      </w:r>
      <w:r w:rsidR="00D11B5E" w:rsidRPr="002D1A91">
        <w:rPr>
          <w:rFonts w:ascii="Arial" w:hAnsi="Arial" w:cs="Arial"/>
        </w:rPr>
        <w:t xml:space="preserve"> </w:t>
      </w:r>
      <w:r w:rsidR="0018570B" w:rsidRPr="002D1A91">
        <w:rPr>
          <w:rFonts w:ascii="Arial" w:hAnsi="Arial" w:cs="Arial"/>
        </w:rPr>
        <w:t>Agency</w:t>
      </w:r>
      <w:r w:rsidRPr="002D1A91">
        <w:rPr>
          <w:rFonts w:ascii="Arial" w:hAnsi="Arial" w:cs="Arial"/>
        </w:rPr>
        <w:t xml:space="preserve">, the </w:t>
      </w:r>
      <w:r w:rsidR="0018570B" w:rsidRPr="002D1A91">
        <w:rPr>
          <w:rFonts w:ascii="Arial" w:hAnsi="Arial" w:cs="Arial"/>
        </w:rPr>
        <w:t xml:space="preserve">Agency </w:t>
      </w:r>
      <w:r w:rsidRPr="002D1A91">
        <w:rPr>
          <w:rFonts w:ascii="Arial" w:hAnsi="Arial" w:cs="Arial"/>
        </w:rPr>
        <w:t xml:space="preserve">Representative, the Independent Engineer and the Independent Auditor in order to determine steps (if any) which can be taken to overcome or minimize the actual or anticipated delay. The Concessionaire shall thereafter comply with all reasonable instructions that the Independent Engineer and the Independent Auditor shall give in order to overcome or minimize such delay. </w:t>
      </w:r>
    </w:p>
    <w:p w14:paraId="3BAB56E7" w14:textId="77777777" w:rsidR="00D96016" w:rsidRPr="002D1A91" w:rsidRDefault="00D96016" w:rsidP="00714AF0">
      <w:pPr>
        <w:pStyle w:val="Standardtext"/>
        <w:spacing w:after="0" w:line="240" w:lineRule="auto"/>
        <w:ind w:left="0"/>
        <w:jc w:val="both"/>
        <w:rPr>
          <w:rFonts w:ascii="Arial" w:hAnsi="Arial" w:cs="Arial"/>
          <w:b/>
          <w:szCs w:val="22"/>
        </w:rPr>
      </w:pPr>
    </w:p>
    <w:p w14:paraId="3731B216" w14:textId="347ED10A"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If the Concessionaire intends to initiate a Relief Order Request for issuance of a Relief Order for an extension of Time For Completion, the Concessionaire shall give Notice to the Independent Engineer and the Independent Auditor (with a copy to the</w:t>
      </w:r>
      <w:r w:rsidR="00D11B5E" w:rsidRPr="002D1A91">
        <w:rPr>
          <w:rFonts w:ascii="Arial" w:hAnsi="Arial" w:cs="Arial"/>
        </w:rPr>
        <w:t xml:space="preserve"> </w:t>
      </w:r>
      <w:r w:rsidR="0018570B" w:rsidRPr="002D1A91">
        <w:rPr>
          <w:rFonts w:ascii="Arial" w:hAnsi="Arial" w:cs="Arial"/>
        </w:rPr>
        <w:t>Agency</w:t>
      </w:r>
      <w:r w:rsidRPr="002D1A91">
        <w:rPr>
          <w:rFonts w:ascii="Arial" w:hAnsi="Arial" w:cs="Arial"/>
        </w:rPr>
        <w:t>) of such intention as soon as possible and in any event within seven (7) days of the day the Concessionaire should reasonably have become aware of the start of the Relief Event giving rise to the delay, together with any other notice required by the Agreement and relevant to such cause. The Concessionaire is further required to submit to the Independent Engineer and the Independent Auditor (with a copy to the</w:t>
      </w:r>
      <w:r w:rsidR="00D11B5E" w:rsidRPr="002D1A91">
        <w:rPr>
          <w:rFonts w:ascii="Arial" w:hAnsi="Arial" w:cs="Arial"/>
        </w:rPr>
        <w:t xml:space="preserve"> </w:t>
      </w:r>
      <w:r w:rsidR="0018570B" w:rsidRPr="002D1A91">
        <w:rPr>
          <w:rFonts w:ascii="Arial" w:hAnsi="Arial" w:cs="Arial"/>
        </w:rPr>
        <w:t>Agency</w:t>
      </w:r>
      <w:r w:rsidRPr="002D1A91">
        <w:rPr>
          <w:rFonts w:ascii="Arial" w:hAnsi="Arial" w:cs="Arial"/>
        </w:rPr>
        <w:t xml:space="preserve">), as part of the Relief Order Proposal relating to the Relief Order Request that pertains to an extension of Time for Completion, an acceleration strategy and schedule to demonstrate how such delay can be eliminated and/or mitigated. </w:t>
      </w:r>
    </w:p>
    <w:p w14:paraId="0889CB7D" w14:textId="77777777" w:rsidR="00D96016" w:rsidRPr="002D1A91" w:rsidRDefault="00D96016" w:rsidP="00714AF0">
      <w:pPr>
        <w:pStyle w:val="Style"/>
        <w:ind w:left="720" w:right="609"/>
        <w:jc w:val="both"/>
        <w:rPr>
          <w:sz w:val="22"/>
          <w:szCs w:val="22"/>
        </w:rPr>
      </w:pPr>
    </w:p>
    <w:p w14:paraId="2950378E" w14:textId="551FFC03" w:rsidR="00D96016" w:rsidRPr="002D1A91" w:rsidRDefault="00D96016" w:rsidP="00714AF0">
      <w:pPr>
        <w:numPr>
          <w:ilvl w:val="2"/>
          <w:numId w:val="2"/>
        </w:numPr>
        <w:spacing w:line="240" w:lineRule="auto"/>
        <w:ind w:left="720"/>
        <w:contextualSpacing/>
        <w:jc w:val="both"/>
        <w:rPr>
          <w:rFonts w:ascii="Arial" w:hAnsi="Arial" w:cs="Arial"/>
        </w:rPr>
      </w:pPr>
      <w:r w:rsidRPr="006A4CA4">
        <w:rPr>
          <w:rFonts w:ascii="Arial" w:hAnsi="Arial" w:cs="Arial"/>
        </w:rPr>
        <w:t>Within twenty-eight (28) days</w:t>
      </w:r>
      <w:r w:rsidRPr="002D1A91">
        <w:rPr>
          <w:rFonts w:ascii="Arial" w:hAnsi="Arial" w:cs="Arial"/>
        </w:rPr>
        <w:t xml:space="preserve"> of the first day of a delay that has resulted from the Relief Event in initiation of the Relief Order Request by the Concessionaire for issuance of a Relief Order by the Independent Engineer and the Independent Auditor for an extension of Time for Completion, the Concessionaire shall submit full supporting details of its request, including, without limitation, a critical path analysis of the alleged delay reflecting the considerations set forth in this Section. If the Concessionaire cannot submit all relevant details within such period because the cause of delay has continued for a period exceeding seven (7) days, the Concessionaire shall submit interim details at intervals of not more than twenty-eight (28) days (from the first day of such delay) and full and final supporting details of its request within sixty (60) days of the last day of delay. In the appropriate circumstances, the </w:t>
      </w:r>
      <w:r w:rsidR="0004276C" w:rsidRPr="002D1A91">
        <w:rPr>
          <w:rFonts w:ascii="Arial" w:hAnsi="Arial" w:cs="Arial"/>
        </w:rPr>
        <w:t xml:space="preserve">Agency </w:t>
      </w:r>
      <w:r w:rsidRPr="002D1A91">
        <w:rPr>
          <w:rFonts w:ascii="Arial" w:hAnsi="Arial" w:cs="Arial"/>
        </w:rPr>
        <w:t xml:space="preserve">shall have the right to waive the time periods set out as above. </w:t>
      </w:r>
    </w:p>
    <w:p w14:paraId="056FFE75" w14:textId="77777777" w:rsidR="00D96016" w:rsidRPr="002D1A91" w:rsidRDefault="00D96016" w:rsidP="00714AF0">
      <w:pPr>
        <w:pStyle w:val="Style"/>
        <w:ind w:left="720" w:right="609"/>
        <w:jc w:val="both"/>
        <w:rPr>
          <w:sz w:val="22"/>
          <w:szCs w:val="22"/>
        </w:rPr>
      </w:pPr>
    </w:p>
    <w:p w14:paraId="34818700" w14:textId="77777777" w:rsidR="00D96016" w:rsidRPr="002D1A91" w:rsidRDefault="00D96016" w:rsidP="00714AF0">
      <w:pPr>
        <w:pStyle w:val="Heading2"/>
        <w:spacing w:line="240" w:lineRule="auto"/>
        <w:ind w:left="720"/>
        <w:jc w:val="both"/>
        <w:rPr>
          <w:rFonts w:ascii="Arial" w:hAnsi="Arial" w:cs="Arial"/>
          <w:u w:val="single"/>
        </w:rPr>
      </w:pPr>
      <w:bookmarkStart w:id="259" w:name="_Toc333900013"/>
      <w:r w:rsidRPr="002D1A91">
        <w:rPr>
          <w:rFonts w:ascii="Arial" w:hAnsi="Arial" w:cs="Arial"/>
          <w:u w:val="single"/>
        </w:rPr>
        <w:t>Disputes and Burden of Proof</w:t>
      </w:r>
      <w:bookmarkEnd w:id="259"/>
    </w:p>
    <w:p w14:paraId="6824E330" w14:textId="77777777" w:rsidR="00D96016" w:rsidRPr="002D1A91" w:rsidRDefault="00D96016" w:rsidP="00714AF0">
      <w:pPr>
        <w:pStyle w:val="Style"/>
        <w:ind w:left="720" w:right="4" w:hanging="720"/>
        <w:jc w:val="both"/>
        <w:rPr>
          <w:sz w:val="22"/>
          <w:szCs w:val="22"/>
        </w:rPr>
      </w:pPr>
    </w:p>
    <w:p w14:paraId="6A2CA09F" w14:textId="77777777"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lastRenderedPageBreak/>
        <w:t>Any Dispute between the Parties in reference to the issuance of a Relief Order and/or any matters relating to the same shall be resolved pursuant to Article 30 (</w:t>
      </w:r>
      <w:r w:rsidRPr="002D1A91">
        <w:rPr>
          <w:rFonts w:ascii="Arial" w:hAnsi="Arial" w:cs="Arial"/>
          <w:i/>
        </w:rPr>
        <w:t>Dispute Resolution</w:t>
      </w:r>
      <w:r w:rsidRPr="002D1A91">
        <w:rPr>
          <w:rFonts w:ascii="Arial" w:hAnsi="Arial" w:cs="Arial"/>
        </w:rPr>
        <w:t>).</w:t>
      </w:r>
    </w:p>
    <w:p w14:paraId="4D1ADB16" w14:textId="77777777" w:rsidR="00D96016" w:rsidRPr="002D1A91" w:rsidRDefault="00D96016" w:rsidP="00714AF0">
      <w:pPr>
        <w:pStyle w:val="Style"/>
        <w:ind w:left="720" w:right="4"/>
        <w:jc w:val="both"/>
        <w:rPr>
          <w:sz w:val="22"/>
          <w:szCs w:val="22"/>
        </w:rPr>
      </w:pPr>
    </w:p>
    <w:p w14:paraId="1A53C757" w14:textId="65EB96CB" w:rsidR="00D96016" w:rsidRPr="002D1A91" w:rsidRDefault="00D96016" w:rsidP="005D52A4">
      <w:pPr>
        <w:numPr>
          <w:ilvl w:val="2"/>
          <w:numId w:val="2"/>
        </w:numPr>
        <w:spacing w:line="240" w:lineRule="auto"/>
        <w:ind w:left="720"/>
        <w:contextualSpacing/>
        <w:jc w:val="both"/>
        <w:rPr>
          <w:rFonts w:ascii="Arial" w:hAnsi="Arial" w:cs="Arial"/>
        </w:rPr>
      </w:pPr>
      <w:r w:rsidRPr="002D1A91">
        <w:rPr>
          <w:rFonts w:ascii="Arial" w:hAnsi="Arial" w:cs="Arial"/>
        </w:rPr>
        <w:t>In case of a Dispute regarding the application of the provisions of this Article 15 (</w:t>
      </w:r>
      <w:r w:rsidRPr="002D1A91">
        <w:rPr>
          <w:rFonts w:ascii="Arial" w:hAnsi="Arial" w:cs="Arial"/>
          <w:i/>
        </w:rPr>
        <w:t>Relief Extensions &amp; Relief Compensation</w:t>
      </w:r>
      <w:r w:rsidR="003803B4">
        <w:rPr>
          <w:rFonts w:ascii="Arial" w:hAnsi="Arial" w:cs="Arial"/>
          <w:i/>
        </w:rPr>
        <w:t>s</w:t>
      </w:r>
      <w:r w:rsidRPr="002D1A91">
        <w:rPr>
          <w:rFonts w:ascii="Arial" w:hAnsi="Arial" w:cs="Arial"/>
        </w:rPr>
        <w:t>), the Concessionaire shall have the burden of proof as to its entitlement to relief under this Article 15 (</w:t>
      </w:r>
      <w:r w:rsidRPr="002D1A91">
        <w:rPr>
          <w:rFonts w:ascii="Arial" w:hAnsi="Arial" w:cs="Arial"/>
          <w:i/>
        </w:rPr>
        <w:t>Relief Extensions &amp; Relief Compensation</w:t>
      </w:r>
      <w:r w:rsidR="003803B4">
        <w:rPr>
          <w:rFonts w:ascii="Arial" w:hAnsi="Arial" w:cs="Arial"/>
          <w:i/>
        </w:rPr>
        <w:t>s</w:t>
      </w:r>
      <w:r w:rsidRPr="002D1A91">
        <w:rPr>
          <w:rFonts w:ascii="Arial" w:hAnsi="Arial" w:cs="Arial"/>
        </w:rPr>
        <w:t xml:space="preserve">). </w:t>
      </w:r>
    </w:p>
    <w:p w14:paraId="115BF681" w14:textId="77777777" w:rsidR="00FC0120" w:rsidRPr="002D1A91" w:rsidRDefault="00FC0120" w:rsidP="00030FBA">
      <w:pPr>
        <w:pStyle w:val="ListParagraph"/>
        <w:rPr>
          <w:rFonts w:ascii="Arial" w:hAnsi="Arial" w:cs="Arial"/>
        </w:rPr>
      </w:pPr>
    </w:p>
    <w:p w14:paraId="1BE235D3" w14:textId="77777777" w:rsidR="00BE030F" w:rsidRPr="00DC0F8C" w:rsidRDefault="00FC0120" w:rsidP="00BE030F">
      <w:pPr>
        <w:pStyle w:val="Heading2"/>
        <w:ind w:left="720"/>
        <w:rPr>
          <w:rFonts w:ascii="Arial" w:hAnsi="Arial" w:cs="Arial"/>
          <w:u w:val="single"/>
        </w:rPr>
      </w:pPr>
      <w:r w:rsidRPr="00DC0F8C">
        <w:rPr>
          <w:rFonts w:ascii="Arial" w:hAnsi="Arial" w:cs="Arial"/>
          <w:bCs/>
          <w:u w:val="single"/>
        </w:rPr>
        <w:t>Relief Cost Payment Threshold</w:t>
      </w:r>
    </w:p>
    <w:p w14:paraId="0278439C" w14:textId="77777777" w:rsidR="00BE030F" w:rsidRPr="00BE030F" w:rsidRDefault="00BE030F" w:rsidP="00BE030F">
      <w:pPr>
        <w:pStyle w:val="Heading2"/>
        <w:numPr>
          <w:ilvl w:val="0"/>
          <w:numId w:val="0"/>
        </w:numPr>
        <w:ind w:left="720"/>
        <w:rPr>
          <w:rFonts w:ascii="Arial" w:hAnsi="Arial" w:cs="Arial"/>
          <w:smallCaps w:val="0"/>
        </w:rPr>
      </w:pPr>
    </w:p>
    <w:p w14:paraId="3F4A1ACE" w14:textId="5EE648FC" w:rsidR="00BE030F" w:rsidRDefault="00FC0120" w:rsidP="00BE030F">
      <w:pPr>
        <w:pStyle w:val="Heading2"/>
        <w:numPr>
          <w:ilvl w:val="2"/>
          <w:numId w:val="2"/>
        </w:numPr>
        <w:ind w:left="720"/>
        <w:jc w:val="both"/>
        <w:rPr>
          <w:rFonts w:ascii="Arial" w:hAnsi="Arial" w:cs="Arial"/>
          <w:b w:val="0"/>
          <w:bCs/>
          <w:smallCaps w:val="0"/>
        </w:rPr>
      </w:pPr>
      <w:r w:rsidRPr="00BE030F">
        <w:rPr>
          <w:rFonts w:ascii="Arial" w:hAnsi="Arial" w:cs="Arial"/>
          <w:b w:val="0"/>
          <w:bCs/>
          <w:smallCaps w:val="0"/>
        </w:rPr>
        <w:t xml:space="preserve">To optimize administrative efficiency, the Parties agree that the Agency shall not be obligated to make a cash payment for Relief Costs unless and until the aggregate approved and unpaid Relief Costs determined pursuant to valid Relief Orders during a given Accounting Year exceed </w:t>
      </w:r>
      <w:r w:rsidRPr="00365A1E">
        <w:rPr>
          <w:rFonts w:ascii="Arial" w:hAnsi="Arial" w:cs="Arial"/>
          <w:b w:val="0"/>
          <w:bCs/>
          <w:smallCaps w:val="0"/>
        </w:rPr>
        <w:t>Relief Cost Threshold</w:t>
      </w:r>
      <w:r w:rsidRPr="00BE030F">
        <w:rPr>
          <w:rFonts w:ascii="Arial" w:hAnsi="Arial" w:cs="Arial"/>
          <w:b w:val="0"/>
          <w:bCs/>
          <w:smallCaps w:val="0"/>
        </w:rPr>
        <w:t>.</w:t>
      </w:r>
    </w:p>
    <w:p w14:paraId="459BEACB" w14:textId="77777777" w:rsidR="00BE030F" w:rsidRDefault="00BE030F" w:rsidP="00BE030F">
      <w:pPr>
        <w:pStyle w:val="Heading2"/>
        <w:numPr>
          <w:ilvl w:val="0"/>
          <w:numId w:val="0"/>
        </w:numPr>
        <w:ind w:left="720"/>
        <w:jc w:val="both"/>
        <w:rPr>
          <w:rFonts w:ascii="Arial" w:hAnsi="Arial" w:cs="Arial"/>
          <w:b w:val="0"/>
          <w:bCs/>
          <w:smallCaps w:val="0"/>
        </w:rPr>
      </w:pPr>
    </w:p>
    <w:p w14:paraId="202912F8" w14:textId="77777777" w:rsidR="00BE030F" w:rsidRPr="00BE030F" w:rsidRDefault="00FC0120" w:rsidP="00BE030F">
      <w:pPr>
        <w:pStyle w:val="Heading2"/>
        <w:numPr>
          <w:ilvl w:val="2"/>
          <w:numId w:val="2"/>
        </w:numPr>
        <w:ind w:left="720"/>
        <w:jc w:val="both"/>
        <w:rPr>
          <w:rFonts w:ascii="Arial" w:hAnsi="Arial" w:cs="Arial"/>
          <w:b w:val="0"/>
          <w:bCs/>
          <w:smallCaps w:val="0"/>
        </w:rPr>
      </w:pPr>
      <w:r w:rsidRPr="00BE030F">
        <w:rPr>
          <w:rFonts w:ascii="Arial" w:hAnsi="Arial" w:cs="Arial"/>
          <w:b w:val="0"/>
          <w:bCs/>
          <w:smallCaps w:val="0"/>
        </w:rPr>
        <w:t>Notwithstanding Section 15.</w:t>
      </w:r>
      <w:r w:rsidR="00BE030F" w:rsidRPr="00BE030F">
        <w:rPr>
          <w:rFonts w:ascii="Arial" w:hAnsi="Arial" w:cs="Arial"/>
          <w:b w:val="0"/>
          <w:bCs/>
          <w:smallCaps w:val="0"/>
        </w:rPr>
        <w:t>6</w:t>
      </w:r>
      <w:r w:rsidRPr="00BE030F">
        <w:rPr>
          <w:rFonts w:ascii="Arial" w:hAnsi="Arial" w:cs="Arial"/>
          <w:b w:val="0"/>
          <w:bCs/>
          <w:smallCaps w:val="0"/>
        </w:rPr>
        <w:t>.1, the Concessionaire shall continue to submit Relief Order Requests, and the Independent Engineer and the Independent Auditor shall continue to evaluate and issue Relief Orders quantifying Relief Costs in real-time, regardless of whether the Relief Cost Threshold has been achieved.</w:t>
      </w:r>
    </w:p>
    <w:p w14:paraId="6426D73E" w14:textId="77777777" w:rsidR="00BE030F" w:rsidRPr="00BE030F" w:rsidRDefault="00BE030F" w:rsidP="00BE030F">
      <w:pPr>
        <w:pStyle w:val="Heading2"/>
        <w:numPr>
          <w:ilvl w:val="0"/>
          <w:numId w:val="0"/>
        </w:numPr>
        <w:ind w:left="720"/>
        <w:jc w:val="both"/>
        <w:rPr>
          <w:rFonts w:ascii="Arial" w:hAnsi="Arial" w:cs="Arial"/>
          <w:b w:val="0"/>
          <w:bCs/>
          <w:smallCaps w:val="0"/>
        </w:rPr>
      </w:pPr>
    </w:p>
    <w:p w14:paraId="6EAD8B34" w14:textId="77777777" w:rsidR="00BE030F" w:rsidRPr="00BE030F" w:rsidRDefault="00FC0120" w:rsidP="00BE030F">
      <w:pPr>
        <w:pStyle w:val="Heading2"/>
        <w:numPr>
          <w:ilvl w:val="2"/>
          <w:numId w:val="2"/>
        </w:numPr>
        <w:ind w:left="720"/>
        <w:jc w:val="both"/>
        <w:rPr>
          <w:rFonts w:ascii="Arial" w:hAnsi="Arial" w:cs="Arial"/>
          <w:b w:val="0"/>
          <w:bCs/>
          <w:smallCaps w:val="0"/>
        </w:rPr>
      </w:pPr>
      <w:r w:rsidRPr="00BE030F">
        <w:rPr>
          <w:rFonts w:ascii="Arial" w:hAnsi="Arial" w:cs="Arial"/>
          <w:b w:val="0"/>
          <w:bCs/>
          <w:smallCaps w:val="0"/>
        </w:rPr>
        <w:t>Once the aggregate unpaid Relief Costs approved via Relief Orders exceed the Relief Cost Threshold, the entire accumulated amount shall become due and payable by the Agency within forty-five (45) days of the Agency's receipt of the specific Relief Order that causes the Relief Cost Threshold to be exceeded.</w:t>
      </w:r>
    </w:p>
    <w:p w14:paraId="41AA1796" w14:textId="77777777" w:rsidR="00BE030F" w:rsidRPr="00BE030F" w:rsidRDefault="00BE030F" w:rsidP="00BE030F">
      <w:pPr>
        <w:pStyle w:val="Heading2"/>
        <w:numPr>
          <w:ilvl w:val="0"/>
          <w:numId w:val="0"/>
        </w:numPr>
        <w:ind w:left="720"/>
        <w:jc w:val="both"/>
        <w:rPr>
          <w:rFonts w:ascii="Arial" w:hAnsi="Arial" w:cs="Arial"/>
          <w:b w:val="0"/>
          <w:bCs/>
          <w:smallCaps w:val="0"/>
        </w:rPr>
      </w:pPr>
    </w:p>
    <w:p w14:paraId="16D4A190" w14:textId="12C243A7" w:rsidR="00FC0120" w:rsidRPr="00BE030F" w:rsidRDefault="00FC0120" w:rsidP="00BE030F">
      <w:pPr>
        <w:pStyle w:val="Heading2"/>
        <w:numPr>
          <w:ilvl w:val="2"/>
          <w:numId w:val="2"/>
        </w:numPr>
        <w:ind w:left="720"/>
        <w:jc w:val="both"/>
        <w:rPr>
          <w:rFonts w:ascii="Arial" w:hAnsi="Arial" w:cs="Arial"/>
          <w:b w:val="0"/>
          <w:bCs/>
          <w:smallCaps w:val="0"/>
        </w:rPr>
      </w:pPr>
      <w:r w:rsidRPr="00BE030F">
        <w:rPr>
          <w:rFonts w:ascii="Arial" w:hAnsi="Arial" w:cs="Arial"/>
          <w:b w:val="0"/>
          <w:bCs/>
          <w:smallCaps w:val="0"/>
        </w:rPr>
        <w:t>If, at the end of any Accounting Year, the accumulated unpaid Relief Costs are less than the Relief Cost Threshold, such accumulated amounts shall not be forfeited or waived. Instead, the total accumulated unpaid Relief Costs for that Accounting Year shall become due and payable by the Agency within forty-five (45) days following the last day of such Accounting Year.</w:t>
      </w:r>
    </w:p>
    <w:p w14:paraId="78633A8D" w14:textId="12A85F6E" w:rsidR="00714AF0" w:rsidRPr="002D1A91" w:rsidRDefault="00714AF0" w:rsidP="005D52A4">
      <w:pPr>
        <w:spacing w:line="259" w:lineRule="auto"/>
        <w:rPr>
          <w:rFonts w:ascii="Arial" w:hAnsi="Arial" w:cs="Arial"/>
          <w:b/>
          <w:smallCaps/>
          <w:u w:val="single"/>
        </w:rPr>
      </w:pPr>
      <w:bookmarkStart w:id="260" w:name="_Toc333900014"/>
    </w:p>
    <w:p w14:paraId="47E9F41B" w14:textId="120C2E91" w:rsidR="00D96016" w:rsidRPr="002D1A91" w:rsidRDefault="00D96016" w:rsidP="005D52A4">
      <w:pPr>
        <w:pStyle w:val="Heading2"/>
        <w:spacing w:line="240" w:lineRule="auto"/>
        <w:ind w:left="720"/>
        <w:jc w:val="both"/>
        <w:rPr>
          <w:rFonts w:ascii="Arial" w:hAnsi="Arial" w:cs="Arial"/>
          <w:u w:val="single"/>
        </w:rPr>
      </w:pPr>
      <w:r w:rsidRPr="002D1A91">
        <w:rPr>
          <w:rFonts w:ascii="Arial" w:hAnsi="Arial" w:cs="Arial"/>
          <w:u w:val="single"/>
        </w:rPr>
        <w:t>Full Compensation</w:t>
      </w:r>
      <w:bookmarkEnd w:id="260"/>
    </w:p>
    <w:p w14:paraId="75468DD7" w14:textId="77777777" w:rsidR="00D96016" w:rsidRPr="002D1A91" w:rsidRDefault="00D96016" w:rsidP="00714AF0">
      <w:pPr>
        <w:pStyle w:val="Style"/>
        <w:ind w:left="720" w:right="609" w:hanging="720"/>
        <w:jc w:val="both"/>
        <w:outlineLvl w:val="1"/>
        <w:rPr>
          <w:b/>
          <w:sz w:val="22"/>
          <w:szCs w:val="22"/>
        </w:rPr>
      </w:pPr>
    </w:p>
    <w:p w14:paraId="2EBC6FBC" w14:textId="77777777" w:rsidR="00D96016" w:rsidRPr="002D1A91" w:rsidRDefault="00D96016" w:rsidP="00714AF0">
      <w:pPr>
        <w:numPr>
          <w:ilvl w:val="2"/>
          <w:numId w:val="2"/>
        </w:numPr>
        <w:spacing w:line="240" w:lineRule="auto"/>
        <w:ind w:left="720"/>
        <w:contextualSpacing/>
        <w:jc w:val="both"/>
        <w:rPr>
          <w:rFonts w:ascii="Arial" w:hAnsi="Arial" w:cs="Arial"/>
        </w:rPr>
      </w:pPr>
      <w:r w:rsidRPr="002D1A91">
        <w:rPr>
          <w:rFonts w:ascii="Arial" w:hAnsi="Arial" w:cs="Arial"/>
        </w:rPr>
        <w:t xml:space="preserve">Any: </w:t>
      </w:r>
    </w:p>
    <w:p w14:paraId="0E17583D" w14:textId="77777777" w:rsidR="00D96016" w:rsidRPr="002D1A91" w:rsidRDefault="00D96016" w:rsidP="00714AF0">
      <w:pPr>
        <w:pStyle w:val="Style"/>
        <w:ind w:left="720" w:right="14" w:hanging="720"/>
        <w:jc w:val="both"/>
        <w:rPr>
          <w:sz w:val="22"/>
          <w:szCs w:val="22"/>
        </w:rPr>
      </w:pPr>
    </w:p>
    <w:p w14:paraId="30A0E6F1" w14:textId="295B4F7C" w:rsidR="00D96016" w:rsidRPr="002D1A91" w:rsidRDefault="00D96016" w:rsidP="00714AF0">
      <w:pPr>
        <w:pStyle w:val="Style"/>
        <w:numPr>
          <w:ilvl w:val="0"/>
          <w:numId w:val="68"/>
        </w:numPr>
        <w:ind w:right="14"/>
        <w:jc w:val="both"/>
        <w:rPr>
          <w:sz w:val="22"/>
          <w:szCs w:val="22"/>
        </w:rPr>
      </w:pPr>
      <w:r w:rsidRPr="002D1A91">
        <w:rPr>
          <w:sz w:val="22"/>
          <w:szCs w:val="22"/>
        </w:rPr>
        <w:t xml:space="preserve">extensions of Time </w:t>
      </w:r>
      <w:r w:rsidR="00BF5F6C" w:rsidRPr="002D1A91">
        <w:rPr>
          <w:sz w:val="22"/>
          <w:szCs w:val="22"/>
        </w:rPr>
        <w:t>for</w:t>
      </w:r>
      <w:r w:rsidRPr="002D1A91">
        <w:rPr>
          <w:sz w:val="22"/>
          <w:szCs w:val="22"/>
        </w:rPr>
        <w:t xml:space="preserve"> Completion; and/or </w:t>
      </w:r>
    </w:p>
    <w:p w14:paraId="27C869AB" w14:textId="77777777" w:rsidR="00D96016" w:rsidRPr="002D1A91" w:rsidRDefault="00D96016" w:rsidP="00714AF0">
      <w:pPr>
        <w:pStyle w:val="Style"/>
        <w:ind w:left="1440" w:right="14"/>
        <w:jc w:val="both"/>
        <w:rPr>
          <w:sz w:val="22"/>
          <w:szCs w:val="22"/>
        </w:rPr>
      </w:pPr>
    </w:p>
    <w:p w14:paraId="4E8A8EDA" w14:textId="77777777" w:rsidR="00D96016" w:rsidRPr="002D1A91" w:rsidRDefault="00D96016" w:rsidP="00714AF0">
      <w:pPr>
        <w:pStyle w:val="Style"/>
        <w:numPr>
          <w:ilvl w:val="0"/>
          <w:numId w:val="68"/>
        </w:numPr>
        <w:ind w:right="14"/>
        <w:jc w:val="both"/>
        <w:rPr>
          <w:sz w:val="22"/>
          <w:szCs w:val="22"/>
        </w:rPr>
      </w:pPr>
      <w:r w:rsidRPr="002D1A91">
        <w:rPr>
          <w:sz w:val="22"/>
          <w:szCs w:val="22"/>
        </w:rPr>
        <w:t xml:space="preserve">payment of Relief Costs, </w:t>
      </w:r>
    </w:p>
    <w:p w14:paraId="349710D8" w14:textId="77777777" w:rsidR="00D96016" w:rsidRPr="002D1A91" w:rsidRDefault="00D96016" w:rsidP="00714AF0">
      <w:pPr>
        <w:pStyle w:val="Style"/>
        <w:ind w:left="1440" w:right="14" w:hanging="720"/>
        <w:jc w:val="both"/>
        <w:rPr>
          <w:sz w:val="22"/>
          <w:szCs w:val="22"/>
        </w:rPr>
      </w:pPr>
    </w:p>
    <w:p w14:paraId="226E0B88" w14:textId="3F1C291E" w:rsidR="00D96016" w:rsidRPr="002D1A91" w:rsidRDefault="00D96016" w:rsidP="00714AF0">
      <w:pPr>
        <w:pStyle w:val="Style"/>
        <w:ind w:left="720" w:right="14"/>
        <w:jc w:val="both"/>
        <w:rPr>
          <w:sz w:val="22"/>
          <w:szCs w:val="22"/>
        </w:rPr>
      </w:pPr>
      <w:r w:rsidRPr="002D1A91">
        <w:rPr>
          <w:sz w:val="22"/>
          <w:szCs w:val="22"/>
        </w:rPr>
        <w:t xml:space="preserve">in each case, granted pursuant to a Relief Order shall be deemed to be full and </w:t>
      </w:r>
      <w:r w:rsidRPr="002D1A91">
        <w:rPr>
          <w:sz w:val="22"/>
          <w:szCs w:val="22"/>
        </w:rPr>
        <w:lastRenderedPageBreak/>
        <w:t xml:space="preserve">complete compensation to the Concessionaire by the </w:t>
      </w:r>
      <w:r w:rsidR="00EF6810" w:rsidRPr="002D1A91">
        <w:rPr>
          <w:sz w:val="22"/>
          <w:szCs w:val="22"/>
        </w:rPr>
        <w:t xml:space="preserve">Agency </w:t>
      </w:r>
      <w:r w:rsidRPr="002D1A91">
        <w:rPr>
          <w:sz w:val="22"/>
          <w:szCs w:val="22"/>
        </w:rPr>
        <w:t xml:space="preserve">in respect of matters relating to the Relief Order. </w:t>
      </w:r>
    </w:p>
    <w:p w14:paraId="72BD2ACF" w14:textId="77777777" w:rsidR="00D96016" w:rsidRPr="002D1A91" w:rsidRDefault="00D96016" w:rsidP="00714AF0">
      <w:pPr>
        <w:spacing w:line="240" w:lineRule="auto"/>
        <w:rPr>
          <w:rFonts w:ascii="Arial" w:hAnsi="Arial" w:cs="Arial"/>
        </w:rPr>
      </w:pPr>
    </w:p>
    <w:p w14:paraId="5E202F33" w14:textId="77777777" w:rsidR="00D96016" w:rsidRPr="002D1A91" w:rsidRDefault="00D96016" w:rsidP="008F55A8">
      <w:pPr>
        <w:pStyle w:val="Heading1"/>
        <w:spacing w:line="240" w:lineRule="auto"/>
        <w:ind w:left="720" w:hanging="720"/>
        <w:jc w:val="both"/>
        <w:rPr>
          <w:rFonts w:ascii="Arial" w:hAnsi="Arial" w:cs="Arial"/>
        </w:rPr>
      </w:pPr>
      <w:r w:rsidRPr="002D1A91">
        <w:rPr>
          <w:rFonts w:ascii="Arial" w:hAnsi="Arial" w:cs="Arial"/>
        </w:rPr>
        <w:br w:type="page"/>
      </w:r>
      <w:bookmarkStart w:id="261" w:name="_Toc333900015"/>
      <w:bookmarkStart w:id="262" w:name="_Toc229101109"/>
      <w:r w:rsidRPr="002D1A91">
        <w:rPr>
          <w:rFonts w:ascii="Arial" w:hAnsi="Arial" w:cs="Arial"/>
        </w:rPr>
        <w:lastRenderedPageBreak/>
        <w:t>Change of Scope</w:t>
      </w:r>
      <w:bookmarkEnd w:id="261"/>
      <w:bookmarkEnd w:id="262"/>
    </w:p>
    <w:p w14:paraId="13BF95DD" w14:textId="77777777" w:rsidR="00D96016" w:rsidRPr="002D1A91" w:rsidRDefault="00D96016" w:rsidP="008F55A8">
      <w:pPr>
        <w:spacing w:line="240" w:lineRule="auto"/>
        <w:jc w:val="both"/>
        <w:rPr>
          <w:rFonts w:ascii="Arial" w:hAnsi="Arial" w:cs="Arial"/>
        </w:rPr>
      </w:pPr>
    </w:p>
    <w:p w14:paraId="37E50D10" w14:textId="77777777" w:rsidR="00D96016" w:rsidRPr="002D1A91" w:rsidRDefault="00D96016" w:rsidP="008F55A8">
      <w:pPr>
        <w:pStyle w:val="Heading2"/>
        <w:spacing w:line="240" w:lineRule="auto"/>
        <w:ind w:left="720"/>
        <w:jc w:val="both"/>
        <w:rPr>
          <w:rFonts w:ascii="Arial" w:hAnsi="Arial" w:cs="Arial"/>
          <w:u w:val="single"/>
        </w:rPr>
      </w:pPr>
      <w:bookmarkStart w:id="263" w:name="_Toc333900016"/>
      <w:r w:rsidRPr="002D1A91">
        <w:rPr>
          <w:rFonts w:ascii="Arial" w:hAnsi="Arial" w:cs="Arial"/>
          <w:u w:val="single"/>
        </w:rPr>
        <w:t>Change of Scope</w:t>
      </w:r>
      <w:bookmarkEnd w:id="263"/>
    </w:p>
    <w:p w14:paraId="6932E71E" w14:textId="77777777" w:rsidR="00D96016" w:rsidRPr="002D1A91" w:rsidRDefault="00D96016" w:rsidP="008F55A8">
      <w:pPr>
        <w:spacing w:line="240" w:lineRule="auto"/>
        <w:jc w:val="both"/>
        <w:rPr>
          <w:rFonts w:ascii="Arial" w:hAnsi="Arial" w:cs="Arial"/>
        </w:rPr>
      </w:pPr>
    </w:p>
    <w:p w14:paraId="60D94E9A" w14:textId="615B6430"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Notwithstanding anything to the contrary contained in this Agreement, the </w:t>
      </w:r>
      <w:r w:rsidR="00D94758" w:rsidRPr="002D1A91">
        <w:rPr>
          <w:rFonts w:ascii="Arial" w:hAnsi="Arial" w:cs="Arial"/>
        </w:rPr>
        <w:t xml:space="preserve">Agency </w:t>
      </w:r>
      <w:r w:rsidRPr="002D1A91">
        <w:rPr>
          <w:rFonts w:ascii="Arial" w:hAnsi="Arial" w:cs="Arial"/>
        </w:rPr>
        <w:t xml:space="preserve">may require a change/amendment in the Scope of the Project (the </w:t>
      </w:r>
      <w:r w:rsidRPr="002D1A91">
        <w:rPr>
          <w:rFonts w:ascii="Arial" w:hAnsi="Arial" w:cs="Arial"/>
          <w:b/>
        </w:rPr>
        <w:t>Change of Scope</w:t>
      </w:r>
      <w:r w:rsidRPr="002D1A91">
        <w:rPr>
          <w:rFonts w:ascii="Arial" w:hAnsi="Arial" w:cs="Arial"/>
        </w:rPr>
        <w:t xml:space="preserve">); provided that the accrued and cumulative change at any given time does not result in a variation in the </w:t>
      </w:r>
      <w:r w:rsidR="001A66A1" w:rsidRPr="002D1A91">
        <w:rPr>
          <w:rFonts w:ascii="Arial" w:hAnsi="Arial" w:cs="Arial"/>
        </w:rPr>
        <w:t>Pre-</w:t>
      </w:r>
      <w:r w:rsidRPr="002D1A91">
        <w:rPr>
          <w:rFonts w:ascii="Arial" w:hAnsi="Arial" w:cs="Arial"/>
        </w:rPr>
        <w:t xml:space="preserve">Estimated Project Cost by more than </w:t>
      </w:r>
      <w:r w:rsidR="009F12B3" w:rsidRPr="002D1A91">
        <w:rPr>
          <w:rFonts w:ascii="Arial" w:hAnsi="Arial" w:cs="Arial"/>
        </w:rPr>
        <w:t>the Change of Scope Limit</w:t>
      </w:r>
      <w:r w:rsidRPr="002D1A91">
        <w:rPr>
          <w:rFonts w:ascii="Arial" w:hAnsi="Arial" w:cs="Arial"/>
        </w:rPr>
        <w:t xml:space="preserve">, as determined by the Independent Engineer and the Independent Auditor. All Additional Costs to be paid by the </w:t>
      </w:r>
      <w:r w:rsidR="00D94758" w:rsidRPr="002D1A91">
        <w:rPr>
          <w:rFonts w:ascii="Arial" w:hAnsi="Arial" w:cs="Arial"/>
        </w:rPr>
        <w:t xml:space="preserve">Agency </w:t>
      </w:r>
      <w:r w:rsidRPr="002D1A91">
        <w:rPr>
          <w:rFonts w:ascii="Arial" w:hAnsi="Arial" w:cs="Arial"/>
        </w:rPr>
        <w:t xml:space="preserve">in respect of the Change of Scope and any extensions in the timelines for the performance by the Concessionaire of its obligations resulting from a Change of Scope shall be in accordance with Section 16.2 and Section 16.3.    </w:t>
      </w:r>
    </w:p>
    <w:p w14:paraId="0BA94895" w14:textId="77777777" w:rsidR="00D96016" w:rsidRPr="002D1A91" w:rsidRDefault="00D96016" w:rsidP="008F55A8">
      <w:pPr>
        <w:spacing w:line="240" w:lineRule="auto"/>
        <w:jc w:val="both"/>
        <w:rPr>
          <w:rFonts w:ascii="Arial" w:hAnsi="Arial" w:cs="Arial"/>
        </w:rPr>
      </w:pPr>
    </w:p>
    <w:p w14:paraId="78523F69" w14:textId="57BBDDF6" w:rsidR="00D96016" w:rsidRPr="002D1A91" w:rsidRDefault="00D96016" w:rsidP="008F55A8">
      <w:pPr>
        <w:pStyle w:val="Heading2"/>
        <w:spacing w:line="240" w:lineRule="auto"/>
        <w:ind w:left="720"/>
        <w:jc w:val="both"/>
        <w:rPr>
          <w:rFonts w:ascii="Arial" w:hAnsi="Arial" w:cs="Arial"/>
          <w:u w:val="single"/>
        </w:rPr>
      </w:pPr>
      <w:bookmarkStart w:id="264" w:name="_Toc333900017"/>
      <w:r w:rsidRPr="002D1A91">
        <w:rPr>
          <w:rFonts w:ascii="Arial" w:hAnsi="Arial" w:cs="Arial"/>
          <w:u w:val="single"/>
        </w:rPr>
        <w:t>Change of Scope Notice</w:t>
      </w:r>
      <w:bookmarkEnd w:id="264"/>
    </w:p>
    <w:p w14:paraId="0657A3B2" w14:textId="77777777" w:rsidR="00D96016" w:rsidRPr="002D1A91" w:rsidRDefault="00D96016" w:rsidP="008F55A8">
      <w:pPr>
        <w:spacing w:line="240" w:lineRule="auto"/>
        <w:jc w:val="both"/>
        <w:rPr>
          <w:rFonts w:ascii="Arial" w:hAnsi="Arial" w:cs="Arial"/>
        </w:rPr>
      </w:pPr>
    </w:p>
    <w:p w14:paraId="6B2FA393" w14:textId="6A2B3515"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D94758" w:rsidRPr="002D1A91">
        <w:rPr>
          <w:rFonts w:ascii="Arial" w:hAnsi="Arial" w:cs="Arial"/>
        </w:rPr>
        <w:t xml:space="preserve">Agency </w:t>
      </w:r>
      <w:r w:rsidRPr="002D1A91">
        <w:rPr>
          <w:rFonts w:ascii="Arial" w:hAnsi="Arial" w:cs="Arial"/>
        </w:rPr>
        <w:t>may request the Change of Scope by issuing a Change of Scope Notice in accordance with the provisions of this Section 16.2 (</w:t>
      </w:r>
      <w:r w:rsidRPr="002D1A91">
        <w:rPr>
          <w:rFonts w:ascii="Arial" w:hAnsi="Arial" w:cs="Arial"/>
          <w:i/>
        </w:rPr>
        <w:t>Change of Scope Notice</w:t>
      </w:r>
      <w:r w:rsidRPr="002D1A91">
        <w:rPr>
          <w:rFonts w:ascii="Arial" w:hAnsi="Arial" w:cs="Arial"/>
        </w:rPr>
        <w:t>).</w:t>
      </w:r>
    </w:p>
    <w:p w14:paraId="1DA33C49" w14:textId="77777777" w:rsidR="00D96016" w:rsidRPr="002D1A91" w:rsidRDefault="00D96016" w:rsidP="008F55A8">
      <w:pPr>
        <w:spacing w:line="240" w:lineRule="auto"/>
        <w:jc w:val="both"/>
        <w:rPr>
          <w:rFonts w:ascii="Arial" w:hAnsi="Arial" w:cs="Arial"/>
        </w:rPr>
      </w:pPr>
    </w:p>
    <w:p w14:paraId="1A4C75FE" w14:textId="5601121C"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D94758" w:rsidRPr="002D1A91">
        <w:rPr>
          <w:rFonts w:ascii="Arial" w:hAnsi="Arial" w:cs="Arial"/>
        </w:rPr>
        <w:t xml:space="preserve">Agency </w:t>
      </w:r>
      <w:r w:rsidRPr="002D1A91">
        <w:rPr>
          <w:rFonts w:ascii="Arial" w:hAnsi="Arial" w:cs="Arial"/>
        </w:rPr>
        <w:t xml:space="preserve">may </w:t>
      </w:r>
      <w:r w:rsidR="001A1BBD" w:rsidRPr="002D1A91">
        <w:rPr>
          <w:rFonts w:ascii="Arial" w:hAnsi="Arial" w:cs="Arial"/>
        </w:rPr>
        <w:t>request</w:t>
      </w:r>
      <w:r w:rsidRPr="002D1A91">
        <w:rPr>
          <w:rFonts w:ascii="Arial" w:hAnsi="Arial" w:cs="Arial"/>
        </w:rPr>
        <w:t xml:space="preserve"> a Change of Scope by issuing a notice in writing to the Concessionaire through the Independent Engineer (the </w:t>
      </w:r>
      <w:r w:rsidRPr="002D1A91">
        <w:rPr>
          <w:rFonts w:ascii="Arial" w:hAnsi="Arial" w:cs="Arial"/>
          <w:b/>
        </w:rPr>
        <w:t>Change of Scope Notice</w:t>
      </w:r>
      <w:r w:rsidRPr="002D1A91">
        <w:rPr>
          <w:rFonts w:ascii="Arial" w:hAnsi="Arial" w:cs="Arial"/>
        </w:rPr>
        <w:t>):</w:t>
      </w:r>
    </w:p>
    <w:p w14:paraId="025750F7" w14:textId="77777777" w:rsidR="00D96016" w:rsidRPr="002D1A91" w:rsidRDefault="00D96016" w:rsidP="008F55A8">
      <w:pPr>
        <w:spacing w:line="240" w:lineRule="auto"/>
        <w:jc w:val="both"/>
        <w:rPr>
          <w:rFonts w:ascii="Arial" w:hAnsi="Arial" w:cs="Arial"/>
        </w:rPr>
      </w:pPr>
    </w:p>
    <w:p w14:paraId="6AC9D657" w14:textId="022098CA" w:rsidR="00D96016" w:rsidRPr="002D1A91" w:rsidRDefault="00D96016" w:rsidP="008F55A8">
      <w:pPr>
        <w:pStyle w:val="ColorfulList-Accent11"/>
        <w:numPr>
          <w:ilvl w:val="0"/>
          <w:numId w:val="30"/>
        </w:numPr>
        <w:spacing w:line="240" w:lineRule="auto"/>
        <w:ind w:left="1440"/>
        <w:jc w:val="both"/>
        <w:rPr>
          <w:rFonts w:ascii="Arial" w:hAnsi="Arial" w:cs="Arial"/>
        </w:rPr>
      </w:pPr>
      <w:r w:rsidRPr="002D1A91">
        <w:rPr>
          <w:rFonts w:ascii="Arial" w:hAnsi="Arial" w:cs="Arial"/>
        </w:rPr>
        <w:t xml:space="preserve">at least ninety (90) days prior to the Scheduled Substantial Completion Date in the event the Change of Scope is required </w:t>
      </w:r>
      <w:r w:rsidR="00476B7C" w:rsidRPr="002D1A91">
        <w:rPr>
          <w:rFonts w:ascii="Arial" w:hAnsi="Arial" w:cs="Arial"/>
        </w:rPr>
        <w:t>during</w:t>
      </w:r>
      <w:r w:rsidRPr="002D1A91">
        <w:rPr>
          <w:rFonts w:ascii="Arial" w:hAnsi="Arial" w:cs="Arial"/>
        </w:rPr>
        <w:t xml:space="preserve"> the  </w:t>
      </w:r>
      <w:r w:rsidR="003C24FC" w:rsidRPr="002D1A91">
        <w:rPr>
          <w:rFonts w:ascii="Arial" w:hAnsi="Arial" w:cs="Arial"/>
        </w:rPr>
        <w:t xml:space="preserve">Development </w:t>
      </w:r>
      <w:r w:rsidRPr="002D1A91">
        <w:rPr>
          <w:rFonts w:ascii="Arial" w:hAnsi="Arial" w:cs="Arial"/>
        </w:rPr>
        <w:t>Period; and</w:t>
      </w:r>
    </w:p>
    <w:p w14:paraId="5C30B3CE" w14:textId="77777777" w:rsidR="00D96016" w:rsidRPr="002D1A91" w:rsidRDefault="00D96016" w:rsidP="008F55A8">
      <w:pPr>
        <w:spacing w:line="240" w:lineRule="auto"/>
        <w:jc w:val="both"/>
        <w:rPr>
          <w:rFonts w:ascii="Arial" w:hAnsi="Arial" w:cs="Arial"/>
        </w:rPr>
      </w:pPr>
    </w:p>
    <w:p w14:paraId="536EBB7A" w14:textId="0F637BCB" w:rsidR="00D96016" w:rsidRPr="002D1A91" w:rsidRDefault="00D96016" w:rsidP="008F55A8">
      <w:pPr>
        <w:pStyle w:val="ColorfulList-Accent11"/>
        <w:numPr>
          <w:ilvl w:val="0"/>
          <w:numId w:val="30"/>
        </w:numPr>
        <w:spacing w:line="240" w:lineRule="auto"/>
        <w:ind w:left="1440"/>
        <w:jc w:val="both"/>
        <w:rPr>
          <w:rFonts w:ascii="Arial" w:hAnsi="Arial" w:cs="Arial"/>
        </w:rPr>
      </w:pPr>
      <w:r w:rsidRPr="002D1A91">
        <w:rPr>
          <w:rFonts w:ascii="Arial" w:hAnsi="Arial" w:cs="Arial"/>
        </w:rPr>
        <w:t xml:space="preserve">at any time in the event the Change of Scope is required </w:t>
      </w:r>
      <w:r w:rsidR="00476B7C" w:rsidRPr="002D1A91">
        <w:rPr>
          <w:rFonts w:ascii="Arial" w:hAnsi="Arial" w:cs="Arial"/>
        </w:rPr>
        <w:t>during</w:t>
      </w:r>
      <w:r w:rsidRPr="002D1A91">
        <w:rPr>
          <w:rFonts w:ascii="Arial" w:hAnsi="Arial" w:cs="Arial"/>
        </w:rPr>
        <w:t xml:space="preserve"> the Operations Period.</w:t>
      </w:r>
    </w:p>
    <w:p w14:paraId="5A1B28C3" w14:textId="77777777" w:rsidR="00D96016" w:rsidRPr="002D1A91" w:rsidRDefault="00D96016" w:rsidP="008F55A8">
      <w:pPr>
        <w:spacing w:line="240" w:lineRule="auto"/>
        <w:jc w:val="both"/>
        <w:rPr>
          <w:rFonts w:ascii="Arial" w:hAnsi="Arial" w:cs="Arial"/>
        </w:rPr>
      </w:pPr>
    </w:p>
    <w:p w14:paraId="5EF79AD4" w14:textId="7BC2EB09"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at any time during the </w:t>
      </w:r>
      <w:r w:rsidR="00997E62" w:rsidRPr="002D1A91">
        <w:rPr>
          <w:rFonts w:ascii="Arial" w:hAnsi="Arial" w:cs="Arial"/>
        </w:rPr>
        <w:t xml:space="preserve">Development </w:t>
      </w:r>
      <w:r w:rsidRPr="002D1A91">
        <w:rPr>
          <w:rFonts w:ascii="Arial" w:hAnsi="Arial" w:cs="Arial"/>
        </w:rPr>
        <w:t xml:space="preserve">Period and/or the Operations Period, the Concessionaire determines that a Change of Scope is necessary for providing safer and improved services, the Concessionaire shall issue a request in writing to the </w:t>
      </w:r>
      <w:r w:rsidR="00D94758" w:rsidRPr="002D1A91">
        <w:rPr>
          <w:rFonts w:ascii="Arial" w:hAnsi="Arial" w:cs="Arial"/>
        </w:rPr>
        <w:t xml:space="preserve">Agency </w:t>
      </w:r>
      <w:r w:rsidRPr="002D1A91">
        <w:rPr>
          <w:rFonts w:ascii="Arial" w:hAnsi="Arial" w:cs="Arial"/>
        </w:rPr>
        <w:t xml:space="preserve">through the Independent Engineer to consider issuing a Change of Scope Notice in respect of the same. The </w:t>
      </w:r>
      <w:r w:rsidR="00D94758" w:rsidRPr="002D1A91">
        <w:rPr>
          <w:rFonts w:ascii="Arial" w:hAnsi="Arial" w:cs="Arial"/>
        </w:rPr>
        <w:t xml:space="preserve">Agency </w:t>
      </w:r>
      <w:r w:rsidRPr="002D1A91">
        <w:rPr>
          <w:rFonts w:ascii="Arial" w:hAnsi="Arial" w:cs="Arial"/>
        </w:rPr>
        <w:t xml:space="preserve">shall within forty-five (45) days from the date of receipt of such notice, either accept such request for Change of Scope, on an </w:t>
      </w:r>
      <w:r w:rsidR="001A1BBD">
        <w:rPr>
          <w:rFonts w:ascii="Arial" w:hAnsi="Arial" w:cs="Arial"/>
        </w:rPr>
        <w:t>‘</w:t>
      </w:r>
      <w:r w:rsidRPr="002D1A91">
        <w:rPr>
          <w:rFonts w:ascii="Arial" w:hAnsi="Arial" w:cs="Arial"/>
          <w:i/>
        </w:rPr>
        <w:t>as is</w:t>
      </w:r>
      <w:r w:rsidR="001A1BBD">
        <w:rPr>
          <w:rFonts w:ascii="Arial" w:hAnsi="Arial" w:cs="Arial"/>
        </w:rPr>
        <w:t>’</w:t>
      </w:r>
      <w:r w:rsidRPr="002D1A91">
        <w:rPr>
          <w:rFonts w:ascii="Arial" w:hAnsi="Arial" w:cs="Arial"/>
        </w:rPr>
        <w:t xml:space="preserve"> basis or with modifications, and issue the requisite Change of Scope Notice in accordance with the provisions of this Section 16.2 (</w:t>
      </w:r>
      <w:r w:rsidRPr="002D1A91">
        <w:rPr>
          <w:rFonts w:ascii="Arial" w:hAnsi="Arial" w:cs="Arial"/>
          <w:i/>
        </w:rPr>
        <w:t>Change of Scope Notice</w:t>
      </w:r>
      <w:r w:rsidRPr="002D1A91">
        <w:rPr>
          <w:rFonts w:ascii="Arial" w:hAnsi="Arial" w:cs="Arial"/>
        </w:rPr>
        <w:t xml:space="preserve">) or communicate its reasons for not accepting the same to the Concessionaire. </w:t>
      </w:r>
    </w:p>
    <w:p w14:paraId="5BFB969F" w14:textId="77777777" w:rsidR="00D96016" w:rsidRPr="002D1A91" w:rsidRDefault="00D96016" w:rsidP="008F55A8">
      <w:pPr>
        <w:pStyle w:val="ColorfulList-Accent11"/>
        <w:spacing w:line="240" w:lineRule="auto"/>
        <w:jc w:val="both"/>
        <w:rPr>
          <w:rFonts w:ascii="Arial" w:hAnsi="Arial" w:cs="Arial"/>
        </w:rPr>
      </w:pPr>
    </w:p>
    <w:p w14:paraId="5DCE4945" w14:textId="77777777" w:rsidR="00D96016" w:rsidRPr="002D1A91" w:rsidRDefault="00D96016" w:rsidP="008F55A8">
      <w:pPr>
        <w:pStyle w:val="Heading2"/>
        <w:spacing w:line="240" w:lineRule="auto"/>
        <w:ind w:left="720"/>
        <w:jc w:val="both"/>
        <w:rPr>
          <w:rFonts w:ascii="Arial" w:hAnsi="Arial" w:cs="Arial"/>
          <w:u w:val="single"/>
        </w:rPr>
      </w:pPr>
      <w:bookmarkStart w:id="265" w:name="_Toc333900018"/>
      <w:r w:rsidRPr="002D1A91">
        <w:rPr>
          <w:rFonts w:ascii="Arial" w:hAnsi="Arial" w:cs="Arial"/>
          <w:u w:val="single"/>
        </w:rPr>
        <w:t>Change of Scope Order</w:t>
      </w:r>
      <w:bookmarkEnd w:id="265"/>
    </w:p>
    <w:p w14:paraId="4DDDD167" w14:textId="77777777" w:rsidR="00D96016" w:rsidRPr="002D1A91" w:rsidRDefault="00D96016" w:rsidP="008F55A8">
      <w:pPr>
        <w:spacing w:line="240" w:lineRule="auto"/>
        <w:jc w:val="both"/>
        <w:rPr>
          <w:rFonts w:ascii="Arial" w:hAnsi="Arial" w:cs="Arial"/>
        </w:rPr>
      </w:pPr>
    </w:p>
    <w:p w14:paraId="51B7477D" w14:textId="77777777"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The Concessionaire shall, within fifteen (15) days of receipt of the Change of Scope Notice, provide to the Independent Engineer such information as is necessary and reasonable together with the preliminary documentation and details, including the calculations, where necessary, in support of the following:</w:t>
      </w:r>
    </w:p>
    <w:p w14:paraId="7F3E75E6" w14:textId="77777777" w:rsidR="00D96016" w:rsidRPr="002D1A91" w:rsidRDefault="00D96016" w:rsidP="008F55A8">
      <w:pPr>
        <w:spacing w:line="240" w:lineRule="auto"/>
        <w:jc w:val="both"/>
        <w:rPr>
          <w:rFonts w:ascii="Arial" w:hAnsi="Arial" w:cs="Arial"/>
        </w:rPr>
      </w:pPr>
    </w:p>
    <w:p w14:paraId="1A3E038D" w14:textId="79346A5A" w:rsidR="00D96016" w:rsidRPr="002D1A91" w:rsidRDefault="00D96016" w:rsidP="008F55A8">
      <w:pPr>
        <w:pStyle w:val="ColorfulList-Accent11"/>
        <w:numPr>
          <w:ilvl w:val="0"/>
          <w:numId w:val="31"/>
        </w:numPr>
        <w:spacing w:line="240" w:lineRule="auto"/>
        <w:ind w:left="1440"/>
        <w:jc w:val="both"/>
        <w:rPr>
          <w:rFonts w:ascii="Arial" w:hAnsi="Arial" w:cs="Arial"/>
        </w:rPr>
      </w:pPr>
      <w:r w:rsidRPr="002D1A91">
        <w:rPr>
          <w:rFonts w:ascii="Arial" w:hAnsi="Arial" w:cs="Arial"/>
        </w:rPr>
        <w:t xml:space="preserve">the impact which the Change of Scope is likely to have on the  </w:t>
      </w:r>
      <w:r w:rsidR="00701D90" w:rsidRPr="002D1A91">
        <w:rPr>
          <w:rFonts w:ascii="Arial" w:hAnsi="Arial" w:cs="Arial"/>
        </w:rPr>
        <w:t xml:space="preserve">Development </w:t>
      </w:r>
      <w:r w:rsidRPr="002D1A91">
        <w:rPr>
          <w:rFonts w:ascii="Arial" w:hAnsi="Arial" w:cs="Arial"/>
        </w:rPr>
        <w:t xml:space="preserve">Requirements in the event the Change of Scope </w:t>
      </w:r>
      <w:r w:rsidR="00476B7C" w:rsidRPr="002D1A91">
        <w:rPr>
          <w:rFonts w:ascii="Arial" w:hAnsi="Arial" w:cs="Arial"/>
        </w:rPr>
        <w:t>applicable during</w:t>
      </w:r>
      <w:r w:rsidRPr="002D1A91">
        <w:rPr>
          <w:rFonts w:ascii="Arial" w:hAnsi="Arial" w:cs="Arial"/>
        </w:rPr>
        <w:t xml:space="preserve"> the </w:t>
      </w:r>
      <w:r w:rsidR="00997E62" w:rsidRPr="002D1A91">
        <w:rPr>
          <w:rFonts w:ascii="Arial" w:hAnsi="Arial" w:cs="Arial"/>
        </w:rPr>
        <w:t xml:space="preserve">Development </w:t>
      </w:r>
      <w:r w:rsidRPr="002D1A91">
        <w:rPr>
          <w:rFonts w:ascii="Arial" w:hAnsi="Arial" w:cs="Arial"/>
        </w:rPr>
        <w:t xml:space="preserve">Period and/or the O&amp;M Requirements in the event the Change of Scope </w:t>
      </w:r>
      <w:r w:rsidR="00476B7C" w:rsidRPr="002D1A91">
        <w:rPr>
          <w:rFonts w:ascii="Arial" w:hAnsi="Arial" w:cs="Arial"/>
        </w:rPr>
        <w:t>applicable during</w:t>
      </w:r>
      <w:r w:rsidRPr="002D1A91">
        <w:rPr>
          <w:rFonts w:ascii="Arial" w:hAnsi="Arial" w:cs="Arial"/>
        </w:rPr>
        <w:t xml:space="preserve"> the Operations Period;</w:t>
      </w:r>
    </w:p>
    <w:p w14:paraId="581AE999" w14:textId="77777777" w:rsidR="00D96016" w:rsidRPr="002D1A91" w:rsidRDefault="00D96016" w:rsidP="008F55A8">
      <w:pPr>
        <w:spacing w:line="240" w:lineRule="auto"/>
        <w:jc w:val="both"/>
        <w:rPr>
          <w:rFonts w:ascii="Arial" w:hAnsi="Arial" w:cs="Arial"/>
        </w:rPr>
      </w:pPr>
    </w:p>
    <w:p w14:paraId="1B808753" w14:textId="77777777" w:rsidR="00D96016" w:rsidRPr="002D1A91" w:rsidRDefault="00D96016" w:rsidP="008F55A8">
      <w:pPr>
        <w:pStyle w:val="ColorfulList-Accent11"/>
        <w:numPr>
          <w:ilvl w:val="0"/>
          <w:numId w:val="31"/>
        </w:numPr>
        <w:spacing w:line="240" w:lineRule="auto"/>
        <w:ind w:left="1440"/>
        <w:jc w:val="both"/>
        <w:rPr>
          <w:rFonts w:ascii="Arial" w:hAnsi="Arial" w:cs="Arial"/>
        </w:rPr>
      </w:pPr>
      <w:r w:rsidRPr="002D1A91">
        <w:rPr>
          <w:rFonts w:ascii="Arial" w:hAnsi="Arial" w:cs="Arial"/>
        </w:rPr>
        <w:t>the budgeted estimate of the Additional Cost to be incurred by the Concessionaire for implementing the Change of Scope;</w:t>
      </w:r>
    </w:p>
    <w:p w14:paraId="2CD42E7B" w14:textId="77777777" w:rsidR="00D96016" w:rsidRPr="002D1A91" w:rsidRDefault="00D96016" w:rsidP="008F55A8">
      <w:pPr>
        <w:spacing w:line="240" w:lineRule="auto"/>
        <w:jc w:val="both"/>
        <w:rPr>
          <w:rFonts w:ascii="Arial" w:hAnsi="Arial" w:cs="Arial"/>
        </w:rPr>
      </w:pPr>
    </w:p>
    <w:p w14:paraId="6307E86B" w14:textId="6AE1057D" w:rsidR="00D96016" w:rsidRPr="002D1A91" w:rsidRDefault="00D96016" w:rsidP="008F55A8">
      <w:pPr>
        <w:pStyle w:val="ColorfulList-Accent11"/>
        <w:numPr>
          <w:ilvl w:val="0"/>
          <w:numId w:val="31"/>
        </w:numPr>
        <w:spacing w:line="240" w:lineRule="auto"/>
        <w:ind w:left="1440"/>
        <w:jc w:val="both"/>
        <w:rPr>
          <w:rFonts w:ascii="Arial" w:hAnsi="Arial" w:cs="Arial"/>
        </w:rPr>
      </w:pPr>
      <w:r w:rsidRPr="002D1A91">
        <w:rPr>
          <w:rFonts w:ascii="Arial" w:hAnsi="Arial" w:cs="Arial"/>
        </w:rPr>
        <w:t xml:space="preserve">the estimated additional time (number of days) that the Concessionaire would require to achieve Substantial Completion and/or </w:t>
      </w:r>
      <w:r w:rsidR="00FB445C" w:rsidRPr="002D1A91">
        <w:rPr>
          <w:rFonts w:ascii="Arial" w:hAnsi="Arial" w:cs="Arial"/>
          <w:bCs/>
        </w:rPr>
        <w:t xml:space="preserve">Project Development </w:t>
      </w:r>
      <w:r w:rsidRPr="002D1A91">
        <w:rPr>
          <w:rFonts w:ascii="Arial" w:hAnsi="Arial" w:cs="Arial"/>
        </w:rPr>
        <w:t>Completion consequent to the Change of Scope and any delay, if any, in the Final Expiry Date;</w:t>
      </w:r>
    </w:p>
    <w:p w14:paraId="416C3281" w14:textId="77777777" w:rsidR="00D96016" w:rsidRPr="002D1A91" w:rsidRDefault="00D96016" w:rsidP="008F55A8">
      <w:pPr>
        <w:spacing w:line="240" w:lineRule="auto"/>
        <w:jc w:val="both"/>
        <w:rPr>
          <w:rFonts w:ascii="Arial" w:hAnsi="Arial" w:cs="Arial"/>
        </w:rPr>
      </w:pPr>
    </w:p>
    <w:p w14:paraId="6EDA4C56" w14:textId="559C83EB" w:rsidR="00D96016" w:rsidRPr="002D1A91" w:rsidRDefault="00D96016" w:rsidP="008F55A8">
      <w:pPr>
        <w:pStyle w:val="ColorfulList-Accent11"/>
        <w:numPr>
          <w:ilvl w:val="0"/>
          <w:numId w:val="31"/>
        </w:numPr>
        <w:spacing w:line="240" w:lineRule="auto"/>
        <w:ind w:left="1440"/>
        <w:jc w:val="both"/>
        <w:rPr>
          <w:rFonts w:ascii="Arial" w:hAnsi="Arial" w:cs="Arial"/>
        </w:rPr>
      </w:pPr>
      <w:r w:rsidRPr="002D1A91">
        <w:rPr>
          <w:rFonts w:ascii="Arial" w:hAnsi="Arial" w:cs="Arial"/>
        </w:rPr>
        <w:t xml:space="preserve">any extensions in the </w:t>
      </w:r>
      <w:r w:rsidR="00FB445C" w:rsidRPr="002D1A91">
        <w:rPr>
          <w:rFonts w:ascii="Arial" w:hAnsi="Arial" w:cs="Arial"/>
          <w:bCs/>
        </w:rPr>
        <w:t xml:space="preserve">Project Development </w:t>
      </w:r>
      <w:r w:rsidRPr="002D1A91">
        <w:rPr>
          <w:rFonts w:ascii="Arial" w:hAnsi="Arial" w:cs="Arial"/>
        </w:rPr>
        <w:t>Completion Schedule resulting from the Change of Scope; and</w:t>
      </w:r>
    </w:p>
    <w:p w14:paraId="47AF7867" w14:textId="77777777" w:rsidR="00D96016" w:rsidRPr="002D1A91" w:rsidRDefault="00D96016" w:rsidP="008F55A8">
      <w:pPr>
        <w:spacing w:line="240" w:lineRule="auto"/>
        <w:jc w:val="both"/>
        <w:rPr>
          <w:rFonts w:ascii="Arial" w:hAnsi="Arial" w:cs="Arial"/>
        </w:rPr>
      </w:pPr>
    </w:p>
    <w:p w14:paraId="31AAD652" w14:textId="77777777" w:rsidR="00D96016" w:rsidRPr="002D1A91" w:rsidRDefault="00D96016" w:rsidP="008F55A8">
      <w:pPr>
        <w:pStyle w:val="ColorfulList-Accent11"/>
        <w:numPr>
          <w:ilvl w:val="0"/>
          <w:numId w:val="31"/>
        </w:numPr>
        <w:spacing w:line="240" w:lineRule="auto"/>
        <w:ind w:left="1440"/>
        <w:jc w:val="both"/>
        <w:rPr>
          <w:rFonts w:ascii="Arial" w:hAnsi="Arial" w:cs="Arial"/>
        </w:rPr>
      </w:pPr>
      <w:r w:rsidRPr="002D1A91">
        <w:rPr>
          <w:rFonts w:ascii="Arial" w:hAnsi="Arial" w:cs="Arial"/>
        </w:rPr>
        <w:t xml:space="preserve">any extensions in the timelines for performance by the Concessionaire of its obligations under this Agreement resulting from the Change of Scope.  </w:t>
      </w:r>
    </w:p>
    <w:p w14:paraId="01ECC589" w14:textId="77777777" w:rsidR="00D96016" w:rsidRPr="002D1A91" w:rsidRDefault="00D96016" w:rsidP="008F55A8">
      <w:pPr>
        <w:spacing w:line="240" w:lineRule="auto"/>
        <w:jc w:val="both"/>
        <w:rPr>
          <w:rFonts w:ascii="Arial" w:hAnsi="Arial" w:cs="Arial"/>
        </w:rPr>
      </w:pPr>
    </w:p>
    <w:p w14:paraId="7362BFA8" w14:textId="18DD32A2" w:rsidR="00D96016" w:rsidRPr="006A4CA4" w:rsidRDefault="00121BD4" w:rsidP="00D21A35">
      <w:pPr>
        <w:pStyle w:val="ColorfulList-Accent11"/>
        <w:numPr>
          <w:ilvl w:val="2"/>
          <w:numId w:val="2"/>
        </w:numPr>
        <w:spacing w:line="240" w:lineRule="auto"/>
        <w:ind w:left="720"/>
        <w:jc w:val="both"/>
        <w:rPr>
          <w:rFonts w:ascii="Arial" w:hAnsi="Arial" w:cs="Arial"/>
        </w:rPr>
      </w:pPr>
      <w:r>
        <w:rPr>
          <w:rFonts w:ascii="Arial" w:hAnsi="Arial" w:cs="Arial"/>
        </w:rPr>
        <w:t>T</w:t>
      </w:r>
      <w:r w:rsidR="00D96016" w:rsidRPr="002D1A91">
        <w:rPr>
          <w:rFonts w:ascii="Arial" w:hAnsi="Arial" w:cs="Arial"/>
        </w:rPr>
        <w:t>he Independent Engineer shall</w:t>
      </w:r>
      <w:r w:rsidR="00192109" w:rsidRPr="002D1A91">
        <w:rPr>
          <w:rFonts w:ascii="Arial" w:hAnsi="Arial" w:cs="Arial"/>
        </w:rPr>
        <w:t xml:space="preserve">, </w:t>
      </w:r>
      <w:r w:rsidR="00D96016" w:rsidRPr="002D1A91">
        <w:rPr>
          <w:rFonts w:ascii="Arial" w:hAnsi="Arial" w:cs="Arial"/>
        </w:rPr>
        <w:t>after</w:t>
      </w:r>
      <w:r w:rsidR="004B2281" w:rsidRPr="002D1A91">
        <w:rPr>
          <w:rFonts w:ascii="Arial" w:hAnsi="Arial" w:cs="Arial"/>
        </w:rPr>
        <w:t xml:space="preserve"> </w:t>
      </w:r>
      <w:r w:rsidR="00D96016" w:rsidRPr="002D1A91">
        <w:rPr>
          <w:rFonts w:ascii="Arial" w:hAnsi="Arial" w:cs="Arial"/>
        </w:rPr>
        <w:t>reviewing</w:t>
      </w:r>
      <w:r w:rsidR="004B2281" w:rsidRPr="002D1A91">
        <w:rPr>
          <w:rFonts w:ascii="Arial" w:hAnsi="Arial" w:cs="Arial"/>
        </w:rPr>
        <w:t xml:space="preserve"> </w:t>
      </w:r>
      <w:r w:rsidR="00D96016" w:rsidRPr="002D1A91">
        <w:rPr>
          <w:rFonts w:ascii="Arial" w:hAnsi="Arial" w:cs="Arial"/>
        </w:rPr>
        <w:t>the information, documentation and the budgeted estimate of the Additional Cost submitted by the Concessionaire pursuant to Section 16.3.1, settle the rates</w:t>
      </w:r>
      <w:r w:rsidR="00192109" w:rsidRPr="002D1A91">
        <w:rPr>
          <w:rFonts w:ascii="Arial" w:hAnsi="Arial" w:cs="Arial"/>
        </w:rPr>
        <w:t xml:space="preserve"> and </w:t>
      </w:r>
      <w:r w:rsidR="00D96016" w:rsidRPr="002D1A91">
        <w:rPr>
          <w:rFonts w:ascii="Arial" w:hAnsi="Arial" w:cs="Arial"/>
        </w:rPr>
        <w:t>approve the designs</w:t>
      </w:r>
      <w:r w:rsidR="00192109" w:rsidRPr="002D1A91">
        <w:rPr>
          <w:rFonts w:ascii="Arial" w:hAnsi="Arial" w:cs="Arial"/>
        </w:rPr>
        <w:t xml:space="preserve">. Thereafter, the Independent Engineer and the Independent Auditor </w:t>
      </w:r>
      <w:r w:rsidR="00D21A35" w:rsidRPr="006A4CA4">
        <w:rPr>
          <w:rFonts w:ascii="Arial" w:hAnsi="Arial" w:cs="Arial"/>
        </w:rPr>
        <w:t>shall</w:t>
      </w:r>
      <w:r w:rsidR="00192109" w:rsidRPr="006A4CA4">
        <w:rPr>
          <w:rFonts w:ascii="Arial" w:hAnsi="Arial" w:cs="Arial"/>
        </w:rPr>
        <w:t>, in consultation with the Concessionaire,</w:t>
      </w:r>
      <w:r w:rsidR="00D21A35" w:rsidRPr="006A4CA4">
        <w:rPr>
          <w:rFonts w:ascii="Arial" w:hAnsi="Arial" w:cs="Arial"/>
        </w:rPr>
        <w:t xml:space="preserve"> jointly issue a certified statement of the budgeted estimates of the Additional Cost to the Agency and the Concessionaire.</w:t>
      </w:r>
      <w:r w:rsidR="00D96016" w:rsidRPr="006A4CA4">
        <w:rPr>
          <w:rFonts w:ascii="Arial" w:hAnsi="Arial" w:cs="Arial"/>
        </w:rPr>
        <w:t xml:space="preserve">  </w:t>
      </w:r>
    </w:p>
    <w:p w14:paraId="2E5F744A" w14:textId="77777777" w:rsidR="00D96016" w:rsidRPr="002D1A91" w:rsidRDefault="00D96016" w:rsidP="008F55A8">
      <w:pPr>
        <w:spacing w:line="240" w:lineRule="auto"/>
        <w:jc w:val="both"/>
        <w:rPr>
          <w:rFonts w:ascii="Arial" w:hAnsi="Arial" w:cs="Arial"/>
        </w:rPr>
      </w:pPr>
    </w:p>
    <w:p w14:paraId="1EFD06CA" w14:textId="3C487725" w:rsidR="00D96016" w:rsidRPr="00487E23"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D94758" w:rsidRPr="002D1A91">
        <w:rPr>
          <w:rFonts w:ascii="Arial" w:hAnsi="Arial" w:cs="Arial"/>
        </w:rPr>
        <w:t xml:space="preserve">Agency </w:t>
      </w:r>
      <w:r w:rsidRPr="002D1A91">
        <w:rPr>
          <w:rFonts w:ascii="Arial" w:hAnsi="Arial" w:cs="Arial"/>
        </w:rPr>
        <w:t>may, within a period of fifteen (15) days from the date of receipt of such statement, issue an order in writing to the Concessionaire through the Independent Engineer</w:t>
      </w:r>
      <w:r w:rsidR="00621367">
        <w:rPr>
          <w:rFonts w:ascii="Arial" w:hAnsi="Arial" w:cs="Arial"/>
        </w:rPr>
        <w:t>,</w:t>
      </w:r>
      <w:r w:rsidRPr="002D1A91">
        <w:rPr>
          <w:rFonts w:ascii="Arial" w:hAnsi="Arial" w:cs="Arial"/>
        </w:rPr>
        <w:t xml:space="preserve"> instructing the Concessionaire to </w:t>
      </w:r>
      <w:r w:rsidR="00621367">
        <w:rPr>
          <w:rFonts w:ascii="Arial" w:hAnsi="Arial" w:cs="Arial"/>
        </w:rPr>
        <w:t>effect</w:t>
      </w:r>
      <w:r w:rsidR="00621367" w:rsidRPr="002D1A91">
        <w:rPr>
          <w:rFonts w:ascii="Arial" w:hAnsi="Arial" w:cs="Arial"/>
        </w:rPr>
        <w:t xml:space="preserve"> </w:t>
      </w:r>
      <w:r w:rsidRPr="002D1A91">
        <w:rPr>
          <w:rFonts w:ascii="Arial" w:hAnsi="Arial" w:cs="Arial"/>
        </w:rPr>
        <w:t xml:space="preserve">the Change of Scope (the </w:t>
      </w:r>
      <w:r w:rsidRPr="002D1A91">
        <w:rPr>
          <w:rFonts w:ascii="Arial" w:hAnsi="Arial" w:cs="Arial"/>
          <w:b/>
        </w:rPr>
        <w:t>Change of Scope Order</w:t>
      </w:r>
      <w:r w:rsidRPr="002D1A91">
        <w:rPr>
          <w:rFonts w:ascii="Arial" w:hAnsi="Arial" w:cs="Arial"/>
        </w:rPr>
        <w:t>).</w:t>
      </w:r>
      <w:r w:rsidR="004B2281" w:rsidRPr="002D1A91">
        <w:rPr>
          <w:rStyle w:val="Heading1Char"/>
          <w:rFonts w:ascii="Arial" w:hAnsi="Arial" w:cs="Arial"/>
        </w:rPr>
        <w:t xml:space="preserve"> </w:t>
      </w:r>
      <w:r w:rsidR="00F522A4" w:rsidRPr="006A4CA4">
        <w:rPr>
          <w:rStyle w:val="citation-84"/>
          <w:rFonts w:ascii="Arial" w:hAnsi="Arial" w:cs="Arial"/>
        </w:rPr>
        <w:t>In the event the Agency fails to issue the Change of Scope Order within thirty (30) days of the receipt of such certified statement, the relevant Change of Scope Notice shall be deemed void and shall lapse immediately</w:t>
      </w:r>
      <w:r w:rsidR="00F522A4" w:rsidRPr="006A4CA4">
        <w:rPr>
          <w:rFonts w:ascii="Arial" w:hAnsi="Arial" w:cs="Arial"/>
        </w:rPr>
        <w:t>.</w:t>
      </w:r>
      <w:r w:rsidR="004B2281" w:rsidRPr="002D1A91">
        <w:rPr>
          <w:rFonts w:ascii="Arial" w:hAnsi="Arial" w:cs="Arial"/>
          <w:bCs/>
        </w:rPr>
        <w:t xml:space="preserve"> </w:t>
      </w:r>
    </w:p>
    <w:p w14:paraId="78973DFD" w14:textId="77777777" w:rsidR="00487E23" w:rsidRDefault="00487E23" w:rsidP="00487E23">
      <w:pPr>
        <w:pStyle w:val="ListParagraph"/>
        <w:rPr>
          <w:rFonts w:ascii="Arial" w:hAnsi="Arial" w:cs="Arial"/>
        </w:rPr>
      </w:pPr>
    </w:p>
    <w:p w14:paraId="76B47776" w14:textId="63B6F0AA"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the </w:t>
      </w:r>
      <w:r w:rsidR="00D94758" w:rsidRPr="002D1A91">
        <w:rPr>
          <w:rFonts w:ascii="Arial" w:hAnsi="Arial" w:cs="Arial"/>
        </w:rPr>
        <w:t xml:space="preserve">Agency </w:t>
      </w:r>
      <w:r w:rsidRPr="002D1A91">
        <w:rPr>
          <w:rFonts w:ascii="Arial" w:hAnsi="Arial" w:cs="Arial"/>
        </w:rPr>
        <w:t>for any reason whatsoever decides not to issue a Change of Scope Order in accordance with Section 16.3.</w:t>
      </w:r>
      <w:r w:rsidR="00621367">
        <w:rPr>
          <w:rFonts w:ascii="Arial" w:hAnsi="Arial" w:cs="Arial"/>
        </w:rPr>
        <w:t>3</w:t>
      </w:r>
      <w:r w:rsidRPr="002D1A91">
        <w:rPr>
          <w:rFonts w:ascii="Arial" w:hAnsi="Arial" w:cs="Arial"/>
        </w:rPr>
        <w:t xml:space="preserve">, then the </w:t>
      </w:r>
      <w:r w:rsidR="00D94758" w:rsidRPr="002D1A91">
        <w:rPr>
          <w:rFonts w:ascii="Arial" w:hAnsi="Arial" w:cs="Arial"/>
        </w:rPr>
        <w:t xml:space="preserve">Agency </w:t>
      </w:r>
      <w:r w:rsidRPr="002D1A91">
        <w:rPr>
          <w:rFonts w:ascii="Arial" w:hAnsi="Arial" w:cs="Arial"/>
        </w:rPr>
        <w:t xml:space="preserve">shall reimburse the Concessionaire for the cost/expenses actually incurred by the Concessionaire in the preparation and submission of the documents, estimates and other information in compliance with the Change of Scope Notice; provided, </w:t>
      </w:r>
      <w:r w:rsidRPr="002D1A91">
        <w:rPr>
          <w:rFonts w:ascii="Arial" w:hAnsi="Arial" w:cs="Arial"/>
        </w:rPr>
        <w:lastRenderedPageBreak/>
        <w:t>such costs and expenses are duly certified by the Independent Auditor and the Independent Engineer.</w:t>
      </w:r>
    </w:p>
    <w:p w14:paraId="0457E594" w14:textId="7BD0E790" w:rsidR="00D96016" w:rsidRPr="002D1A91" w:rsidRDefault="00D96016" w:rsidP="008F55A8">
      <w:pPr>
        <w:spacing w:line="240" w:lineRule="auto"/>
        <w:jc w:val="both"/>
        <w:rPr>
          <w:rFonts w:ascii="Arial" w:hAnsi="Arial" w:cs="Arial"/>
        </w:rPr>
      </w:pPr>
    </w:p>
    <w:p w14:paraId="3B0F0E0C" w14:textId="4577F19D"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mode for payment of the Additional Costs to the Concessionaire shall be as follows and shall be complied </w:t>
      </w:r>
      <w:r w:rsidR="00621367">
        <w:rPr>
          <w:rFonts w:ascii="Arial" w:hAnsi="Arial" w:cs="Arial"/>
        </w:rPr>
        <w:t xml:space="preserve">with </w:t>
      </w:r>
      <w:r w:rsidRPr="002D1A91">
        <w:rPr>
          <w:rFonts w:ascii="Arial" w:hAnsi="Arial" w:cs="Arial"/>
        </w:rPr>
        <w:t xml:space="preserve">by the </w:t>
      </w:r>
      <w:r w:rsidR="00D94758" w:rsidRPr="002D1A91">
        <w:rPr>
          <w:rFonts w:ascii="Arial" w:hAnsi="Arial" w:cs="Arial"/>
        </w:rPr>
        <w:t xml:space="preserve">Agency </w:t>
      </w:r>
      <w:r w:rsidRPr="002D1A91">
        <w:rPr>
          <w:rFonts w:ascii="Arial" w:hAnsi="Arial" w:cs="Arial"/>
        </w:rPr>
        <w:t>within forty</w:t>
      </w:r>
      <w:r w:rsidR="004B2281" w:rsidRPr="002D1A91">
        <w:rPr>
          <w:rFonts w:ascii="Arial" w:hAnsi="Arial" w:cs="Arial"/>
        </w:rPr>
        <w:t>-</w:t>
      </w:r>
      <w:r w:rsidRPr="002D1A91">
        <w:rPr>
          <w:rFonts w:ascii="Arial" w:hAnsi="Arial" w:cs="Arial"/>
        </w:rPr>
        <w:t xml:space="preserve">five (45) days of the issuance of a Change of Scope Order and until such time that the following conditions are complied </w:t>
      </w:r>
      <w:r w:rsidR="00621367">
        <w:rPr>
          <w:rFonts w:ascii="Arial" w:hAnsi="Arial" w:cs="Arial"/>
        </w:rPr>
        <w:t xml:space="preserve">with </w:t>
      </w:r>
      <w:r w:rsidRPr="002D1A91">
        <w:rPr>
          <w:rFonts w:ascii="Arial" w:hAnsi="Arial" w:cs="Arial"/>
        </w:rPr>
        <w:t>by the</w:t>
      </w:r>
      <w:r w:rsidR="00D94758" w:rsidRPr="002D1A91">
        <w:rPr>
          <w:rFonts w:ascii="Arial" w:hAnsi="Arial" w:cs="Arial"/>
        </w:rPr>
        <w:t xml:space="preserve"> Agency</w:t>
      </w:r>
      <w:r w:rsidRPr="002D1A91">
        <w:rPr>
          <w:rFonts w:ascii="Arial" w:hAnsi="Arial" w:cs="Arial"/>
        </w:rPr>
        <w:t>, the Concessionaire shall not be obligated to commence and/or perform the works forming part of the Change of Scope Order:</w:t>
      </w:r>
    </w:p>
    <w:p w14:paraId="4B9AAD70" w14:textId="77777777" w:rsidR="00D96016" w:rsidRPr="002D1A91" w:rsidRDefault="00D96016" w:rsidP="008F55A8">
      <w:pPr>
        <w:spacing w:line="240" w:lineRule="auto"/>
        <w:jc w:val="both"/>
        <w:rPr>
          <w:rFonts w:ascii="Arial" w:hAnsi="Arial" w:cs="Arial"/>
        </w:rPr>
      </w:pPr>
    </w:p>
    <w:p w14:paraId="07FC7BAE" w14:textId="256A5809" w:rsidR="00D96016" w:rsidRPr="002D1A91" w:rsidRDefault="004D38F3" w:rsidP="008F55A8">
      <w:pPr>
        <w:pStyle w:val="ColorfulList-Accent11"/>
        <w:numPr>
          <w:ilvl w:val="0"/>
          <w:numId w:val="32"/>
        </w:numPr>
        <w:spacing w:line="240" w:lineRule="auto"/>
        <w:ind w:left="1440"/>
        <w:jc w:val="both"/>
        <w:rPr>
          <w:rFonts w:ascii="Arial" w:hAnsi="Arial" w:cs="Arial"/>
        </w:rPr>
      </w:pPr>
      <w:r w:rsidRPr="002D1A91">
        <w:rPr>
          <w:rFonts w:ascii="Arial" w:hAnsi="Arial" w:cs="Arial"/>
        </w:rPr>
        <w:t>the Change of Scope Advance Percentage</w:t>
      </w:r>
      <w:r w:rsidR="00D96016" w:rsidRPr="002D1A91">
        <w:rPr>
          <w:rFonts w:ascii="Arial" w:hAnsi="Arial" w:cs="Arial"/>
        </w:rPr>
        <w:t xml:space="preserve"> of the Additional Cost shall be paid in advance upon issuance of the Change of Scope O</w:t>
      </w:r>
      <w:r w:rsidR="00F54F56" w:rsidRPr="002D1A91">
        <w:rPr>
          <w:rFonts w:ascii="Arial" w:hAnsi="Arial" w:cs="Arial"/>
        </w:rPr>
        <w:t xml:space="preserve"> </w:t>
      </w:r>
      <w:r w:rsidR="00D96016" w:rsidRPr="002D1A91">
        <w:rPr>
          <w:rFonts w:ascii="Arial" w:hAnsi="Arial" w:cs="Arial"/>
        </w:rPr>
        <w:t xml:space="preserve">rder (or as agreed between the Parties in accordance with Applicable Laws); </w:t>
      </w:r>
    </w:p>
    <w:p w14:paraId="7C217B74" w14:textId="77777777" w:rsidR="00D96016" w:rsidRPr="002D1A91" w:rsidRDefault="00D96016" w:rsidP="008F55A8">
      <w:pPr>
        <w:spacing w:line="240" w:lineRule="auto"/>
        <w:jc w:val="both"/>
        <w:rPr>
          <w:rFonts w:ascii="Arial" w:hAnsi="Arial" w:cs="Arial"/>
        </w:rPr>
      </w:pPr>
    </w:p>
    <w:p w14:paraId="2B8A08A7" w14:textId="48B3F032" w:rsidR="00D96016" w:rsidRPr="002D1A91" w:rsidRDefault="00D96016" w:rsidP="008F55A8">
      <w:pPr>
        <w:pStyle w:val="ColorfulList-Accent11"/>
        <w:numPr>
          <w:ilvl w:val="0"/>
          <w:numId w:val="32"/>
        </w:numPr>
        <w:spacing w:line="240" w:lineRule="auto"/>
        <w:ind w:left="1440"/>
        <w:jc w:val="both"/>
        <w:rPr>
          <w:rFonts w:ascii="Arial" w:hAnsi="Arial" w:cs="Arial"/>
        </w:rPr>
      </w:pPr>
      <w:r w:rsidRPr="002D1A91">
        <w:rPr>
          <w:rFonts w:ascii="Arial" w:hAnsi="Arial" w:cs="Arial"/>
        </w:rPr>
        <w:t xml:space="preserve">the remaining shall be transferred by the </w:t>
      </w:r>
      <w:r w:rsidR="00D94758" w:rsidRPr="002D1A91">
        <w:rPr>
          <w:rFonts w:ascii="Arial" w:hAnsi="Arial" w:cs="Arial"/>
        </w:rPr>
        <w:t xml:space="preserve">Agency </w:t>
      </w:r>
      <w:r w:rsidRPr="002D1A91">
        <w:rPr>
          <w:rFonts w:ascii="Arial" w:hAnsi="Arial" w:cs="Arial"/>
        </w:rPr>
        <w:t xml:space="preserve">to an </w:t>
      </w:r>
      <w:r w:rsidR="00735CEC" w:rsidRPr="002D1A91">
        <w:rPr>
          <w:rFonts w:ascii="Arial" w:hAnsi="Arial" w:cs="Arial"/>
        </w:rPr>
        <w:t xml:space="preserve">Escrow Account </w:t>
      </w:r>
      <w:r w:rsidRPr="002D1A91">
        <w:rPr>
          <w:rFonts w:ascii="Arial" w:hAnsi="Arial" w:cs="Arial"/>
        </w:rPr>
        <w:t>pursuant to an escrow arrangement agreed with the Concessionaire wherefrom the same shall be utilized progressively upon certification by the Independent Engineer of the performance of works.</w:t>
      </w:r>
    </w:p>
    <w:p w14:paraId="697ABDB7" w14:textId="77777777" w:rsidR="00D96016" w:rsidRPr="002D1A91" w:rsidRDefault="00D96016" w:rsidP="008F55A8">
      <w:pPr>
        <w:spacing w:line="240" w:lineRule="auto"/>
        <w:jc w:val="both"/>
        <w:rPr>
          <w:rFonts w:ascii="Arial" w:hAnsi="Arial" w:cs="Arial"/>
        </w:rPr>
      </w:pPr>
    </w:p>
    <w:p w14:paraId="24CD0786" w14:textId="0BF21EF2"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Change of Scope Order shall be effective from the date that the </w:t>
      </w:r>
      <w:r w:rsidR="00D94758" w:rsidRPr="002D1A91">
        <w:rPr>
          <w:rFonts w:ascii="Arial" w:hAnsi="Arial" w:cs="Arial"/>
        </w:rPr>
        <w:t xml:space="preserve">Agency </w:t>
      </w:r>
      <w:r w:rsidRPr="002D1A91">
        <w:rPr>
          <w:rFonts w:ascii="Arial" w:hAnsi="Arial" w:cs="Arial"/>
        </w:rPr>
        <w:t xml:space="preserve">notifies the mode of reimbursement of the Additional Cost to the Concessionaire pursuant to </w:t>
      </w:r>
      <w:r w:rsidR="00E75EA8">
        <w:rPr>
          <w:rFonts w:ascii="Arial" w:hAnsi="Arial" w:cs="Arial"/>
        </w:rPr>
        <w:t>S</w:t>
      </w:r>
      <w:r w:rsidRPr="002D1A91">
        <w:rPr>
          <w:rFonts w:ascii="Arial" w:hAnsi="Arial" w:cs="Arial"/>
        </w:rPr>
        <w:t xml:space="preserve">ection 16.3.5. </w:t>
      </w:r>
    </w:p>
    <w:p w14:paraId="68A664B0" w14:textId="77777777" w:rsidR="00D96016" w:rsidRPr="002D1A91" w:rsidRDefault="00D96016" w:rsidP="008F55A8">
      <w:pPr>
        <w:spacing w:line="240" w:lineRule="auto"/>
        <w:jc w:val="both"/>
        <w:rPr>
          <w:rFonts w:ascii="Arial" w:hAnsi="Arial" w:cs="Arial"/>
        </w:rPr>
      </w:pPr>
    </w:p>
    <w:p w14:paraId="527198F1" w14:textId="5E35EB52"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Save for the advance payment under Section 16.3.5(a), the </w:t>
      </w:r>
      <w:r w:rsidR="00D94758" w:rsidRPr="002D1A91">
        <w:rPr>
          <w:rFonts w:ascii="Arial" w:hAnsi="Arial" w:cs="Arial"/>
        </w:rPr>
        <w:t xml:space="preserve">Agency </w:t>
      </w:r>
      <w:r w:rsidRPr="002D1A91">
        <w:rPr>
          <w:rFonts w:ascii="Arial" w:hAnsi="Arial" w:cs="Arial"/>
        </w:rPr>
        <w:t xml:space="preserve">shall progressively pay the Additional Cost in accordance with </w:t>
      </w:r>
      <w:r w:rsidR="00E75EA8">
        <w:rPr>
          <w:rFonts w:ascii="Arial" w:hAnsi="Arial" w:cs="Arial"/>
        </w:rPr>
        <w:t>S</w:t>
      </w:r>
      <w:r w:rsidRPr="002D1A91">
        <w:rPr>
          <w:rFonts w:ascii="Arial" w:hAnsi="Arial" w:cs="Arial"/>
        </w:rPr>
        <w:t xml:space="preserve">ection 16.3.5 or any other modality as mutually agreed between the Parties, only upon receiving a certificate from the Independent Engineer confirming that the Concessionaire has completed the relevant milestone(s) of the works in accordance with the Change of Scope Order. </w:t>
      </w:r>
    </w:p>
    <w:p w14:paraId="2553BDBA" w14:textId="77777777" w:rsidR="00DE0E04" w:rsidRPr="002D1A91" w:rsidRDefault="00DE0E04" w:rsidP="00DE0E04">
      <w:pPr>
        <w:pStyle w:val="ListParagraph"/>
        <w:rPr>
          <w:rFonts w:ascii="Arial" w:hAnsi="Arial" w:cs="Arial"/>
        </w:rPr>
      </w:pPr>
    </w:p>
    <w:p w14:paraId="39BD1176" w14:textId="262224EF" w:rsidR="00DE0E04" w:rsidRPr="006A4CA4" w:rsidRDefault="00DE0E04" w:rsidP="008F55A8">
      <w:pPr>
        <w:pStyle w:val="ColorfulList-Accent11"/>
        <w:numPr>
          <w:ilvl w:val="2"/>
          <w:numId w:val="2"/>
        </w:numPr>
        <w:spacing w:line="240" w:lineRule="auto"/>
        <w:ind w:left="720"/>
        <w:jc w:val="both"/>
        <w:rPr>
          <w:rFonts w:ascii="Arial" w:hAnsi="Arial" w:cs="Arial"/>
        </w:rPr>
      </w:pPr>
      <w:r w:rsidRPr="006A4CA4">
        <w:rPr>
          <w:rFonts w:ascii="Arial" w:hAnsi="Arial" w:cs="Arial"/>
        </w:rPr>
        <w:t>Upon receipt of a Change of Scope Notice by the Concessionaire, all relevant Project Development Milestones and associated obligations of the Concessionaire under the Project Development Completion Schedule shall be suspended. Such suspension shall remain in effect from the date of receipt of the Change of Scope Notice until the date on which a Change of Scope Order is issued and the works forming part of the Change of Scope Order have actually commenced. The Time for Completion</w:t>
      </w:r>
      <w:r w:rsidR="00832856" w:rsidRPr="006A4CA4">
        <w:rPr>
          <w:rFonts w:ascii="Arial" w:hAnsi="Arial" w:cs="Arial"/>
        </w:rPr>
        <w:t>, Development Programme, Project Development Milestones</w:t>
      </w:r>
      <w:r w:rsidRPr="006A4CA4">
        <w:rPr>
          <w:rFonts w:ascii="Arial" w:hAnsi="Arial" w:cs="Arial"/>
        </w:rPr>
        <w:t xml:space="preserve"> and the Project Development Completion Schedule shall be equitably adjusted to reflect the duration of such suspension in accordance with the provisions of Article 15 (Relief Extensions &amp; Relief Compensations).</w:t>
      </w:r>
    </w:p>
    <w:p w14:paraId="582BC3B0" w14:textId="77777777" w:rsidR="001659AC" w:rsidRPr="006A4CA4" w:rsidRDefault="001659AC" w:rsidP="001659AC">
      <w:pPr>
        <w:pStyle w:val="ListParagraph"/>
        <w:rPr>
          <w:rFonts w:ascii="Arial" w:hAnsi="Arial" w:cs="Arial"/>
        </w:rPr>
      </w:pPr>
    </w:p>
    <w:p w14:paraId="10D1B57A" w14:textId="206BC311" w:rsidR="001659AC" w:rsidRPr="006A4CA4" w:rsidRDefault="001659AC" w:rsidP="008F55A8">
      <w:pPr>
        <w:pStyle w:val="ColorfulList-Accent11"/>
        <w:numPr>
          <w:ilvl w:val="2"/>
          <w:numId w:val="2"/>
        </w:numPr>
        <w:spacing w:line="240" w:lineRule="auto"/>
        <w:ind w:left="720"/>
        <w:jc w:val="both"/>
        <w:rPr>
          <w:rFonts w:ascii="Arial" w:hAnsi="Arial" w:cs="Arial"/>
        </w:rPr>
      </w:pPr>
      <w:r w:rsidRPr="006A4CA4">
        <w:rPr>
          <w:rFonts w:ascii="Arial" w:hAnsi="Arial" w:cs="Arial"/>
        </w:rPr>
        <w:t xml:space="preserve">In the event that a Change of Scope results in a net reduction in the capital or operating costs of the Project (the “Saving”), such Saving shall be shared between the Agency and the Concessionaire in a default ratio of or such other </w:t>
      </w:r>
      <w:r w:rsidRPr="006A4CA4">
        <w:rPr>
          <w:rFonts w:ascii="Arial" w:hAnsi="Arial" w:cs="Arial"/>
        </w:rPr>
        <w:lastRenderedPageBreak/>
        <w:t>ratio as may be expressly agreed between the Parties in the relevant Change of Scope Order. The Independent Engineer and the Independent Auditor shall jointly quantify the amount of the Saving within twenty-one (21) days of the successful completion of the works and/or services as contemplated in the Change of Scope Order. The Agency’s share of the Saving shall be adjusted against any future payments due to the Concessionaire or as otherwise mutually agreed between the Parties.</w:t>
      </w:r>
    </w:p>
    <w:p w14:paraId="6B0529B1" w14:textId="77777777" w:rsidR="00D96016" w:rsidRPr="002D1A91" w:rsidRDefault="00D96016" w:rsidP="008F55A8">
      <w:pPr>
        <w:spacing w:line="240" w:lineRule="auto"/>
        <w:jc w:val="both"/>
        <w:rPr>
          <w:rFonts w:ascii="Arial" w:hAnsi="Arial" w:cs="Arial"/>
        </w:rPr>
      </w:pPr>
    </w:p>
    <w:p w14:paraId="401D6AD4" w14:textId="7DEBFB13" w:rsidR="001707D4" w:rsidRPr="002D1A91" w:rsidRDefault="001707D4">
      <w:pPr>
        <w:spacing w:after="160" w:line="259" w:lineRule="auto"/>
        <w:rPr>
          <w:rFonts w:ascii="Arial" w:hAnsi="Arial" w:cs="Arial"/>
        </w:rPr>
      </w:pPr>
      <w:r w:rsidRPr="002D1A91">
        <w:rPr>
          <w:rFonts w:ascii="Arial" w:hAnsi="Arial" w:cs="Arial"/>
        </w:rPr>
        <w:br w:type="page"/>
      </w:r>
    </w:p>
    <w:p w14:paraId="17C3E3E0" w14:textId="2807A542" w:rsidR="00F436D0" w:rsidRPr="002D1A91" w:rsidRDefault="00832856" w:rsidP="002D1A91">
      <w:pPr>
        <w:pStyle w:val="Heading1"/>
        <w:numPr>
          <w:ilvl w:val="0"/>
          <w:numId w:val="0"/>
        </w:numPr>
        <w:spacing w:line="240" w:lineRule="auto"/>
        <w:ind w:left="60"/>
        <w:jc w:val="both"/>
        <w:rPr>
          <w:lang w:eastAsia="x-none"/>
        </w:rPr>
      </w:pPr>
      <w:bookmarkStart w:id="266" w:name="_Toc229101110"/>
      <w:r w:rsidRPr="002D1A91">
        <w:rPr>
          <w:rFonts w:ascii="Arial" w:hAnsi="Arial" w:cs="Arial"/>
        </w:rPr>
        <w:lastRenderedPageBreak/>
        <w:t xml:space="preserve">17.    </w:t>
      </w:r>
      <w:bookmarkStart w:id="267" w:name="_Hlk533419838"/>
      <w:r w:rsidR="0074686B">
        <w:rPr>
          <w:rFonts w:ascii="Arial" w:hAnsi="Arial" w:cs="Arial"/>
        </w:rPr>
        <w:t>Revenue Matters</w:t>
      </w:r>
      <w:bookmarkEnd w:id="266"/>
    </w:p>
    <w:p w14:paraId="41C3F5AC" w14:textId="57159DCE" w:rsidR="00F436D0" w:rsidRPr="002D1A91" w:rsidRDefault="00F436D0" w:rsidP="005D52A4">
      <w:pPr>
        <w:spacing w:line="240" w:lineRule="auto"/>
        <w:ind w:left="1440" w:hanging="720"/>
        <w:contextualSpacing/>
        <w:jc w:val="both"/>
        <w:rPr>
          <w:rFonts w:ascii="Arial" w:hAnsi="Arial" w:cs="Arial"/>
        </w:rPr>
      </w:pPr>
      <w:r w:rsidRPr="002D1A91">
        <w:rPr>
          <w:rFonts w:ascii="Arial" w:hAnsi="Arial" w:cs="Arial"/>
        </w:rPr>
        <w:t xml:space="preserve"> </w:t>
      </w:r>
    </w:p>
    <w:p w14:paraId="15B4A17A" w14:textId="3C111229" w:rsidR="00F436D0" w:rsidRPr="002D1A91" w:rsidRDefault="0074686B" w:rsidP="0074686B">
      <w:pPr>
        <w:spacing w:line="240" w:lineRule="auto"/>
        <w:ind w:left="720" w:hanging="720"/>
        <w:contextualSpacing/>
        <w:jc w:val="both"/>
        <w:rPr>
          <w:rFonts w:ascii="Arial" w:hAnsi="Arial" w:cs="Arial"/>
        </w:rPr>
      </w:pPr>
      <w:r>
        <w:rPr>
          <w:rFonts w:ascii="Arial" w:hAnsi="Arial" w:cs="Arial"/>
        </w:rPr>
        <w:t xml:space="preserve">17.1.   </w:t>
      </w:r>
      <w:r w:rsidRPr="0074686B">
        <w:rPr>
          <w:rFonts w:ascii="Arial" w:hAnsi="Arial" w:cs="Arial"/>
        </w:rPr>
        <w:t>The Parties acknowledge and agree that all matters pertaining to the collection, calculation, allocation, and distribution of Revenues</w:t>
      </w:r>
      <w:r>
        <w:rPr>
          <w:rFonts w:ascii="Arial" w:hAnsi="Arial" w:cs="Arial"/>
        </w:rPr>
        <w:t xml:space="preserve"> </w:t>
      </w:r>
      <w:r w:rsidRPr="0074686B">
        <w:rPr>
          <w:rFonts w:ascii="Arial" w:hAnsi="Arial" w:cs="Arial"/>
        </w:rPr>
        <w:t xml:space="preserve">generated by the Project shall be strictly governed by and subject to the provisions and parameters set forth in </w:t>
      </w:r>
      <w:r w:rsidRPr="0074686B">
        <w:rPr>
          <w:rFonts w:ascii="Arial" w:hAnsi="Arial" w:cs="Arial"/>
          <w:b/>
          <w:bCs/>
          <w:smallCaps/>
        </w:rPr>
        <w:t>Schedule R</w:t>
      </w:r>
      <w:r w:rsidRPr="0074686B">
        <w:rPr>
          <w:rFonts w:ascii="Arial" w:hAnsi="Arial" w:cs="Arial"/>
          <w:b/>
          <w:bCs/>
        </w:rPr>
        <w:t xml:space="preserve"> (</w:t>
      </w:r>
      <w:r w:rsidRPr="0074686B">
        <w:rPr>
          <w:rFonts w:ascii="Arial" w:hAnsi="Arial" w:cs="Arial"/>
          <w:b/>
          <w:bCs/>
          <w:i/>
          <w:iCs/>
        </w:rPr>
        <w:t>Revenue Matters</w:t>
      </w:r>
      <w:r w:rsidRPr="0074686B">
        <w:rPr>
          <w:rFonts w:ascii="Arial" w:hAnsi="Arial" w:cs="Arial"/>
          <w:b/>
          <w:bCs/>
        </w:rPr>
        <w:t>)</w:t>
      </w:r>
      <w:r w:rsidRPr="0074686B">
        <w:rPr>
          <w:rFonts w:ascii="Arial" w:hAnsi="Arial" w:cs="Arial"/>
        </w:rPr>
        <w:t>.</w:t>
      </w:r>
    </w:p>
    <w:bookmarkEnd w:id="267"/>
    <w:p w14:paraId="50570D5E" w14:textId="77777777" w:rsidR="009644BA" w:rsidRPr="002D1A91" w:rsidRDefault="009644BA" w:rsidP="008F55A8">
      <w:pPr>
        <w:pStyle w:val="ListParagraph"/>
        <w:spacing w:line="240" w:lineRule="auto"/>
        <w:contextualSpacing/>
        <w:jc w:val="both"/>
        <w:rPr>
          <w:rFonts w:ascii="Arial" w:hAnsi="Arial" w:cs="Arial"/>
        </w:rPr>
      </w:pPr>
    </w:p>
    <w:p w14:paraId="36A8BAE5" w14:textId="77777777" w:rsidR="00062649" w:rsidRPr="002D1A91" w:rsidRDefault="00062649" w:rsidP="008F55A8">
      <w:pPr>
        <w:spacing w:line="240" w:lineRule="auto"/>
        <w:rPr>
          <w:rFonts w:ascii="Arial" w:hAnsi="Arial" w:cs="Arial"/>
        </w:rPr>
      </w:pPr>
    </w:p>
    <w:p w14:paraId="0216C4AD" w14:textId="77777777" w:rsidR="00062649" w:rsidRPr="002D1A91" w:rsidRDefault="00062649" w:rsidP="008F55A8">
      <w:pPr>
        <w:spacing w:line="240" w:lineRule="auto"/>
        <w:rPr>
          <w:rFonts w:ascii="Arial" w:hAnsi="Arial" w:cs="Arial"/>
        </w:rPr>
      </w:pPr>
    </w:p>
    <w:p w14:paraId="3E83E063" w14:textId="77777777" w:rsidR="00D96016" w:rsidRPr="002D1A91" w:rsidRDefault="00D96016" w:rsidP="002D1A91">
      <w:pPr>
        <w:pStyle w:val="Heading1"/>
        <w:numPr>
          <w:ilvl w:val="0"/>
          <w:numId w:val="247"/>
        </w:numPr>
        <w:spacing w:line="240" w:lineRule="auto"/>
        <w:jc w:val="both"/>
        <w:rPr>
          <w:rFonts w:ascii="Arial" w:hAnsi="Arial" w:cs="Arial"/>
        </w:rPr>
      </w:pPr>
      <w:r w:rsidRPr="002D1A91">
        <w:rPr>
          <w:rFonts w:ascii="Arial" w:hAnsi="Arial" w:cs="Arial"/>
        </w:rPr>
        <w:br w:type="page"/>
      </w:r>
      <w:bookmarkStart w:id="268" w:name="_Toc333900023"/>
      <w:bookmarkStart w:id="269" w:name="_Toc229101111"/>
      <w:r w:rsidRPr="002D1A91">
        <w:rPr>
          <w:rFonts w:ascii="Arial" w:hAnsi="Arial" w:cs="Arial"/>
        </w:rPr>
        <w:lastRenderedPageBreak/>
        <w:t>Defects &amp; Deficienc</w:t>
      </w:r>
      <w:r w:rsidRPr="002D1A91">
        <w:rPr>
          <w:rFonts w:ascii="Arial" w:hAnsi="Arial" w:cs="Arial"/>
          <w:lang w:val="en-GB"/>
        </w:rPr>
        <w:t>ies</w:t>
      </w:r>
      <w:r w:rsidRPr="002D1A91">
        <w:rPr>
          <w:rFonts w:ascii="Arial" w:hAnsi="Arial" w:cs="Arial"/>
        </w:rPr>
        <w:t>, Notice of Remedy, Suspension</w:t>
      </w:r>
      <w:bookmarkEnd w:id="268"/>
      <w:bookmarkEnd w:id="269"/>
    </w:p>
    <w:p w14:paraId="64441101" w14:textId="3BCA682C" w:rsidR="00D96016" w:rsidRPr="002D1A91" w:rsidRDefault="00D015D5" w:rsidP="00D015D5">
      <w:pPr>
        <w:tabs>
          <w:tab w:val="left" w:pos="960"/>
        </w:tabs>
        <w:spacing w:line="240" w:lineRule="auto"/>
        <w:jc w:val="both"/>
        <w:rPr>
          <w:rFonts w:ascii="Arial" w:hAnsi="Arial" w:cs="Arial"/>
          <w:sz w:val="18"/>
          <w:szCs w:val="18"/>
        </w:rPr>
      </w:pPr>
      <w:r w:rsidRPr="002D1A91">
        <w:rPr>
          <w:rFonts w:ascii="Arial" w:hAnsi="Arial" w:cs="Arial"/>
          <w:sz w:val="18"/>
          <w:szCs w:val="18"/>
        </w:rPr>
        <w:tab/>
      </w:r>
    </w:p>
    <w:p w14:paraId="224D3872" w14:textId="77777777" w:rsidR="00D96016" w:rsidRPr="002D1A91" w:rsidRDefault="00D96016" w:rsidP="005D52A4">
      <w:pPr>
        <w:pStyle w:val="Heading2"/>
        <w:spacing w:line="240" w:lineRule="auto"/>
        <w:ind w:left="720"/>
        <w:jc w:val="both"/>
        <w:rPr>
          <w:rFonts w:ascii="Arial" w:hAnsi="Arial" w:cs="Arial"/>
          <w:u w:val="single"/>
        </w:rPr>
      </w:pPr>
      <w:bookmarkStart w:id="270" w:name="_Toc333900024"/>
      <w:r w:rsidRPr="002D1A91">
        <w:rPr>
          <w:rFonts w:ascii="Arial" w:hAnsi="Arial" w:cs="Arial"/>
          <w:u w:val="single"/>
          <w:lang w:val="en-GB"/>
        </w:rPr>
        <w:t xml:space="preserve">Remedying </w:t>
      </w:r>
      <w:r w:rsidRPr="002D1A91">
        <w:rPr>
          <w:rFonts w:ascii="Arial" w:hAnsi="Arial" w:cs="Arial"/>
          <w:u w:val="single"/>
        </w:rPr>
        <w:t>Defects &amp; Deficiencies</w:t>
      </w:r>
      <w:bookmarkEnd w:id="270"/>
    </w:p>
    <w:p w14:paraId="077B222B" w14:textId="77777777" w:rsidR="00D96016" w:rsidRPr="002D1A91" w:rsidRDefault="00D96016" w:rsidP="008F55A8">
      <w:pPr>
        <w:pStyle w:val="Heading2"/>
        <w:numPr>
          <w:ilvl w:val="0"/>
          <w:numId w:val="0"/>
        </w:numPr>
        <w:spacing w:line="240" w:lineRule="auto"/>
        <w:ind w:left="780"/>
        <w:jc w:val="both"/>
        <w:rPr>
          <w:rFonts w:ascii="Arial" w:hAnsi="Arial" w:cs="Arial"/>
          <w:u w:val="single"/>
        </w:rPr>
      </w:pPr>
    </w:p>
    <w:p w14:paraId="19DA7A4E" w14:textId="77777777"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warrants that the: </w:t>
      </w:r>
    </w:p>
    <w:p w14:paraId="6D92BC07" w14:textId="77777777" w:rsidR="00D96016" w:rsidRPr="002D1A91" w:rsidRDefault="00D96016" w:rsidP="008F55A8">
      <w:pPr>
        <w:pStyle w:val="ColorfulList-Accent11"/>
        <w:spacing w:line="240" w:lineRule="auto"/>
        <w:jc w:val="both"/>
        <w:rPr>
          <w:rFonts w:ascii="Arial" w:hAnsi="Arial" w:cs="Arial"/>
          <w:sz w:val="18"/>
          <w:szCs w:val="18"/>
        </w:rPr>
      </w:pPr>
    </w:p>
    <w:p w14:paraId="31445380" w14:textId="7353DC92" w:rsidR="00D96016" w:rsidRPr="002D1A91" w:rsidRDefault="00D96016" w:rsidP="00DC0F8C">
      <w:pPr>
        <w:pStyle w:val="ColorfulList-Accent11"/>
        <w:numPr>
          <w:ilvl w:val="0"/>
          <w:numId w:val="302"/>
        </w:numPr>
        <w:spacing w:line="240" w:lineRule="auto"/>
        <w:ind w:left="1440" w:hanging="720"/>
        <w:jc w:val="both"/>
        <w:rPr>
          <w:rFonts w:ascii="Arial" w:hAnsi="Arial" w:cs="Arial"/>
        </w:rPr>
      </w:pPr>
      <w:r w:rsidRPr="002D1A91">
        <w:rPr>
          <w:rFonts w:ascii="Arial" w:hAnsi="Arial" w:cs="Arial"/>
        </w:rPr>
        <w:t>Project Works shall be performed in good workmen like manner in accordance with the Applicable Standards and shall be free from all Defects &amp;</w:t>
      </w:r>
      <w:r w:rsidR="00DF48AF" w:rsidRPr="002D1A91">
        <w:rPr>
          <w:rFonts w:ascii="Arial" w:hAnsi="Arial" w:cs="Arial"/>
        </w:rPr>
        <w:t xml:space="preserve"> </w:t>
      </w:r>
      <w:r w:rsidRPr="002D1A91">
        <w:rPr>
          <w:rFonts w:ascii="Arial" w:hAnsi="Arial" w:cs="Arial"/>
        </w:rPr>
        <w:t>Deficiencies;</w:t>
      </w:r>
      <w:r w:rsidR="003A5F1D">
        <w:rPr>
          <w:rFonts w:ascii="Arial" w:hAnsi="Arial" w:cs="Arial"/>
        </w:rPr>
        <w:t xml:space="preserve"> and</w:t>
      </w:r>
    </w:p>
    <w:p w14:paraId="25443230" w14:textId="77777777" w:rsidR="00D96016" w:rsidRPr="002D1A91" w:rsidRDefault="00D96016" w:rsidP="008F55A8">
      <w:pPr>
        <w:pStyle w:val="ColorfulList-Accent11"/>
        <w:spacing w:line="240" w:lineRule="auto"/>
        <w:jc w:val="both"/>
        <w:rPr>
          <w:rFonts w:ascii="Arial" w:hAnsi="Arial" w:cs="Arial"/>
          <w:sz w:val="18"/>
          <w:szCs w:val="18"/>
        </w:rPr>
      </w:pPr>
    </w:p>
    <w:p w14:paraId="4446295D" w14:textId="3E65D587" w:rsidR="00D96016" w:rsidRPr="002D1A91" w:rsidRDefault="00D96016" w:rsidP="00DC0F8C">
      <w:pPr>
        <w:pStyle w:val="ColorfulList-Accent11"/>
        <w:numPr>
          <w:ilvl w:val="0"/>
          <w:numId w:val="302"/>
        </w:numPr>
        <w:spacing w:line="240" w:lineRule="auto"/>
        <w:ind w:left="1440" w:hanging="720"/>
        <w:jc w:val="both"/>
        <w:rPr>
          <w:rFonts w:ascii="Arial" w:hAnsi="Arial" w:cs="Arial"/>
        </w:rPr>
      </w:pPr>
      <w:r w:rsidRPr="002D1A91">
        <w:rPr>
          <w:rFonts w:ascii="Arial" w:hAnsi="Arial" w:cs="Arial"/>
        </w:rPr>
        <w:t>the Concession Assets shall comply with the Applicable Standards</w:t>
      </w:r>
      <w:r w:rsidR="00D95AF9">
        <w:rPr>
          <w:rFonts w:ascii="Arial" w:hAnsi="Arial" w:cs="Arial"/>
        </w:rPr>
        <w:t>.</w:t>
      </w:r>
    </w:p>
    <w:p w14:paraId="52ADAB07" w14:textId="77777777" w:rsidR="00D96016" w:rsidRPr="002D1A91" w:rsidRDefault="00D96016" w:rsidP="008F55A8">
      <w:pPr>
        <w:pStyle w:val="ColorfulList-Accent11"/>
        <w:spacing w:line="240" w:lineRule="auto"/>
        <w:jc w:val="both"/>
        <w:rPr>
          <w:rFonts w:ascii="Arial" w:hAnsi="Arial" w:cs="Arial"/>
          <w:sz w:val="18"/>
          <w:szCs w:val="18"/>
        </w:rPr>
      </w:pPr>
    </w:p>
    <w:p w14:paraId="738F9B11" w14:textId="64DE1A19"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order that the Project Works and the Concession Assets comply with the foregoing warranties and that the same are in the condition required by this Agreement, the Concessionaire shall execute all works and services relating to amendment, </w:t>
      </w:r>
      <w:r w:rsidR="00FB445C" w:rsidRPr="002D1A91">
        <w:rPr>
          <w:rFonts w:ascii="Arial" w:hAnsi="Arial" w:cs="Arial"/>
        </w:rPr>
        <w:t xml:space="preserve">redevelopment </w:t>
      </w:r>
      <w:r w:rsidRPr="002D1A91">
        <w:rPr>
          <w:rFonts w:ascii="Arial" w:hAnsi="Arial" w:cs="Arial"/>
        </w:rPr>
        <w:t>and remedying of Defects &amp; Deficiencies (including the removal, replacement and reinstallation of materials and equipment, remedying of Defects &amp; Deficiencies and retesting of repaired or replaced portions of the Project Works (if appropriate in accordance with Good Industry Practice)) at its own cost, risk and expense; provided, however</w:t>
      </w:r>
      <w:r w:rsidR="006C5C0A" w:rsidRPr="002D1A91">
        <w:rPr>
          <w:rFonts w:ascii="Arial" w:hAnsi="Arial" w:cs="Arial"/>
        </w:rPr>
        <w:t xml:space="preserve">, </w:t>
      </w:r>
      <w:r w:rsidRPr="002D1A91">
        <w:rPr>
          <w:rFonts w:ascii="Arial" w:hAnsi="Arial" w:cs="Arial"/>
        </w:rPr>
        <w:t xml:space="preserve">the amendment, </w:t>
      </w:r>
      <w:r w:rsidR="00FB445C" w:rsidRPr="002D1A91">
        <w:rPr>
          <w:rFonts w:ascii="Arial" w:hAnsi="Arial" w:cs="Arial"/>
        </w:rPr>
        <w:t xml:space="preserve">redevelopment </w:t>
      </w:r>
      <w:r w:rsidRPr="002D1A91">
        <w:rPr>
          <w:rFonts w:ascii="Arial" w:hAnsi="Arial" w:cs="Arial"/>
        </w:rPr>
        <w:t>and remedying of such Defects &amp;</w:t>
      </w:r>
      <w:r w:rsidR="00DF48AF" w:rsidRPr="002D1A91">
        <w:rPr>
          <w:rFonts w:ascii="Arial" w:hAnsi="Arial" w:cs="Arial"/>
        </w:rPr>
        <w:t xml:space="preserve"> </w:t>
      </w:r>
      <w:r w:rsidRPr="002D1A91">
        <w:rPr>
          <w:rFonts w:ascii="Arial" w:hAnsi="Arial" w:cs="Arial"/>
        </w:rPr>
        <w:t xml:space="preserve">Deficiencies shall be at the cost, risk and expense of the </w:t>
      </w:r>
      <w:r w:rsidR="00D94758" w:rsidRPr="002D1A91">
        <w:rPr>
          <w:rFonts w:ascii="Arial" w:hAnsi="Arial" w:cs="Arial"/>
        </w:rPr>
        <w:t xml:space="preserve">Agency </w:t>
      </w:r>
      <w:r w:rsidRPr="002D1A91">
        <w:rPr>
          <w:rFonts w:ascii="Arial" w:hAnsi="Arial" w:cs="Arial"/>
        </w:rPr>
        <w:t>in the event the same is caused by a Permitted Events (except a Non</w:t>
      </w:r>
      <w:r w:rsidR="00126B60">
        <w:rPr>
          <w:rFonts w:ascii="Arial" w:hAnsi="Arial" w:cs="Arial"/>
        </w:rPr>
        <w:t>-</w:t>
      </w:r>
      <w:r w:rsidRPr="002D1A91">
        <w:rPr>
          <w:rFonts w:ascii="Arial" w:hAnsi="Arial" w:cs="Arial"/>
        </w:rPr>
        <w:t>Political Event).</w:t>
      </w:r>
    </w:p>
    <w:p w14:paraId="673CBD7B" w14:textId="77777777" w:rsidR="00D96016" w:rsidRPr="002D1A91" w:rsidRDefault="00D96016" w:rsidP="008F55A8">
      <w:pPr>
        <w:pStyle w:val="ColorfulList-Accent11"/>
        <w:spacing w:line="240" w:lineRule="auto"/>
        <w:ind w:left="0"/>
        <w:jc w:val="both"/>
        <w:rPr>
          <w:rFonts w:ascii="Arial" w:hAnsi="Arial" w:cs="Arial"/>
          <w:sz w:val="18"/>
          <w:szCs w:val="18"/>
        </w:rPr>
      </w:pPr>
    </w:p>
    <w:p w14:paraId="203DFD83" w14:textId="4534AEBF" w:rsidR="00D96016" w:rsidRPr="002D1A91" w:rsidRDefault="0041638E" w:rsidP="008F55A8">
      <w:pPr>
        <w:pStyle w:val="ColorfulList-Accent11"/>
        <w:numPr>
          <w:ilvl w:val="2"/>
          <w:numId w:val="2"/>
        </w:numPr>
        <w:spacing w:line="240" w:lineRule="auto"/>
        <w:ind w:left="720"/>
        <w:jc w:val="both"/>
        <w:rPr>
          <w:rFonts w:ascii="Arial" w:hAnsi="Arial" w:cs="Arial"/>
        </w:rPr>
      </w:pPr>
      <w:r>
        <w:rPr>
          <w:rFonts w:ascii="Arial" w:hAnsi="Arial" w:cs="Arial"/>
        </w:rPr>
        <w:t>[</w:t>
      </w:r>
      <w:r w:rsidR="00D96016" w:rsidRPr="002D1A91">
        <w:rPr>
          <w:rFonts w:ascii="Arial" w:hAnsi="Arial" w:cs="Arial"/>
        </w:rPr>
        <w:t>I</w:t>
      </w:r>
      <w:r w:rsidR="00B70A27" w:rsidRPr="002D1A91">
        <w:rPr>
          <w:rFonts w:ascii="Arial" w:hAnsi="Arial" w:cs="Arial"/>
        </w:rPr>
        <w:t>n the event,</w:t>
      </w:r>
      <w:r w:rsidR="00D96016" w:rsidRPr="002D1A91">
        <w:rPr>
          <w:rFonts w:ascii="Arial" w:hAnsi="Arial" w:cs="Arial"/>
        </w:rPr>
        <w:t xml:space="preserve"> the remedying of any Defect &amp;</w:t>
      </w:r>
      <w:r w:rsidR="00DF48AF" w:rsidRPr="002D1A91">
        <w:rPr>
          <w:rFonts w:ascii="Arial" w:hAnsi="Arial" w:cs="Arial"/>
        </w:rPr>
        <w:t xml:space="preserve"> </w:t>
      </w:r>
      <w:r w:rsidR="00D96016" w:rsidRPr="002D1A91">
        <w:rPr>
          <w:rFonts w:ascii="Arial" w:hAnsi="Arial" w:cs="Arial"/>
        </w:rPr>
        <w:t xml:space="preserve">Deficiency or damage is such that it may significantly affect the performance of the Project Works and/or the Concession Assets, the Independent Engineer and/or the </w:t>
      </w:r>
      <w:r w:rsidR="00D94758" w:rsidRPr="002D1A91">
        <w:rPr>
          <w:rFonts w:ascii="Arial" w:hAnsi="Arial" w:cs="Arial"/>
        </w:rPr>
        <w:t xml:space="preserve">Agency </w:t>
      </w:r>
      <w:r w:rsidR="00D96016" w:rsidRPr="002D1A91">
        <w:rPr>
          <w:rFonts w:ascii="Arial" w:hAnsi="Arial" w:cs="Arial"/>
        </w:rPr>
        <w:t xml:space="preserve">may require that certain  </w:t>
      </w:r>
      <w:r w:rsidR="009710AB" w:rsidRPr="002D1A91">
        <w:rPr>
          <w:rFonts w:ascii="Arial" w:hAnsi="Arial" w:cs="Arial"/>
        </w:rPr>
        <w:t xml:space="preserve">Development </w:t>
      </w:r>
      <w:r w:rsidR="00D96016" w:rsidRPr="002D1A91">
        <w:rPr>
          <w:rFonts w:ascii="Arial" w:hAnsi="Arial" w:cs="Arial"/>
        </w:rPr>
        <w:t>Tests, O&amp;M Tests and/or the Completion Tests (as the case may be) to be repeated to the extent necessary. The requirement shall be made by written Notice after the Defect &amp;</w:t>
      </w:r>
      <w:r w:rsidR="00DF48AF" w:rsidRPr="002D1A91">
        <w:rPr>
          <w:rFonts w:ascii="Arial" w:hAnsi="Arial" w:cs="Arial"/>
        </w:rPr>
        <w:t xml:space="preserve"> </w:t>
      </w:r>
      <w:r w:rsidR="00D96016" w:rsidRPr="002D1A91">
        <w:rPr>
          <w:rFonts w:ascii="Arial" w:hAnsi="Arial" w:cs="Arial"/>
        </w:rPr>
        <w:t>Deficiency or damage is remedied. Such tests shall be carried out by the Concessionaire in accordance with the Applicable Standards and all costs and expenses of any nature associated with re-performance of such tests shall be allocated in accordance with Section 18.1.2.</w:t>
      </w:r>
      <w:r>
        <w:rPr>
          <w:rFonts w:ascii="Arial" w:hAnsi="Arial" w:cs="Arial"/>
        </w:rPr>
        <w:t>]</w:t>
      </w:r>
      <w:r>
        <w:rPr>
          <w:rStyle w:val="FootnoteReference"/>
          <w:rFonts w:ascii="Arial" w:hAnsi="Arial" w:cs="Arial"/>
        </w:rPr>
        <w:footnoteReference w:id="27"/>
      </w:r>
    </w:p>
    <w:p w14:paraId="05335EAA" w14:textId="77777777" w:rsidR="00D96016" w:rsidRPr="002D1A91" w:rsidRDefault="00D96016" w:rsidP="008F55A8">
      <w:pPr>
        <w:pStyle w:val="Heading2"/>
        <w:numPr>
          <w:ilvl w:val="0"/>
          <w:numId w:val="0"/>
        </w:numPr>
        <w:spacing w:line="240" w:lineRule="auto"/>
        <w:jc w:val="both"/>
        <w:rPr>
          <w:rFonts w:ascii="Arial" w:hAnsi="Arial" w:cs="Arial"/>
          <w:sz w:val="18"/>
          <w:szCs w:val="18"/>
          <w:u w:val="single"/>
          <w:lang w:val="en-GB"/>
        </w:rPr>
      </w:pPr>
    </w:p>
    <w:p w14:paraId="1EC34B98" w14:textId="77777777" w:rsidR="00D96016" w:rsidRPr="002D1A91" w:rsidRDefault="00D96016" w:rsidP="008F55A8">
      <w:pPr>
        <w:pStyle w:val="Heading2"/>
        <w:spacing w:line="240" w:lineRule="auto"/>
        <w:ind w:left="720"/>
        <w:jc w:val="both"/>
        <w:rPr>
          <w:rFonts w:ascii="Arial" w:hAnsi="Arial" w:cs="Arial"/>
          <w:u w:val="single"/>
        </w:rPr>
      </w:pPr>
      <w:bookmarkStart w:id="271" w:name="_Toc333900025"/>
      <w:r w:rsidRPr="002D1A91">
        <w:rPr>
          <w:rFonts w:ascii="Arial" w:hAnsi="Arial" w:cs="Arial"/>
          <w:u w:val="single"/>
        </w:rPr>
        <w:t>Notice Remedy</w:t>
      </w:r>
      <w:bookmarkEnd w:id="271"/>
    </w:p>
    <w:p w14:paraId="4537C3A9" w14:textId="77777777" w:rsidR="00D96016" w:rsidRPr="002D1A91" w:rsidRDefault="00D96016" w:rsidP="008F55A8">
      <w:pPr>
        <w:spacing w:line="240" w:lineRule="auto"/>
        <w:jc w:val="both"/>
        <w:rPr>
          <w:rFonts w:ascii="Arial" w:hAnsi="Arial" w:cs="Arial"/>
          <w:sz w:val="18"/>
          <w:szCs w:val="18"/>
        </w:rPr>
      </w:pPr>
    </w:p>
    <w:p w14:paraId="075A0224" w14:textId="1BF0BCE4"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(the </w:t>
      </w:r>
      <w:r w:rsidRPr="002D1A91">
        <w:rPr>
          <w:rFonts w:ascii="Arial" w:hAnsi="Arial" w:cs="Arial"/>
          <w:b/>
        </w:rPr>
        <w:t>Remedy Events</w:t>
      </w:r>
      <w:r w:rsidRPr="002D1A91">
        <w:rPr>
          <w:rFonts w:ascii="Arial" w:hAnsi="Arial" w:cs="Arial"/>
        </w:rPr>
        <w:t>):</w:t>
      </w:r>
    </w:p>
    <w:p w14:paraId="2310C718" w14:textId="77777777" w:rsidR="00D96016" w:rsidRPr="002D1A91" w:rsidRDefault="00D96016" w:rsidP="008F55A8">
      <w:pPr>
        <w:pStyle w:val="ColorfulList-Accent11"/>
        <w:spacing w:line="240" w:lineRule="auto"/>
        <w:jc w:val="both"/>
        <w:rPr>
          <w:rFonts w:ascii="Arial" w:hAnsi="Arial" w:cs="Arial"/>
          <w:sz w:val="18"/>
          <w:szCs w:val="18"/>
        </w:rPr>
      </w:pPr>
    </w:p>
    <w:p w14:paraId="55B2970B" w14:textId="77777777" w:rsidR="00D96016" w:rsidRPr="002D1A91" w:rsidRDefault="00D96016" w:rsidP="008F55A8">
      <w:pPr>
        <w:pStyle w:val="ColorfulList-Accent11"/>
        <w:numPr>
          <w:ilvl w:val="0"/>
          <w:numId w:val="70"/>
        </w:numPr>
        <w:spacing w:line="240" w:lineRule="auto"/>
        <w:ind w:left="1440" w:hanging="698"/>
        <w:jc w:val="both"/>
        <w:rPr>
          <w:rFonts w:ascii="Arial" w:hAnsi="Arial" w:cs="Arial"/>
        </w:rPr>
      </w:pPr>
      <w:r w:rsidRPr="002D1A91">
        <w:rPr>
          <w:rFonts w:ascii="Arial" w:hAnsi="Arial" w:cs="Arial"/>
        </w:rPr>
        <w:t>the Project Works (or any part thereof) are not performed in accordance with the Applicable Standards; and/or</w:t>
      </w:r>
    </w:p>
    <w:p w14:paraId="3F596B18" w14:textId="77777777" w:rsidR="00D96016" w:rsidRPr="002D1A91" w:rsidRDefault="00D96016" w:rsidP="008F55A8">
      <w:pPr>
        <w:pStyle w:val="ColorfulList-Accent11"/>
        <w:spacing w:line="240" w:lineRule="auto"/>
        <w:ind w:left="1440" w:hanging="698"/>
        <w:jc w:val="both"/>
        <w:rPr>
          <w:rFonts w:ascii="Arial" w:hAnsi="Arial" w:cs="Arial"/>
          <w:sz w:val="18"/>
          <w:szCs w:val="18"/>
        </w:rPr>
      </w:pPr>
    </w:p>
    <w:p w14:paraId="646E5959" w14:textId="2DACF8B8" w:rsidR="00D96016" w:rsidRPr="002D1A91" w:rsidRDefault="00D96016" w:rsidP="008F55A8">
      <w:pPr>
        <w:pStyle w:val="ColorfulList-Accent11"/>
        <w:numPr>
          <w:ilvl w:val="0"/>
          <w:numId w:val="70"/>
        </w:numPr>
        <w:spacing w:line="240" w:lineRule="auto"/>
        <w:ind w:left="1440" w:hanging="720"/>
        <w:jc w:val="both"/>
        <w:rPr>
          <w:rFonts w:ascii="Arial" w:hAnsi="Arial" w:cs="Arial"/>
        </w:rPr>
      </w:pPr>
      <w:r w:rsidRPr="002D1A91">
        <w:rPr>
          <w:rFonts w:ascii="Arial" w:hAnsi="Arial" w:cs="Arial"/>
        </w:rPr>
        <w:t>the Project Works (or any part thereof) fail to comply with the Applicable Standards; and/or</w:t>
      </w:r>
    </w:p>
    <w:p w14:paraId="78669F2B" w14:textId="77777777" w:rsidR="00D96016" w:rsidRPr="002D1A91" w:rsidRDefault="00D96016" w:rsidP="008F55A8">
      <w:pPr>
        <w:pStyle w:val="ColorfulList-Accent11"/>
        <w:spacing w:line="240" w:lineRule="auto"/>
        <w:ind w:left="1440" w:hanging="698"/>
        <w:jc w:val="both"/>
        <w:rPr>
          <w:rFonts w:ascii="Arial" w:hAnsi="Arial" w:cs="Arial"/>
          <w:sz w:val="18"/>
          <w:szCs w:val="18"/>
        </w:rPr>
      </w:pPr>
    </w:p>
    <w:p w14:paraId="13F52DC8" w14:textId="18A8015C" w:rsidR="00D96016" w:rsidRPr="006A4CA4" w:rsidRDefault="00D96016" w:rsidP="008F55A8">
      <w:pPr>
        <w:pStyle w:val="ColorfulList-Accent11"/>
        <w:numPr>
          <w:ilvl w:val="0"/>
          <w:numId w:val="70"/>
        </w:numPr>
        <w:spacing w:line="240" w:lineRule="auto"/>
        <w:ind w:left="1440" w:hanging="698"/>
        <w:jc w:val="both"/>
        <w:rPr>
          <w:rFonts w:ascii="Arial" w:hAnsi="Arial" w:cs="Arial"/>
        </w:rPr>
      </w:pPr>
      <w:r w:rsidRPr="002D1A91">
        <w:rPr>
          <w:rFonts w:ascii="Arial" w:hAnsi="Arial" w:cs="Arial"/>
        </w:rPr>
        <w:lastRenderedPageBreak/>
        <w:t xml:space="preserve">the Concession Assets (or any part thereof) fail to comply with the Applicable Standards, then the Independent Engineer and/or the </w:t>
      </w:r>
      <w:r w:rsidR="00D94758" w:rsidRPr="002D1A91">
        <w:rPr>
          <w:rFonts w:ascii="Arial" w:hAnsi="Arial" w:cs="Arial"/>
        </w:rPr>
        <w:t xml:space="preserve">Agency </w:t>
      </w:r>
      <w:r w:rsidRPr="002D1A91">
        <w:rPr>
          <w:rFonts w:ascii="Arial" w:hAnsi="Arial" w:cs="Arial"/>
        </w:rPr>
        <w:t xml:space="preserve">(through the Independent Engineer) shall be entitled to issue a Notice to the Concessionaire to rectify and remedy the same (the </w:t>
      </w:r>
      <w:r w:rsidRPr="002D1A91">
        <w:rPr>
          <w:rFonts w:ascii="Arial" w:hAnsi="Arial" w:cs="Arial"/>
          <w:b/>
        </w:rPr>
        <w:t>Notice of Remedy</w:t>
      </w:r>
      <w:r w:rsidRPr="002D1A91">
        <w:rPr>
          <w:rFonts w:ascii="Arial" w:hAnsi="Arial" w:cs="Arial"/>
        </w:rPr>
        <w:t xml:space="preserve">). The Notice of Remedy shall set out the reasonable time period (as determined by the Independent Engineer) (the </w:t>
      </w:r>
      <w:r w:rsidRPr="002D1A91">
        <w:rPr>
          <w:rFonts w:ascii="Arial" w:hAnsi="Arial" w:cs="Arial"/>
          <w:b/>
        </w:rPr>
        <w:t>Remedy Time Period</w:t>
      </w:r>
      <w:r w:rsidRPr="002D1A91">
        <w:rPr>
          <w:rFonts w:ascii="Arial" w:hAnsi="Arial" w:cs="Arial"/>
        </w:rPr>
        <w:t>) in which the Concessionaire shall remedy and rectify the Remedy Events in accordance with the Applicable Standards.</w:t>
      </w:r>
      <w:bookmarkStart w:id="272" w:name="_Hlk226578900"/>
      <w:r w:rsidR="00FA5D1D" w:rsidRPr="002D1A91">
        <w:rPr>
          <w:rFonts w:ascii="Arial" w:hAnsi="Arial" w:cs="Arial"/>
          <w:color w:val="000000" w:themeColor="text1"/>
        </w:rPr>
        <w:t xml:space="preserve"> </w:t>
      </w:r>
      <w:r w:rsidR="00FA5D1D" w:rsidRPr="006A4CA4">
        <w:rPr>
          <w:rFonts w:ascii="Arial" w:hAnsi="Arial" w:cs="Arial"/>
        </w:rPr>
        <w:t>The Parties agree and acknowledge that the Remedy Time Period does not amend or affect the Cure Period and the periods set out in the Cure Period (and Agency’s rights in respect of the Cure Period) shall continue to apply and shall not be affected by this Section 18.2 (</w:t>
      </w:r>
      <w:r w:rsidR="00126B60">
        <w:rPr>
          <w:rFonts w:ascii="Arial" w:hAnsi="Arial" w:cs="Arial"/>
          <w:i/>
        </w:rPr>
        <w:t>N</w:t>
      </w:r>
      <w:r w:rsidR="00FA5D1D" w:rsidRPr="006A4CA4">
        <w:rPr>
          <w:rFonts w:ascii="Arial" w:hAnsi="Arial" w:cs="Arial"/>
          <w:i/>
        </w:rPr>
        <w:t xml:space="preserve">otice </w:t>
      </w:r>
      <w:r w:rsidR="00126B60">
        <w:rPr>
          <w:rFonts w:ascii="Arial" w:hAnsi="Arial" w:cs="Arial"/>
          <w:i/>
        </w:rPr>
        <w:t>R</w:t>
      </w:r>
      <w:r w:rsidR="00FA5D1D" w:rsidRPr="006A4CA4">
        <w:rPr>
          <w:rFonts w:ascii="Arial" w:hAnsi="Arial" w:cs="Arial"/>
          <w:i/>
        </w:rPr>
        <w:t>emedy</w:t>
      </w:r>
      <w:r w:rsidR="00FA5D1D" w:rsidRPr="006A4CA4">
        <w:rPr>
          <w:rFonts w:ascii="Arial" w:hAnsi="Arial" w:cs="Arial"/>
        </w:rPr>
        <w:t>).</w:t>
      </w:r>
      <w:bookmarkEnd w:id="272"/>
    </w:p>
    <w:p w14:paraId="3FEA208E" w14:textId="77777777" w:rsidR="00D96016" w:rsidRPr="002D1A91" w:rsidRDefault="00D96016" w:rsidP="008F55A8">
      <w:pPr>
        <w:pStyle w:val="ColorfulList-Accent11"/>
        <w:spacing w:line="240" w:lineRule="auto"/>
        <w:jc w:val="both"/>
        <w:rPr>
          <w:rFonts w:ascii="Arial" w:hAnsi="Arial" w:cs="Arial"/>
        </w:rPr>
      </w:pPr>
    </w:p>
    <w:p w14:paraId="13EFCBB1" w14:textId="0843428E"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of failure by the Concessionaire to remedy the Remedy Events within the Remedy Time Period, the </w:t>
      </w:r>
      <w:r w:rsidR="00D94758" w:rsidRPr="002D1A91">
        <w:rPr>
          <w:rFonts w:ascii="Arial" w:hAnsi="Arial" w:cs="Arial"/>
        </w:rPr>
        <w:t xml:space="preserve">Agency </w:t>
      </w:r>
      <w:r w:rsidRPr="002D1A91">
        <w:rPr>
          <w:rFonts w:ascii="Arial" w:hAnsi="Arial" w:cs="Arial"/>
        </w:rPr>
        <w:t xml:space="preserve">shall, without prejudice to any of its other rights and remedies under this Agreement, be entitled to, with the prior approval of the Independent Engineer and at the risk and cost of the Concessionaire, cause the remedying and rectification of the Remedy Events. </w:t>
      </w:r>
    </w:p>
    <w:p w14:paraId="7166128D" w14:textId="77777777" w:rsidR="00D96016" w:rsidRPr="002D1A91" w:rsidRDefault="00D96016" w:rsidP="008F55A8">
      <w:pPr>
        <w:pStyle w:val="ColorfulList-Accent11"/>
        <w:spacing w:line="240" w:lineRule="auto"/>
        <w:jc w:val="both"/>
        <w:rPr>
          <w:rFonts w:ascii="Arial" w:hAnsi="Arial" w:cs="Arial"/>
        </w:rPr>
      </w:pPr>
    </w:p>
    <w:p w14:paraId="73E28F79" w14:textId="5901FB96"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reimburse all costs incurred by the </w:t>
      </w:r>
      <w:r w:rsidR="00D94758" w:rsidRPr="002D1A91">
        <w:rPr>
          <w:rFonts w:ascii="Arial" w:hAnsi="Arial" w:cs="Arial"/>
        </w:rPr>
        <w:t xml:space="preserve">Agency </w:t>
      </w:r>
      <w:r w:rsidRPr="002D1A91">
        <w:rPr>
          <w:rFonts w:ascii="Arial" w:hAnsi="Arial" w:cs="Arial"/>
        </w:rPr>
        <w:t xml:space="preserve">(as certified by the Independent Auditor and the Independent Engineer) on account of such remedying and rectification of the Remedy Events within thirty (30) days of receipt of the </w:t>
      </w:r>
      <w:r w:rsidR="00D94758" w:rsidRPr="002D1A91">
        <w:rPr>
          <w:rFonts w:ascii="Arial" w:hAnsi="Arial" w:cs="Arial"/>
        </w:rPr>
        <w:t xml:space="preserve">Agency’s </w:t>
      </w:r>
      <w:r w:rsidRPr="002D1A91">
        <w:rPr>
          <w:rFonts w:ascii="Arial" w:hAnsi="Arial" w:cs="Arial"/>
        </w:rPr>
        <w:t xml:space="preserve">claim thereof set out in an invoice approved by the Independent Engineer and the Independent Auditor (the </w:t>
      </w:r>
      <w:r w:rsidR="00D94758" w:rsidRPr="002D1A91">
        <w:rPr>
          <w:rFonts w:ascii="Arial" w:hAnsi="Arial" w:cs="Arial"/>
          <w:b/>
        </w:rPr>
        <w:t>Agency</w:t>
      </w:r>
      <w:r w:rsidR="00D94758" w:rsidRPr="002D1A91">
        <w:rPr>
          <w:rFonts w:ascii="Arial" w:hAnsi="Arial" w:cs="Arial"/>
        </w:rPr>
        <w:t xml:space="preserve"> </w:t>
      </w:r>
      <w:r w:rsidRPr="002D1A91">
        <w:rPr>
          <w:rFonts w:ascii="Arial" w:hAnsi="Arial" w:cs="Arial"/>
          <w:b/>
        </w:rPr>
        <w:t>Remedy Invoice</w:t>
      </w:r>
      <w:r w:rsidRPr="002D1A91">
        <w:rPr>
          <w:rFonts w:ascii="Arial" w:hAnsi="Arial" w:cs="Arial"/>
        </w:rPr>
        <w:t xml:space="preserve">). In the event of failure by the Concessionaire to pay the amounts set out in the </w:t>
      </w:r>
      <w:r w:rsidR="00D94758" w:rsidRPr="002D1A91">
        <w:rPr>
          <w:rFonts w:ascii="Arial" w:hAnsi="Arial" w:cs="Arial"/>
        </w:rPr>
        <w:t xml:space="preserve">Agency </w:t>
      </w:r>
      <w:r w:rsidRPr="002D1A91">
        <w:rPr>
          <w:rFonts w:ascii="Arial" w:hAnsi="Arial" w:cs="Arial"/>
        </w:rPr>
        <w:t xml:space="preserve">Remedy Invoice (the </w:t>
      </w:r>
      <w:r w:rsidR="00D94758" w:rsidRPr="002D1A91">
        <w:rPr>
          <w:rFonts w:ascii="Arial" w:hAnsi="Arial" w:cs="Arial"/>
          <w:b/>
        </w:rPr>
        <w:t>Agency</w:t>
      </w:r>
      <w:r w:rsidR="00D94758" w:rsidRPr="002D1A91">
        <w:rPr>
          <w:rFonts w:ascii="Arial" w:hAnsi="Arial" w:cs="Arial"/>
        </w:rPr>
        <w:t xml:space="preserve"> </w:t>
      </w:r>
      <w:r w:rsidRPr="002D1A91">
        <w:rPr>
          <w:rFonts w:ascii="Arial" w:hAnsi="Arial" w:cs="Arial"/>
          <w:b/>
        </w:rPr>
        <w:t>Remedy Amount</w:t>
      </w:r>
      <w:r w:rsidRPr="002D1A91">
        <w:rPr>
          <w:rFonts w:ascii="Arial" w:hAnsi="Arial" w:cs="Arial"/>
        </w:rPr>
        <w:t xml:space="preserve">) within the time period set out herein, the </w:t>
      </w:r>
      <w:r w:rsidR="00D94758" w:rsidRPr="002D1A91">
        <w:rPr>
          <w:rFonts w:ascii="Arial" w:hAnsi="Arial" w:cs="Arial"/>
        </w:rPr>
        <w:t xml:space="preserve">Agency </w:t>
      </w:r>
      <w:r w:rsidRPr="002D1A91">
        <w:rPr>
          <w:rFonts w:ascii="Arial" w:hAnsi="Arial" w:cs="Arial"/>
        </w:rPr>
        <w:t xml:space="preserve">shall be entitled to receive such </w:t>
      </w:r>
      <w:r w:rsidR="00D94758" w:rsidRPr="002D1A91">
        <w:rPr>
          <w:rFonts w:ascii="Arial" w:hAnsi="Arial" w:cs="Arial"/>
        </w:rPr>
        <w:t xml:space="preserve">Agency </w:t>
      </w:r>
      <w:r w:rsidRPr="002D1A91">
        <w:rPr>
          <w:rFonts w:ascii="Arial" w:hAnsi="Arial" w:cs="Arial"/>
        </w:rPr>
        <w:t xml:space="preserve">Remedy Amount through encashment of (as in effect at such time) the </w:t>
      </w:r>
      <w:r w:rsidR="00836F08" w:rsidRPr="002D1A91">
        <w:rPr>
          <w:rFonts w:ascii="Arial" w:hAnsi="Arial" w:cs="Arial"/>
        </w:rPr>
        <w:t xml:space="preserve">Development </w:t>
      </w:r>
      <w:r w:rsidRPr="002D1A91">
        <w:rPr>
          <w:rFonts w:ascii="Arial" w:hAnsi="Arial" w:cs="Arial"/>
        </w:rPr>
        <w:t xml:space="preserve">Performance Security or O&amp;M Performance Security. In the event the funds received by the </w:t>
      </w:r>
      <w:r w:rsidR="00D94758" w:rsidRPr="002D1A91">
        <w:rPr>
          <w:rFonts w:ascii="Arial" w:hAnsi="Arial" w:cs="Arial"/>
        </w:rPr>
        <w:t xml:space="preserve">Agency </w:t>
      </w:r>
      <w:r w:rsidRPr="002D1A91">
        <w:rPr>
          <w:rFonts w:ascii="Arial" w:hAnsi="Arial" w:cs="Arial"/>
        </w:rPr>
        <w:t xml:space="preserve">through encashment of the </w:t>
      </w:r>
      <w:r w:rsidR="00836F08" w:rsidRPr="002D1A91">
        <w:rPr>
          <w:rFonts w:ascii="Arial" w:hAnsi="Arial" w:cs="Arial"/>
        </w:rPr>
        <w:t xml:space="preserve">Development </w:t>
      </w:r>
      <w:r w:rsidR="00DF48AF" w:rsidRPr="002D1A91">
        <w:rPr>
          <w:rFonts w:ascii="Arial" w:hAnsi="Arial" w:cs="Arial"/>
        </w:rPr>
        <w:t xml:space="preserve">Performance Security and/or the </w:t>
      </w:r>
      <w:r w:rsidRPr="002D1A91">
        <w:rPr>
          <w:rFonts w:ascii="Arial" w:hAnsi="Arial" w:cs="Arial"/>
        </w:rPr>
        <w:t xml:space="preserve">O&amp;M Performance Security are less than the </w:t>
      </w:r>
      <w:r w:rsidR="00D94758" w:rsidRPr="002D1A91">
        <w:rPr>
          <w:rFonts w:ascii="Arial" w:hAnsi="Arial" w:cs="Arial"/>
        </w:rPr>
        <w:t xml:space="preserve">Agency </w:t>
      </w:r>
      <w:r w:rsidRPr="002D1A91">
        <w:rPr>
          <w:rFonts w:ascii="Arial" w:hAnsi="Arial" w:cs="Arial"/>
        </w:rPr>
        <w:t xml:space="preserve">Remedy Amount, the Concessionaire shall be obligated to pay the </w:t>
      </w:r>
      <w:r w:rsidR="00D94758" w:rsidRPr="002D1A91">
        <w:rPr>
          <w:rFonts w:ascii="Arial" w:hAnsi="Arial" w:cs="Arial"/>
        </w:rPr>
        <w:t xml:space="preserve">Agency </w:t>
      </w:r>
      <w:r w:rsidRPr="002D1A91">
        <w:rPr>
          <w:rFonts w:ascii="Arial" w:hAnsi="Arial" w:cs="Arial"/>
        </w:rPr>
        <w:t xml:space="preserve">the shortfall within three (3) days of the </w:t>
      </w:r>
      <w:r w:rsidR="00D94758" w:rsidRPr="002D1A91">
        <w:rPr>
          <w:rFonts w:ascii="Arial" w:hAnsi="Arial" w:cs="Arial"/>
        </w:rPr>
        <w:t xml:space="preserve">Agency’s </w:t>
      </w:r>
      <w:r w:rsidRPr="002D1A91">
        <w:rPr>
          <w:rFonts w:ascii="Arial" w:hAnsi="Arial" w:cs="Arial"/>
        </w:rPr>
        <w:t xml:space="preserve">written demand.  </w:t>
      </w:r>
    </w:p>
    <w:p w14:paraId="55A716A8" w14:textId="77777777" w:rsidR="00D96016" w:rsidRPr="002D1A91" w:rsidRDefault="00D96016" w:rsidP="008F55A8">
      <w:pPr>
        <w:spacing w:line="240" w:lineRule="auto"/>
        <w:jc w:val="both"/>
        <w:rPr>
          <w:rFonts w:ascii="Arial" w:hAnsi="Arial" w:cs="Arial"/>
        </w:rPr>
      </w:pPr>
    </w:p>
    <w:p w14:paraId="061D150F" w14:textId="77777777" w:rsidR="00D96016" w:rsidRPr="002D1A91" w:rsidRDefault="00D96016" w:rsidP="008F55A8">
      <w:pPr>
        <w:pStyle w:val="Heading2"/>
        <w:spacing w:line="240" w:lineRule="auto"/>
        <w:ind w:left="720"/>
        <w:jc w:val="both"/>
        <w:rPr>
          <w:rFonts w:ascii="Arial" w:hAnsi="Arial" w:cs="Arial"/>
        </w:rPr>
      </w:pPr>
      <w:bookmarkStart w:id="273" w:name="_Toc333900026"/>
      <w:r w:rsidRPr="002D1A91">
        <w:rPr>
          <w:rFonts w:ascii="Arial" w:hAnsi="Arial" w:cs="Arial"/>
          <w:u w:val="single"/>
        </w:rPr>
        <w:t>Suspension</w:t>
      </w:r>
      <w:bookmarkEnd w:id="273"/>
    </w:p>
    <w:p w14:paraId="24BD94C0" w14:textId="77777777" w:rsidR="00D96016" w:rsidRPr="002D1A91" w:rsidRDefault="00D96016" w:rsidP="008F55A8">
      <w:pPr>
        <w:pStyle w:val="ColorfulList-Accent11"/>
        <w:spacing w:line="240" w:lineRule="auto"/>
        <w:jc w:val="both"/>
        <w:rPr>
          <w:rFonts w:ascii="Arial" w:hAnsi="Arial" w:cs="Arial"/>
        </w:rPr>
      </w:pPr>
    </w:p>
    <w:p w14:paraId="18005B5A" w14:textId="77777777"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The:</w:t>
      </w:r>
    </w:p>
    <w:p w14:paraId="60BD37C0" w14:textId="77777777" w:rsidR="00D96016" w:rsidRPr="002D1A91" w:rsidRDefault="00D96016" w:rsidP="008F55A8">
      <w:pPr>
        <w:pStyle w:val="ColorfulList-Accent11"/>
        <w:spacing w:line="240" w:lineRule="auto"/>
        <w:jc w:val="both"/>
        <w:rPr>
          <w:rFonts w:ascii="Arial" w:hAnsi="Arial" w:cs="Arial"/>
        </w:rPr>
      </w:pPr>
    </w:p>
    <w:p w14:paraId="5610B975" w14:textId="65F6ECBB" w:rsidR="00D96016" w:rsidRPr="002D1A91" w:rsidRDefault="00D94758" w:rsidP="008F55A8">
      <w:pPr>
        <w:pStyle w:val="ColorfulList-Accent11"/>
        <w:numPr>
          <w:ilvl w:val="0"/>
          <w:numId w:val="69"/>
        </w:numPr>
        <w:spacing w:line="240" w:lineRule="auto"/>
        <w:ind w:left="1418" w:hanging="698"/>
        <w:jc w:val="both"/>
        <w:rPr>
          <w:rFonts w:ascii="Arial" w:hAnsi="Arial" w:cs="Arial"/>
        </w:rPr>
      </w:pPr>
      <w:r w:rsidRPr="002D1A91">
        <w:rPr>
          <w:rFonts w:ascii="Arial" w:hAnsi="Arial" w:cs="Arial"/>
        </w:rPr>
        <w:t xml:space="preserve">Agency </w:t>
      </w:r>
      <w:r w:rsidR="00D96016" w:rsidRPr="002D1A91">
        <w:rPr>
          <w:rFonts w:ascii="Arial" w:hAnsi="Arial" w:cs="Arial"/>
        </w:rPr>
        <w:t>may by Notice in writing to the Concessionaire (with a copy to the Independent Engineer and the Independent Auditor) require the Concessionaire to suspend forthwith the whole or any part of the Project Works if, in the reasonable opinion of the</w:t>
      </w:r>
      <w:r w:rsidRPr="002D1A91">
        <w:rPr>
          <w:rFonts w:ascii="Arial" w:hAnsi="Arial" w:cs="Arial"/>
        </w:rPr>
        <w:t xml:space="preserve"> Agency</w:t>
      </w:r>
      <w:r w:rsidR="00D96016" w:rsidRPr="002D1A91">
        <w:rPr>
          <w:rFonts w:ascii="Arial" w:hAnsi="Arial" w:cs="Arial"/>
        </w:rPr>
        <w:t>:</w:t>
      </w:r>
      <w:r w:rsidR="00DF48AF" w:rsidRPr="002D1A91">
        <w:rPr>
          <w:rFonts w:ascii="Arial" w:hAnsi="Arial" w:cs="Arial"/>
        </w:rPr>
        <w:t xml:space="preserve"> </w:t>
      </w:r>
      <w:r w:rsidR="00D96016" w:rsidRPr="002D1A91">
        <w:rPr>
          <w:rFonts w:ascii="Arial" w:hAnsi="Arial" w:cs="Arial"/>
        </w:rPr>
        <w:t xml:space="preserve">(i) such work threatens the safety of the </w:t>
      </w:r>
      <w:r w:rsidR="00A419B7" w:rsidRPr="002D1A91">
        <w:rPr>
          <w:rFonts w:ascii="Arial" w:hAnsi="Arial" w:cs="Arial"/>
        </w:rPr>
        <w:t xml:space="preserve">Specific </w:t>
      </w:r>
      <w:r w:rsidR="008449B4" w:rsidRPr="002D1A91">
        <w:rPr>
          <w:rFonts w:ascii="Arial" w:hAnsi="Arial" w:cs="Arial"/>
        </w:rPr>
        <w:t>Persons</w:t>
      </w:r>
      <w:r w:rsidR="00D96016" w:rsidRPr="002D1A91">
        <w:rPr>
          <w:rFonts w:ascii="Arial" w:hAnsi="Arial" w:cs="Arial"/>
        </w:rPr>
        <w:t>;</w:t>
      </w:r>
      <w:r w:rsidR="00FA5D1D" w:rsidRPr="002D1A91">
        <w:rPr>
          <w:rFonts w:ascii="Arial" w:hAnsi="Arial" w:cs="Arial"/>
          <w:color w:val="000000" w:themeColor="text1"/>
        </w:rPr>
        <w:t xml:space="preserve"> </w:t>
      </w:r>
      <w:r w:rsidR="00163BE0" w:rsidRPr="002D1A91">
        <w:rPr>
          <w:rFonts w:ascii="Arial" w:hAnsi="Arial" w:cs="Arial"/>
          <w:color w:val="000000" w:themeColor="text1"/>
        </w:rPr>
        <w:t xml:space="preserve">(ii) </w:t>
      </w:r>
      <w:r w:rsidR="00FA5D1D" w:rsidRPr="006A4CA4">
        <w:rPr>
          <w:rFonts w:ascii="Arial" w:hAnsi="Arial" w:cs="Arial"/>
        </w:rPr>
        <w:t>such Project Works impact national security;]</w:t>
      </w:r>
      <w:r w:rsidR="00D96016" w:rsidRPr="002D1A91">
        <w:rPr>
          <w:rFonts w:ascii="Arial" w:hAnsi="Arial" w:cs="Arial"/>
        </w:rPr>
        <w:t xml:space="preserve"> or (ii</w:t>
      </w:r>
      <w:r w:rsidR="0001148E">
        <w:rPr>
          <w:rFonts w:ascii="Arial" w:hAnsi="Arial" w:cs="Arial"/>
        </w:rPr>
        <w:t>i</w:t>
      </w:r>
      <w:r w:rsidR="00D96016" w:rsidRPr="002D1A91">
        <w:rPr>
          <w:rFonts w:ascii="Arial" w:hAnsi="Arial" w:cs="Arial"/>
        </w:rPr>
        <w:t>) such Project Works are not in accordance</w:t>
      </w:r>
      <w:r w:rsidR="006C5C0A" w:rsidRPr="002D1A91">
        <w:rPr>
          <w:rFonts w:ascii="Arial" w:hAnsi="Arial" w:cs="Arial"/>
        </w:rPr>
        <w:t xml:space="preserve"> </w:t>
      </w:r>
      <w:r w:rsidR="00D96016" w:rsidRPr="002D1A91">
        <w:rPr>
          <w:rFonts w:ascii="Arial" w:hAnsi="Arial" w:cs="Arial"/>
        </w:rPr>
        <w:t>with the Applicable Standards and/or Good Industry Practices; and/or</w:t>
      </w:r>
    </w:p>
    <w:p w14:paraId="5AA7AF3E" w14:textId="77777777" w:rsidR="00D96016" w:rsidRPr="002D1A91" w:rsidRDefault="00D96016" w:rsidP="008F55A8">
      <w:pPr>
        <w:pStyle w:val="ColorfulList-Accent11"/>
        <w:spacing w:line="240" w:lineRule="auto"/>
        <w:ind w:left="1080"/>
        <w:jc w:val="both"/>
        <w:rPr>
          <w:rFonts w:ascii="Arial" w:hAnsi="Arial" w:cs="Arial"/>
        </w:rPr>
      </w:pPr>
    </w:p>
    <w:p w14:paraId="6DFAD362" w14:textId="7B88F1F5" w:rsidR="00D96016" w:rsidRPr="002D1A91" w:rsidRDefault="00D96016" w:rsidP="008F55A8">
      <w:pPr>
        <w:pStyle w:val="ColorfulList-Accent11"/>
        <w:numPr>
          <w:ilvl w:val="0"/>
          <w:numId w:val="69"/>
        </w:numPr>
        <w:spacing w:line="240" w:lineRule="auto"/>
        <w:ind w:left="1418" w:hanging="698"/>
        <w:jc w:val="both"/>
        <w:rPr>
          <w:rFonts w:ascii="Arial" w:hAnsi="Arial" w:cs="Arial"/>
        </w:rPr>
      </w:pPr>
      <w:r w:rsidRPr="002D1A91">
        <w:rPr>
          <w:rFonts w:ascii="Arial" w:hAnsi="Arial" w:cs="Arial"/>
        </w:rPr>
        <w:t xml:space="preserve">Independent Engineer may, by Notice to the Concessionaire (with a copy to the </w:t>
      </w:r>
      <w:r w:rsidR="00D94758" w:rsidRPr="002D1A91">
        <w:rPr>
          <w:rFonts w:ascii="Arial" w:hAnsi="Arial" w:cs="Arial"/>
        </w:rPr>
        <w:t xml:space="preserve">Agency </w:t>
      </w:r>
      <w:r w:rsidRPr="002D1A91">
        <w:rPr>
          <w:rFonts w:ascii="Arial" w:hAnsi="Arial" w:cs="Arial"/>
        </w:rPr>
        <w:t>and the Independent Auditor), require the Concessionaire to suspend forthwith the whole or any part of the Project Works which in the reasonable opinion of the Independent Engineer is being carried on/conducted in a manner that is not in conformity with the Applicable Standards and/or is not in accordance with Good Industry Practice,</w:t>
      </w:r>
    </w:p>
    <w:p w14:paraId="4A8C4C17" w14:textId="77777777" w:rsidR="00D96016" w:rsidRPr="002D1A91" w:rsidRDefault="00D96016" w:rsidP="008F55A8">
      <w:pPr>
        <w:spacing w:line="240" w:lineRule="auto"/>
        <w:jc w:val="both"/>
        <w:rPr>
          <w:rFonts w:ascii="Arial" w:hAnsi="Arial" w:cs="Arial"/>
        </w:rPr>
      </w:pPr>
    </w:p>
    <w:p w14:paraId="034FE101" w14:textId="77777777" w:rsidR="00D96016" w:rsidRPr="002D1A91" w:rsidRDefault="00D96016" w:rsidP="008F55A8">
      <w:pPr>
        <w:spacing w:line="240" w:lineRule="auto"/>
        <w:ind w:left="720"/>
        <w:jc w:val="both"/>
        <w:rPr>
          <w:rFonts w:ascii="Arial" w:hAnsi="Arial" w:cs="Arial"/>
        </w:rPr>
      </w:pPr>
      <w:r w:rsidRPr="002D1A91">
        <w:rPr>
          <w:rFonts w:ascii="Arial" w:hAnsi="Arial" w:cs="Arial"/>
        </w:rPr>
        <w:t xml:space="preserve">(the </w:t>
      </w:r>
      <w:r w:rsidRPr="002D1A91">
        <w:rPr>
          <w:rFonts w:ascii="Arial" w:hAnsi="Arial" w:cs="Arial"/>
          <w:b/>
        </w:rPr>
        <w:t>Suspension, Suspend and its grammatical variations</w:t>
      </w:r>
      <w:r w:rsidRPr="002D1A91">
        <w:rPr>
          <w:rFonts w:ascii="Arial" w:hAnsi="Arial" w:cs="Arial"/>
        </w:rPr>
        <w:t xml:space="preserve">). </w:t>
      </w:r>
    </w:p>
    <w:p w14:paraId="2A77A441" w14:textId="77777777" w:rsidR="00D96016" w:rsidRPr="002D1A91" w:rsidRDefault="00D96016" w:rsidP="008F55A8">
      <w:pPr>
        <w:pStyle w:val="ColorfulList-Accent11"/>
        <w:spacing w:line="240" w:lineRule="auto"/>
        <w:jc w:val="both"/>
        <w:rPr>
          <w:rFonts w:ascii="Arial" w:hAnsi="Arial" w:cs="Arial"/>
        </w:rPr>
      </w:pPr>
    </w:p>
    <w:p w14:paraId="4AE510A1" w14:textId="4689D3ED"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pursuant to any notice issued under Section 18.3.1, Suspend the Project Works or any part thereof for such time and in such manner as may be specified by the </w:t>
      </w:r>
      <w:r w:rsidR="00D94758" w:rsidRPr="002D1A91">
        <w:rPr>
          <w:rFonts w:ascii="Arial" w:hAnsi="Arial" w:cs="Arial"/>
        </w:rPr>
        <w:t xml:space="preserve">Agency </w:t>
      </w:r>
      <w:r w:rsidRPr="002D1A91">
        <w:rPr>
          <w:rFonts w:ascii="Arial" w:hAnsi="Arial" w:cs="Arial"/>
        </w:rPr>
        <w:t xml:space="preserve">and/or the Independent Engineer and thereupon carry out remedial measures to secure the safety of Suspended works and for compliance of the Suspended Project Works with the Applicable Standards and Good Industry Practice. </w:t>
      </w:r>
    </w:p>
    <w:p w14:paraId="50BBD81D" w14:textId="77777777" w:rsidR="00D96016" w:rsidRPr="002D1A91" w:rsidRDefault="00D96016" w:rsidP="008F55A8">
      <w:pPr>
        <w:spacing w:line="240" w:lineRule="auto"/>
        <w:jc w:val="both"/>
        <w:rPr>
          <w:rFonts w:ascii="Arial" w:hAnsi="Arial" w:cs="Arial"/>
        </w:rPr>
      </w:pPr>
    </w:p>
    <w:p w14:paraId="515EB264" w14:textId="37EDF12C"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may by </w:t>
      </w:r>
      <w:r w:rsidR="00BF5F6C" w:rsidRPr="002D1A91">
        <w:rPr>
          <w:rFonts w:ascii="Arial" w:hAnsi="Arial" w:cs="Arial"/>
        </w:rPr>
        <w:t>Notice (</w:t>
      </w:r>
      <w:r w:rsidRPr="002D1A91">
        <w:rPr>
          <w:rFonts w:ascii="Arial" w:hAnsi="Arial" w:cs="Arial"/>
        </w:rPr>
        <w:t>with a copy to the</w:t>
      </w:r>
      <w:r w:rsidR="00D94758" w:rsidRPr="002D1A91">
        <w:rPr>
          <w:rFonts w:ascii="Arial" w:hAnsi="Arial" w:cs="Arial"/>
        </w:rPr>
        <w:t xml:space="preserve"> Agency</w:t>
      </w:r>
      <w:r w:rsidRPr="002D1A91">
        <w:rPr>
          <w:rFonts w:ascii="Arial" w:hAnsi="Arial" w:cs="Arial"/>
        </w:rPr>
        <w:t xml:space="preserve">) require the Independent Engineer to inspect such remedial measures forthwith. </w:t>
      </w:r>
      <w:r w:rsidR="00D576CB" w:rsidRPr="002D1A91">
        <w:rPr>
          <w:rFonts w:ascii="Arial" w:hAnsi="Arial" w:cs="Arial"/>
        </w:rPr>
        <w:t>Following such inspection,</w:t>
      </w:r>
      <w:r w:rsidR="00D576CB" w:rsidRPr="002D1A91" w:rsidDel="00D576CB">
        <w:rPr>
          <w:rFonts w:ascii="Arial" w:hAnsi="Arial" w:cs="Arial"/>
        </w:rPr>
        <w:t xml:space="preserve"> </w:t>
      </w:r>
      <w:r w:rsidR="00D576CB" w:rsidRPr="002D1A91">
        <w:rPr>
          <w:rFonts w:ascii="Arial" w:hAnsi="Arial" w:cs="Arial"/>
        </w:rPr>
        <w:t>t</w:t>
      </w:r>
      <w:r w:rsidRPr="002D1A91">
        <w:rPr>
          <w:rFonts w:ascii="Arial" w:hAnsi="Arial" w:cs="Arial"/>
        </w:rPr>
        <w:t xml:space="preserve">he </w:t>
      </w:r>
      <w:r w:rsidR="00D576CB" w:rsidRPr="002D1A91">
        <w:rPr>
          <w:rFonts w:ascii="Arial" w:hAnsi="Arial" w:cs="Arial"/>
        </w:rPr>
        <w:t>Independent Engineer</w:t>
      </w:r>
      <w:r w:rsidR="00D94758" w:rsidRPr="002D1A91">
        <w:rPr>
          <w:rFonts w:ascii="Arial" w:hAnsi="Arial" w:cs="Arial"/>
        </w:rPr>
        <w:t xml:space="preserve"> </w:t>
      </w:r>
      <w:r w:rsidRPr="002D1A91">
        <w:rPr>
          <w:rFonts w:ascii="Arial" w:hAnsi="Arial" w:cs="Arial"/>
        </w:rPr>
        <w:t>shall either revoke such Suspension or instruct the Concessionaire to carry out such other and further remedial measures as may be necessary in the reasonable opinion of the</w:t>
      </w:r>
      <w:r w:rsidR="00D94758" w:rsidRPr="002D1A91">
        <w:rPr>
          <w:rFonts w:ascii="Arial" w:hAnsi="Arial" w:cs="Arial"/>
        </w:rPr>
        <w:t xml:space="preserve"> </w:t>
      </w:r>
      <w:r w:rsidR="00D576CB" w:rsidRPr="002D1A91">
        <w:rPr>
          <w:rFonts w:ascii="Arial" w:hAnsi="Arial" w:cs="Arial"/>
        </w:rPr>
        <w:t>Independent Engineer</w:t>
      </w:r>
      <w:r w:rsidRPr="002D1A91">
        <w:rPr>
          <w:rFonts w:ascii="Arial" w:hAnsi="Arial" w:cs="Arial"/>
        </w:rPr>
        <w:t>, and the procedure set forth in this Section 18.3 (</w:t>
      </w:r>
      <w:r w:rsidRPr="002D1A91">
        <w:rPr>
          <w:rFonts w:ascii="Arial" w:hAnsi="Arial" w:cs="Arial"/>
          <w:i/>
        </w:rPr>
        <w:t>Suspension</w:t>
      </w:r>
      <w:r w:rsidRPr="002D1A91">
        <w:rPr>
          <w:rFonts w:ascii="Arial" w:hAnsi="Arial" w:cs="Arial"/>
        </w:rPr>
        <w:t>) shall be repeated till such time as the Suspension hereunder is revoked.</w:t>
      </w:r>
    </w:p>
    <w:p w14:paraId="38EE88B6" w14:textId="77777777" w:rsidR="00D96016" w:rsidRPr="002D1A91" w:rsidRDefault="00D96016" w:rsidP="008F55A8">
      <w:pPr>
        <w:spacing w:line="240" w:lineRule="auto"/>
        <w:jc w:val="both"/>
        <w:rPr>
          <w:rFonts w:ascii="Arial" w:hAnsi="Arial" w:cs="Arial"/>
        </w:rPr>
      </w:pPr>
    </w:p>
    <w:p w14:paraId="31FF748D" w14:textId="3E4A0066"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All reasonable costs incurred for maintaining and protecting the Project Works (or part thereof) during the period of Suspension (the </w:t>
      </w:r>
      <w:r w:rsidRPr="002D1A91">
        <w:rPr>
          <w:rFonts w:ascii="Arial" w:hAnsi="Arial" w:cs="Arial"/>
          <w:b/>
        </w:rPr>
        <w:t>Preservation Costs</w:t>
      </w:r>
      <w:r w:rsidRPr="002D1A91">
        <w:rPr>
          <w:rFonts w:ascii="Arial" w:hAnsi="Arial" w:cs="Arial"/>
        </w:rPr>
        <w:t>) shall be borne by the Concessionaire; provided that if the Suspension has occurred as a result of a Permitted Event, the provisions of Article 21 (</w:t>
      </w:r>
      <w:r w:rsidRPr="002D1A91">
        <w:rPr>
          <w:rFonts w:ascii="Arial" w:hAnsi="Arial" w:cs="Arial"/>
          <w:i/>
        </w:rPr>
        <w:t>Force Majeure</w:t>
      </w:r>
      <w:r w:rsidRPr="002D1A91">
        <w:rPr>
          <w:rFonts w:ascii="Arial" w:hAnsi="Arial" w:cs="Arial"/>
        </w:rPr>
        <w:t>) and Article 15 (</w:t>
      </w:r>
      <w:r w:rsidRPr="002D1A91">
        <w:rPr>
          <w:rFonts w:ascii="Arial" w:hAnsi="Arial" w:cs="Arial"/>
          <w:i/>
        </w:rPr>
        <w:t>Relief Extensions &amp; Relief Compensation</w:t>
      </w:r>
      <w:r w:rsidR="003226A7">
        <w:rPr>
          <w:rFonts w:ascii="Arial" w:hAnsi="Arial" w:cs="Arial"/>
          <w:i/>
        </w:rPr>
        <w:t>s</w:t>
      </w:r>
      <w:r w:rsidRPr="002D1A91">
        <w:rPr>
          <w:rFonts w:ascii="Arial" w:hAnsi="Arial" w:cs="Arial"/>
        </w:rPr>
        <w:t>), as the case may be, shall apply.</w:t>
      </w:r>
    </w:p>
    <w:p w14:paraId="3027152C" w14:textId="77777777" w:rsidR="00D96016" w:rsidRPr="002D1A91" w:rsidRDefault="00D96016" w:rsidP="008F55A8">
      <w:pPr>
        <w:spacing w:line="240" w:lineRule="auto"/>
        <w:jc w:val="both"/>
        <w:rPr>
          <w:rFonts w:ascii="Arial" w:hAnsi="Arial" w:cs="Arial"/>
        </w:rPr>
      </w:pPr>
    </w:p>
    <w:p w14:paraId="66640B8E" w14:textId="25316479"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All delays caused as a result of the Suspension shall be on account of the Concessionaire; provided, however, in the event the Suspension is caused due to a Permitted Event, any extensions of the Time </w:t>
      </w:r>
      <w:r w:rsidR="00BF5F6C" w:rsidRPr="002D1A91">
        <w:rPr>
          <w:rFonts w:ascii="Arial" w:hAnsi="Arial" w:cs="Arial"/>
        </w:rPr>
        <w:t>for</w:t>
      </w:r>
      <w:r w:rsidRPr="002D1A91">
        <w:rPr>
          <w:rFonts w:ascii="Arial" w:hAnsi="Arial" w:cs="Arial"/>
        </w:rPr>
        <w:t xml:space="preserve"> Completion shall be subject to the provisions of Article 15 (</w:t>
      </w:r>
      <w:r w:rsidRPr="002D1A91">
        <w:rPr>
          <w:rFonts w:ascii="Arial" w:hAnsi="Arial" w:cs="Arial"/>
          <w:i/>
        </w:rPr>
        <w:t>Relief Extensions &amp; Relief Compensation</w:t>
      </w:r>
      <w:r w:rsidR="00BB10EE">
        <w:rPr>
          <w:rFonts w:ascii="Arial" w:hAnsi="Arial" w:cs="Arial"/>
          <w:i/>
        </w:rPr>
        <w:t>s</w:t>
      </w:r>
      <w:r w:rsidRPr="002D1A91">
        <w:rPr>
          <w:rFonts w:ascii="Arial" w:hAnsi="Arial" w:cs="Arial"/>
        </w:rPr>
        <w:t>) and Article 21 (</w:t>
      </w:r>
      <w:r w:rsidRPr="002D1A91">
        <w:rPr>
          <w:rFonts w:ascii="Arial" w:hAnsi="Arial" w:cs="Arial"/>
          <w:i/>
        </w:rPr>
        <w:t>Force Majeure</w:t>
      </w:r>
      <w:r w:rsidRPr="002D1A91">
        <w:rPr>
          <w:rFonts w:ascii="Arial" w:hAnsi="Arial" w:cs="Arial"/>
        </w:rPr>
        <w:t xml:space="preserve">), as the case may be. </w:t>
      </w:r>
    </w:p>
    <w:p w14:paraId="271C26DF" w14:textId="77777777" w:rsidR="00D96016" w:rsidRPr="002D1A91" w:rsidRDefault="00D96016" w:rsidP="008F55A8">
      <w:pPr>
        <w:pStyle w:val="ColorfulList-Accent11"/>
        <w:spacing w:line="240" w:lineRule="auto"/>
        <w:jc w:val="both"/>
        <w:rPr>
          <w:rFonts w:ascii="Arial" w:hAnsi="Arial" w:cs="Arial"/>
        </w:rPr>
      </w:pPr>
    </w:p>
    <w:p w14:paraId="7E0BFC25" w14:textId="77777777" w:rsidR="00D96016" w:rsidRPr="002D1A91" w:rsidRDefault="00D96016" w:rsidP="008F55A8">
      <w:pPr>
        <w:pStyle w:val="Heading1"/>
        <w:spacing w:line="240" w:lineRule="auto"/>
        <w:ind w:left="720" w:hanging="720"/>
        <w:jc w:val="both"/>
        <w:rPr>
          <w:rFonts w:ascii="Arial" w:hAnsi="Arial" w:cs="Arial"/>
        </w:rPr>
      </w:pPr>
      <w:bookmarkStart w:id="274" w:name="_Toc333900027"/>
      <w:r w:rsidRPr="002D1A91">
        <w:rPr>
          <w:rFonts w:ascii="Arial" w:hAnsi="Arial" w:cs="Arial"/>
        </w:rPr>
        <w:br w:type="page"/>
      </w:r>
      <w:bookmarkStart w:id="275" w:name="_Toc229101112"/>
      <w:r w:rsidRPr="002D1A91">
        <w:rPr>
          <w:rFonts w:ascii="Arial" w:hAnsi="Arial" w:cs="Arial"/>
        </w:rPr>
        <w:lastRenderedPageBreak/>
        <w:t>Operation and Maintenance</w:t>
      </w:r>
      <w:bookmarkEnd w:id="274"/>
      <w:bookmarkEnd w:id="275"/>
    </w:p>
    <w:p w14:paraId="2CD50E0E" w14:textId="77777777" w:rsidR="00D96016" w:rsidRPr="002D1A91" w:rsidRDefault="00D96016" w:rsidP="008F55A8">
      <w:pPr>
        <w:spacing w:line="240" w:lineRule="auto"/>
        <w:jc w:val="both"/>
        <w:rPr>
          <w:rFonts w:ascii="Arial" w:hAnsi="Arial" w:cs="Arial"/>
        </w:rPr>
      </w:pPr>
    </w:p>
    <w:p w14:paraId="0488F73F" w14:textId="574E9A65" w:rsidR="00D96016" w:rsidRPr="002D1A91" w:rsidRDefault="00D96016" w:rsidP="008F55A8">
      <w:pPr>
        <w:pStyle w:val="Heading2"/>
        <w:spacing w:line="240" w:lineRule="auto"/>
        <w:ind w:left="720"/>
        <w:jc w:val="both"/>
        <w:rPr>
          <w:rFonts w:ascii="Arial" w:hAnsi="Arial" w:cs="Arial"/>
          <w:u w:val="single"/>
        </w:rPr>
      </w:pPr>
      <w:bookmarkStart w:id="276" w:name="_Toc333900028"/>
      <w:r w:rsidRPr="002D1A91">
        <w:rPr>
          <w:rFonts w:ascii="Arial" w:hAnsi="Arial" w:cs="Arial"/>
          <w:u w:val="single"/>
        </w:rPr>
        <w:t>Operation and Maintenance</w:t>
      </w:r>
      <w:bookmarkEnd w:id="276"/>
      <w:r w:rsidR="008C1FCE" w:rsidRPr="002D1A91">
        <w:rPr>
          <w:rFonts w:ascii="Arial" w:hAnsi="Arial" w:cs="Arial"/>
          <w:u w:val="single"/>
        </w:rPr>
        <w:t xml:space="preserve"> </w:t>
      </w:r>
    </w:p>
    <w:p w14:paraId="1581DC4B" w14:textId="77777777" w:rsidR="00D96016" w:rsidRPr="002D1A91" w:rsidRDefault="00D96016" w:rsidP="008F55A8">
      <w:pPr>
        <w:spacing w:line="240" w:lineRule="auto"/>
        <w:jc w:val="both"/>
        <w:rPr>
          <w:rFonts w:ascii="Arial" w:hAnsi="Arial" w:cs="Arial"/>
        </w:rPr>
      </w:pPr>
    </w:p>
    <w:p w14:paraId="31ECE9C3" w14:textId="5755E8B5" w:rsidR="00D96016" w:rsidRPr="002D1A91" w:rsidRDefault="00EA6B4E"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During the Operations Period, the Concessionaire shall operate and maintain the Concession Assets on a continuous twenty-four (24) hours per day, three hundred and sixty-five (365) days per year basis. The Concessionaire shall perform the Operation and Maintenance strictly in accordance with the Applicable Standards and the O&amp;M Requirements, and shall complete such works within the O&amp;M Time for Completion (including achieving each Project O&amp;M Milestone on or prior to its respective Project O&amp;M Milestone Date).</w:t>
      </w:r>
      <w:r w:rsidR="00D96016" w:rsidRPr="002D1A91">
        <w:rPr>
          <w:rFonts w:ascii="Arial" w:hAnsi="Arial" w:cs="Arial"/>
        </w:rPr>
        <w:t xml:space="preserve"> </w:t>
      </w:r>
    </w:p>
    <w:p w14:paraId="68D0A060" w14:textId="77777777" w:rsidR="00D96016" w:rsidRPr="002D1A91" w:rsidRDefault="00D96016" w:rsidP="008F55A8">
      <w:pPr>
        <w:pStyle w:val="ColorfulList-Accent11"/>
        <w:spacing w:line="240" w:lineRule="auto"/>
        <w:jc w:val="both"/>
        <w:rPr>
          <w:rFonts w:ascii="Arial" w:hAnsi="Arial" w:cs="Arial"/>
        </w:rPr>
      </w:pPr>
    </w:p>
    <w:p w14:paraId="3F828130" w14:textId="77777777"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shall perform the Operation and Maintenance either itself, or through the O&amp;M Contractor appointed in accordance with the terms of this Agreement; provided, however, the Concessionaire shall remain solely responsible and liable for performance (within O&amp;M Time For Completion) and compliance of the Operations and Maintenance with the Applicable Standards irrespective of whether the Operation and Maintenance is undertaken by the Concessionaire or the O&amp;M Contractor.</w:t>
      </w:r>
    </w:p>
    <w:p w14:paraId="0CA2E834" w14:textId="77777777" w:rsidR="00D96016" w:rsidRPr="002D1A91" w:rsidRDefault="00D96016" w:rsidP="008F55A8">
      <w:pPr>
        <w:spacing w:line="240" w:lineRule="auto"/>
        <w:jc w:val="both"/>
        <w:rPr>
          <w:rFonts w:ascii="Arial" w:hAnsi="Arial" w:cs="Arial"/>
        </w:rPr>
      </w:pPr>
    </w:p>
    <w:p w14:paraId="60B2DD98" w14:textId="77777777" w:rsidR="00D96016" w:rsidRPr="002D1A91" w:rsidRDefault="00D96016" w:rsidP="008F55A8">
      <w:pPr>
        <w:pStyle w:val="Heading2"/>
        <w:spacing w:line="240" w:lineRule="auto"/>
        <w:ind w:left="720"/>
        <w:jc w:val="both"/>
        <w:rPr>
          <w:rFonts w:ascii="Arial" w:hAnsi="Arial" w:cs="Arial"/>
          <w:u w:val="single"/>
        </w:rPr>
      </w:pPr>
      <w:bookmarkStart w:id="277" w:name="_Toc333900029"/>
      <w:r w:rsidRPr="002D1A91">
        <w:rPr>
          <w:rFonts w:ascii="Arial" w:hAnsi="Arial" w:cs="Arial"/>
          <w:u w:val="single"/>
        </w:rPr>
        <w:t>Operation and Maintenance Obligations of the Concessionaire</w:t>
      </w:r>
      <w:bookmarkEnd w:id="277"/>
    </w:p>
    <w:p w14:paraId="48EBEDBB" w14:textId="77777777" w:rsidR="00D96016" w:rsidRPr="002D1A91" w:rsidRDefault="00D96016" w:rsidP="008F55A8">
      <w:pPr>
        <w:spacing w:line="240" w:lineRule="auto"/>
        <w:jc w:val="both"/>
        <w:rPr>
          <w:rFonts w:ascii="Arial" w:hAnsi="Arial" w:cs="Arial"/>
        </w:rPr>
      </w:pPr>
    </w:p>
    <w:p w14:paraId="1E0BECC9" w14:textId="77777777"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undertakes to perform the Operation and Maintenance of the Concession Assets during the Operations Period in accordance with the provisions of Section 19.1 (</w:t>
      </w:r>
      <w:r w:rsidRPr="002D1A91">
        <w:rPr>
          <w:rFonts w:ascii="Arial" w:hAnsi="Arial" w:cs="Arial"/>
          <w:i/>
        </w:rPr>
        <w:t>Operation and Maintenance</w:t>
      </w:r>
      <w:r w:rsidRPr="002D1A91">
        <w:rPr>
          <w:rFonts w:ascii="Arial" w:hAnsi="Arial" w:cs="Arial"/>
        </w:rPr>
        <w:t>) and undertakes to modify, repair and to provide all such improvements and services as may be required for the Operation and Maintenance of the Concession Assets in accordance with the Applicable Standards.</w:t>
      </w:r>
    </w:p>
    <w:p w14:paraId="4A87AA4B" w14:textId="77777777" w:rsidR="00D96016" w:rsidRPr="002D1A91" w:rsidRDefault="00D96016" w:rsidP="008F55A8">
      <w:pPr>
        <w:spacing w:line="240" w:lineRule="auto"/>
        <w:jc w:val="both"/>
        <w:rPr>
          <w:rFonts w:ascii="Arial" w:hAnsi="Arial" w:cs="Arial"/>
        </w:rPr>
      </w:pPr>
    </w:p>
    <w:p w14:paraId="519CDFD4" w14:textId="006B1E19"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hereby agrees that the Operation and Maintenance obligations of the Concessionaire hereunder shall include, without limitation, the performance of the following obligations in accordance with the Applicable Standards and Good Industry Practice and within the O&amp;M Time </w:t>
      </w:r>
      <w:r w:rsidR="00BF5F6C" w:rsidRPr="002D1A91">
        <w:rPr>
          <w:rFonts w:ascii="Arial" w:hAnsi="Arial" w:cs="Arial"/>
        </w:rPr>
        <w:t>for</w:t>
      </w:r>
      <w:r w:rsidRPr="002D1A91">
        <w:rPr>
          <w:rFonts w:ascii="Arial" w:hAnsi="Arial" w:cs="Arial"/>
        </w:rPr>
        <w:t xml:space="preserve"> Completion:</w:t>
      </w:r>
    </w:p>
    <w:p w14:paraId="0A43A707" w14:textId="77777777" w:rsidR="00D96016" w:rsidRPr="002D1A91" w:rsidRDefault="00D96016" w:rsidP="008F55A8">
      <w:pPr>
        <w:spacing w:line="240" w:lineRule="auto"/>
        <w:jc w:val="both"/>
        <w:rPr>
          <w:rFonts w:ascii="Arial" w:hAnsi="Arial" w:cs="Arial"/>
        </w:rPr>
      </w:pPr>
    </w:p>
    <w:p w14:paraId="606B774E" w14:textId="286E611A" w:rsidR="00D96016" w:rsidRPr="002D1A91" w:rsidRDefault="00D96016" w:rsidP="008F55A8">
      <w:pPr>
        <w:pStyle w:val="ColorfulList-Accent11"/>
        <w:numPr>
          <w:ilvl w:val="0"/>
          <w:numId w:val="33"/>
        </w:numPr>
        <w:spacing w:line="240" w:lineRule="auto"/>
        <w:ind w:left="1440"/>
        <w:jc w:val="both"/>
        <w:rPr>
          <w:rFonts w:ascii="Arial" w:hAnsi="Arial" w:cs="Arial"/>
        </w:rPr>
      </w:pPr>
      <w:r w:rsidRPr="002D1A91">
        <w:rPr>
          <w:rFonts w:ascii="Arial" w:hAnsi="Arial" w:cs="Arial"/>
        </w:rPr>
        <w:t xml:space="preserve">ensuring that during the Operations Period, the Concession Assets are in a </w:t>
      </w:r>
      <w:r w:rsidR="00AD6A9F" w:rsidRPr="002D1A91">
        <w:rPr>
          <w:rFonts w:ascii="Arial" w:hAnsi="Arial" w:cs="Arial"/>
        </w:rPr>
        <w:t xml:space="preserve">safe </w:t>
      </w:r>
      <w:r w:rsidRPr="002D1A91">
        <w:rPr>
          <w:rFonts w:ascii="Arial" w:hAnsi="Arial" w:cs="Arial"/>
        </w:rPr>
        <w:t xml:space="preserve">condition to permit safe, smooth and uninterrupted </w:t>
      </w:r>
      <w:r w:rsidR="00AD6A9F" w:rsidRPr="002D1A91">
        <w:rPr>
          <w:rFonts w:ascii="Arial" w:hAnsi="Arial" w:cs="Arial"/>
        </w:rPr>
        <w:t xml:space="preserve">use </w:t>
      </w:r>
      <w:r w:rsidRPr="002D1A91">
        <w:rPr>
          <w:rFonts w:ascii="Arial" w:hAnsi="Arial" w:cs="Arial"/>
        </w:rPr>
        <w:t>during normal operating conditions;</w:t>
      </w:r>
    </w:p>
    <w:p w14:paraId="31E49BF4" w14:textId="77777777" w:rsidR="00D96016" w:rsidRPr="002D1A91" w:rsidRDefault="00D96016" w:rsidP="008F55A8">
      <w:pPr>
        <w:spacing w:line="240" w:lineRule="auto"/>
        <w:jc w:val="both"/>
        <w:rPr>
          <w:rFonts w:ascii="Arial" w:hAnsi="Arial" w:cs="Arial"/>
        </w:rPr>
      </w:pPr>
    </w:p>
    <w:p w14:paraId="2A3FA94C" w14:textId="77777777" w:rsidR="00D96016" w:rsidRPr="002D1A91" w:rsidRDefault="00D96016" w:rsidP="008F55A8">
      <w:pPr>
        <w:pStyle w:val="ColorfulList-Accent11"/>
        <w:numPr>
          <w:ilvl w:val="0"/>
          <w:numId w:val="33"/>
        </w:numPr>
        <w:spacing w:line="240" w:lineRule="auto"/>
        <w:ind w:left="1440"/>
        <w:jc w:val="both"/>
        <w:rPr>
          <w:rFonts w:ascii="Arial" w:hAnsi="Arial" w:cs="Arial"/>
        </w:rPr>
      </w:pPr>
      <w:r w:rsidRPr="002D1A91">
        <w:rPr>
          <w:rFonts w:ascii="Arial" w:hAnsi="Arial" w:cs="Arial"/>
        </w:rPr>
        <w:t>carrying out routine maintenance and the periodic preventive maintenance of the Concession Assets;</w:t>
      </w:r>
    </w:p>
    <w:p w14:paraId="4E514734" w14:textId="77777777" w:rsidR="00D96016" w:rsidRPr="002D1A91" w:rsidRDefault="00D96016" w:rsidP="008F55A8">
      <w:pPr>
        <w:spacing w:line="240" w:lineRule="auto"/>
        <w:jc w:val="both"/>
        <w:rPr>
          <w:rFonts w:ascii="Arial" w:hAnsi="Arial" w:cs="Arial"/>
        </w:rPr>
      </w:pPr>
    </w:p>
    <w:p w14:paraId="1F25816A" w14:textId="77777777" w:rsidR="00D96016" w:rsidRPr="002D1A91" w:rsidRDefault="00D96016" w:rsidP="008F55A8">
      <w:pPr>
        <w:pStyle w:val="ColorfulList-Accent11"/>
        <w:numPr>
          <w:ilvl w:val="0"/>
          <w:numId w:val="33"/>
        </w:numPr>
        <w:spacing w:line="240" w:lineRule="auto"/>
        <w:ind w:left="1440"/>
        <w:jc w:val="both"/>
        <w:rPr>
          <w:rFonts w:ascii="Arial" w:hAnsi="Arial" w:cs="Arial"/>
        </w:rPr>
      </w:pPr>
      <w:r w:rsidRPr="002D1A91">
        <w:rPr>
          <w:rFonts w:ascii="Arial" w:hAnsi="Arial" w:cs="Arial"/>
        </w:rPr>
        <w:t>preventing, with the assistance of concerned law enforcement agencies, any unauthorized use of the Concession Assets;</w:t>
      </w:r>
    </w:p>
    <w:p w14:paraId="7CE28C15" w14:textId="77777777" w:rsidR="00D96016" w:rsidRPr="002D1A91" w:rsidRDefault="00D96016" w:rsidP="008F55A8">
      <w:pPr>
        <w:spacing w:line="240" w:lineRule="auto"/>
        <w:jc w:val="both"/>
        <w:rPr>
          <w:rFonts w:ascii="Arial" w:hAnsi="Arial" w:cs="Arial"/>
        </w:rPr>
      </w:pPr>
    </w:p>
    <w:p w14:paraId="1A24F3E6" w14:textId="77777777" w:rsidR="00D96016" w:rsidRPr="002D1A91" w:rsidRDefault="00D96016" w:rsidP="008F55A8">
      <w:pPr>
        <w:pStyle w:val="ColorfulList-Accent11"/>
        <w:numPr>
          <w:ilvl w:val="0"/>
          <w:numId w:val="33"/>
        </w:numPr>
        <w:spacing w:line="240" w:lineRule="auto"/>
        <w:ind w:left="1440"/>
        <w:jc w:val="both"/>
        <w:rPr>
          <w:rFonts w:ascii="Arial" w:hAnsi="Arial" w:cs="Arial"/>
        </w:rPr>
      </w:pPr>
      <w:r w:rsidRPr="002D1A91">
        <w:rPr>
          <w:rFonts w:ascii="Arial" w:hAnsi="Arial" w:cs="Arial"/>
        </w:rPr>
        <w:lastRenderedPageBreak/>
        <w:t>preventing, with the assistance of the concerned law enforcement agencies, any encroachments on the Project Site;</w:t>
      </w:r>
    </w:p>
    <w:p w14:paraId="16AD722F" w14:textId="77777777" w:rsidR="00D96016" w:rsidRPr="002D1A91" w:rsidRDefault="00D96016" w:rsidP="008F55A8">
      <w:pPr>
        <w:spacing w:line="240" w:lineRule="auto"/>
        <w:jc w:val="both"/>
        <w:rPr>
          <w:rFonts w:ascii="Arial" w:hAnsi="Arial" w:cs="Arial"/>
        </w:rPr>
      </w:pPr>
    </w:p>
    <w:p w14:paraId="17022E52" w14:textId="77777777" w:rsidR="00D96016" w:rsidRPr="002D1A91" w:rsidRDefault="00D96016" w:rsidP="008F55A8">
      <w:pPr>
        <w:pStyle w:val="ColorfulList-Accent11"/>
        <w:numPr>
          <w:ilvl w:val="0"/>
          <w:numId w:val="33"/>
        </w:numPr>
        <w:spacing w:line="240" w:lineRule="auto"/>
        <w:ind w:left="1440"/>
        <w:jc w:val="both"/>
        <w:rPr>
          <w:rFonts w:ascii="Arial" w:hAnsi="Arial" w:cs="Arial"/>
        </w:rPr>
      </w:pPr>
      <w:r w:rsidRPr="002D1A91">
        <w:rPr>
          <w:rFonts w:ascii="Arial" w:hAnsi="Arial" w:cs="Arial"/>
        </w:rPr>
        <w:t>protecting the environment (to the extent of the Concessionaire’s activities) and providing equipment and materials therefor;</w:t>
      </w:r>
    </w:p>
    <w:p w14:paraId="49B7D0F0" w14:textId="77777777" w:rsidR="00D96016" w:rsidRPr="002D1A91" w:rsidRDefault="00D96016" w:rsidP="008F55A8">
      <w:pPr>
        <w:spacing w:line="240" w:lineRule="auto"/>
        <w:jc w:val="both"/>
        <w:rPr>
          <w:rFonts w:ascii="Arial" w:hAnsi="Arial" w:cs="Arial"/>
        </w:rPr>
      </w:pPr>
    </w:p>
    <w:p w14:paraId="2BD7562A" w14:textId="77777777" w:rsidR="00D96016" w:rsidRPr="002D1A91" w:rsidRDefault="00D96016" w:rsidP="008F55A8">
      <w:pPr>
        <w:pStyle w:val="ColorfulList-Accent11"/>
        <w:numPr>
          <w:ilvl w:val="0"/>
          <w:numId w:val="33"/>
        </w:numPr>
        <w:spacing w:line="240" w:lineRule="auto"/>
        <w:ind w:left="1440"/>
        <w:jc w:val="both"/>
        <w:rPr>
          <w:rFonts w:ascii="Arial" w:hAnsi="Arial" w:cs="Arial"/>
        </w:rPr>
      </w:pPr>
      <w:r w:rsidRPr="002D1A91">
        <w:rPr>
          <w:rFonts w:ascii="Arial" w:hAnsi="Arial" w:cs="Arial"/>
        </w:rPr>
        <w:t>operation and maintenance of all communication, control and administrative systems necessary for the efficient operation of the Concession Assets;</w:t>
      </w:r>
    </w:p>
    <w:p w14:paraId="7F114DF7" w14:textId="77777777" w:rsidR="00D96016" w:rsidRPr="002D1A91" w:rsidRDefault="00D96016" w:rsidP="008F55A8">
      <w:pPr>
        <w:spacing w:line="240" w:lineRule="auto"/>
        <w:jc w:val="both"/>
        <w:rPr>
          <w:rFonts w:ascii="Arial" w:hAnsi="Arial" w:cs="Arial"/>
        </w:rPr>
      </w:pPr>
    </w:p>
    <w:p w14:paraId="55E8EC39" w14:textId="07DFEA4D" w:rsidR="00D96016" w:rsidRPr="002D1A91" w:rsidRDefault="00D96016" w:rsidP="008F55A8">
      <w:pPr>
        <w:pStyle w:val="ColorfulList-Accent11"/>
        <w:numPr>
          <w:ilvl w:val="0"/>
          <w:numId w:val="33"/>
        </w:numPr>
        <w:spacing w:line="240" w:lineRule="auto"/>
        <w:ind w:left="1440"/>
        <w:jc w:val="both"/>
        <w:rPr>
          <w:rFonts w:ascii="Arial" w:hAnsi="Arial" w:cs="Arial"/>
        </w:rPr>
      </w:pPr>
      <w:r w:rsidRPr="002D1A91">
        <w:rPr>
          <w:rFonts w:ascii="Arial" w:hAnsi="Arial" w:cs="Arial"/>
        </w:rPr>
        <w:t xml:space="preserve">maintaining a public relations unit to interface with and attend to suggestions from the </w:t>
      </w:r>
      <w:r w:rsidR="00D94758" w:rsidRPr="002D1A91">
        <w:rPr>
          <w:rFonts w:ascii="Arial" w:hAnsi="Arial" w:cs="Arial"/>
        </w:rPr>
        <w:t xml:space="preserve"> Agency</w:t>
      </w:r>
      <w:r w:rsidRPr="002D1A91">
        <w:rPr>
          <w:rFonts w:ascii="Arial" w:hAnsi="Arial" w:cs="Arial"/>
        </w:rPr>
        <w:t>, the Government Authorities, media and other agencies;</w:t>
      </w:r>
    </w:p>
    <w:p w14:paraId="63BB2B55" w14:textId="77777777" w:rsidR="00D96016" w:rsidRPr="002D1A91" w:rsidRDefault="00D96016" w:rsidP="008F55A8">
      <w:pPr>
        <w:spacing w:line="240" w:lineRule="auto"/>
        <w:jc w:val="both"/>
        <w:rPr>
          <w:rFonts w:ascii="Arial" w:hAnsi="Arial" w:cs="Arial"/>
        </w:rPr>
      </w:pPr>
    </w:p>
    <w:p w14:paraId="1E7A59E9" w14:textId="77777777" w:rsidR="00D96016" w:rsidRPr="002D1A91" w:rsidRDefault="00D96016" w:rsidP="008F55A8">
      <w:pPr>
        <w:pStyle w:val="ColorfulList-Accent11"/>
        <w:numPr>
          <w:ilvl w:val="0"/>
          <w:numId w:val="33"/>
        </w:numPr>
        <w:spacing w:line="240" w:lineRule="auto"/>
        <w:ind w:left="1440"/>
        <w:jc w:val="both"/>
        <w:rPr>
          <w:rFonts w:ascii="Arial" w:hAnsi="Arial" w:cs="Arial"/>
        </w:rPr>
      </w:pPr>
      <w:r w:rsidRPr="002D1A91">
        <w:rPr>
          <w:rFonts w:ascii="Arial" w:hAnsi="Arial" w:cs="Arial"/>
        </w:rPr>
        <w:t xml:space="preserve">complying with Safety Requirements; </w:t>
      </w:r>
    </w:p>
    <w:p w14:paraId="56D8070D" w14:textId="77777777" w:rsidR="00D96016" w:rsidRPr="002D1A91" w:rsidRDefault="00D96016" w:rsidP="008F55A8">
      <w:pPr>
        <w:pStyle w:val="ColorfulList-Accent11"/>
        <w:spacing w:line="240" w:lineRule="auto"/>
        <w:ind w:left="0"/>
        <w:jc w:val="both"/>
        <w:rPr>
          <w:rFonts w:ascii="Arial" w:hAnsi="Arial" w:cs="Arial"/>
        </w:rPr>
      </w:pPr>
    </w:p>
    <w:p w14:paraId="38935B89" w14:textId="342C3C74" w:rsidR="00D96016" w:rsidRPr="002D1A91" w:rsidRDefault="00D96016" w:rsidP="008F55A8">
      <w:pPr>
        <w:pStyle w:val="ColorfulList-Accent11"/>
        <w:numPr>
          <w:ilvl w:val="0"/>
          <w:numId w:val="33"/>
        </w:numPr>
        <w:spacing w:line="240" w:lineRule="auto"/>
        <w:ind w:left="1440"/>
        <w:jc w:val="both"/>
        <w:rPr>
          <w:rFonts w:ascii="Arial" w:hAnsi="Arial" w:cs="Arial"/>
        </w:rPr>
      </w:pPr>
      <w:r w:rsidRPr="002D1A91">
        <w:rPr>
          <w:rFonts w:ascii="Arial" w:hAnsi="Arial" w:cs="Arial"/>
        </w:rPr>
        <w:t xml:space="preserve">promptly removing from the Project Site, all surplus </w:t>
      </w:r>
      <w:r w:rsidR="00FB445C" w:rsidRPr="002D1A91">
        <w:rPr>
          <w:rFonts w:ascii="Arial" w:hAnsi="Arial" w:cs="Arial"/>
        </w:rPr>
        <w:t xml:space="preserve">development </w:t>
      </w:r>
      <w:r w:rsidRPr="002D1A91">
        <w:rPr>
          <w:rFonts w:ascii="Arial" w:hAnsi="Arial" w:cs="Arial"/>
        </w:rPr>
        <w:t>machinery and materials, waste materials (including hazardous materials and waste water), rubbish and other debris (including, without limitation, accident debris) and keeping the Project Site in a clean, tidy and orderly condition, in each case, in conformity with the Applicable Standards;</w:t>
      </w:r>
      <w:r w:rsidR="00AD0913" w:rsidRPr="002D1A91">
        <w:rPr>
          <w:rFonts w:ascii="Arial" w:hAnsi="Arial" w:cs="Arial"/>
        </w:rPr>
        <w:t xml:space="preserve"> and</w:t>
      </w:r>
    </w:p>
    <w:p w14:paraId="082B5A22" w14:textId="77777777" w:rsidR="00D96016" w:rsidRPr="002D1A91" w:rsidRDefault="00D96016" w:rsidP="008F55A8">
      <w:pPr>
        <w:pStyle w:val="ColorfulList-Accent11"/>
        <w:spacing w:line="240" w:lineRule="auto"/>
        <w:ind w:left="0"/>
        <w:jc w:val="both"/>
        <w:rPr>
          <w:rFonts w:ascii="Arial" w:hAnsi="Arial" w:cs="Arial"/>
        </w:rPr>
      </w:pPr>
    </w:p>
    <w:p w14:paraId="022D8925" w14:textId="3F02FB86" w:rsidR="00D96016" w:rsidRPr="002D1A91" w:rsidRDefault="00D96016" w:rsidP="008F55A8">
      <w:pPr>
        <w:pStyle w:val="ColorfulList-Accent11"/>
        <w:numPr>
          <w:ilvl w:val="0"/>
          <w:numId w:val="33"/>
        </w:numPr>
        <w:spacing w:line="240" w:lineRule="auto"/>
        <w:ind w:left="1440"/>
        <w:jc w:val="both"/>
        <w:rPr>
          <w:rFonts w:ascii="Arial" w:hAnsi="Arial" w:cs="Arial"/>
        </w:rPr>
      </w:pPr>
      <w:r w:rsidRPr="002D1A91">
        <w:rPr>
          <w:rFonts w:ascii="Arial" w:hAnsi="Arial" w:cs="Arial"/>
        </w:rPr>
        <w:t>performing all other activities and obligations relating to Operation and Maintenance so as to comply with the Applicable Standards and also so as to result in the Concession Assets complying with the Applicable Standards.</w:t>
      </w:r>
    </w:p>
    <w:p w14:paraId="27F30C29" w14:textId="77777777" w:rsidR="00D96016" w:rsidRPr="002D1A91" w:rsidRDefault="00D96016" w:rsidP="008F55A8">
      <w:pPr>
        <w:spacing w:line="240" w:lineRule="auto"/>
        <w:jc w:val="both"/>
        <w:rPr>
          <w:rFonts w:ascii="Arial" w:hAnsi="Arial" w:cs="Arial"/>
        </w:rPr>
      </w:pPr>
    </w:p>
    <w:p w14:paraId="031DB65E" w14:textId="77777777" w:rsidR="00D96016" w:rsidRPr="002D1A91" w:rsidRDefault="00D96016" w:rsidP="008F55A8">
      <w:pPr>
        <w:pStyle w:val="Heading2"/>
        <w:spacing w:line="240" w:lineRule="auto"/>
        <w:ind w:left="720"/>
        <w:jc w:val="both"/>
        <w:rPr>
          <w:rFonts w:ascii="Arial" w:hAnsi="Arial" w:cs="Arial"/>
          <w:u w:val="single"/>
        </w:rPr>
      </w:pPr>
      <w:bookmarkStart w:id="278" w:name="_Toc333900031"/>
      <w:r w:rsidRPr="002D1A91">
        <w:rPr>
          <w:rFonts w:ascii="Arial" w:hAnsi="Arial" w:cs="Arial"/>
          <w:u w:val="single"/>
        </w:rPr>
        <w:t>Material Breach of O&amp;M Requirements</w:t>
      </w:r>
      <w:bookmarkEnd w:id="278"/>
    </w:p>
    <w:p w14:paraId="25E9D5CB" w14:textId="77777777" w:rsidR="00D96016" w:rsidRPr="002D1A91" w:rsidRDefault="00D96016" w:rsidP="008F55A8">
      <w:pPr>
        <w:spacing w:line="240" w:lineRule="auto"/>
        <w:jc w:val="both"/>
        <w:rPr>
          <w:rFonts w:ascii="Arial" w:hAnsi="Arial" w:cs="Arial"/>
        </w:rPr>
      </w:pPr>
    </w:p>
    <w:p w14:paraId="16BB9595" w14:textId="5236B98A"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be deemed to be in material breach of the O&amp;M Requirements (the </w:t>
      </w:r>
      <w:r w:rsidRPr="002D1A91">
        <w:rPr>
          <w:rFonts w:ascii="Arial" w:hAnsi="Arial" w:cs="Arial"/>
          <w:b/>
        </w:rPr>
        <w:t>Material Breach of O&amp;M Requirements</w:t>
      </w:r>
      <w:r w:rsidRPr="002D1A91">
        <w:rPr>
          <w:rFonts w:ascii="Arial" w:hAnsi="Arial" w:cs="Arial"/>
        </w:rPr>
        <w:t xml:space="preserve">) if the Independent Engineer and/or the </w:t>
      </w:r>
      <w:r w:rsidR="00D94758" w:rsidRPr="002D1A91">
        <w:rPr>
          <w:rFonts w:ascii="Arial" w:hAnsi="Arial" w:cs="Arial"/>
        </w:rPr>
        <w:t xml:space="preserve">Agency </w:t>
      </w:r>
      <w:r w:rsidRPr="002D1A91">
        <w:rPr>
          <w:rFonts w:ascii="Arial" w:hAnsi="Arial" w:cs="Arial"/>
        </w:rPr>
        <w:t>(through the Independent Engineer), acting reasonably and in accordance with the provisions of this Agreement, has determined that due to breach of its obligations by the Concessionaire:</w:t>
      </w:r>
    </w:p>
    <w:p w14:paraId="35662E86" w14:textId="77777777" w:rsidR="00D96016" w:rsidRPr="002D1A91" w:rsidRDefault="00D96016" w:rsidP="008F55A8">
      <w:pPr>
        <w:spacing w:line="240" w:lineRule="auto"/>
        <w:jc w:val="both"/>
        <w:rPr>
          <w:rFonts w:ascii="Arial" w:hAnsi="Arial" w:cs="Arial"/>
        </w:rPr>
      </w:pPr>
    </w:p>
    <w:p w14:paraId="2C13A9C4" w14:textId="77777777" w:rsidR="00D96016" w:rsidRPr="002D1A91" w:rsidRDefault="00D96016" w:rsidP="008F55A8">
      <w:pPr>
        <w:pStyle w:val="ColorfulList-Accent11"/>
        <w:numPr>
          <w:ilvl w:val="0"/>
          <w:numId w:val="34"/>
        </w:numPr>
        <w:spacing w:line="240" w:lineRule="auto"/>
        <w:ind w:left="1440"/>
        <w:jc w:val="both"/>
        <w:rPr>
          <w:rFonts w:ascii="Arial" w:hAnsi="Arial" w:cs="Arial"/>
        </w:rPr>
      </w:pPr>
      <w:r w:rsidRPr="002D1A91">
        <w:rPr>
          <w:rFonts w:ascii="Arial" w:hAnsi="Arial" w:cs="Arial"/>
        </w:rPr>
        <w:t>there has been a failure/undue delay in carrying out scheduled/planned maintenance or the scheduled/planned maintenance has not been carried out in accordance with the O&amp;M Requirements;</w:t>
      </w:r>
    </w:p>
    <w:p w14:paraId="09648AF0" w14:textId="77777777" w:rsidR="00D96016" w:rsidRPr="002D1A91" w:rsidRDefault="00D96016" w:rsidP="008F55A8">
      <w:pPr>
        <w:pStyle w:val="ColorfulList-Accent11"/>
        <w:spacing w:line="240" w:lineRule="auto"/>
        <w:ind w:left="1440"/>
        <w:jc w:val="both"/>
        <w:rPr>
          <w:rFonts w:ascii="Arial" w:hAnsi="Arial" w:cs="Arial"/>
        </w:rPr>
      </w:pPr>
    </w:p>
    <w:p w14:paraId="7132DEA5" w14:textId="0C906B74" w:rsidR="00D96016" w:rsidRPr="002D1A91" w:rsidRDefault="00D96016" w:rsidP="008F55A8">
      <w:pPr>
        <w:pStyle w:val="ColorfulList-Accent11"/>
        <w:numPr>
          <w:ilvl w:val="0"/>
          <w:numId w:val="34"/>
        </w:numPr>
        <w:spacing w:line="240" w:lineRule="auto"/>
        <w:ind w:left="1440"/>
        <w:jc w:val="both"/>
        <w:rPr>
          <w:rFonts w:ascii="Arial" w:hAnsi="Arial" w:cs="Arial"/>
        </w:rPr>
      </w:pPr>
      <w:r w:rsidRPr="002D1A91">
        <w:rPr>
          <w:rFonts w:ascii="Arial" w:hAnsi="Arial" w:cs="Arial"/>
        </w:rPr>
        <w:t xml:space="preserve">there has been a material failure in performance by the Concessionaire of the Operation and Maintenance (or any part thereof) within the O&amp;M Time </w:t>
      </w:r>
      <w:r w:rsidR="00BF5F6C" w:rsidRPr="002D1A91">
        <w:rPr>
          <w:rFonts w:ascii="Arial" w:hAnsi="Arial" w:cs="Arial"/>
        </w:rPr>
        <w:t>for</w:t>
      </w:r>
      <w:r w:rsidRPr="002D1A91">
        <w:rPr>
          <w:rFonts w:ascii="Arial" w:hAnsi="Arial" w:cs="Arial"/>
        </w:rPr>
        <w:t xml:space="preserve"> Completion which has resulted in a Material Adverse Effect;</w:t>
      </w:r>
    </w:p>
    <w:p w14:paraId="47944864" w14:textId="77777777" w:rsidR="00D96016" w:rsidRPr="002D1A91" w:rsidRDefault="00D96016" w:rsidP="008F55A8">
      <w:pPr>
        <w:spacing w:line="240" w:lineRule="auto"/>
        <w:jc w:val="both"/>
        <w:rPr>
          <w:rFonts w:ascii="Arial" w:hAnsi="Arial" w:cs="Arial"/>
        </w:rPr>
      </w:pPr>
    </w:p>
    <w:p w14:paraId="68BC87D3" w14:textId="1878C8BD" w:rsidR="00D96016" w:rsidRPr="002D1A91" w:rsidRDefault="00D96016" w:rsidP="008F55A8">
      <w:pPr>
        <w:pStyle w:val="ColorfulList-Accent11"/>
        <w:numPr>
          <w:ilvl w:val="0"/>
          <w:numId w:val="34"/>
        </w:numPr>
        <w:spacing w:line="240" w:lineRule="auto"/>
        <w:ind w:left="1440"/>
        <w:jc w:val="both"/>
        <w:rPr>
          <w:rFonts w:ascii="Arial" w:hAnsi="Arial" w:cs="Arial"/>
        </w:rPr>
      </w:pPr>
      <w:r w:rsidRPr="002D1A91">
        <w:rPr>
          <w:rFonts w:ascii="Arial" w:hAnsi="Arial" w:cs="Arial"/>
        </w:rPr>
        <w:lastRenderedPageBreak/>
        <w:t xml:space="preserve">there has been a serious or persistent </w:t>
      </w:r>
      <w:r w:rsidR="008557F5">
        <w:rPr>
          <w:rFonts w:ascii="Arial" w:hAnsi="Arial" w:cs="Arial"/>
        </w:rPr>
        <w:t>lapse</w:t>
      </w:r>
      <w:r w:rsidRPr="002D1A91">
        <w:rPr>
          <w:rFonts w:ascii="Arial" w:hAnsi="Arial" w:cs="Arial"/>
        </w:rPr>
        <w:t xml:space="preserve"> in adhering to Safety Requirements and thereby the Concession Assets or any part thereof is not safe for operations;</w:t>
      </w:r>
    </w:p>
    <w:p w14:paraId="23B3A06A" w14:textId="77777777" w:rsidR="00D96016" w:rsidRPr="002D1A91" w:rsidRDefault="00D96016" w:rsidP="008F55A8">
      <w:pPr>
        <w:spacing w:line="240" w:lineRule="auto"/>
        <w:jc w:val="both"/>
        <w:rPr>
          <w:rFonts w:ascii="Arial" w:hAnsi="Arial" w:cs="Arial"/>
        </w:rPr>
      </w:pPr>
    </w:p>
    <w:p w14:paraId="3D1DD887" w14:textId="6E16E473" w:rsidR="00D96016" w:rsidRPr="002D1A91" w:rsidRDefault="00D96016" w:rsidP="008F55A8">
      <w:pPr>
        <w:pStyle w:val="ColorfulList-Accent11"/>
        <w:numPr>
          <w:ilvl w:val="0"/>
          <w:numId w:val="34"/>
        </w:numPr>
        <w:spacing w:line="240" w:lineRule="auto"/>
        <w:ind w:left="1440"/>
        <w:jc w:val="both"/>
        <w:rPr>
          <w:rFonts w:ascii="Arial" w:hAnsi="Arial" w:cs="Arial"/>
        </w:rPr>
      </w:pPr>
      <w:r w:rsidRPr="002D1A91">
        <w:rPr>
          <w:rFonts w:ascii="Arial" w:hAnsi="Arial" w:cs="Arial"/>
        </w:rPr>
        <w:t>there has been Persistent Breach of O&amp;M Requirements.</w:t>
      </w:r>
    </w:p>
    <w:p w14:paraId="5A1EC408" w14:textId="7221E506" w:rsidR="00D96016" w:rsidRPr="002D1A91" w:rsidRDefault="00D96016" w:rsidP="008F55A8">
      <w:pPr>
        <w:spacing w:line="240" w:lineRule="auto"/>
        <w:jc w:val="both"/>
        <w:rPr>
          <w:rFonts w:ascii="Arial" w:hAnsi="Arial" w:cs="Arial"/>
        </w:rPr>
      </w:pPr>
      <w:r w:rsidRPr="002D1A91">
        <w:rPr>
          <w:rFonts w:ascii="Arial" w:hAnsi="Arial" w:cs="Arial"/>
        </w:rPr>
        <w:tab/>
      </w:r>
      <w:r w:rsidRPr="002D1A91">
        <w:rPr>
          <w:rFonts w:ascii="Arial" w:hAnsi="Arial" w:cs="Arial"/>
        </w:rPr>
        <w:tab/>
      </w:r>
    </w:p>
    <w:p w14:paraId="69535499" w14:textId="2C1AB237" w:rsidR="00D96016" w:rsidRPr="002D1A91" w:rsidRDefault="00D94758" w:rsidP="008F55A8">
      <w:pPr>
        <w:pStyle w:val="Heading2"/>
        <w:spacing w:line="240" w:lineRule="auto"/>
        <w:ind w:left="720"/>
        <w:jc w:val="both"/>
        <w:rPr>
          <w:rFonts w:ascii="Arial" w:hAnsi="Arial" w:cs="Arial"/>
          <w:u w:val="single"/>
        </w:rPr>
      </w:pPr>
      <w:bookmarkStart w:id="279" w:name="_Toc333900032"/>
      <w:r w:rsidRPr="002D1A91">
        <w:rPr>
          <w:rFonts w:ascii="Arial" w:hAnsi="Arial" w:cs="Arial"/>
          <w:u w:val="single"/>
        </w:rPr>
        <w:t xml:space="preserve">Agency’s </w:t>
      </w:r>
      <w:r w:rsidR="00D96016" w:rsidRPr="002D1A91">
        <w:rPr>
          <w:rFonts w:ascii="Arial" w:hAnsi="Arial" w:cs="Arial"/>
          <w:u w:val="single"/>
        </w:rPr>
        <w:t>Rights with Regard to Material Breach of O&amp;M Requirements</w:t>
      </w:r>
      <w:bookmarkEnd w:id="279"/>
    </w:p>
    <w:p w14:paraId="3CE16ECA" w14:textId="77777777" w:rsidR="00D96016" w:rsidRPr="002D1A91" w:rsidRDefault="00D96016" w:rsidP="008F55A8">
      <w:pPr>
        <w:spacing w:line="240" w:lineRule="auto"/>
        <w:jc w:val="both"/>
        <w:rPr>
          <w:rFonts w:ascii="Arial" w:hAnsi="Arial" w:cs="Arial"/>
        </w:rPr>
      </w:pPr>
    </w:p>
    <w:p w14:paraId="2F6402DE" w14:textId="44D74538"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Upon the occurrence of a Material Breach of O&amp;M Requirements, the </w:t>
      </w:r>
      <w:r w:rsidR="00D94758" w:rsidRPr="002D1A91">
        <w:rPr>
          <w:rFonts w:ascii="Arial" w:hAnsi="Arial" w:cs="Arial"/>
        </w:rPr>
        <w:t xml:space="preserve">Agency </w:t>
      </w:r>
      <w:r w:rsidRPr="002D1A91">
        <w:rPr>
          <w:rFonts w:ascii="Arial" w:hAnsi="Arial" w:cs="Arial"/>
        </w:rPr>
        <w:t>shall</w:t>
      </w:r>
      <w:r w:rsidR="00477144">
        <w:rPr>
          <w:rFonts w:ascii="Arial" w:hAnsi="Arial" w:cs="Arial"/>
        </w:rPr>
        <w:t>,</w:t>
      </w:r>
      <w:r w:rsidRPr="002D1A91">
        <w:rPr>
          <w:rFonts w:ascii="Arial" w:hAnsi="Arial" w:cs="Arial"/>
        </w:rPr>
        <w:t xml:space="preserve"> without prejudice to and notwithstanding any other consequences provided there</w:t>
      </w:r>
      <w:r w:rsidR="00C52D37">
        <w:rPr>
          <w:rFonts w:ascii="Arial" w:hAnsi="Arial" w:cs="Arial"/>
        </w:rPr>
        <w:t>of</w:t>
      </w:r>
      <w:r w:rsidRPr="002D1A91">
        <w:rPr>
          <w:rFonts w:ascii="Arial" w:hAnsi="Arial" w:cs="Arial"/>
        </w:rPr>
        <w:t xml:space="preserve"> shall have the right and be entitled to Terminate this Agreement in accordance with Section 23</w:t>
      </w:r>
      <w:r w:rsidR="00C52D37">
        <w:rPr>
          <w:rFonts w:ascii="Arial" w:hAnsi="Arial" w:cs="Arial"/>
        </w:rPr>
        <w:t xml:space="preserve"> </w:t>
      </w:r>
      <w:r w:rsidRPr="002D1A91">
        <w:rPr>
          <w:rFonts w:ascii="Arial" w:hAnsi="Arial" w:cs="Arial"/>
          <w:i/>
        </w:rPr>
        <w:t>(Termination)</w:t>
      </w:r>
      <w:r w:rsidRPr="002D1A91">
        <w:rPr>
          <w:rFonts w:ascii="Arial" w:hAnsi="Arial" w:cs="Arial"/>
        </w:rPr>
        <w:t xml:space="preserve">. </w:t>
      </w:r>
    </w:p>
    <w:p w14:paraId="2ACEBD11" w14:textId="77777777" w:rsidR="00D96016" w:rsidRPr="002D1A91" w:rsidRDefault="00D96016" w:rsidP="008F55A8">
      <w:pPr>
        <w:spacing w:line="240" w:lineRule="auto"/>
        <w:jc w:val="both"/>
        <w:rPr>
          <w:rFonts w:ascii="Arial" w:hAnsi="Arial" w:cs="Arial"/>
        </w:rPr>
      </w:pPr>
    </w:p>
    <w:p w14:paraId="2B65E936" w14:textId="0DB609B2" w:rsidR="00D96016" w:rsidRPr="002D1A91" w:rsidRDefault="00D96016" w:rsidP="008F55A8">
      <w:pPr>
        <w:pStyle w:val="Heading2"/>
        <w:spacing w:line="240" w:lineRule="auto"/>
        <w:ind w:left="720"/>
        <w:jc w:val="both"/>
        <w:rPr>
          <w:rFonts w:ascii="Arial" w:hAnsi="Arial" w:cs="Arial"/>
          <w:u w:val="single"/>
        </w:rPr>
      </w:pPr>
      <w:bookmarkStart w:id="280" w:name="_Toc333900034"/>
      <w:r w:rsidRPr="002D1A91">
        <w:rPr>
          <w:rFonts w:ascii="Arial" w:hAnsi="Arial" w:cs="Arial"/>
          <w:u w:val="single"/>
        </w:rPr>
        <w:t>O&amp;M Manual</w:t>
      </w:r>
      <w:bookmarkEnd w:id="280"/>
    </w:p>
    <w:p w14:paraId="7FB087C4" w14:textId="77777777" w:rsidR="00D96016" w:rsidRPr="002D1A91" w:rsidRDefault="00D96016" w:rsidP="008F55A8">
      <w:pPr>
        <w:spacing w:line="240" w:lineRule="auto"/>
        <w:jc w:val="both"/>
        <w:rPr>
          <w:rFonts w:ascii="Arial" w:hAnsi="Arial" w:cs="Arial"/>
        </w:rPr>
      </w:pPr>
    </w:p>
    <w:p w14:paraId="32557186" w14:textId="61305971" w:rsidR="00D96016" w:rsidRPr="002D1A91" w:rsidRDefault="007324D7"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No later than twenty (20) days prior to the </w:t>
      </w:r>
      <w:r w:rsidR="00931365" w:rsidRPr="002D1A91">
        <w:rPr>
          <w:rFonts w:ascii="Arial" w:hAnsi="Arial" w:cs="Arial"/>
        </w:rPr>
        <w:t xml:space="preserve">Scheduled </w:t>
      </w:r>
      <w:r w:rsidRPr="002D1A91">
        <w:rPr>
          <w:rFonts w:ascii="Arial" w:hAnsi="Arial" w:cs="Arial"/>
        </w:rPr>
        <w:t>Substantial Completion Date</w:t>
      </w:r>
      <w:r w:rsidR="00D96016" w:rsidRPr="002D1A91">
        <w:rPr>
          <w:rFonts w:ascii="Arial" w:hAnsi="Arial" w:cs="Arial"/>
        </w:rPr>
        <w:t xml:space="preserve">, the Concessionaire, the Concessionaire Project </w:t>
      </w:r>
      <w:r w:rsidR="00F30FC3" w:rsidRPr="002D1A91">
        <w:rPr>
          <w:rFonts w:ascii="Arial" w:hAnsi="Arial" w:cs="Arial"/>
        </w:rPr>
        <w:t>Expert</w:t>
      </w:r>
      <w:r w:rsidR="00F03731">
        <w:rPr>
          <w:rFonts w:ascii="Arial" w:hAnsi="Arial" w:cs="Arial"/>
        </w:rPr>
        <w:t xml:space="preserve"> </w:t>
      </w:r>
      <w:r w:rsidR="00D96016" w:rsidRPr="002D1A91">
        <w:rPr>
          <w:rFonts w:ascii="Arial" w:hAnsi="Arial" w:cs="Arial"/>
        </w:rPr>
        <w:t>and the Independent Engineer shall jointly prepare and submit to</w:t>
      </w:r>
      <w:r w:rsidR="00D94758" w:rsidRPr="002D1A91">
        <w:rPr>
          <w:rFonts w:ascii="Arial" w:hAnsi="Arial" w:cs="Arial"/>
        </w:rPr>
        <w:t xml:space="preserve"> </w:t>
      </w:r>
      <w:r w:rsidR="00F03731">
        <w:rPr>
          <w:rFonts w:ascii="Arial" w:hAnsi="Arial" w:cs="Arial"/>
        </w:rPr>
        <w:t xml:space="preserve">the </w:t>
      </w:r>
      <w:r w:rsidR="00D94758" w:rsidRPr="002D1A91">
        <w:rPr>
          <w:rFonts w:ascii="Arial" w:hAnsi="Arial" w:cs="Arial"/>
        </w:rPr>
        <w:t>Agency</w:t>
      </w:r>
      <w:r w:rsidR="00D96016" w:rsidRPr="002D1A91">
        <w:rPr>
          <w:rFonts w:ascii="Arial" w:hAnsi="Arial" w:cs="Arial"/>
        </w:rPr>
        <w:t xml:space="preserve">, an operations, repair, maintenance and safety manual (together with arrangements and procedures for conducting safety related measures) in respect of the Concession Assets that shall comply with the Applicable Standards and Good Industry Practice and shall set out, </w:t>
      </w:r>
      <w:r w:rsidR="00D96016" w:rsidRPr="002D1A91">
        <w:rPr>
          <w:rFonts w:ascii="Arial" w:hAnsi="Arial" w:cs="Arial"/>
          <w:i/>
        </w:rPr>
        <w:t>inter alia</w:t>
      </w:r>
      <w:r w:rsidR="00D96016" w:rsidRPr="002D1A91">
        <w:rPr>
          <w:rFonts w:ascii="Arial" w:hAnsi="Arial" w:cs="Arial"/>
        </w:rPr>
        <w:t xml:space="preserve">, the regular preventive maintenance and operating procedures for the Concession Assets, as to be performed pursuant to the Applicable Standards and Good Industry Practice. Such operations, repair, maintenance and safety manual shall include provisions for operation and maintenance of the Concession Assets and shall, </w:t>
      </w:r>
      <w:r w:rsidR="00D96016" w:rsidRPr="002D1A91">
        <w:rPr>
          <w:rFonts w:ascii="Arial" w:hAnsi="Arial" w:cs="Arial"/>
          <w:i/>
        </w:rPr>
        <w:t>inter alia</w:t>
      </w:r>
      <w:r w:rsidR="00D96016" w:rsidRPr="002D1A91">
        <w:rPr>
          <w:rFonts w:ascii="Arial" w:hAnsi="Arial" w:cs="Arial"/>
        </w:rPr>
        <w:t>, provide for life cycle maintenance, routine maintenance and reactive maintenance which may be reasonably necessary for maintenance and repair of the Concession Assets, including replacement thereof, such that their overall condition conforms to the Applicable Standards. The op</w:t>
      </w:r>
      <w:r w:rsidR="00D96016" w:rsidRPr="002D1A91">
        <w:rPr>
          <w:rFonts w:ascii="Arial" w:hAnsi="Arial" w:cs="Arial"/>
          <w:spacing w:val="-2"/>
        </w:rPr>
        <w:t>e</w:t>
      </w:r>
      <w:r w:rsidR="00D96016" w:rsidRPr="002D1A91">
        <w:rPr>
          <w:rFonts w:ascii="Arial" w:hAnsi="Arial" w:cs="Arial"/>
          <w:spacing w:val="1"/>
        </w:rPr>
        <w:t>r</w:t>
      </w:r>
      <w:r w:rsidR="00D96016" w:rsidRPr="002D1A91">
        <w:rPr>
          <w:rFonts w:ascii="Arial" w:hAnsi="Arial" w:cs="Arial"/>
          <w:spacing w:val="-2"/>
        </w:rPr>
        <w:t>a</w:t>
      </w:r>
      <w:r w:rsidR="00D96016" w:rsidRPr="002D1A91">
        <w:rPr>
          <w:rFonts w:ascii="Arial" w:hAnsi="Arial" w:cs="Arial"/>
          <w:spacing w:val="1"/>
        </w:rPr>
        <w:t>ti</w:t>
      </w:r>
      <w:r w:rsidR="00D96016" w:rsidRPr="002D1A91">
        <w:rPr>
          <w:rFonts w:ascii="Arial" w:hAnsi="Arial" w:cs="Arial"/>
        </w:rPr>
        <w:t>o</w:t>
      </w:r>
      <w:r w:rsidR="00D96016" w:rsidRPr="002D1A91">
        <w:rPr>
          <w:rFonts w:ascii="Arial" w:hAnsi="Arial" w:cs="Arial"/>
          <w:spacing w:val="-2"/>
        </w:rPr>
        <w:t>n</w:t>
      </w:r>
      <w:r w:rsidR="00D96016" w:rsidRPr="002D1A91">
        <w:rPr>
          <w:rFonts w:ascii="Arial" w:hAnsi="Arial" w:cs="Arial"/>
        </w:rPr>
        <w:t>s,</w:t>
      </w:r>
      <w:r w:rsidR="00D96016" w:rsidRPr="002D1A91">
        <w:rPr>
          <w:rFonts w:ascii="Arial" w:hAnsi="Arial" w:cs="Arial"/>
          <w:spacing w:val="1"/>
        </w:rPr>
        <w:t xml:space="preserve"> r</w:t>
      </w:r>
      <w:r w:rsidR="00D96016" w:rsidRPr="002D1A91">
        <w:rPr>
          <w:rFonts w:ascii="Arial" w:hAnsi="Arial" w:cs="Arial"/>
        </w:rPr>
        <w:t>ep</w:t>
      </w:r>
      <w:r w:rsidR="00D96016" w:rsidRPr="002D1A91">
        <w:rPr>
          <w:rFonts w:ascii="Arial" w:hAnsi="Arial" w:cs="Arial"/>
          <w:spacing w:val="-2"/>
        </w:rPr>
        <w:t>a</w:t>
      </w:r>
      <w:r w:rsidR="00D96016" w:rsidRPr="002D1A91">
        <w:rPr>
          <w:rFonts w:ascii="Arial" w:hAnsi="Arial" w:cs="Arial"/>
          <w:spacing w:val="1"/>
        </w:rPr>
        <w:t>ir</w:t>
      </w:r>
      <w:r w:rsidR="00D96016" w:rsidRPr="002D1A91">
        <w:rPr>
          <w:rFonts w:ascii="Arial" w:hAnsi="Arial" w:cs="Arial"/>
        </w:rPr>
        <w:t xml:space="preserve">, </w:t>
      </w:r>
      <w:r w:rsidR="00D96016" w:rsidRPr="002D1A91">
        <w:rPr>
          <w:rFonts w:ascii="Arial" w:hAnsi="Arial" w:cs="Arial"/>
          <w:spacing w:val="-4"/>
        </w:rPr>
        <w:t>m</w:t>
      </w:r>
      <w:r w:rsidR="00D96016" w:rsidRPr="002D1A91">
        <w:rPr>
          <w:rFonts w:ascii="Arial" w:hAnsi="Arial" w:cs="Arial"/>
        </w:rPr>
        <w:t>a</w:t>
      </w:r>
      <w:r w:rsidR="00D96016" w:rsidRPr="002D1A91">
        <w:rPr>
          <w:rFonts w:ascii="Arial" w:hAnsi="Arial" w:cs="Arial"/>
          <w:spacing w:val="1"/>
        </w:rPr>
        <w:t>i</w:t>
      </w:r>
      <w:r w:rsidR="00D96016" w:rsidRPr="002D1A91">
        <w:rPr>
          <w:rFonts w:ascii="Arial" w:hAnsi="Arial" w:cs="Arial"/>
        </w:rPr>
        <w:t>n</w:t>
      </w:r>
      <w:r w:rsidR="00D96016" w:rsidRPr="002D1A91">
        <w:rPr>
          <w:rFonts w:ascii="Arial" w:hAnsi="Arial" w:cs="Arial"/>
          <w:spacing w:val="1"/>
        </w:rPr>
        <w:t>t</w:t>
      </w:r>
      <w:r w:rsidR="00D96016" w:rsidRPr="002D1A91">
        <w:rPr>
          <w:rFonts w:ascii="Arial" w:hAnsi="Arial" w:cs="Arial"/>
        </w:rPr>
        <w:t>e</w:t>
      </w:r>
      <w:r w:rsidR="00D96016" w:rsidRPr="002D1A91">
        <w:rPr>
          <w:rFonts w:ascii="Arial" w:hAnsi="Arial" w:cs="Arial"/>
          <w:spacing w:val="-2"/>
        </w:rPr>
        <w:t>n</w:t>
      </w:r>
      <w:r w:rsidR="00D96016" w:rsidRPr="002D1A91">
        <w:rPr>
          <w:rFonts w:ascii="Arial" w:hAnsi="Arial" w:cs="Arial"/>
        </w:rPr>
        <w:t>ance and s</w:t>
      </w:r>
      <w:r w:rsidR="00D96016" w:rsidRPr="002D1A91">
        <w:rPr>
          <w:rFonts w:ascii="Arial" w:hAnsi="Arial" w:cs="Arial"/>
          <w:spacing w:val="-2"/>
        </w:rPr>
        <w:t>a</w:t>
      </w:r>
      <w:r w:rsidR="00D96016" w:rsidRPr="002D1A91">
        <w:rPr>
          <w:rFonts w:ascii="Arial" w:hAnsi="Arial" w:cs="Arial"/>
          <w:spacing w:val="1"/>
        </w:rPr>
        <w:t>f</w:t>
      </w:r>
      <w:r w:rsidR="00D96016" w:rsidRPr="002D1A91">
        <w:rPr>
          <w:rFonts w:ascii="Arial" w:hAnsi="Arial" w:cs="Arial"/>
        </w:rPr>
        <w:t>e</w:t>
      </w:r>
      <w:r w:rsidR="00D96016" w:rsidRPr="002D1A91">
        <w:rPr>
          <w:rFonts w:ascii="Arial" w:hAnsi="Arial" w:cs="Arial"/>
          <w:spacing w:val="1"/>
        </w:rPr>
        <w:t>t</w:t>
      </w:r>
      <w:r w:rsidR="00D96016" w:rsidRPr="002D1A91">
        <w:rPr>
          <w:rFonts w:ascii="Arial" w:hAnsi="Arial" w:cs="Arial"/>
        </w:rPr>
        <w:t xml:space="preserve">y </w:t>
      </w:r>
      <w:r w:rsidR="00D96016" w:rsidRPr="002D1A91">
        <w:rPr>
          <w:rFonts w:ascii="Arial" w:hAnsi="Arial" w:cs="Arial"/>
          <w:spacing w:val="-4"/>
        </w:rPr>
        <w:t>m</w:t>
      </w:r>
      <w:r w:rsidR="00D96016" w:rsidRPr="002D1A91">
        <w:rPr>
          <w:rFonts w:ascii="Arial" w:hAnsi="Arial" w:cs="Arial"/>
        </w:rPr>
        <w:t>anual shall also set out certain Project O&amp;M Milestones and their respective Project O&amp;M Milestone Dates.</w:t>
      </w:r>
    </w:p>
    <w:p w14:paraId="12F0FD52" w14:textId="77777777" w:rsidR="00D96016" w:rsidRPr="002D1A91" w:rsidRDefault="00D96016" w:rsidP="008F55A8">
      <w:pPr>
        <w:pStyle w:val="ColorfulList-Accent11"/>
        <w:spacing w:line="240" w:lineRule="auto"/>
        <w:jc w:val="both"/>
        <w:rPr>
          <w:rFonts w:ascii="Arial" w:hAnsi="Arial" w:cs="Arial"/>
        </w:rPr>
      </w:pPr>
    </w:p>
    <w:p w14:paraId="4232EBE2" w14:textId="7939A345"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operations, repair, maintenance and safety manual jointly prepared by the Concessionaire, the Concessionaire Project </w:t>
      </w:r>
      <w:r w:rsidR="00F30FC3" w:rsidRPr="002D1A91">
        <w:rPr>
          <w:rFonts w:ascii="Arial" w:hAnsi="Arial" w:cs="Arial"/>
        </w:rPr>
        <w:t>Expert</w:t>
      </w:r>
      <w:r w:rsidRPr="002D1A91">
        <w:rPr>
          <w:rFonts w:ascii="Arial" w:hAnsi="Arial" w:cs="Arial"/>
        </w:rPr>
        <w:t>and the Independent Engineer shall be subject to approval of the</w:t>
      </w:r>
      <w:r w:rsidR="00D94758" w:rsidRPr="002D1A91">
        <w:rPr>
          <w:rFonts w:ascii="Arial" w:hAnsi="Arial" w:cs="Arial"/>
        </w:rPr>
        <w:t xml:space="preserve"> Agency</w:t>
      </w:r>
      <w:r w:rsidRPr="002D1A91">
        <w:rPr>
          <w:rFonts w:ascii="Arial" w:hAnsi="Arial" w:cs="Arial"/>
        </w:rPr>
        <w:t xml:space="preserve">; provided, however, such approval shall be granted by </w:t>
      </w:r>
      <w:r w:rsidR="008C1FCE" w:rsidRPr="002D1A91">
        <w:rPr>
          <w:rFonts w:ascii="Arial" w:hAnsi="Arial" w:cs="Arial"/>
        </w:rPr>
        <w:t xml:space="preserve">the </w:t>
      </w:r>
      <w:r w:rsidR="00D94758" w:rsidRPr="002D1A91">
        <w:rPr>
          <w:rFonts w:ascii="Arial" w:hAnsi="Arial" w:cs="Arial"/>
        </w:rPr>
        <w:t xml:space="preserve">Agency </w:t>
      </w:r>
      <w:r w:rsidRPr="002D1A91">
        <w:rPr>
          <w:rFonts w:ascii="Arial" w:hAnsi="Arial" w:cs="Arial"/>
        </w:rPr>
        <w:t>within fifteen (15)</w:t>
      </w:r>
      <w:r w:rsidR="007324D7" w:rsidRPr="002D1A91">
        <w:rPr>
          <w:rFonts w:ascii="Arial" w:hAnsi="Arial" w:cs="Arial"/>
        </w:rPr>
        <w:t xml:space="preserve"> </w:t>
      </w:r>
      <w:r w:rsidRPr="002D1A91">
        <w:rPr>
          <w:rFonts w:ascii="Arial" w:hAnsi="Arial" w:cs="Arial"/>
        </w:rPr>
        <w:t xml:space="preserve">days of the Concessionaire’s request for such approval if the operations, repair, maintenance and safety manual is recommended by the Independent Engineer for approval after addressing any comments and observations of the </w:t>
      </w:r>
      <w:r w:rsidR="00D94758" w:rsidRPr="002D1A91">
        <w:rPr>
          <w:rFonts w:ascii="Arial" w:hAnsi="Arial" w:cs="Arial"/>
        </w:rPr>
        <w:t xml:space="preserve">Agency </w:t>
      </w:r>
      <w:r w:rsidRPr="002D1A91">
        <w:rPr>
          <w:rFonts w:ascii="Arial" w:hAnsi="Arial" w:cs="Arial"/>
        </w:rPr>
        <w:t xml:space="preserve">on the same. The operations, repair, maintenance and safety manual, as approved by the </w:t>
      </w:r>
      <w:r w:rsidR="00D94758" w:rsidRPr="002D1A91">
        <w:rPr>
          <w:rFonts w:ascii="Arial" w:hAnsi="Arial" w:cs="Arial"/>
        </w:rPr>
        <w:t xml:space="preserve"> Agency</w:t>
      </w:r>
      <w:r w:rsidRPr="002D1A91">
        <w:rPr>
          <w:rFonts w:ascii="Arial" w:hAnsi="Arial" w:cs="Arial"/>
        </w:rPr>
        <w:t xml:space="preserve">, shall be binding on the Parties (the </w:t>
      </w:r>
      <w:r w:rsidRPr="002D1A91">
        <w:rPr>
          <w:rFonts w:ascii="Arial" w:hAnsi="Arial" w:cs="Arial"/>
          <w:b/>
        </w:rPr>
        <w:t>O&amp;M Manual</w:t>
      </w:r>
      <w:r w:rsidRPr="002D1A91">
        <w:rPr>
          <w:rFonts w:ascii="Arial" w:hAnsi="Arial" w:cs="Arial"/>
        </w:rPr>
        <w:t>).</w:t>
      </w:r>
    </w:p>
    <w:p w14:paraId="369026AD" w14:textId="77777777" w:rsidR="00D96016" w:rsidRPr="002D1A91" w:rsidRDefault="00D96016" w:rsidP="008F55A8">
      <w:pPr>
        <w:spacing w:line="240" w:lineRule="auto"/>
        <w:jc w:val="both"/>
        <w:rPr>
          <w:rFonts w:ascii="Arial" w:hAnsi="Arial" w:cs="Arial"/>
        </w:rPr>
      </w:pPr>
    </w:p>
    <w:p w14:paraId="53289210" w14:textId="4280F9E6"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Four (4) copies of the O&amp;M Manual shall be provided by the Concessionaire to each of </w:t>
      </w:r>
      <w:r w:rsidR="00D94758" w:rsidRPr="002D1A91">
        <w:rPr>
          <w:rFonts w:ascii="Arial" w:hAnsi="Arial" w:cs="Arial"/>
        </w:rPr>
        <w:t xml:space="preserve">Agency </w:t>
      </w:r>
      <w:r w:rsidRPr="002D1A91">
        <w:rPr>
          <w:rFonts w:ascii="Arial" w:hAnsi="Arial" w:cs="Arial"/>
        </w:rPr>
        <w:t xml:space="preserve">and the Independent Engineer. </w:t>
      </w:r>
    </w:p>
    <w:p w14:paraId="56785A22" w14:textId="77777777" w:rsidR="00D96016" w:rsidRPr="002D1A91" w:rsidRDefault="00D96016" w:rsidP="008F55A8">
      <w:pPr>
        <w:spacing w:line="240" w:lineRule="auto"/>
        <w:jc w:val="both"/>
        <w:rPr>
          <w:rFonts w:ascii="Arial" w:hAnsi="Arial" w:cs="Arial"/>
        </w:rPr>
      </w:pPr>
    </w:p>
    <w:p w14:paraId="6226C0E3" w14:textId="77777777"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The O&amp;M Manual shall be revised and updated on third (3</w:t>
      </w:r>
      <w:r w:rsidRPr="002D1A91">
        <w:rPr>
          <w:rFonts w:ascii="Arial" w:hAnsi="Arial" w:cs="Arial"/>
          <w:vertAlign w:val="superscript"/>
        </w:rPr>
        <w:t>rd</w:t>
      </w:r>
      <w:r w:rsidRPr="002D1A91">
        <w:rPr>
          <w:rFonts w:ascii="Arial" w:hAnsi="Arial" w:cs="Arial"/>
        </w:rPr>
        <w:t xml:space="preserve">) anniversary of its initial preparation and subsequently every three (3) years thereafter, in each case, with mutual consent of the Parties and in consultation with the Independent Engineer; provided, however, the Parties may revise, update and/or amend the O&amp;M Manual with mutual consent at any time. </w:t>
      </w:r>
    </w:p>
    <w:p w14:paraId="03C2ABF2" w14:textId="77777777" w:rsidR="00D96016" w:rsidRPr="002D1A91" w:rsidRDefault="00D96016" w:rsidP="008F55A8">
      <w:pPr>
        <w:spacing w:line="240" w:lineRule="auto"/>
        <w:jc w:val="both"/>
        <w:rPr>
          <w:rFonts w:ascii="Arial" w:hAnsi="Arial" w:cs="Arial"/>
        </w:rPr>
      </w:pPr>
    </w:p>
    <w:p w14:paraId="5E4B1078" w14:textId="676EFA92" w:rsidR="00D96016" w:rsidRPr="002D1A91" w:rsidRDefault="00D96016" w:rsidP="008F55A8">
      <w:pPr>
        <w:pStyle w:val="Heading2"/>
        <w:spacing w:line="240" w:lineRule="auto"/>
        <w:ind w:left="720"/>
        <w:jc w:val="both"/>
        <w:rPr>
          <w:rFonts w:ascii="Arial" w:hAnsi="Arial" w:cs="Arial"/>
          <w:u w:val="single"/>
        </w:rPr>
      </w:pPr>
      <w:bookmarkStart w:id="281" w:name="_Toc333900035"/>
      <w:r w:rsidRPr="002D1A91">
        <w:rPr>
          <w:rFonts w:ascii="Arial" w:hAnsi="Arial" w:cs="Arial"/>
          <w:u w:val="single"/>
        </w:rPr>
        <w:t>O&amp;M Programme</w:t>
      </w:r>
      <w:bookmarkEnd w:id="281"/>
    </w:p>
    <w:p w14:paraId="00C3B639" w14:textId="77777777" w:rsidR="00D96016" w:rsidRPr="002D1A91" w:rsidRDefault="00D96016" w:rsidP="008F55A8">
      <w:pPr>
        <w:spacing w:line="240" w:lineRule="auto"/>
        <w:jc w:val="both"/>
        <w:rPr>
          <w:rFonts w:ascii="Arial" w:hAnsi="Arial" w:cs="Arial"/>
        </w:rPr>
      </w:pPr>
    </w:p>
    <w:p w14:paraId="6F324806" w14:textId="7CDB8040"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Ninety (90) days prior to commencement of the Operations Period and thereafter thirty (30) days prior to the commencement of each Operational Year during the Operations Period, as the case may be, the Concessionaire, the Concessionaire Project </w:t>
      </w:r>
      <w:r w:rsidR="00F30FC3" w:rsidRPr="002D1A91">
        <w:rPr>
          <w:rFonts w:ascii="Arial" w:hAnsi="Arial" w:cs="Arial"/>
        </w:rPr>
        <w:t>Expert</w:t>
      </w:r>
      <w:r w:rsidRPr="002D1A91">
        <w:rPr>
          <w:rFonts w:ascii="Arial" w:hAnsi="Arial" w:cs="Arial"/>
        </w:rPr>
        <w:t xml:space="preserve"> and the Independent Engineer shall jointly prepare and provide to the </w:t>
      </w:r>
      <w:r w:rsidR="00D94758" w:rsidRPr="002D1A91">
        <w:rPr>
          <w:rFonts w:ascii="Arial" w:hAnsi="Arial" w:cs="Arial"/>
        </w:rPr>
        <w:t>Agency</w:t>
      </w:r>
      <w:r w:rsidRPr="002D1A91">
        <w:rPr>
          <w:rFonts w:ascii="Arial" w:hAnsi="Arial" w:cs="Arial"/>
        </w:rPr>
        <w:t xml:space="preserve">, a proposed annual program, to be prepared in compliance with the Applicable Standards and Good Industry Practices, of Operation and Maintenance during the upcoming Operational Year (including preventive, urgent and other scheduled maintenance of Concession Assets) (the </w:t>
      </w:r>
      <w:r w:rsidRPr="002D1A91">
        <w:rPr>
          <w:rFonts w:ascii="Arial" w:hAnsi="Arial" w:cs="Arial"/>
          <w:b/>
        </w:rPr>
        <w:t>Proposed O&amp;M Programme</w:t>
      </w:r>
      <w:r w:rsidRPr="002D1A91">
        <w:rPr>
          <w:rFonts w:ascii="Arial" w:hAnsi="Arial" w:cs="Arial"/>
        </w:rPr>
        <w:t>). The Proposed O&amp;M Programme shall include, without restriction, the following:</w:t>
      </w:r>
    </w:p>
    <w:p w14:paraId="77020B88" w14:textId="77777777" w:rsidR="00D96016" w:rsidRPr="002D1A91" w:rsidRDefault="00D96016" w:rsidP="008F55A8">
      <w:pPr>
        <w:spacing w:line="240" w:lineRule="auto"/>
        <w:jc w:val="both"/>
        <w:rPr>
          <w:rFonts w:ascii="Arial" w:hAnsi="Arial" w:cs="Arial"/>
        </w:rPr>
      </w:pPr>
    </w:p>
    <w:p w14:paraId="248167CE" w14:textId="74478C40" w:rsidR="00D96016" w:rsidRPr="002D1A91" w:rsidRDefault="00D96016" w:rsidP="00D86CA8">
      <w:pPr>
        <w:pStyle w:val="ColorfulList-Accent11"/>
        <w:numPr>
          <w:ilvl w:val="0"/>
          <w:numId w:val="95"/>
        </w:numPr>
        <w:spacing w:line="240" w:lineRule="auto"/>
        <w:ind w:left="1440"/>
        <w:jc w:val="both"/>
        <w:rPr>
          <w:rFonts w:ascii="Arial" w:hAnsi="Arial" w:cs="Arial"/>
        </w:rPr>
      </w:pPr>
      <w:r w:rsidRPr="002D1A91">
        <w:rPr>
          <w:rFonts w:ascii="Arial" w:hAnsi="Arial" w:cs="Arial"/>
        </w:rPr>
        <w:t xml:space="preserve">the Project O&amp;M Milestones to be achieved during the </w:t>
      </w:r>
      <w:r w:rsidR="00BF5F6C" w:rsidRPr="002D1A91">
        <w:rPr>
          <w:rFonts w:ascii="Arial" w:hAnsi="Arial" w:cs="Arial"/>
        </w:rPr>
        <w:t>upcoming Operational</w:t>
      </w:r>
      <w:r w:rsidRPr="002D1A91">
        <w:rPr>
          <w:rFonts w:ascii="Arial" w:hAnsi="Arial" w:cs="Arial"/>
        </w:rPr>
        <w:t xml:space="preserve"> Year and the respective Project O&amp;M Milestone Dates for each of the same;</w:t>
      </w:r>
    </w:p>
    <w:p w14:paraId="13780602" w14:textId="77777777" w:rsidR="00D96016" w:rsidRPr="002D1A91" w:rsidRDefault="00D96016" w:rsidP="008F55A8">
      <w:pPr>
        <w:pStyle w:val="ColorfulList-Accent11"/>
        <w:spacing w:line="240" w:lineRule="auto"/>
        <w:ind w:left="1440"/>
        <w:jc w:val="both"/>
        <w:rPr>
          <w:rFonts w:ascii="Arial" w:hAnsi="Arial" w:cs="Arial"/>
        </w:rPr>
      </w:pPr>
    </w:p>
    <w:p w14:paraId="7E8B28BB" w14:textId="77777777" w:rsidR="00D96016" w:rsidRPr="002D1A91" w:rsidRDefault="00D96016" w:rsidP="00D86CA8">
      <w:pPr>
        <w:pStyle w:val="ColorfulList-Accent11"/>
        <w:numPr>
          <w:ilvl w:val="0"/>
          <w:numId w:val="95"/>
        </w:numPr>
        <w:spacing w:line="240" w:lineRule="auto"/>
        <w:ind w:left="1440"/>
        <w:jc w:val="both"/>
        <w:rPr>
          <w:rFonts w:ascii="Arial" w:hAnsi="Arial" w:cs="Arial"/>
        </w:rPr>
      </w:pPr>
      <w:r w:rsidRPr="002D1A91">
        <w:rPr>
          <w:rFonts w:ascii="Arial" w:hAnsi="Arial" w:cs="Arial"/>
        </w:rPr>
        <w:t>routine maintenance and preventive maintenance schedule;</w:t>
      </w:r>
    </w:p>
    <w:p w14:paraId="3BA67C01" w14:textId="77777777" w:rsidR="00D96016" w:rsidRPr="002D1A91" w:rsidRDefault="00D96016" w:rsidP="008F55A8">
      <w:pPr>
        <w:spacing w:line="240" w:lineRule="auto"/>
        <w:jc w:val="both"/>
        <w:rPr>
          <w:rFonts w:ascii="Arial" w:hAnsi="Arial" w:cs="Arial"/>
        </w:rPr>
      </w:pPr>
    </w:p>
    <w:p w14:paraId="7CF005C1" w14:textId="77777777" w:rsidR="00D96016" w:rsidRPr="002D1A91" w:rsidRDefault="00D96016" w:rsidP="00D86CA8">
      <w:pPr>
        <w:pStyle w:val="ColorfulList-Accent11"/>
        <w:numPr>
          <w:ilvl w:val="0"/>
          <w:numId w:val="95"/>
        </w:numPr>
        <w:spacing w:line="240" w:lineRule="auto"/>
        <w:ind w:left="1440"/>
        <w:jc w:val="both"/>
        <w:rPr>
          <w:rFonts w:ascii="Arial" w:hAnsi="Arial" w:cs="Arial"/>
        </w:rPr>
      </w:pPr>
      <w:r w:rsidRPr="002D1A91">
        <w:rPr>
          <w:rFonts w:ascii="Arial" w:hAnsi="Arial" w:cs="Arial"/>
        </w:rPr>
        <w:t>arrangements and procedures for carrying out urgent repairs in respect of the Concession Assets;</w:t>
      </w:r>
    </w:p>
    <w:p w14:paraId="1F19C3B0" w14:textId="77777777" w:rsidR="00D96016" w:rsidRPr="002D1A91" w:rsidRDefault="00D96016" w:rsidP="008F55A8">
      <w:pPr>
        <w:spacing w:line="240" w:lineRule="auto"/>
        <w:jc w:val="both"/>
        <w:rPr>
          <w:rFonts w:ascii="Arial" w:hAnsi="Arial" w:cs="Arial"/>
        </w:rPr>
      </w:pPr>
    </w:p>
    <w:p w14:paraId="7BAED76A" w14:textId="77777777" w:rsidR="00D96016" w:rsidRPr="002D1A91" w:rsidRDefault="00D96016" w:rsidP="00D86CA8">
      <w:pPr>
        <w:pStyle w:val="ColorfulList-Accent11"/>
        <w:numPr>
          <w:ilvl w:val="0"/>
          <w:numId w:val="95"/>
        </w:numPr>
        <w:spacing w:line="240" w:lineRule="auto"/>
        <w:ind w:left="1440"/>
        <w:jc w:val="both"/>
        <w:rPr>
          <w:rFonts w:ascii="Arial" w:hAnsi="Arial" w:cs="Arial"/>
        </w:rPr>
      </w:pPr>
      <w:r w:rsidRPr="002D1A91">
        <w:rPr>
          <w:rFonts w:ascii="Arial" w:hAnsi="Arial" w:cs="Arial"/>
        </w:rPr>
        <w:t>the timelines, intervals and procedures for conducting the inspection of all elements of the Concession Assets;</w:t>
      </w:r>
    </w:p>
    <w:p w14:paraId="7D8AF730" w14:textId="77777777" w:rsidR="00D96016" w:rsidRPr="002D1A91" w:rsidRDefault="00D96016" w:rsidP="008F55A8">
      <w:pPr>
        <w:spacing w:line="240" w:lineRule="auto"/>
        <w:jc w:val="both"/>
        <w:rPr>
          <w:rFonts w:ascii="Arial" w:hAnsi="Arial" w:cs="Arial"/>
        </w:rPr>
      </w:pPr>
    </w:p>
    <w:p w14:paraId="5739EC0A" w14:textId="77777777" w:rsidR="00D96016" w:rsidRPr="002D1A91" w:rsidRDefault="00D96016" w:rsidP="00D86CA8">
      <w:pPr>
        <w:pStyle w:val="ColorfulList-Accent11"/>
        <w:numPr>
          <w:ilvl w:val="0"/>
          <w:numId w:val="95"/>
        </w:numPr>
        <w:spacing w:line="240" w:lineRule="auto"/>
        <w:ind w:left="1440"/>
        <w:jc w:val="both"/>
        <w:rPr>
          <w:rFonts w:ascii="Arial" w:hAnsi="Arial" w:cs="Arial"/>
        </w:rPr>
      </w:pPr>
      <w:r w:rsidRPr="002D1A91">
        <w:rPr>
          <w:rFonts w:ascii="Arial" w:hAnsi="Arial" w:cs="Arial"/>
        </w:rPr>
        <w:t>the timelines and intervals at which the Concessionaire shall conduct periodic maintenance in respect of the Concession Assets;</w:t>
      </w:r>
    </w:p>
    <w:p w14:paraId="6421225C" w14:textId="77777777" w:rsidR="00D96016" w:rsidRPr="002D1A91" w:rsidRDefault="00D96016" w:rsidP="008F55A8">
      <w:pPr>
        <w:spacing w:line="240" w:lineRule="auto"/>
        <w:jc w:val="both"/>
        <w:rPr>
          <w:rFonts w:ascii="Arial" w:hAnsi="Arial" w:cs="Arial"/>
        </w:rPr>
      </w:pPr>
    </w:p>
    <w:p w14:paraId="662FFE62" w14:textId="77777777" w:rsidR="00D96016" w:rsidRPr="002D1A91" w:rsidRDefault="00D96016" w:rsidP="00D86CA8">
      <w:pPr>
        <w:pStyle w:val="ColorfulList-Accent11"/>
        <w:numPr>
          <w:ilvl w:val="0"/>
          <w:numId w:val="95"/>
        </w:numPr>
        <w:spacing w:line="240" w:lineRule="auto"/>
        <w:ind w:left="1440"/>
        <w:jc w:val="both"/>
        <w:rPr>
          <w:rFonts w:ascii="Arial" w:hAnsi="Arial" w:cs="Arial"/>
        </w:rPr>
      </w:pPr>
      <w:r w:rsidRPr="002D1A91">
        <w:rPr>
          <w:rFonts w:ascii="Arial" w:hAnsi="Arial" w:cs="Arial"/>
        </w:rPr>
        <w:t xml:space="preserve">arrangements and procedures for conducting safety related measures in relation to the Concession Assets; </w:t>
      </w:r>
    </w:p>
    <w:p w14:paraId="5A3EE312" w14:textId="77777777" w:rsidR="00D96016" w:rsidRPr="002D1A91" w:rsidRDefault="00D96016" w:rsidP="008F55A8">
      <w:pPr>
        <w:pStyle w:val="ColorfulList-Accent11"/>
        <w:spacing w:line="240" w:lineRule="auto"/>
        <w:ind w:left="0"/>
        <w:jc w:val="both"/>
        <w:rPr>
          <w:rFonts w:ascii="Arial" w:hAnsi="Arial" w:cs="Arial"/>
        </w:rPr>
      </w:pPr>
    </w:p>
    <w:p w14:paraId="399A11D7" w14:textId="77777777" w:rsidR="00D96016" w:rsidRPr="002D1A91" w:rsidRDefault="00D96016" w:rsidP="00D86CA8">
      <w:pPr>
        <w:pStyle w:val="ColorfulList-Accent11"/>
        <w:numPr>
          <w:ilvl w:val="0"/>
          <w:numId w:val="95"/>
        </w:numPr>
        <w:spacing w:line="240" w:lineRule="auto"/>
        <w:ind w:left="1440"/>
        <w:jc w:val="both"/>
        <w:rPr>
          <w:rFonts w:ascii="Arial" w:hAnsi="Arial" w:cs="Arial"/>
        </w:rPr>
      </w:pPr>
      <w:r w:rsidRPr="002D1A91">
        <w:rPr>
          <w:rFonts w:ascii="Arial" w:hAnsi="Arial" w:cs="Arial"/>
        </w:rPr>
        <w:t>timelines and intervals for maintenance works and the scope thereof; and</w:t>
      </w:r>
    </w:p>
    <w:p w14:paraId="66AB38F3" w14:textId="77777777" w:rsidR="00D96016" w:rsidRPr="002D1A91" w:rsidRDefault="00D96016" w:rsidP="008F55A8">
      <w:pPr>
        <w:pStyle w:val="ColorfulList-Accent11"/>
        <w:spacing w:line="240" w:lineRule="auto"/>
        <w:ind w:left="0"/>
        <w:jc w:val="both"/>
        <w:rPr>
          <w:rFonts w:ascii="Arial" w:hAnsi="Arial" w:cs="Arial"/>
        </w:rPr>
      </w:pPr>
    </w:p>
    <w:p w14:paraId="51B4A5EE" w14:textId="1F7B6F2C" w:rsidR="00D96016" w:rsidRPr="002D1A91" w:rsidRDefault="00D96016" w:rsidP="00D86CA8">
      <w:pPr>
        <w:pStyle w:val="ColorfulList-Accent11"/>
        <w:numPr>
          <w:ilvl w:val="0"/>
          <w:numId w:val="95"/>
        </w:numPr>
        <w:spacing w:line="240" w:lineRule="auto"/>
        <w:ind w:left="1440"/>
        <w:jc w:val="both"/>
        <w:rPr>
          <w:rFonts w:ascii="Arial" w:hAnsi="Arial" w:cs="Arial"/>
        </w:rPr>
      </w:pPr>
      <w:r w:rsidRPr="002D1A91">
        <w:rPr>
          <w:rFonts w:ascii="Arial" w:hAnsi="Arial" w:cs="Arial"/>
        </w:rPr>
        <w:t xml:space="preserve">all major events and activities in the preparation of </w:t>
      </w:r>
      <w:r w:rsidR="00841041" w:rsidRPr="002D1A91">
        <w:rPr>
          <w:rFonts w:ascii="Arial" w:hAnsi="Arial" w:cs="Arial"/>
        </w:rPr>
        <w:t xml:space="preserve"> </w:t>
      </w:r>
      <w:r w:rsidRPr="002D1A91">
        <w:rPr>
          <w:rFonts w:ascii="Arial" w:hAnsi="Arial" w:cs="Arial"/>
        </w:rPr>
        <w:t>O&amp;M Documents and submission of the same to the</w:t>
      </w:r>
      <w:r w:rsidR="00D94758" w:rsidRPr="002D1A91">
        <w:rPr>
          <w:rFonts w:ascii="Arial" w:hAnsi="Arial" w:cs="Arial"/>
        </w:rPr>
        <w:t xml:space="preserve"> Agency</w:t>
      </w:r>
      <w:r w:rsidRPr="002D1A91">
        <w:rPr>
          <w:rFonts w:ascii="Arial" w:hAnsi="Arial" w:cs="Arial"/>
        </w:rPr>
        <w:t>, the Independent Engineer and/or the Independent Auditor (as applicable) for the review and approval (as applicable);</w:t>
      </w:r>
    </w:p>
    <w:p w14:paraId="1A4E8BA2" w14:textId="77777777" w:rsidR="00D96016" w:rsidRPr="002D1A91" w:rsidRDefault="00D96016" w:rsidP="008F55A8">
      <w:pPr>
        <w:spacing w:line="240" w:lineRule="auto"/>
        <w:jc w:val="both"/>
        <w:rPr>
          <w:rFonts w:ascii="Arial" w:hAnsi="Arial" w:cs="Arial"/>
        </w:rPr>
      </w:pPr>
    </w:p>
    <w:p w14:paraId="524F761B" w14:textId="0B305702"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The Proposed O&amp;M Programme jointly prepared by the Concessionaire, the Concessionaire Project </w:t>
      </w:r>
      <w:r w:rsidR="00F30FC3" w:rsidRPr="002D1A91">
        <w:rPr>
          <w:rFonts w:ascii="Arial" w:hAnsi="Arial" w:cs="Arial"/>
        </w:rPr>
        <w:t>Expert</w:t>
      </w:r>
      <w:r w:rsidRPr="002D1A91">
        <w:rPr>
          <w:rFonts w:ascii="Arial" w:hAnsi="Arial" w:cs="Arial"/>
        </w:rPr>
        <w:t>and the Independent Engineer shall be subject to approval of the</w:t>
      </w:r>
      <w:r w:rsidR="00D94758" w:rsidRPr="002D1A91">
        <w:rPr>
          <w:rFonts w:ascii="Arial" w:hAnsi="Arial" w:cs="Arial"/>
        </w:rPr>
        <w:t xml:space="preserve"> Agency</w:t>
      </w:r>
      <w:r w:rsidRPr="002D1A91">
        <w:rPr>
          <w:rFonts w:ascii="Arial" w:hAnsi="Arial" w:cs="Arial"/>
        </w:rPr>
        <w:t>; provided, however, such approval shall be granted by</w:t>
      </w:r>
      <w:r w:rsidR="00E63631" w:rsidRPr="002D1A91">
        <w:rPr>
          <w:rFonts w:ascii="Arial" w:hAnsi="Arial" w:cs="Arial"/>
        </w:rPr>
        <w:t xml:space="preserve"> the </w:t>
      </w:r>
      <w:r w:rsidR="00D94758" w:rsidRPr="002D1A91">
        <w:rPr>
          <w:rFonts w:ascii="Arial" w:hAnsi="Arial" w:cs="Arial"/>
        </w:rPr>
        <w:t xml:space="preserve">Agency </w:t>
      </w:r>
      <w:r w:rsidRPr="002D1A91">
        <w:rPr>
          <w:rFonts w:ascii="Arial" w:hAnsi="Arial" w:cs="Arial"/>
        </w:rPr>
        <w:t xml:space="preserve">within twenty one (21) days of the Concessionaire’s request for such approval if the Proposed O&amp;M Programme is recommended by the Independent Engineer for approval after addressing any comments and observations of the </w:t>
      </w:r>
      <w:r w:rsidR="00D94758" w:rsidRPr="002D1A91">
        <w:rPr>
          <w:rFonts w:ascii="Arial" w:hAnsi="Arial" w:cs="Arial"/>
        </w:rPr>
        <w:t xml:space="preserve">Agency </w:t>
      </w:r>
      <w:r w:rsidRPr="002D1A91">
        <w:rPr>
          <w:rFonts w:ascii="Arial" w:hAnsi="Arial" w:cs="Arial"/>
        </w:rPr>
        <w:t xml:space="preserve">on the same. The Proposed O&amp;M Programme prepared in respect of an Operational Year, as approved by the </w:t>
      </w:r>
      <w:r w:rsidR="00D94758" w:rsidRPr="002D1A91">
        <w:rPr>
          <w:rFonts w:ascii="Arial" w:hAnsi="Arial" w:cs="Arial"/>
        </w:rPr>
        <w:t xml:space="preserve">Agency </w:t>
      </w:r>
      <w:r w:rsidRPr="002D1A91">
        <w:rPr>
          <w:rFonts w:ascii="Arial" w:hAnsi="Arial" w:cs="Arial"/>
        </w:rPr>
        <w:t xml:space="preserve">on the Independent Engineer’s recommendation, shall be binding on the Parties for such Operational Year (the </w:t>
      </w:r>
      <w:r w:rsidRPr="002D1A91">
        <w:rPr>
          <w:rFonts w:ascii="Arial" w:hAnsi="Arial" w:cs="Arial"/>
          <w:b/>
        </w:rPr>
        <w:t>O&amp;M Programme</w:t>
      </w:r>
      <w:r w:rsidRPr="002D1A91">
        <w:rPr>
          <w:rFonts w:ascii="Arial" w:hAnsi="Arial" w:cs="Arial"/>
        </w:rPr>
        <w:t>).</w:t>
      </w:r>
    </w:p>
    <w:p w14:paraId="4D72C2BF" w14:textId="77777777" w:rsidR="00D96016" w:rsidRPr="002D1A91" w:rsidRDefault="00D96016" w:rsidP="008F55A8">
      <w:pPr>
        <w:pStyle w:val="ColorfulList-Accent11"/>
        <w:spacing w:line="240" w:lineRule="auto"/>
        <w:jc w:val="both"/>
        <w:rPr>
          <w:rFonts w:ascii="Arial" w:hAnsi="Arial" w:cs="Arial"/>
        </w:rPr>
      </w:pPr>
    </w:p>
    <w:p w14:paraId="46A60A87" w14:textId="40757A9F" w:rsidR="00D96016" w:rsidRPr="002D1A91" w:rsidRDefault="00D96016" w:rsidP="008F55A8">
      <w:pPr>
        <w:numPr>
          <w:ilvl w:val="2"/>
          <w:numId w:val="2"/>
        </w:numPr>
        <w:spacing w:line="240" w:lineRule="auto"/>
        <w:ind w:left="720"/>
        <w:contextualSpacing/>
        <w:jc w:val="both"/>
        <w:rPr>
          <w:rFonts w:ascii="Arial" w:hAnsi="Arial" w:cs="Arial"/>
        </w:rPr>
      </w:pPr>
      <w:r w:rsidRPr="002D1A91">
        <w:rPr>
          <w:rFonts w:ascii="Arial" w:hAnsi="Arial" w:cs="Arial"/>
        </w:rPr>
        <w:t>The Concessionaire shall, whenever required by the</w:t>
      </w:r>
      <w:r w:rsidR="00D94758" w:rsidRPr="002D1A91">
        <w:rPr>
          <w:rFonts w:ascii="Arial" w:hAnsi="Arial" w:cs="Arial"/>
        </w:rPr>
        <w:t xml:space="preserve"> Agency</w:t>
      </w:r>
      <w:r w:rsidRPr="002D1A91">
        <w:rPr>
          <w:rFonts w:ascii="Arial" w:hAnsi="Arial" w:cs="Arial"/>
        </w:rPr>
        <w:t xml:space="preserve">, the Independent Engineer and/or the Independent Auditor, provide in writing, a general description of the arrangements and methods which the Concessionaire proposes to adopt for the execution of the Operation and Maintenance. Any alteration to the O&amp;M Programme or to such arrangements and methods shall be made by the Concessionaire with prior written consent of the Independent Engineer. </w:t>
      </w:r>
    </w:p>
    <w:p w14:paraId="6AEEC185" w14:textId="77777777" w:rsidR="00D96016" w:rsidRPr="002D1A91" w:rsidRDefault="00D96016" w:rsidP="008F55A8">
      <w:pPr>
        <w:pStyle w:val="Heading2"/>
        <w:numPr>
          <w:ilvl w:val="0"/>
          <w:numId w:val="0"/>
        </w:numPr>
        <w:spacing w:line="240" w:lineRule="auto"/>
        <w:ind w:left="780"/>
        <w:jc w:val="both"/>
        <w:rPr>
          <w:rFonts w:ascii="Arial" w:hAnsi="Arial" w:cs="Arial"/>
          <w:b w:val="0"/>
          <w:smallCaps w:val="0"/>
        </w:rPr>
      </w:pPr>
    </w:p>
    <w:p w14:paraId="6482FB68" w14:textId="75EDFC60" w:rsidR="00D96016" w:rsidRPr="002D1A91" w:rsidRDefault="00D96016" w:rsidP="008F55A8">
      <w:pPr>
        <w:numPr>
          <w:ilvl w:val="2"/>
          <w:numId w:val="2"/>
        </w:numPr>
        <w:spacing w:line="240" w:lineRule="auto"/>
        <w:ind w:left="720"/>
        <w:contextualSpacing/>
        <w:jc w:val="both"/>
        <w:rPr>
          <w:rFonts w:ascii="Arial" w:hAnsi="Arial" w:cs="Arial"/>
        </w:rPr>
      </w:pPr>
      <w:r w:rsidRPr="002D1A91">
        <w:rPr>
          <w:rFonts w:ascii="Arial" w:hAnsi="Arial" w:cs="Arial"/>
        </w:rPr>
        <w:t xml:space="preserve">Any reports (including the O&amp;M Status Reports) submitted by the Concessionaire and covering the execution of the Operation and Maintenance shall emphasize any delays in the O&amp;M Time </w:t>
      </w:r>
      <w:r w:rsidR="00BF5F6C" w:rsidRPr="002D1A91">
        <w:rPr>
          <w:rFonts w:ascii="Arial" w:hAnsi="Arial" w:cs="Arial"/>
        </w:rPr>
        <w:t>for</w:t>
      </w:r>
      <w:r w:rsidRPr="002D1A91">
        <w:rPr>
          <w:rFonts w:ascii="Arial" w:hAnsi="Arial" w:cs="Arial"/>
        </w:rPr>
        <w:t xml:space="preserve"> Completion.</w:t>
      </w:r>
    </w:p>
    <w:p w14:paraId="0FF3BACC" w14:textId="77777777" w:rsidR="00D96016" w:rsidRPr="002D1A91" w:rsidRDefault="00D96016" w:rsidP="008F55A8">
      <w:pPr>
        <w:spacing w:line="240" w:lineRule="auto"/>
        <w:jc w:val="both"/>
        <w:rPr>
          <w:rFonts w:ascii="Arial" w:hAnsi="Arial" w:cs="Arial"/>
        </w:rPr>
      </w:pPr>
    </w:p>
    <w:p w14:paraId="57CEA09D" w14:textId="531A7694" w:rsidR="00D96016" w:rsidRPr="002D1A91" w:rsidRDefault="00D96016" w:rsidP="008F55A8">
      <w:pPr>
        <w:pStyle w:val="Heading2"/>
        <w:spacing w:line="240" w:lineRule="auto"/>
        <w:ind w:left="720"/>
        <w:jc w:val="both"/>
        <w:rPr>
          <w:rFonts w:ascii="Arial" w:hAnsi="Arial" w:cs="Arial"/>
          <w:u w:val="single"/>
        </w:rPr>
      </w:pPr>
      <w:bookmarkStart w:id="282" w:name="_Toc333900039"/>
      <w:r w:rsidRPr="002D1A91">
        <w:rPr>
          <w:rFonts w:ascii="Arial" w:hAnsi="Arial" w:cs="Arial"/>
          <w:u w:val="single"/>
        </w:rPr>
        <w:t>O&amp;M Documents</w:t>
      </w:r>
      <w:bookmarkEnd w:id="282"/>
    </w:p>
    <w:p w14:paraId="2CF48658" w14:textId="77777777" w:rsidR="00D96016" w:rsidRPr="002D1A91" w:rsidRDefault="00D96016" w:rsidP="008F55A8">
      <w:pPr>
        <w:spacing w:line="240" w:lineRule="auto"/>
        <w:rPr>
          <w:rFonts w:ascii="Arial" w:hAnsi="Arial" w:cs="Arial"/>
        </w:rPr>
      </w:pPr>
    </w:p>
    <w:p w14:paraId="3BD2B99B" w14:textId="5314936F"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 Concessionaire shall prepare the O&amp;M Documents in accordance with the Applicable Standards and shall complete and deliver the same to the</w:t>
      </w:r>
      <w:r w:rsidR="00D94758" w:rsidRPr="002D1A91">
        <w:rPr>
          <w:rFonts w:ascii="Arial" w:hAnsi="Arial" w:cs="Arial"/>
        </w:rPr>
        <w:t xml:space="preserve"> Agency</w:t>
      </w:r>
      <w:r w:rsidRPr="002D1A91">
        <w:rPr>
          <w:rFonts w:ascii="Arial" w:hAnsi="Arial" w:cs="Arial"/>
        </w:rPr>
        <w:t xml:space="preserve">, the Independent Engineer and the Independent Auditor (as applicable) from time to time within the O&amp;M Time </w:t>
      </w:r>
      <w:r w:rsidR="00BF5F6C" w:rsidRPr="002D1A91">
        <w:rPr>
          <w:rFonts w:ascii="Arial" w:hAnsi="Arial" w:cs="Arial"/>
        </w:rPr>
        <w:t>for</w:t>
      </w:r>
      <w:r w:rsidRPr="002D1A91">
        <w:rPr>
          <w:rFonts w:ascii="Arial" w:hAnsi="Arial" w:cs="Arial"/>
        </w:rPr>
        <w:t xml:space="preserve"> Completion. Further, the Concessionaire hereby undertakes that the O&amp;M Documents shall comply with the Applicable Standards. </w:t>
      </w:r>
    </w:p>
    <w:p w14:paraId="1E274EC5" w14:textId="77777777" w:rsidR="00D96016" w:rsidRPr="002D1A91" w:rsidRDefault="00D96016" w:rsidP="008F55A8">
      <w:pPr>
        <w:pStyle w:val="ColorfulList-Accent11"/>
        <w:spacing w:line="240" w:lineRule="auto"/>
        <w:jc w:val="both"/>
        <w:rPr>
          <w:rFonts w:ascii="Arial" w:hAnsi="Arial" w:cs="Arial"/>
        </w:rPr>
      </w:pPr>
    </w:p>
    <w:p w14:paraId="65059EC6" w14:textId="7C94B862"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w:t>
      </w:r>
      <w:r w:rsidR="00D94758" w:rsidRPr="002D1A91">
        <w:rPr>
          <w:rFonts w:ascii="Arial" w:hAnsi="Arial" w:cs="Arial"/>
        </w:rPr>
        <w:t xml:space="preserve"> Agency</w:t>
      </w:r>
      <w:r w:rsidRPr="002D1A91">
        <w:rPr>
          <w:rFonts w:ascii="Arial" w:hAnsi="Arial" w:cs="Arial"/>
        </w:rPr>
        <w:t>, the Independent Engineer and the Independent Auditor (as applicable) shall have the right to review and inspect all O&amp;M Documents. The Concessionaire shall provide all such O&amp;M Documents that the</w:t>
      </w:r>
      <w:r w:rsidR="00D94758" w:rsidRPr="002D1A91">
        <w:rPr>
          <w:rFonts w:ascii="Arial" w:hAnsi="Arial" w:cs="Arial"/>
        </w:rPr>
        <w:t xml:space="preserve"> Agency</w:t>
      </w:r>
      <w:r w:rsidRPr="002D1A91">
        <w:rPr>
          <w:rFonts w:ascii="Arial" w:hAnsi="Arial" w:cs="Arial"/>
        </w:rPr>
        <w:t>, the Independent Engineer and the Independent Auditor may reasonably require to inspect in respect of the Operation and Maintenance. It is made clear that nothing in the above shall diminish the Concessionaire’s responsibility to provide the</w:t>
      </w:r>
      <w:r w:rsidR="00D94758" w:rsidRPr="002D1A91">
        <w:rPr>
          <w:rFonts w:ascii="Arial" w:hAnsi="Arial" w:cs="Arial"/>
        </w:rPr>
        <w:t xml:space="preserve"> Agency</w:t>
      </w:r>
      <w:r w:rsidRPr="002D1A91">
        <w:rPr>
          <w:rFonts w:ascii="Arial" w:hAnsi="Arial" w:cs="Arial"/>
        </w:rPr>
        <w:t xml:space="preserve">, the Independent Engineer and the Independent Auditor with sufficient information to enable the same to satisfy themselves regarding the Operation and Maintenance. </w:t>
      </w:r>
    </w:p>
    <w:p w14:paraId="23A90F83" w14:textId="77777777" w:rsidR="00D96016" w:rsidRPr="002D1A91" w:rsidRDefault="00D96016" w:rsidP="00EA27C4">
      <w:pPr>
        <w:pStyle w:val="ColorfulList-Accent11"/>
        <w:spacing w:line="240" w:lineRule="auto"/>
        <w:jc w:val="both"/>
        <w:rPr>
          <w:rFonts w:ascii="Arial" w:hAnsi="Arial" w:cs="Arial"/>
        </w:rPr>
      </w:pPr>
    </w:p>
    <w:p w14:paraId="27C4D88D" w14:textId="12190F9E"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For each part of the Operation and Maintenance, if the</w:t>
      </w:r>
      <w:r w:rsidR="00D94758" w:rsidRPr="002D1A91">
        <w:rPr>
          <w:rFonts w:ascii="Arial" w:hAnsi="Arial" w:cs="Arial"/>
        </w:rPr>
        <w:t xml:space="preserve"> Agency</w:t>
      </w:r>
      <w:r w:rsidRPr="002D1A91">
        <w:rPr>
          <w:rFonts w:ascii="Arial" w:hAnsi="Arial" w:cs="Arial"/>
        </w:rPr>
        <w:t>, the Independent Engineer and the Independent Auditor (as applicable) wish to modify any O&amp;M Documents, the</w:t>
      </w:r>
      <w:r w:rsidR="00D94758" w:rsidRPr="002D1A91">
        <w:rPr>
          <w:rFonts w:ascii="Arial" w:hAnsi="Arial" w:cs="Arial"/>
        </w:rPr>
        <w:t xml:space="preserve"> Agency</w:t>
      </w:r>
      <w:r w:rsidRPr="002D1A91">
        <w:rPr>
          <w:rFonts w:ascii="Arial" w:hAnsi="Arial" w:cs="Arial"/>
        </w:rPr>
        <w:t xml:space="preserve">, the Independent Engineer and the Independent Auditor </w:t>
      </w:r>
      <w:r w:rsidRPr="002D1A91">
        <w:rPr>
          <w:rFonts w:ascii="Arial" w:hAnsi="Arial" w:cs="Arial"/>
        </w:rPr>
        <w:lastRenderedPageBreak/>
        <w:t xml:space="preserve">(as applicable) shall immediately submit their proposal for modification to the Concessionaire. </w:t>
      </w:r>
      <w:r w:rsidR="009D575E">
        <w:rPr>
          <w:rFonts w:ascii="Arial" w:hAnsi="Arial" w:cs="Arial"/>
        </w:rPr>
        <w:t>P</w:t>
      </w:r>
      <w:r w:rsidRPr="002D1A91">
        <w:rPr>
          <w:rFonts w:ascii="Arial" w:hAnsi="Arial" w:cs="Arial"/>
        </w:rPr>
        <w:t xml:space="preserve">erformance of such modification shall be subject to mutual agreement between the Parties. </w:t>
      </w:r>
    </w:p>
    <w:p w14:paraId="45B46965" w14:textId="77777777" w:rsidR="00D96016" w:rsidRPr="002D1A91" w:rsidRDefault="00D96016" w:rsidP="008F55A8">
      <w:pPr>
        <w:pStyle w:val="ColorfulList-Accent11"/>
        <w:spacing w:line="240" w:lineRule="auto"/>
        <w:jc w:val="both"/>
        <w:rPr>
          <w:rFonts w:ascii="Arial" w:hAnsi="Arial" w:cs="Arial"/>
        </w:rPr>
      </w:pPr>
    </w:p>
    <w:p w14:paraId="353C2F2B" w14:textId="0F460BA7"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Defects &amp;</w:t>
      </w:r>
      <w:r w:rsidR="00DF48AF" w:rsidRPr="002D1A91">
        <w:rPr>
          <w:rFonts w:ascii="Arial" w:hAnsi="Arial" w:cs="Arial"/>
        </w:rPr>
        <w:t xml:space="preserve"> </w:t>
      </w:r>
      <w:r w:rsidRPr="002D1A91">
        <w:rPr>
          <w:rFonts w:ascii="Arial" w:hAnsi="Arial" w:cs="Arial"/>
        </w:rPr>
        <w:t xml:space="preserve">Deficiencies, errors, omissions, ambiguities, inconsistencies, inadequacies and other defects in the O&amp;M Documents or arising there from shall be rectified by the Concessionaire at its sole cost and risk. </w:t>
      </w:r>
    </w:p>
    <w:p w14:paraId="60EA588A" w14:textId="77777777" w:rsidR="00D96016" w:rsidRPr="002D1A91" w:rsidRDefault="00D96016" w:rsidP="008F55A8">
      <w:pPr>
        <w:pStyle w:val="ColorfulList-Accent11"/>
        <w:spacing w:line="240" w:lineRule="auto"/>
        <w:jc w:val="both"/>
        <w:rPr>
          <w:rFonts w:ascii="Arial" w:hAnsi="Arial" w:cs="Arial"/>
        </w:rPr>
      </w:pPr>
    </w:p>
    <w:p w14:paraId="195390C2" w14:textId="48393DF2"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w:t>
      </w:r>
      <w:r w:rsidR="00D94758" w:rsidRPr="002D1A91">
        <w:rPr>
          <w:rFonts w:ascii="Arial" w:hAnsi="Arial" w:cs="Arial"/>
        </w:rPr>
        <w:t xml:space="preserve"> Agency</w:t>
      </w:r>
      <w:r w:rsidRPr="002D1A91">
        <w:rPr>
          <w:rFonts w:ascii="Arial" w:hAnsi="Arial" w:cs="Arial"/>
        </w:rPr>
        <w:t>, the Independent Engineer and the Independent Auditor (as applicable) may use the O&amp;M Documents for such purposes as it may require for the purposes of the Project.</w:t>
      </w:r>
    </w:p>
    <w:p w14:paraId="35E52829" w14:textId="77777777" w:rsidR="00D96016" w:rsidRPr="002D1A91" w:rsidRDefault="00D96016" w:rsidP="008F55A8">
      <w:pPr>
        <w:spacing w:line="240" w:lineRule="auto"/>
        <w:jc w:val="both"/>
        <w:rPr>
          <w:rFonts w:ascii="Arial" w:hAnsi="Arial" w:cs="Arial"/>
        </w:rPr>
      </w:pPr>
    </w:p>
    <w:p w14:paraId="1779FA2A" w14:textId="77777777" w:rsidR="00D96016" w:rsidRPr="002D1A91" w:rsidRDefault="00D96016" w:rsidP="005D0C2F">
      <w:pPr>
        <w:pStyle w:val="Heading2"/>
        <w:spacing w:line="240" w:lineRule="auto"/>
        <w:ind w:left="720"/>
        <w:jc w:val="both"/>
        <w:rPr>
          <w:rFonts w:ascii="Arial" w:hAnsi="Arial" w:cs="Arial"/>
          <w:u w:val="single"/>
        </w:rPr>
      </w:pPr>
      <w:bookmarkStart w:id="283" w:name="_Toc333900042"/>
      <w:r w:rsidRPr="002D1A91">
        <w:rPr>
          <w:rFonts w:ascii="Arial" w:hAnsi="Arial" w:cs="Arial"/>
          <w:u w:val="single"/>
        </w:rPr>
        <w:t>Modifications to the Project</w:t>
      </w:r>
      <w:bookmarkEnd w:id="283"/>
    </w:p>
    <w:p w14:paraId="3D7ED29B" w14:textId="77777777" w:rsidR="00D96016" w:rsidRPr="002D1A91" w:rsidRDefault="00D96016" w:rsidP="008F55A8">
      <w:pPr>
        <w:spacing w:line="240" w:lineRule="auto"/>
        <w:jc w:val="both"/>
        <w:rPr>
          <w:rFonts w:ascii="Arial" w:hAnsi="Arial" w:cs="Arial"/>
        </w:rPr>
      </w:pPr>
    </w:p>
    <w:p w14:paraId="45626ABC" w14:textId="571D058F"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 xml:space="preserve">The Concessionaire shall not carry out any material modifications to the Concession Assets, save and except where such modifications are necessary for: (a) the Operation and Maintenance of the Concession Assets in conformity with the Applicable Standards; and (b) compliance by the Concession Assets with the Applicable Standards; provided, however, the Concessionaire shall Notify the Independent Engineer and the </w:t>
      </w:r>
      <w:r w:rsidR="00D94758" w:rsidRPr="002D1A91">
        <w:rPr>
          <w:rFonts w:ascii="Arial" w:hAnsi="Arial" w:cs="Arial"/>
        </w:rPr>
        <w:t xml:space="preserve">Agency </w:t>
      </w:r>
      <w:r w:rsidRPr="002D1A91">
        <w:rPr>
          <w:rFonts w:ascii="Arial" w:hAnsi="Arial" w:cs="Arial"/>
        </w:rPr>
        <w:t xml:space="preserve">of the proposed modifications along with particulars thereof at least thirty (30) Business Days before commencing work on such modifications and shall only implement such modifications upon receipt of the Independent Engineer’s and/or </w:t>
      </w:r>
      <w:r w:rsidR="00D94758" w:rsidRPr="002D1A91">
        <w:rPr>
          <w:rFonts w:ascii="Arial" w:hAnsi="Arial" w:cs="Arial"/>
        </w:rPr>
        <w:t xml:space="preserve">Agency’s </w:t>
      </w:r>
      <w:r w:rsidRPr="002D1A91">
        <w:rPr>
          <w:rFonts w:ascii="Arial" w:hAnsi="Arial" w:cs="Arial"/>
        </w:rPr>
        <w:t xml:space="preserve">approval of the same, which approval shall be provided or declined by the Independent Engineer and/or the </w:t>
      </w:r>
      <w:r w:rsidR="00D94758" w:rsidRPr="002D1A91">
        <w:rPr>
          <w:rFonts w:ascii="Arial" w:hAnsi="Arial" w:cs="Arial"/>
        </w:rPr>
        <w:t xml:space="preserve">Agency </w:t>
      </w:r>
      <w:r w:rsidRPr="002D1A91">
        <w:rPr>
          <w:rFonts w:ascii="Arial" w:hAnsi="Arial" w:cs="Arial"/>
        </w:rPr>
        <w:t>within fifteen (15) days of its receiving the Concessionaire’s proposal. For the avoidance of doubt, all modifications made hereunder shall comply with the Applicable Standards.</w:t>
      </w:r>
    </w:p>
    <w:p w14:paraId="6BA593BF" w14:textId="77777777" w:rsidR="00D96016" w:rsidRPr="002D1A91" w:rsidRDefault="00D96016" w:rsidP="008F55A8">
      <w:pPr>
        <w:spacing w:line="240" w:lineRule="auto"/>
        <w:jc w:val="both"/>
        <w:rPr>
          <w:rFonts w:ascii="Arial" w:hAnsi="Arial" w:cs="Arial"/>
        </w:rPr>
      </w:pPr>
    </w:p>
    <w:p w14:paraId="4A220457" w14:textId="77777777" w:rsidR="00D96016" w:rsidRPr="002D1A91" w:rsidRDefault="00D96016" w:rsidP="008F55A8">
      <w:pPr>
        <w:pStyle w:val="Heading2"/>
        <w:spacing w:line="240" w:lineRule="auto"/>
        <w:ind w:left="720"/>
        <w:jc w:val="both"/>
        <w:rPr>
          <w:rFonts w:ascii="Arial" w:hAnsi="Arial" w:cs="Arial"/>
          <w:u w:val="single"/>
        </w:rPr>
      </w:pPr>
      <w:bookmarkStart w:id="284" w:name="_Toc333900043"/>
      <w:r w:rsidRPr="002D1A91">
        <w:rPr>
          <w:rFonts w:ascii="Arial" w:hAnsi="Arial" w:cs="Arial"/>
          <w:u w:val="single"/>
        </w:rPr>
        <w:t>Barriers and Diversions</w:t>
      </w:r>
      <w:bookmarkEnd w:id="284"/>
    </w:p>
    <w:p w14:paraId="160D647C" w14:textId="77777777" w:rsidR="00D96016" w:rsidRPr="002D1A91" w:rsidRDefault="00D96016" w:rsidP="008F55A8">
      <w:pPr>
        <w:spacing w:line="240" w:lineRule="auto"/>
        <w:jc w:val="both"/>
        <w:rPr>
          <w:rFonts w:ascii="Arial" w:hAnsi="Arial" w:cs="Arial"/>
        </w:rPr>
      </w:pPr>
    </w:p>
    <w:p w14:paraId="1AD4AB96" w14:textId="7E4FA3E9"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 xml:space="preserve">The </w:t>
      </w:r>
      <w:r w:rsidR="00D94758" w:rsidRPr="002D1A91">
        <w:rPr>
          <w:rFonts w:ascii="Arial" w:hAnsi="Arial" w:cs="Arial"/>
        </w:rPr>
        <w:t xml:space="preserve">Agency </w:t>
      </w:r>
      <w:r w:rsidRPr="002D1A91">
        <w:rPr>
          <w:rFonts w:ascii="Arial" w:hAnsi="Arial" w:cs="Arial"/>
        </w:rPr>
        <w:t>shall procure that during the Operations Period, no barriers are erected or placed by any Government</w:t>
      </w:r>
      <w:r w:rsidR="00AD0913" w:rsidRPr="002D1A91">
        <w:rPr>
          <w:rFonts w:ascii="Arial" w:hAnsi="Arial" w:cs="Arial"/>
        </w:rPr>
        <w:t xml:space="preserve"> Agency and/or the</w:t>
      </w:r>
      <w:r w:rsidRPr="002D1A91">
        <w:rPr>
          <w:rFonts w:ascii="Arial" w:hAnsi="Arial" w:cs="Arial"/>
        </w:rPr>
        <w:t xml:space="preserve"> </w:t>
      </w:r>
      <w:r w:rsidR="00D94758" w:rsidRPr="002D1A91">
        <w:rPr>
          <w:rFonts w:ascii="Arial" w:hAnsi="Arial" w:cs="Arial"/>
        </w:rPr>
        <w:t xml:space="preserve">Agency </w:t>
      </w:r>
      <w:r w:rsidRPr="002D1A91">
        <w:rPr>
          <w:rFonts w:ascii="Arial" w:hAnsi="Arial" w:cs="Arial"/>
        </w:rPr>
        <w:t xml:space="preserve">on the Concession Assets, except for reasons of Emergency, national security, law and order; provided, that all such barriers shall be in accordance with the Applicable Standards (including the Safety Requirements). </w:t>
      </w:r>
    </w:p>
    <w:p w14:paraId="6BC7585B" w14:textId="77777777" w:rsidR="00D96016" w:rsidRPr="002D1A91" w:rsidRDefault="00D96016" w:rsidP="008F55A8">
      <w:pPr>
        <w:spacing w:line="240" w:lineRule="auto"/>
        <w:jc w:val="both"/>
        <w:rPr>
          <w:rFonts w:ascii="Arial" w:hAnsi="Arial" w:cs="Arial"/>
        </w:rPr>
      </w:pPr>
    </w:p>
    <w:p w14:paraId="5995841B" w14:textId="5050231F" w:rsidR="00D96016" w:rsidRPr="002D1A91" w:rsidRDefault="00D96016" w:rsidP="008F55A8">
      <w:pPr>
        <w:pStyle w:val="Heading2"/>
        <w:spacing w:line="240" w:lineRule="auto"/>
        <w:ind w:left="720"/>
        <w:jc w:val="both"/>
        <w:rPr>
          <w:rFonts w:ascii="Arial" w:hAnsi="Arial" w:cs="Arial"/>
          <w:u w:val="single"/>
        </w:rPr>
      </w:pPr>
      <w:bookmarkStart w:id="285" w:name="_Toc333900044"/>
      <w:r w:rsidRPr="002D1A91">
        <w:rPr>
          <w:rFonts w:ascii="Arial" w:hAnsi="Arial" w:cs="Arial"/>
          <w:u w:val="single"/>
        </w:rPr>
        <w:t>O&amp;M Status Report</w:t>
      </w:r>
      <w:bookmarkEnd w:id="285"/>
    </w:p>
    <w:p w14:paraId="57F9F31F" w14:textId="77777777" w:rsidR="00D96016" w:rsidRPr="002D1A91" w:rsidRDefault="00D96016" w:rsidP="008F55A8">
      <w:pPr>
        <w:spacing w:line="240" w:lineRule="auto"/>
        <w:jc w:val="both"/>
        <w:rPr>
          <w:rFonts w:ascii="Arial" w:hAnsi="Arial" w:cs="Arial"/>
        </w:rPr>
      </w:pPr>
    </w:p>
    <w:p w14:paraId="2AF0DB02" w14:textId="367BB15A"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 xml:space="preserve">During the Operations Period, the Concessionaire shall furnish to the </w:t>
      </w:r>
      <w:r w:rsidR="00D94758" w:rsidRPr="002D1A91">
        <w:rPr>
          <w:rFonts w:ascii="Arial" w:hAnsi="Arial" w:cs="Arial"/>
        </w:rPr>
        <w:t xml:space="preserve">Agency </w:t>
      </w:r>
      <w:r w:rsidRPr="002D1A91">
        <w:rPr>
          <w:rFonts w:ascii="Arial" w:hAnsi="Arial" w:cs="Arial"/>
        </w:rPr>
        <w:t xml:space="preserve">and the Independent Engineer a report </w:t>
      </w:r>
      <w:r w:rsidR="005A73EB" w:rsidRPr="002D1A91">
        <w:rPr>
          <w:rFonts w:ascii="Arial" w:hAnsi="Arial" w:cs="Arial"/>
        </w:rPr>
        <w:t xml:space="preserve">in accordance with each O&amp;M Status Reporting Timeline </w:t>
      </w:r>
      <w:r w:rsidRPr="002D1A91">
        <w:rPr>
          <w:rFonts w:ascii="Arial" w:hAnsi="Arial" w:cs="Arial"/>
        </w:rPr>
        <w:t xml:space="preserve">(the </w:t>
      </w:r>
      <w:r w:rsidRPr="002D1A91">
        <w:rPr>
          <w:rFonts w:ascii="Arial" w:hAnsi="Arial" w:cs="Arial"/>
          <w:b/>
        </w:rPr>
        <w:t>O&amp;M Status Report</w:t>
      </w:r>
      <w:r w:rsidRPr="002D1A91">
        <w:rPr>
          <w:rFonts w:ascii="Arial" w:hAnsi="Arial" w:cs="Arial"/>
        </w:rPr>
        <w:t>) stating in reasonable detail the condition of the Concession Assets including its compliance or otherwise with the Applicable Standards and shall promptly give such other relevant information as may be required by the Independent Engineer, the Independent Auditor and/or and the</w:t>
      </w:r>
      <w:r w:rsidR="00D94758" w:rsidRPr="002D1A91">
        <w:rPr>
          <w:rFonts w:ascii="Arial" w:hAnsi="Arial" w:cs="Arial"/>
        </w:rPr>
        <w:t xml:space="preserve"> Agency</w:t>
      </w:r>
      <w:r w:rsidRPr="002D1A91">
        <w:rPr>
          <w:rFonts w:ascii="Arial" w:hAnsi="Arial" w:cs="Arial"/>
        </w:rPr>
        <w:t xml:space="preserve">. In particular, the O&amp;M Status Report shall separately </w:t>
      </w:r>
      <w:r w:rsidRPr="002D1A91">
        <w:rPr>
          <w:rFonts w:ascii="Arial" w:hAnsi="Arial" w:cs="Arial"/>
        </w:rPr>
        <w:lastRenderedPageBreak/>
        <w:t>identify and state in reasonable detail the Defects &amp; Deficiencies in the Concessionaire Assets and/or the Operation and Maintenance that require rectification and any delays in the performance of its obligations by the Concessionaire set out in the O&amp;M Programme. The O&amp;M Status Report shall also expressly highlight all Defects &amp;</w:t>
      </w:r>
      <w:r w:rsidR="00DF48AF" w:rsidRPr="002D1A91">
        <w:rPr>
          <w:rFonts w:ascii="Arial" w:hAnsi="Arial" w:cs="Arial"/>
        </w:rPr>
        <w:t xml:space="preserve"> </w:t>
      </w:r>
      <w:r w:rsidRPr="002D1A91">
        <w:rPr>
          <w:rFonts w:ascii="Arial" w:hAnsi="Arial" w:cs="Arial"/>
        </w:rPr>
        <w:t xml:space="preserve">Deficiencies in the Operation and Maintenance and/or the Concession Assets identified by the Independent Engineer in its O&amp;M Inspection Report and shall set out all actions </w:t>
      </w:r>
      <w:r w:rsidR="00BF5F6C" w:rsidRPr="002D1A91">
        <w:rPr>
          <w:rFonts w:ascii="Arial" w:hAnsi="Arial" w:cs="Arial"/>
        </w:rPr>
        <w:t>taken,</w:t>
      </w:r>
      <w:r w:rsidRPr="002D1A91">
        <w:rPr>
          <w:rFonts w:ascii="Arial" w:hAnsi="Arial" w:cs="Arial"/>
        </w:rPr>
        <w:t xml:space="preserve"> and arrangements made by the Concessionaire for remedying the same.</w:t>
      </w:r>
    </w:p>
    <w:p w14:paraId="750EA108" w14:textId="77777777" w:rsidR="00D96016" w:rsidRPr="002D1A91" w:rsidRDefault="00D96016" w:rsidP="008F55A8">
      <w:pPr>
        <w:pStyle w:val="ColorfulList-Accent11"/>
        <w:spacing w:line="240" w:lineRule="auto"/>
        <w:jc w:val="both"/>
        <w:rPr>
          <w:rFonts w:ascii="Arial" w:hAnsi="Arial" w:cs="Arial"/>
          <w:sz w:val="18"/>
        </w:rPr>
      </w:pPr>
    </w:p>
    <w:p w14:paraId="4D44B0C8" w14:textId="3A7234F7"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 xml:space="preserve">Each O&amp;M Status Report shall be updated by the Concessionaire based on any observations and comments made by the Independent Engineer and shall be provided again to each of the </w:t>
      </w:r>
      <w:r w:rsidR="00D94758" w:rsidRPr="002D1A91">
        <w:rPr>
          <w:rFonts w:ascii="Arial" w:hAnsi="Arial" w:cs="Arial"/>
        </w:rPr>
        <w:t xml:space="preserve">Agency </w:t>
      </w:r>
      <w:r w:rsidRPr="002D1A91">
        <w:rPr>
          <w:rFonts w:ascii="Arial" w:hAnsi="Arial" w:cs="Arial"/>
        </w:rPr>
        <w:t xml:space="preserve">and the Independent Engineer until such time that it is approved by the Independent Engineer; provided, that the Independent Engineer shall not accord its approval of the O&amp;M Status Report until it is satisfied that all reasonable comments and observations of the </w:t>
      </w:r>
      <w:r w:rsidR="00D94758" w:rsidRPr="002D1A91">
        <w:rPr>
          <w:rFonts w:ascii="Arial" w:hAnsi="Arial" w:cs="Arial"/>
        </w:rPr>
        <w:t xml:space="preserve">Agency </w:t>
      </w:r>
      <w:r w:rsidRPr="002D1A91">
        <w:rPr>
          <w:rFonts w:ascii="Arial" w:hAnsi="Arial" w:cs="Arial"/>
        </w:rPr>
        <w:t>on the O&amp;M Status Report are addressed.</w:t>
      </w:r>
    </w:p>
    <w:p w14:paraId="5F3ED2AE" w14:textId="77777777" w:rsidR="00D96016" w:rsidRPr="002D1A91" w:rsidRDefault="00D96016" w:rsidP="008F55A8">
      <w:pPr>
        <w:pStyle w:val="ColorfulList-Accent11"/>
        <w:spacing w:line="240" w:lineRule="auto"/>
        <w:jc w:val="both"/>
        <w:rPr>
          <w:rFonts w:ascii="Arial" w:hAnsi="Arial" w:cs="Arial"/>
          <w:sz w:val="18"/>
        </w:rPr>
      </w:pPr>
    </w:p>
    <w:p w14:paraId="082537E1" w14:textId="4A66ACE4"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 O&amp;M Status Report shall be in the form approved by the Independent Engineer from time to time.</w:t>
      </w:r>
    </w:p>
    <w:p w14:paraId="16DD5DFA" w14:textId="77777777" w:rsidR="00D96016" w:rsidRPr="002D1A91" w:rsidRDefault="00D96016" w:rsidP="008F55A8">
      <w:pPr>
        <w:spacing w:line="240" w:lineRule="auto"/>
        <w:jc w:val="both"/>
        <w:rPr>
          <w:rFonts w:ascii="Arial" w:hAnsi="Arial" w:cs="Arial"/>
          <w:sz w:val="18"/>
        </w:rPr>
      </w:pPr>
    </w:p>
    <w:p w14:paraId="456AEBE1" w14:textId="77777777" w:rsidR="00D96016" w:rsidRPr="002D1A91" w:rsidRDefault="00D96016" w:rsidP="008F55A8">
      <w:pPr>
        <w:pStyle w:val="Heading2"/>
        <w:spacing w:line="240" w:lineRule="auto"/>
        <w:ind w:left="720"/>
        <w:jc w:val="both"/>
        <w:rPr>
          <w:rFonts w:ascii="Arial" w:hAnsi="Arial" w:cs="Arial"/>
          <w:u w:val="single"/>
        </w:rPr>
      </w:pPr>
      <w:bookmarkStart w:id="286" w:name="_Toc333900045"/>
      <w:r w:rsidRPr="002D1A91">
        <w:rPr>
          <w:rFonts w:ascii="Arial" w:hAnsi="Arial" w:cs="Arial"/>
          <w:u w:val="single"/>
        </w:rPr>
        <w:t>O&amp;M Inspection Report</w:t>
      </w:r>
      <w:bookmarkEnd w:id="286"/>
    </w:p>
    <w:p w14:paraId="31E7E916" w14:textId="77777777" w:rsidR="00D96016" w:rsidRPr="002D1A91" w:rsidRDefault="00D96016" w:rsidP="008F55A8">
      <w:pPr>
        <w:spacing w:line="240" w:lineRule="auto"/>
        <w:jc w:val="both"/>
        <w:rPr>
          <w:rFonts w:ascii="Arial" w:hAnsi="Arial" w:cs="Arial"/>
          <w:sz w:val="18"/>
        </w:rPr>
      </w:pPr>
    </w:p>
    <w:p w14:paraId="28E5BC5F" w14:textId="60037367"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 xml:space="preserve">During the Operations Period, the Concessionaire shall enable the Independent Engineer to inspect the Operation and Maintenance and the Concession Assets </w:t>
      </w:r>
      <w:r w:rsidR="00A70A1F" w:rsidRPr="002D1A91">
        <w:rPr>
          <w:rFonts w:ascii="Arial" w:hAnsi="Arial" w:cs="Arial"/>
        </w:rPr>
        <w:t xml:space="preserve">in accordance with </w:t>
      </w:r>
      <w:r w:rsidR="000B2EF5" w:rsidRPr="002D1A91">
        <w:rPr>
          <w:rFonts w:ascii="Arial" w:hAnsi="Arial" w:cs="Arial"/>
        </w:rPr>
        <w:t xml:space="preserve">each </w:t>
      </w:r>
      <w:r w:rsidR="00A70A1F" w:rsidRPr="002D1A91">
        <w:rPr>
          <w:rFonts w:ascii="Arial" w:hAnsi="Arial" w:cs="Arial"/>
        </w:rPr>
        <w:t>O&amp;M Inspection Timeline</w:t>
      </w:r>
      <w:r w:rsidRPr="002D1A91">
        <w:rPr>
          <w:rFonts w:ascii="Arial" w:hAnsi="Arial" w:cs="Arial"/>
        </w:rPr>
        <w:t xml:space="preserve"> and the Concessionaire shall make all arrangements for the same. </w:t>
      </w:r>
    </w:p>
    <w:p w14:paraId="10785804" w14:textId="77777777" w:rsidR="00D96016" w:rsidRPr="002D1A91" w:rsidRDefault="00D96016" w:rsidP="008F55A8">
      <w:pPr>
        <w:spacing w:line="240" w:lineRule="auto"/>
        <w:jc w:val="both"/>
        <w:rPr>
          <w:rFonts w:ascii="Arial" w:hAnsi="Arial" w:cs="Arial"/>
        </w:rPr>
      </w:pPr>
    </w:p>
    <w:p w14:paraId="73D53A36" w14:textId="1FD29E88"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 xml:space="preserve">The Independent Engineer shall make a report of such inspection (the </w:t>
      </w:r>
      <w:r w:rsidRPr="002D1A91">
        <w:rPr>
          <w:rFonts w:ascii="Arial" w:hAnsi="Arial" w:cs="Arial"/>
          <w:b/>
        </w:rPr>
        <w:t>O&amp;M Inspection Report</w:t>
      </w:r>
      <w:r w:rsidRPr="002D1A91">
        <w:rPr>
          <w:rFonts w:ascii="Arial" w:hAnsi="Arial" w:cs="Arial"/>
        </w:rPr>
        <w:t>) stating in reasonable detail the Defects &amp;</w:t>
      </w:r>
      <w:r w:rsidR="00DF48AF" w:rsidRPr="002D1A91">
        <w:rPr>
          <w:rFonts w:ascii="Arial" w:hAnsi="Arial" w:cs="Arial"/>
        </w:rPr>
        <w:t xml:space="preserve"> </w:t>
      </w:r>
      <w:r w:rsidRPr="002D1A91">
        <w:rPr>
          <w:rFonts w:ascii="Arial" w:hAnsi="Arial" w:cs="Arial"/>
        </w:rPr>
        <w:t>Deficiencies, if any, in the Operation and Maintenance and /or the Concession Assets with particular reference to the Applicable Standards.</w:t>
      </w:r>
    </w:p>
    <w:p w14:paraId="562722A0" w14:textId="77777777" w:rsidR="00D96016" w:rsidRPr="002D1A91" w:rsidRDefault="00D96016" w:rsidP="008F55A8">
      <w:pPr>
        <w:pStyle w:val="ListParagraph"/>
        <w:spacing w:line="240" w:lineRule="auto"/>
        <w:rPr>
          <w:rFonts w:ascii="Arial" w:hAnsi="Arial" w:cs="Arial"/>
          <w:sz w:val="18"/>
        </w:rPr>
      </w:pPr>
    </w:p>
    <w:p w14:paraId="36683B74" w14:textId="3BF1E30D"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 xml:space="preserve">The Independent Engineer shall, within seven (7) days </w:t>
      </w:r>
      <w:r w:rsidR="000B2EF5" w:rsidRPr="002D1A91">
        <w:rPr>
          <w:rFonts w:ascii="Arial" w:hAnsi="Arial" w:cs="Arial"/>
        </w:rPr>
        <w:t>after every O&amp;M Inspection Timeline</w:t>
      </w:r>
      <w:r w:rsidRPr="002D1A91">
        <w:rPr>
          <w:rFonts w:ascii="Arial" w:hAnsi="Arial" w:cs="Arial"/>
        </w:rPr>
        <w:t>, provide a copy of the O&amp;M Inspection Report to the Concessionaire and the</w:t>
      </w:r>
      <w:r w:rsidR="00D94758" w:rsidRPr="002D1A91">
        <w:rPr>
          <w:rFonts w:ascii="Arial" w:hAnsi="Arial" w:cs="Arial"/>
        </w:rPr>
        <w:t xml:space="preserve"> Agency</w:t>
      </w:r>
      <w:r w:rsidRPr="002D1A91">
        <w:rPr>
          <w:rFonts w:ascii="Arial" w:hAnsi="Arial" w:cs="Arial"/>
        </w:rPr>
        <w:t>.</w:t>
      </w:r>
    </w:p>
    <w:p w14:paraId="57BD971F" w14:textId="77777777" w:rsidR="00D96016" w:rsidRPr="002D1A91" w:rsidRDefault="00D96016" w:rsidP="008F55A8">
      <w:pPr>
        <w:pStyle w:val="ListParagraph"/>
        <w:spacing w:line="240" w:lineRule="auto"/>
        <w:rPr>
          <w:rFonts w:ascii="Arial" w:hAnsi="Arial" w:cs="Arial"/>
          <w:sz w:val="18"/>
        </w:rPr>
      </w:pPr>
    </w:p>
    <w:p w14:paraId="1F5B7321" w14:textId="554F4784"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 Concessionaire hereby undertakes that, within fifteen (15) days from receipt of the O&amp;M Inspection Report, it shall rectify and remedy the Defects &amp;</w:t>
      </w:r>
      <w:r w:rsidR="00DF48AF" w:rsidRPr="002D1A91">
        <w:rPr>
          <w:rFonts w:ascii="Arial" w:hAnsi="Arial" w:cs="Arial"/>
        </w:rPr>
        <w:t xml:space="preserve"> </w:t>
      </w:r>
      <w:r w:rsidRPr="002D1A91">
        <w:rPr>
          <w:rFonts w:ascii="Arial" w:hAnsi="Arial" w:cs="Arial"/>
        </w:rPr>
        <w:t xml:space="preserve">Deficiencies, if any, stated in the O&amp;M Inspection Report, on its own cost and expense. </w:t>
      </w:r>
    </w:p>
    <w:p w14:paraId="125C7DED" w14:textId="77777777" w:rsidR="00D96016" w:rsidRPr="002D1A91" w:rsidRDefault="00D96016" w:rsidP="008F55A8">
      <w:pPr>
        <w:spacing w:line="240" w:lineRule="auto"/>
        <w:jc w:val="both"/>
        <w:rPr>
          <w:rFonts w:ascii="Arial" w:hAnsi="Arial" w:cs="Arial"/>
          <w:sz w:val="18"/>
        </w:rPr>
      </w:pPr>
    </w:p>
    <w:p w14:paraId="0157A4C6" w14:textId="77777777"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 inspection or submission of the O&amp;M Inspection Report by the Independent Engineer shall not relieve or absolve the Concessionaire of its obligations and liabilities hereunder in any manner whatsoever.</w:t>
      </w:r>
    </w:p>
    <w:p w14:paraId="1A58F1D6" w14:textId="77777777" w:rsidR="00D96016" w:rsidRPr="002D1A91" w:rsidRDefault="00D96016" w:rsidP="008F55A8">
      <w:pPr>
        <w:pStyle w:val="ColorfulList-Accent11"/>
        <w:spacing w:line="240" w:lineRule="auto"/>
        <w:jc w:val="both"/>
        <w:rPr>
          <w:rFonts w:ascii="Arial" w:hAnsi="Arial" w:cs="Arial"/>
          <w:sz w:val="18"/>
        </w:rPr>
      </w:pPr>
    </w:p>
    <w:p w14:paraId="6142512B" w14:textId="77777777" w:rsidR="00D96016" w:rsidRPr="002D1A91" w:rsidRDefault="00D96016" w:rsidP="008F55A8">
      <w:pPr>
        <w:pStyle w:val="Heading2"/>
        <w:spacing w:line="240" w:lineRule="auto"/>
        <w:ind w:left="720"/>
        <w:jc w:val="both"/>
        <w:rPr>
          <w:rFonts w:ascii="Arial" w:hAnsi="Arial" w:cs="Arial"/>
          <w:u w:val="single"/>
        </w:rPr>
      </w:pPr>
      <w:bookmarkStart w:id="287" w:name="_Toc333900046"/>
      <w:r w:rsidRPr="002D1A91">
        <w:rPr>
          <w:rFonts w:ascii="Arial" w:hAnsi="Arial" w:cs="Arial"/>
          <w:u w:val="single"/>
        </w:rPr>
        <w:t>O&amp;M Tests</w:t>
      </w:r>
      <w:bookmarkEnd w:id="287"/>
    </w:p>
    <w:p w14:paraId="4830CD54" w14:textId="77777777" w:rsidR="00D96016" w:rsidRPr="002D1A91" w:rsidRDefault="00D96016" w:rsidP="008F55A8">
      <w:pPr>
        <w:spacing w:line="240" w:lineRule="auto"/>
        <w:jc w:val="both"/>
        <w:rPr>
          <w:rFonts w:ascii="Arial" w:hAnsi="Arial" w:cs="Arial"/>
          <w:sz w:val="14"/>
        </w:rPr>
      </w:pPr>
    </w:p>
    <w:p w14:paraId="1341E47D" w14:textId="65C47B86"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lastRenderedPageBreak/>
        <w:t xml:space="preserve">The Concessionaire shall conduct or procure to be conducted such tests, as specified in </w:t>
      </w:r>
      <w:r w:rsidRPr="002D1A91">
        <w:rPr>
          <w:rFonts w:ascii="Arial" w:hAnsi="Arial" w:cs="Arial"/>
          <w:b/>
        </w:rPr>
        <w:t xml:space="preserve">Schedule G </w:t>
      </w:r>
      <w:r w:rsidR="00BE4761" w:rsidRPr="002D1A91">
        <w:rPr>
          <w:rFonts w:ascii="Arial" w:hAnsi="Arial" w:cs="Arial"/>
        </w:rPr>
        <w:t>(</w:t>
      </w:r>
      <w:r w:rsidR="00BE4761" w:rsidRPr="002D1A91">
        <w:rPr>
          <w:rFonts w:ascii="Arial" w:hAnsi="Arial" w:cs="Arial"/>
          <w:b/>
          <w:i/>
        </w:rPr>
        <w:t>Completion Tests Matters</w:t>
      </w:r>
      <w:r w:rsidR="00BE4761" w:rsidRPr="002D1A91">
        <w:rPr>
          <w:rFonts w:ascii="Arial" w:hAnsi="Arial" w:cs="Arial"/>
        </w:rPr>
        <w:t>)</w:t>
      </w:r>
      <w:r w:rsidRPr="002D1A91">
        <w:rPr>
          <w:rFonts w:ascii="Arial" w:hAnsi="Arial" w:cs="Arial"/>
        </w:rPr>
        <w:t xml:space="preserve"> in order to determine whether the Operation and Maintenance and/or the Concession Assets conform to the Applicable Standards (the </w:t>
      </w:r>
      <w:r w:rsidRPr="002D1A91">
        <w:rPr>
          <w:rFonts w:ascii="Arial" w:hAnsi="Arial" w:cs="Arial"/>
          <w:b/>
        </w:rPr>
        <w:t>O&amp;M Tests</w:t>
      </w:r>
      <w:r w:rsidRPr="002D1A91">
        <w:rPr>
          <w:rFonts w:ascii="Arial" w:hAnsi="Arial" w:cs="Arial"/>
        </w:rPr>
        <w:t xml:space="preserve">). The O&amp;M Tests shall be conducted at such time and frequency and in such manner as may be specified by the Independent Engineer and the </w:t>
      </w:r>
      <w:r w:rsidR="00D94758" w:rsidRPr="002D1A91">
        <w:rPr>
          <w:rFonts w:ascii="Arial" w:hAnsi="Arial" w:cs="Arial"/>
        </w:rPr>
        <w:t xml:space="preserve"> Agency</w:t>
      </w:r>
      <w:r w:rsidRPr="002D1A91">
        <w:rPr>
          <w:rFonts w:ascii="Arial" w:hAnsi="Arial" w:cs="Arial"/>
        </w:rPr>
        <w:t xml:space="preserve">. In the event the timing and frequency of any O&amp;M Tests is specified by the </w:t>
      </w:r>
      <w:r w:rsidR="00D94758" w:rsidRPr="002D1A91">
        <w:rPr>
          <w:rFonts w:ascii="Arial" w:hAnsi="Arial" w:cs="Arial"/>
        </w:rPr>
        <w:t xml:space="preserve">Agency </w:t>
      </w:r>
      <w:r w:rsidRPr="002D1A91">
        <w:rPr>
          <w:rFonts w:ascii="Arial" w:hAnsi="Arial" w:cs="Arial"/>
        </w:rPr>
        <w:t>and it is determined that the Operation and Maintenance is not in accordance with the O&amp;M Requirements (as determined by the Independent Engineer), the cost of such O&amp;M Tests shall be borne by the Concessionaire; provided, however, in the event it is determined that the Operation and Maintenance are in accordance with the O&amp;M Requirements (as determined by the Independent Engineer), the cost of such O&amp;M Tests shall be borne by</w:t>
      </w:r>
      <w:r w:rsidR="00D94758" w:rsidRPr="002D1A91">
        <w:rPr>
          <w:rFonts w:ascii="Arial" w:hAnsi="Arial" w:cs="Arial"/>
        </w:rPr>
        <w:t xml:space="preserve"> </w:t>
      </w:r>
      <w:r w:rsidR="00E63631" w:rsidRPr="002D1A91">
        <w:rPr>
          <w:rFonts w:ascii="Arial" w:hAnsi="Arial" w:cs="Arial"/>
        </w:rPr>
        <w:t xml:space="preserve">the </w:t>
      </w:r>
      <w:r w:rsidR="00D94758" w:rsidRPr="002D1A91">
        <w:rPr>
          <w:rFonts w:ascii="Arial" w:hAnsi="Arial" w:cs="Arial"/>
        </w:rPr>
        <w:t>Agency</w:t>
      </w:r>
      <w:r w:rsidRPr="002D1A91">
        <w:rPr>
          <w:rFonts w:ascii="Arial" w:hAnsi="Arial" w:cs="Arial"/>
        </w:rPr>
        <w:t>.</w:t>
      </w:r>
      <w:r w:rsidRPr="002D1A91">
        <w:rPr>
          <w:rFonts w:ascii="Arial" w:hAnsi="Arial" w:cs="Arial"/>
        </w:rPr>
        <w:cr/>
      </w:r>
    </w:p>
    <w:p w14:paraId="61E74223" w14:textId="1A10DD89" w:rsidR="00D96016" w:rsidRPr="002D1A91" w:rsidRDefault="00D53154"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 xml:space="preserve">Subject to Section 19.23.1, the </w:t>
      </w:r>
      <w:r w:rsidR="00D96016" w:rsidRPr="002D1A91">
        <w:rPr>
          <w:rFonts w:ascii="Arial" w:hAnsi="Arial" w:cs="Arial"/>
        </w:rPr>
        <w:t xml:space="preserve">Concessionaire hereby undertakes to conduct the O&amp;M Tests under the supervision of the Independent Engineer  and in accordance with the Applicable Standards at its own and expense. </w:t>
      </w:r>
    </w:p>
    <w:p w14:paraId="7FE1116D" w14:textId="77777777" w:rsidR="00D96016" w:rsidRPr="002D1A91" w:rsidRDefault="00D96016" w:rsidP="008F55A8">
      <w:pPr>
        <w:spacing w:line="240" w:lineRule="auto"/>
        <w:jc w:val="both"/>
        <w:rPr>
          <w:rFonts w:ascii="Arial" w:hAnsi="Arial" w:cs="Arial"/>
        </w:rPr>
      </w:pPr>
    </w:p>
    <w:p w14:paraId="78668532" w14:textId="316DBD44"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 Concessionaire hereby undertakes to carry out, at its sole cost, the necessary remedial measures required to rectify the Defects &amp;</w:t>
      </w:r>
      <w:r w:rsidR="00DF48AF" w:rsidRPr="002D1A91">
        <w:rPr>
          <w:rFonts w:ascii="Arial" w:hAnsi="Arial" w:cs="Arial"/>
        </w:rPr>
        <w:t xml:space="preserve"> </w:t>
      </w:r>
      <w:r w:rsidRPr="002D1A91">
        <w:rPr>
          <w:rFonts w:ascii="Arial" w:hAnsi="Arial" w:cs="Arial"/>
        </w:rPr>
        <w:t>Deficiencies in the Operation and Maintenance and/or the Concession Assets that are identified in the O&amp;M Tests and to ensure that as a consequence of such remedial measures the Operation and Maintenance and the Concession Assets conform to the Applicable Standards. The Concessionaire further undertakes that the remedial measures required to be undertaken by the Concessionaire pursuant to this Section 19.</w:t>
      </w:r>
      <w:r w:rsidR="00FF541C" w:rsidRPr="002D1A91">
        <w:rPr>
          <w:rFonts w:ascii="Arial" w:hAnsi="Arial" w:cs="Arial"/>
        </w:rPr>
        <w:t>23</w:t>
      </w:r>
      <w:r w:rsidRPr="002D1A91">
        <w:rPr>
          <w:rFonts w:ascii="Arial" w:hAnsi="Arial" w:cs="Arial"/>
        </w:rPr>
        <w:t>.3 shall be repeated by the Concessionaire at its sole cost till such time as the Operation and Maintenance and the Concession Assets conform to the Applicable Standards to the satisfaction of the Independent Engineer. In the afore stated circumstances, the Independent Engineer may require the Concessionaire to conduct additional tests to determine whether the Defects &amp;</w:t>
      </w:r>
      <w:r w:rsidR="00DF48AF" w:rsidRPr="002D1A91">
        <w:rPr>
          <w:rFonts w:ascii="Arial" w:hAnsi="Arial" w:cs="Arial"/>
        </w:rPr>
        <w:t xml:space="preserve"> </w:t>
      </w:r>
      <w:r w:rsidRPr="002D1A91">
        <w:rPr>
          <w:rFonts w:ascii="Arial" w:hAnsi="Arial" w:cs="Arial"/>
        </w:rPr>
        <w:t xml:space="preserve">Deficiencies are rectified and in such case the costs of such additional tests shall be borne by the Concessionaire. </w:t>
      </w:r>
    </w:p>
    <w:p w14:paraId="1010C016" w14:textId="77777777" w:rsidR="00D96016" w:rsidRPr="002D1A91" w:rsidRDefault="00D96016" w:rsidP="008F55A8">
      <w:pPr>
        <w:spacing w:line="240" w:lineRule="auto"/>
        <w:jc w:val="both"/>
        <w:rPr>
          <w:rFonts w:ascii="Arial" w:hAnsi="Arial" w:cs="Arial"/>
        </w:rPr>
      </w:pPr>
    </w:p>
    <w:p w14:paraId="6DA5B546" w14:textId="335508ED"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 Concessionaire shall maintain proper record of the O&amp;M Tests and the remedial measures taken to cure the Defects &amp;</w:t>
      </w:r>
      <w:r w:rsidR="00DF48AF" w:rsidRPr="002D1A91">
        <w:rPr>
          <w:rFonts w:ascii="Arial" w:hAnsi="Arial" w:cs="Arial"/>
        </w:rPr>
        <w:t xml:space="preserve"> </w:t>
      </w:r>
      <w:r w:rsidRPr="002D1A91">
        <w:rPr>
          <w:rFonts w:ascii="Arial" w:hAnsi="Arial" w:cs="Arial"/>
        </w:rPr>
        <w:t>Deficiencies, if any, indicated by the O&amp;M Test results.</w:t>
      </w:r>
    </w:p>
    <w:p w14:paraId="092841DC" w14:textId="77777777" w:rsidR="00D96016" w:rsidRPr="002D1A91" w:rsidRDefault="00D96016" w:rsidP="008F55A8">
      <w:pPr>
        <w:spacing w:line="240" w:lineRule="auto"/>
        <w:jc w:val="both"/>
        <w:rPr>
          <w:rFonts w:ascii="Arial" w:hAnsi="Arial" w:cs="Arial"/>
        </w:rPr>
      </w:pPr>
    </w:p>
    <w:p w14:paraId="6873391C" w14:textId="77777777"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Results of all O&amp;M Tests shall be jointly recorded by the Independent Engineer and the Concessionaire.</w:t>
      </w:r>
    </w:p>
    <w:p w14:paraId="2762DD1C" w14:textId="77777777" w:rsidR="00D96016" w:rsidRPr="002D1A91" w:rsidRDefault="00D96016" w:rsidP="008F55A8">
      <w:pPr>
        <w:pStyle w:val="ColorfulList-Accent11"/>
        <w:spacing w:line="240" w:lineRule="auto"/>
        <w:jc w:val="both"/>
        <w:rPr>
          <w:rFonts w:ascii="Arial" w:hAnsi="Arial" w:cs="Arial"/>
        </w:rPr>
      </w:pPr>
    </w:p>
    <w:p w14:paraId="16C95144" w14:textId="77777777" w:rsidR="00D96016" w:rsidRPr="002D1A91" w:rsidRDefault="00D96016" w:rsidP="008F55A8">
      <w:pPr>
        <w:pStyle w:val="Heading2"/>
        <w:spacing w:line="240" w:lineRule="auto"/>
        <w:ind w:left="720"/>
        <w:jc w:val="both"/>
        <w:rPr>
          <w:rFonts w:ascii="Arial" w:hAnsi="Arial" w:cs="Arial"/>
          <w:u w:val="single"/>
        </w:rPr>
      </w:pPr>
      <w:bookmarkStart w:id="288" w:name="_Toc333900047"/>
      <w:r w:rsidRPr="002D1A91">
        <w:rPr>
          <w:rFonts w:ascii="Arial" w:hAnsi="Arial" w:cs="Arial"/>
          <w:u w:val="single"/>
        </w:rPr>
        <w:t>Remedial Measures</w:t>
      </w:r>
      <w:bookmarkEnd w:id="288"/>
    </w:p>
    <w:p w14:paraId="443F6C3A" w14:textId="77777777" w:rsidR="00D96016" w:rsidRPr="002D1A91" w:rsidRDefault="00D96016" w:rsidP="008F55A8">
      <w:pPr>
        <w:spacing w:line="240" w:lineRule="auto"/>
        <w:jc w:val="both"/>
        <w:rPr>
          <w:rFonts w:ascii="Arial" w:hAnsi="Arial" w:cs="Arial"/>
        </w:rPr>
      </w:pPr>
    </w:p>
    <w:p w14:paraId="5027D4B2" w14:textId="33AFE6C8"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 Concessionaire shall repair or rectify the Defects &amp;</w:t>
      </w:r>
      <w:r w:rsidR="00DF48AF" w:rsidRPr="002D1A91">
        <w:rPr>
          <w:rFonts w:ascii="Arial" w:hAnsi="Arial" w:cs="Arial"/>
        </w:rPr>
        <w:t xml:space="preserve"> </w:t>
      </w:r>
      <w:r w:rsidRPr="002D1A91">
        <w:rPr>
          <w:rFonts w:ascii="Arial" w:hAnsi="Arial" w:cs="Arial"/>
        </w:rPr>
        <w:t>Deficiencies, if any, set forth in the O&amp;M Inspection Report or in the O&amp;M Tests results referred to in Section 19.</w:t>
      </w:r>
      <w:r w:rsidR="00AB08C9" w:rsidRPr="002D1A91">
        <w:rPr>
          <w:rFonts w:ascii="Arial" w:hAnsi="Arial" w:cs="Arial"/>
        </w:rPr>
        <w:t xml:space="preserve">23 </w:t>
      </w:r>
      <w:r w:rsidRPr="002D1A91">
        <w:rPr>
          <w:rFonts w:ascii="Arial" w:hAnsi="Arial" w:cs="Arial"/>
        </w:rPr>
        <w:t xml:space="preserve">(O&amp;M Tests) and furnish a report in respect thereof to the </w:t>
      </w:r>
      <w:r w:rsidRPr="002D1A91">
        <w:rPr>
          <w:rFonts w:ascii="Arial" w:hAnsi="Arial" w:cs="Arial"/>
        </w:rPr>
        <w:lastRenderedPageBreak/>
        <w:t xml:space="preserve">Independent Engineer and the </w:t>
      </w:r>
      <w:r w:rsidR="00D94758" w:rsidRPr="002D1A91">
        <w:rPr>
          <w:rFonts w:ascii="Arial" w:hAnsi="Arial" w:cs="Arial"/>
        </w:rPr>
        <w:t xml:space="preserve">Agency </w:t>
      </w:r>
      <w:r w:rsidRPr="002D1A91">
        <w:rPr>
          <w:rFonts w:ascii="Arial" w:hAnsi="Arial" w:cs="Arial"/>
        </w:rPr>
        <w:t>within seven (7) days of receiving the O&amp;M Inspection Report or the O&amp;M Tests results, as the case may be; provided, that where the remedying of such Defects &amp; Deficiencies is likely to take more than seven (7) days, the Concessionaire shall submit progress reports of the repair works once every week until such works are completed in conformity with this Agreement.</w:t>
      </w:r>
    </w:p>
    <w:p w14:paraId="23179286" w14:textId="77777777" w:rsidR="00D96016" w:rsidRPr="002D1A91" w:rsidRDefault="00D96016" w:rsidP="008F55A8">
      <w:pPr>
        <w:spacing w:line="240" w:lineRule="auto"/>
        <w:jc w:val="both"/>
        <w:rPr>
          <w:rFonts w:ascii="Arial" w:hAnsi="Arial" w:cs="Arial"/>
        </w:rPr>
      </w:pPr>
    </w:p>
    <w:p w14:paraId="5A5CDAB2" w14:textId="33333E3D"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 Independent Engineer shall require the Concessionaire to carry out or cause to be carried out the O&amp;M Tests, at its own cost, to determine that such remedial measures have brought the relevant Concession Assets into compliance with the Applicable Standards and the procedure set forth in this Section 19.</w:t>
      </w:r>
      <w:r w:rsidR="002577C4" w:rsidRPr="002D1A91">
        <w:rPr>
          <w:rFonts w:ascii="Arial" w:hAnsi="Arial" w:cs="Arial"/>
        </w:rPr>
        <w:t xml:space="preserve">24 </w:t>
      </w:r>
      <w:r w:rsidRPr="002D1A91">
        <w:rPr>
          <w:rFonts w:ascii="Arial" w:hAnsi="Arial" w:cs="Arial"/>
        </w:rPr>
        <w:t>(</w:t>
      </w:r>
      <w:r w:rsidRPr="002D1A91">
        <w:rPr>
          <w:rFonts w:ascii="Arial" w:hAnsi="Arial" w:cs="Arial"/>
          <w:i/>
        </w:rPr>
        <w:t>Remedial Measures</w:t>
      </w:r>
      <w:r w:rsidRPr="002D1A91">
        <w:rPr>
          <w:rFonts w:ascii="Arial" w:hAnsi="Arial" w:cs="Arial"/>
        </w:rPr>
        <w:t>) shall be repeated until the Concession Assets conform to the Applicable Standards.</w:t>
      </w:r>
    </w:p>
    <w:p w14:paraId="373ECB76" w14:textId="77777777" w:rsidR="00D96016" w:rsidRPr="002D1A91" w:rsidRDefault="00D96016" w:rsidP="008F55A8">
      <w:pPr>
        <w:pStyle w:val="ColorfulList-Accent11"/>
        <w:spacing w:line="240" w:lineRule="auto"/>
        <w:ind w:left="0"/>
        <w:jc w:val="both"/>
        <w:rPr>
          <w:rFonts w:ascii="Arial" w:hAnsi="Arial" w:cs="Arial"/>
        </w:rPr>
      </w:pPr>
    </w:p>
    <w:p w14:paraId="7F103DD0" w14:textId="4FE78A71" w:rsidR="00D96016" w:rsidRPr="002D1A91" w:rsidRDefault="00D96016" w:rsidP="00511701">
      <w:pPr>
        <w:pStyle w:val="ColorfulList-Accent11"/>
        <w:numPr>
          <w:ilvl w:val="2"/>
          <w:numId w:val="2"/>
        </w:numPr>
        <w:spacing w:line="240" w:lineRule="auto"/>
        <w:ind w:left="720" w:hanging="810"/>
        <w:jc w:val="both"/>
        <w:rPr>
          <w:rFonts w:ascii="Arial" w:hAnsi="Arial" w:cs="Arial"/>
        </w:rPr>
      </w:pPr>
      <w:r w:rsidRPr="002D1A91">
        <w:rPr>
          <w:rFonts w:ascii="Arial" w:hAnsi="Arial" w:cs="Arial"/>
        </w:rPr>
        <w:t>The provisions of this Section 19.</w:t>
      </w:r>
      <w:r w:rsidR="00AB08C9" w:rsidRPr="002D1A91">
        <w:rPr>
          <w:rFonts w:ascii="Arial" w:hAnsi="Arial" w:cs="Arial"/>
        </w:rPr>
        <w:t xml:space="preserve">24 (Remedial Measures) </w:t>
      </w:r>
      <w:r w:rsidRPr="002D1A91">
        <w:rPr>
          <w:rFonts w:ascii="Arial" w:hAnsi="Arial" w:cs="Arial"/>
        </w:rPr>
        <w:t>shall not in any manner limit the obligations of the Concessionaire relating to remedying of Defects &amp; Deficiencies set out elsewhere in this Agreement.</w:t>
      </w:r>
    </w:p>
    <w:p w14:paraId="2D204D80" w14:textId="77777777" w:rsidR="00D96016" w:rsidRPr="002D1A91" w:rsidRDefault="00D96016" w:rsidP="008F55A8">
      <w:pPr>
        <w:spacing w:line="240" w:lineRule="auto"/>
        <w:jc w:val="both"/>
        <w:rPr>
          <w:rFonts w:ascii="Arial" w:hAnsi="Arial" w:cs="Arial"/>
        </w:rPr>
      </w:pPr>
    </w:p>
    <w:p w14:paraId="4B49E192" w14:textId="601DCB27" w:rsidR="00D96016" w:rsidRPr="002D1A91" w:rsidRDefault="00D96016" w:rsidP="008F55A8">
      <w:pPr>
        <w:pStyle w:val="Heading1"/>
        <w:spacing w:line="240" w:lineRule="auto"/>
        <w:ind w:left="720" w:hanging="720"/>
        <w:jc w:val="both"/>
        <w:rPr>
          <w:rFonts w:ascii="Arial" w:hAnsi="Arial" w:cs="Arial"/>
        </w:rPr>
      </w:pPr>
      <w:r w:rsidRPr="002D1A91">
        <w:rPr>
          <w:rFonts w:ascii="Arial" w:hAnsi="Arial" w:cs="Arial"/>
        </w:rPr>
        <w:br w:type="page"/>
      </w:r>
      <w:bookmarkStart w:id="289" w:name="_Toc333900048"/>
      <w:bookmarkStart w:id="290" w:name="_Toc229101113"/>
      <w:r w:rsidRPr="002D1A91">
        <w:rPr>
          <w:rFonts w:ascii="Arial" w:hAnsi="Arial" w:cs="Arial"/>
        </w:rPr>
        <w:lastRenderedPageBreak/>
        <w:t>Insurances</w:t>
      </w:r>
      <w:bookmarkEnd w:id="289"/>
      <w:r w:rsidR="0041638E">
        <w:rPr>
          <w:rStyle w:val="FootnoteReference"/>
          <w:rFonts w:ascii="Arial" w:hAnsi="Arial" w:cs="Arial"/>
        </w:rPr>
        <w:footnoteReference w:id="28"/>
      </w:r>
      <w:bookmarkEnd w:id="290"/>
    </w:p>
    <w:p w14:paraId="6C5F6F1C" w14:textId="77777777" w:rsidR="00D96016" w:rsidRPr="002D1A91" w:rsidRDefault="00D96016" w:rsidP="008F55A8">
      <w:pPr>
        <w:spacing w:line="240" w:lineRule="auto"/>
        <w:jc w:val="both"/>
        <w:rPr>
          <w:rFonts w:ascii="Arial" w:hAnsi="Arial" w:cs="Arial"/>
        </w:rPr>
      </w:pPr>
    </w:p>
    <w:p w14:paraId="2436738B" w14:textId="7E355BFF" w:rsidR="00D96016" w:rsidRPr="002D1A91" w:rsidRDefault="00D96016" w:rsidP="008F55A8">
      <w:pPr>
        <w:pStyle w:val="Heading2"/>
        <w:spacing w:line="240" w:lineRule="auto"/>
        <w:ind w:left="720"/>
        <w:jc w:val="both"/>
        <w:rPr>
          <w:rFonts w:ascii="Arial" w:hAnsi="Arial" w:cs="Arial"/>
          <w:u w:val="single"/>
        </w:rPr>
      </w:pPr>
      <w:bookmarkStart w:id="291" w:name="_Toc333900049"/>
      <w:r w:rsidRPr="002D1A91">
        <w:rPr>
          <w:rFonts w:ascii="Arial" w:hAnsi="Arial" w:cs="Arial"/>
          <w:u w:val="single"/>
        </w:rPr>
        <w:t xml:space="preserve"> </w:t>
      </w:r>
      <w:r w:rsidR="00997E62" w:rsidRPr="002D1A91">
        <w:rPr>
          <w:rFonts w:ascii="Arial" w:hAnsi="Arial" w:cs="Arial"/>
          <w:u w:val="single"/>
        </w:rPr>
        <w:t xml:space="preserve">Development </w:t>
      </w:r>
      <w:r w:rsidRPr="002D1A91">
        <w:rPr>
          <w:rFonts w:ascii="Arial" w:hAnsi="Arial" w:cs="Arial"/>
          <w:u w:val="single"/>
        </w:rPr>
        <w:t>Period Insurances</w:t>
      </w:r>
      <w:bookmarkEnd w:id="291"/>
    </w:p>
    <w:p w14:paraId="57FB6466" w14:textId="77777777" w:rsidR="00D96016" w:rsidRPr="002D1A91" w:rsidRDefault="00D96016" w:rsidP="008F55A8">
      <w:pPr>
        <w:spacing w:line="240" w:lineRule="auto"/>
        <w:jc w:val="both"/>
        <w:rPr>
          <w:rFonts w:ascii="Arial" w:hAnsi="Arial" w:cs="Arial"/>
        </w:rPr>
      </w:pPr>
    </w:p>
    <w:p w14:paraId="49CA873D" w14:textId="445D1DE6" w:rsidR="008047AE" w:rsidRPr="00542044" w:rsidRDefault="00D96016" w:rsidP="00DC0F8C">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at its sole cost and expense, procure and maintain during the </w:t>
      </w:r>
      <w:r w:rsidR="00997E62" w:rsidRPr="002D1A91">
        <w:rPr>
          <w:rFonts w:ascii="Arial" w:hAnsi="Arial" w:cs="Arial"/>
        </w:rPr>
        <w:t xml:space="preserve">Development </w:t>
      </w:r>
      <w:r w:rsidRPr="002D1A91">
        <w:rPr>
          <w:rFonts w:ascii="Arial" w:hAnsi="Arial" w:cs="Arial"/>
        </w:rPr>
        <w:t xml:space="preserve">Period all such Insurances, as described in </w:t>
      </w:r>
      <w:r w:rsidRPr="002D1A91">
        <w:rPr>
          <w:rFonts w:ascii="Arial" w:hAnsi="Arial" w:cs="Arial"/>
          <w:b/>
          <w:smallCaps/>
        </w:rPr>
        <w:t>Part I</w:t>
      </w:r>
      <w:r w:rsidRPr="002D1A91">
        <w:rPr>
          <w:rFonts w:ascii="Arial" w:hAnsi="Arial" w:cs="Arial"/>
          <w:b/>
        </w:rPr>
        <w:t xml:space="preserve"> (</w:t>
      </w:r>
      <w:r w:rsidR="00997E62" w:rsidRPr="002D1A91">
        <w:rPr>
          <w:rFonts w:ascii="Arial" w:hAnsi="Arial" w:cs="Arial"/>
          <w:b/>
          <w:i/>
        </w:rPr>
        <w:t xml:space="preserve">Development </w:t>
      </w:r>
      <w:r w:rsidRPr="002D1A91">
        <w:rPr>
          <w:rFonts w:ascii="Arial" w:hAnsi="Arial" w:cs="Arial"/>
          <w:b/>
          <w:i/>
        </w:rPr>
        <w:t>Period Insurances</w:t>
      </w:r>
      <w:r w:rsidRPr="002D1A91">
        <w:rPr>
          <w:rFonts w:ascii="Arial" w:hAnsi="Arial" w:cs="Arial"/>
          <w:b/>
        </w:rPr>
        <w:t xml:space="preserve">) </w:t>
      </w:r>
      <w:r w:rsidRPr="002D1A91">
        <w:rPr>
          <w:rFonts w:ascii="Arial" w:hAnsi="Arial" w:cs="Arial"/>
          <w:b/>
          <w:smallCaps/>
        </w:rPr>
        <w:t>of Schedule I</w:t>
      </w:r>
      <w:r w:rsidRPr="002D1A91">
        <w:rPr>
          <w:rFonts w:ascii="Arial" w:hAnsi="Arial" w:cs="Arial"/>
          <w:b/>
        </w:rPr>
        <w:t xml:space="preserve"> (</w:t>
      </w:r>
      <w:r w:rsidRPr="002D1A91">
        <w:rPr>
          <w:rFonts w:ascii="Arial" w:hAnsi="Arial" w:cs="Arial"/>
          <w:b/>
          <w:i/>
        </w:rPr>
        <w:t>Insurances</w:t>
      </w:r>
      <w:r w:rsidRPr="002D1A91">
        <w:rPr>
          <w:rFonts w:ascii="Arial" w:hAnsi="Arial" w:cs="Arial"/>
          <w:b/>
        </w:rPr>
        <w:t>)</w:t>
      </w:r>
      <w:r w:rsidRPr="002D1A91">
        <w:rPr>
          <w:rFonts w:ascii="Arial" w:hAnsi="Arial" w:cs="Arial"/>
        </w:rPr>
        <w:t>, that are necessary and required to be procured by the Concessionaire in accordance with the Applicable Laws</w:t>
      </w:r>
      <w:r w:rsidR="008047AE" w:rsidRPr="002D1A91">
        <w:rPr>
          <w:rFonts w:ascii="Arial" w:hAnsi="Arial" w:cs="Arial"/>
        </w:rPr>
        <w:t>.</w:t>
      </w:r>
    </w:p>
    <w:p w14:paraId="6EE4B01B" w14:textId="77777777" w:rsidR="00C44AD2" w:rsidRPr="002D1A91" w:rsidRDefault="00C44AD2" w:rsidP="008F55A8">
      <w:pPr>
        <w:pStyle w:val="Heading2"/>
        <w:numPr>
          <w:ilvl w:val="0"/>
          <w:numId w:val="0"/>
        </w:numPr>
        <w:spacing w:line="240" w:lineRule="auto"/>
        <w:ind w:left="780"/>
        <w:jc w:val="both"/>
        <w:rPr>
          <w:rFonts w:ascii="Arial" w:hAnsi="Arial" w:cs="Arial"/>
          <w:u w:val="single"/>
        </w:rPr>
      </w:pPr>
      <w:bookmarkStart w:id="292" w:name="_Toc333900050"/>
    </w:p>
    <w:p w14:paraId="5644E874" w14:textId="77777777" w:rsidR="00D96016" w:rsidRPr="002D1A91" w:rsidRDefault="00D96016" w:rsidP="008F55A8">
      <w:pPr>
        <w:pStyle w:val="Heading2"/>
        <w:spacing w:line="240" w:lineRule="auto"/>
        <w:ind w:left="720"/>
        <w:jc w:val="both"/>
        <w:rPr>
          <w:rFonts w:ascii="Arial" w:hAnsi="Arial" w:cs="Arial"/>
          <w:u w:val="single"/>
        </w:rPr>
      </w:pPr>
      <w:r w:rsidRPr="002D1A91">
        <w:rPr>
          <w:rFonts w:ascii="Arial" w:hAnsi="Arial" w:cs="Arial"/>
          <w:u w:val="single"/>
        </w:rPr>
        <w:t>Operations Period Insurances</w:t>
      </w:r>
      <w:bookmarkEnd w:id="292"/>
    </w:p>
    <w:p w14:paraId="2C9692AB" w14:textId="77777777" w:rsidR="00D96016" w:rsidRPr="002D1A91" w:rsidRDefault="00D96016" w:rsidP="008F55A8">
      <w:pPr>
        <w:spacing w:line="240" w:lineRule="auto"/>
        <w:jc w:val="both"/>
        <w:rPr>
          <w:rFonts w:ascii="Arial" w:hAnsi="Arial" w:cs="Arial"/>
        </w:rPr>
      </w:pPr>
    </w:p>
    <w:p w14:paraId="27856C82" w14:textId="7BFC4772"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shall, at its sole cost and expense, procure and maintain during the Operations Period all such Insurances, as described in</w:t>
      </w:r>
      <w:r w:rsidR="00791C49" w:rsidRPr="002D1A91">
        <w:rPr>
          <w:rFonts w:ascii="Arial" w:hAnsi="Arial" w:cs="Arial"/>
        </w:rPr>
        <w:t xml:space="preserve"> </w:t>
      </w:r>
      <w:r w:rsidRPr="002D1A91">
        <w:rPr>
          <w:rFonts w:ascii="Arial" w:hAnsi="Arial" w:cs="Arial"/>
          <w:b/>
          <w:smallCaps/>
        </w:rPr>
        <w:t>Part II</w:t>
      </w:r>
      <w:r w:rsidRPr="002D1A91">
        <w:rPr>
          <w:rFonts w:ascii="Arial" w:hAnsi="Arial" w:cs="Arial"/>
          <w:b/>
        </w:rPr>
        <w:t xml:space="preserve"> (</w:t>
      </w:r>
      <w:r w:rsidRPr="002D1A91">
        <w:rPr>
          <w:rFonts w:ascii="Arial" w:hAnsi="Arial" w:cs="Arial"/>
          <w:b/>
          <w:i/>
        </w:rPr>
        <w:t>Operations Period Insurances</w:t>
      </w:r>
      <w:r w:rsidRPr="002D1A91">
        <w:rPr>
          <w:rFonts w:ascii="Arial" w:hAnsi="Arial" w:cs="Arial"/>
          <w:b/>
        </w:rPr>
        <w:t xml:space="preserve">) </w:t>
      </w:r>
      <w:r w:rsidRPr="002D1A91">
        <w:rPr>
          <w:rFonts w:ascii="Arial" w:hAnsi="Arial" w:cs="Arial"/>
          <w:b/>
          <w:smallCaps/>
        </w:rPr>
        <w:t>of Schedule I</w:t>
      </w:r>
      <w:r w:rsidRPr="002D1A91">
        <w:rPr>
          <w:rFonts w:ascii="Arial" w:hAnsi="Arial" w:cs="Arial"/>
          <w:b/>
        </w:rPr>
        <w:t xml:space="preserve"> (</w:t>
      </w:r>
      <w:r w:rsidRPr="002D1A91">
        <w:rPr>
          <w:rFonts w:ascii="Arial" w:hAnsi="Arial" w:cs="Arial"/>
          <w:b/>
          <w:i/>
        </w:rPr>
        <w:t>Insurances</w:t>
      </w:r>
      <w:r w:rsidRPr="002D1A91">
        <w:rPr>
          <w:rFonts w:ascii="Arial" w:hAnsi="Arial" w:cs="Arial"/>
          <w:b/>
        </w:rPr>
        <w:t>)</w:t>
      </w:r>
      <w:r w:rsidRPr="002D1A91">
        <w:rPr>
          <w:rFonts w:ascii="Arial" w:hAnsi="Arial" w:cs="Arial"/>
        </w:rPr>
        <w:t>, that are necessary and required to be procured by the Concessionaire in accordance with the Applicable Laws</w:t>
      </w:r>
      <w:r w:rsidR="003F5F3E" w:rsidRPr="002D1A91">
        <w:rPr>
          <w:rFonts w:ascii="Arial" w:hAnsi="Arial" w:cs="Arial"/>
        </w:rPr>
        <w:t>.</w:t>
      </w:r>
      <w:r w:rsidRPr="002D1A91">
        <w:rPr>
          <w:rFonts w:ascii="Arial" w:hAnsi="Arial" w:cs="Arial"/>
        </w:rPr>
        <w:t xml:space="preserve"> </w:t>
      </w:r>
    </w:p>
    <w:p w14:paraId="44A08E85" w14:textId="77777777" w:rsidR="00C44AD2" w:rsidRPr="002D1A91" w:rsidRDefault="00C44AD2" w:rsidP="008F55A8">
      <w:pPr>
        <w:pStyle w:val="Heading2"/>
        <w:numPr>
          <w:ilvl w:val="0"/>
          <w:numId w:val="0"/>
        </w:numPr>
        <w:spacing w:line="240" w:lineRule="auto"/>
        <w:ind w:left="780"/>
        <w:jc w:val="both"/>
        <w:rPr>
          <w:rFonts w:ascii="Arial" w:hAnsi="Arial" w:cs="Arial"/>
          <w:u w:val="single"/>
        </w:rPr>
      </w:pPr>
      <w:bookmarkStart w:id="293" w:name="_Toc333900051"/>
    </w:p>
    <w:p w14:paraId="5E884F3E" w14:textId="77777777" w:rsidR="00D96016" w:rsidRPr="002D1A91" w:rsidRDefault="00D96016" w:rsidP="008F55A8">
      <w:pPr>
        <w:pStyle w:val="Heading2"/>
        <w:spacing w:line="240" w:lineRule="auto"/>
        <w:ind w:left="720"/>
        <w:jc w:val="both"/>
        <w:rPr>
          <w:rFonts w:ascii="Arial" w:hAnsi="Arial" w:cs="Arial"/>
          <w:u w:val="single"/>
        </w:rPr>
      </w:pPr>
      <w:r w:rsidRPr="002D1A91">
        <w:rPr>
          <w:rFonts w:ascii="Arial" w:hAnsi="Arial" w:cs="Arial"/>
          <w:u w:val="single"/>
        </w:rPr>
        <w:t>Insurance Companies</w:t>
      </w:r>
      <w:bookmarkEnd w:id="293"/>
    </w:p>
    <w:p w14:paraId="2E54EFF1" w14:textId="77777777" w:rsidR="00D96016" w:rsidRPr="002D1A91" w:rsidRDefault="00D96016" w:rsidP="008F55A8">
      <w:pPr>
        <w:spacing w:line="240" w:lineRule="auto"/>
        <w:jc w:val="both"/>
        <w:rPr>
          <w:rFonts w:ascii="Arial" w:hAnsi="Arial" w:cs="Arial"/>
        </w:rPr>
      </w:pPr>
    </w:p>
    <w:p w14:paraId="0430E38F" w14:textId="19D3DFC7" w:rsidR="008079D4" w:rsidRPr="006456B7" w:rsidRDefault="00D96016" w:rsidP="006456B7">
      <w:pPr>
        <w:pStyle w:val="ColorfulList-Accent11"/>
        <w:numPr>
          <w:ilvl w:val="2"/>
          <w:numId w:val="2"/>
        </w:numPr>
        <w:spacing w:line="240" w:lineRule="auto"/>
        <w:jc w:val="both"/>
        <w:rPr>
          <w:rFonts w:ascii="Arial" w:hAnsi="Arial" w:cs="Arial"/>
        </w:rPr>
      </w:pPr>
      <w:r w:rsidRPr="002D1A91">
        <w:rPr>
          <w:rFonts w:ascii="Arial" w:hAnsi="Arial" w:cs="Arial"/>
        </w:rPr>
        <w:t>The Concessionaire agrees that it shall procure the Insurances</w:t>
      </w:r>
      <w:r w:rsidR="00C03FCD" w:rsidRPr="002D1A91">
        <w:rPr>
          <w:rFonts w:ascii="Arial" w:hAnsi="Arial" w:cs="Arial"/>
        </w:rPr>
        <w:t xml:space="preserve"> </w:t>
      </w:r>
      <w:r w:rsidR="00C03FCD" w:rsidRPr="006A4CA4">
        <w:rPr>
          <w:rFonts w:ascii="Arial" w:hAnsi="Arial" w:cs="Arial"/>
        </w:rPr>
        <w:t>(which for the purposes of this Article 20 shall include Takaful arrangements)</w:t>
      </w:r>
      <w:r w:rsidR="00783ED9" w:rsidRPr="006A4CA4">
        <w:rPr>
          <w:rFonts w:ascii="Arial" w:hAnsi="Arial" w:cs="Arial"/>
        </w:rPr>
        <w:t xml:space="preserve"> </w:t>
      </w:r>
      <w:r w:rsidR="00C03FCD" w:rsidRPr="006A4CA4">
        <w:rPr>
          <w:rFonts w:ascii="Arial" w:hAnsi="Arial" w:cs="Arial"/>
        </w:rPr>
        <w:t>from Takaful companies of appropriate rating or insurance companies holding a rating of at least [single A/AA]</w:t>
      </w:r>
      <w:r w:rsidR="008079D4" w:rsidRPr="002D1A91">
        <w:rPr>
          <w:rFonts w:ascii="Arial" w:hAnsi="Arial" w:cs="Arial"/>
        </w:rPr>
        <w:t xml:space="preserve"> as per PACRA/JCR-VIS or an equivalent international rating agency (the </w:t>
      </w:r>
      <w:r w:rsidR="008079D4" w:rsidRPr="002D1A91">
        <w:rPr>
          <w:rFonts w:ascii="Arial" w:hAnsi="Arial" w:cs="Arial"/>
          <w:b/>
        </w:rPr>
        <w:t>Minimum Insurance Rating</w:t>
      </w:r>
      <w:r w:rsidR="008079D4" w:rsidRPr="002D1A91">
        <w:rPr>
          <w:rFonts w:ascii="Arial" w:hAnsi="Arial" w:cs="Arial"/>
        </w:rPr>
        <w:t>)</w:t>
      </w:r>
      <w:r w:rsidR="000B3E42" w:rsidRPr="002D1A91">
        <w:rPr>
          <w:rFonts w:ascii="Arial" w:hAnsi="Arial" w:cs="Arial"/>
        </w:rPr>
        <w:t xml:space="preserve"> </w:t>
      </w:r>
      <w:r w:rsidRPr="002D1A91">
        <w:rPr>
          <w:rFonts w:ascii="Arial" w:hAnsi="Arial" w:cs="Arial"/>
        </w:rPr>
        <w:t xml:space="preserve">that are acceptable to the </w:t>
      </w:r>
      <w:r w:rsidR="00D94758" w:rsidRPr="002D1A91">
        <w:rPr>
          <w:rFonts w:ascii="Arial" w:hAnsi="Arial" w:cs="Arial"/>
        </w:rPr>
        <w:t xml:space="preserve">Agency </w:t>
      </w:r>
      <w:r w:rsidRPr="002D1A91">
        <w:rPr>
          <w:rFonts w:ascii="Arial" w:hAnsi="Arial" w:cs="Arial"/>
        </w:rPr>
        <w:t>and further agrees that the Concessionaire shall only procure Insurances through foreign insurance companies</w:t>
      </w:r>
      <w:r w:rsidR="00C03FCD" w:rsidRPr="002D1A91">
        <w:rPr>
          <w:rFonts w:ascii="Arial" w:hAnsi="Arial" w:cs="Arial"/>
        </w:rPr>
        <w:t xml:space="preserve"> </w:t>
      </w:r>
      <w:r w:rsidR="00C03FCD" w:rsidRPr="006A4CA4">
        <w:rPr>
          <w:rFonts w:ascii="Arial" w:hAnsi="Arial" w:cs="Arial"/>
        </w:rPr>
        <w:t>or</w:t>
      </w:r>
      <w:r w:rsidR="00783ED9" w:rsidRPr="006A4CA4">
        <w:rPr>
          <w:rFonts w:ascii="Arial" w:hAnsi="Arial" w:cs="Arial"/>
        </w:rPr>
        <w:t xml:space="preserve"> </w:t>
      </w:r>
      <w:r w:rsidR="00C03FCD" w:rsidRPr="006A4CA4">
        <w:rPr>
          <w:rFonts w:ascii="Arial" w:hAnsi="Arial" w:cs="Arial"/>
        </w:rPr>
        <w:t>Takaful</w:t>
      </w:r>
      <w:r w:rsidR="00783ED9" w:rsidRPr="006A4CA4">
        <w:rPr>
          <w:rFonts w:ascii="Arial" w:hAnsi="Arial" w:cs="Arial"/>
        </w:rPr>
        <w:t xml:space="preserve"> </w:t>
      </w:r>
      <w:r w:rsidR="00C03FCD" w:rsidRPr="006A4CA4">
        <w:rPr>
          <w:rFonts w:ascii="Arial" w:hAnsi="Arial" w:cs="Arial"/>
        </w:rPr>
        <w:t>companies</w:t>
      </w:r>
      <w:r w:rsidRPr="002D1A91">
        <w:rPr>
          <w:rFonts w:ascii="Arial" w:hAnsi="Arial" w:cs="Arial"/>
        </w:rPr>
        <w:t xml:space="preserve"> if the relevant Insurances are not being offered by local companies at comparable rates, subject always to the prior consent of the</w:t>
      </w:r>
      <w:r w:rsidR="00D94758" w:rsidRPr="002D1A91">
        <w:rPr>
          <w:rFonts w:ascii="Arial" w:hAnsi="Arial" w:cs="Arial"/>
        </w:rPr>
        <w:t xml:space="preserve"> Agency</w:t>
      </w:r>
      <w:r w:rsidR="000B3E42" w:rsidRPr="002D1A91">
        <w:rPr>
          <w:rFonts w:ascii="Arial" w:hAnsi="Arial" w:cs="Arial"/>
        </w:rPr>
        <w:t xml:space="preserve">. </w:t>
      </w:r>
      <w:r w:rsidR="008079D4" w:rsidRPr="006A4CA4">
        <w:rPr>
          <w:rFonts w:ascii="Arial" w:hAnsi="Arial" w:cs="Arial"/>
        </w:rPr>
        <w:t>The Minimum Insurance Rating shall serve as the default floor standard for the Project; provided that</w:t>
      </w:r>
      <w:r w:rsidR="006456B7">
        <w:rPr>
          <w:rFonts w:ascii="Arial" w:hAnsi="Arial" w:cs="Arial"/>
        </w:rPr>
        <w:t xml:space="preserve"> </w:t>
      </w:r>
      <w:r w:rsidR="008079D4" w:rsidRPr="006456B7">
        <w:rPr>
          <w:rFonts w:ascii="Arial" w:hAnsi="Arial" w:cs="Arial"/>
        </w:rPr>
        <w:t>the specific rating floor and requirements for the Project may be further detailed or increased</w:t>
      </w:r>
      <w:r w:rsidR="006456B7">
        <w:rPr>
          <w:rFonts w:ascii="Arial" w:hAnsi="Arial" w:cs="Arial"/>
        </w:rPr>
        <w:t>.</w:t>
      </w:r>
    </w:p>
    <w:p w14:paraId="468D7D54" w14:textId="77777777" w:rsidR="008079D4" w:rsidRPr="006A4CA4" w:rsidRDefault="008079D4" w:rsidP="008079D4">
      <w:pPr>
        <w:pStyle w:val="ColorfulList-Accent11"/>
        <w:spacing w:line="240" w:lineRule="auto"/>
        <w:ind w:left="780"/>
        <w:jc w:val="both"/>
        <w:rPr>
          <w:rFonts w:ascii="Arial" w:hAnsi="Arial" w:cs="Arial"/>
        </w:rPr>
      </w:pPr>
    </w:p>
    <w:p w14:paraId="10221FA6" w14:textId="1F04503E" w:rsidR="006055C9" w:rsidRPr="006A4CA4" w:rsidRDefault="00D96016" w:rsidP="00542044">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Further, the Insurances to be maintained in terms of this Agreement and in accordance with the terms set out herein </w:t>
      </w:r>
      <w:r w:rsidR="00A66EC0" w:rsidRPr="002D1A91">
        <w:rPr>
          <w:rFonts w:ascii="Arial" w:hAnsi="Arial" w:cs="Arial"/>
        </w:rPr>
        <w:t>shall</w:t>
      </w:r>
      <w:r w:rsidRPr="002D1A91">
        <w:rPr>
          <w:rFonts w:ascii="Arial" w:hAnsi="Arial" w:cs="Arial"/>
        </w:rPr>
        <w:t xml:space="preserve"> be maintained throughout until the Trigger Date.  </w:t>
      </w:r>
    </w:p>
    <w:p w14:paraId="66727DA7" w14:textId="77777777" w:rsidR="00D96016" w:rsidRPr="002D1A91" w:rsidRDefault="00D96016" w:rsidP="008F55A8">
      <w:pPr>
        <w:spacing w:line="240" w:lineRule="auto"/>
        <w:jc w:val="both"/>
        <w:rPr>
          <w:rFonts w:ascii="Arial" w:hAnsi="Arial" w:cs="Arial"/>
        </w:rPr>
      </w:pPr>
    </w:p>
    <w:p w14:paraId="514B5B6A" w14:textId="77777777" w:rsidR="00D96016" w:rsidRPr="002D1A91" w:rsidRDefault="00D96016" w:rsidP="008F55A8">
      <w:pPr>
        <w:pStyle w:val="Heading2"/>
        <w:spacing w:line="240" w:lineRule="auto"/>
        <w:ind w:left="720"/>
        <w:jc w:val="both"/>
        <w:rPr>
          <w:rFonts w:ascii="Arial" w:hAnsi="Arial" w:cs="Arial"/>
          <w:u w:val="single"/>
        </w:rPr>
      </w:pPr>
      <w:bookmarkStart w:id="294" w:name="_Toc333900052"/>
      <w:r w:rsidRPr="002D1A91">
        <w:rPr>
          <w:rFonts w:ascii="Arial" w:hAnsi="Arial" w:cs="Arial"/>
          <w:u w:val="single"/>
        </w:rPr>
        <w:t>Evidence of Insurances</w:t>
      </w:r>
      <w:bookmarkEnd w:id="294"/>
    </w:p>
    <w:p w14:paraId="52FED2FD" w14:textId="77777777" w:rsidR="00D96016" w:rsidRPr="002D1A91" w:rsidRDefault="00D96016" w:rsidP="008F55A8">
      <w:pPr>
        <w:spacing w:line="240" w:lineRule="auto"/>
        <w:jc w:val="both"/>
        <w:rPr>
          <w:rFonts w:ascii="Arial" w:hAnsi="Arial" w:cs="Arial"/>
        </w:rPr>
      </w:pPr>
    </w:p>
    <w:p w14:paraId="14F119D1" w14:textId="7072D92F"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from time to time, provide to the </w:t>
      </w:r>
      <w:r w:rsidR="00D94758" w:rsidRPr="002D1A91">
        <w:rPr>
          <w:rFonts w:ascii="Arial" w:hAnsi="Arial" w:cs="Arial"/>
        </w:rPr>
        <w:t xml:space="preserve">Agency </w:t>
      </w:r>
      <w:r w:rsidRPr="002D1A91">
        <w:rPr>
          <w:rFonts w:ascii="Arial" w:hAnsi="Arial" w:cs="Arial"/>
        </w:rPr>
        <w:t>copies (duly attested as certified to be a true and correct copy by the relevant insurance company</w:t>
      </w:r>
      <w:r w:rsidR="0068559D" w:rsidRPr="002D1A91">
        <w:rPr>
          <w:rFonts w:ascii="Arial" w:hAnsi="Arial" w:cs="Arial"/>
        </w:rPr>
        <w:t xml:space="preserve"> or </w:t>
      </w:r>
      <w:r w:rsidR="0068559D" w:rsidRPr="006A4CA4">
        <w:rPr>
          <w:rFonts w:ascii="Arial" w:hAnsi="Arial" w:cs="Arial"/>
        </w:rPr>
        <w:t>Takaful company</w:t>
      </w:r>
      <w:r w:rsidRPr="002D1A91">
        <w:rPr>
          <w:rFonts w:ascii="Arial" w:hAnsi="Arial" w:cs="Arial"/>
        </w:rPr>
        <w:t xml:space="preserve">) of all insurance policies (or appropriate </w:t>
      </w:r>
      <w:r w:rsidRPr="002D1A91">
        <w:rPr>
          <w:rFonts w:ascii="Arial" w:hAnsi="Arial" w:cs="Arial"/>
        </w:rPr>
        <w:lastRenderedPageBreak/>
        <w:t>endorsements, certifications or other satisfactory evidence of insurance) obtained by the Concessionaire in accordance with this Agreement.</w:t>
      </w:r>
    </w:p>
    <w:p w14:paraId="00781B9B" w14:textId="77777777" w:rsidR="00D96016" w:rsidRPr="002D1A91" w:rsidRDefault="00D96016" w:rsidP="008F55A8">
      <w:pPr>
        <w:pStyle w:val="ColorfulList-Accent11"/>
        <w:spacing w:line="240" w:lineRule="auto"/>
        <w:jc w:val="both"/>
        <w:rPr>
          <w:rFonts w:ascii="Arial" w:hAnsi="Arial" w:cs="Arial"/>
        </w:rPr>
      </w:pPr>
    </w:p>
    <w:p w14:paraId="1AC7B106" w14:textId="77777777"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Failure by the Concessionaire to obtain the Insurance coverage or certificates of Insurance required by this Article 20 (</w:t>
      </w:r>
      <w:r w:rsidRPr="002D1A91">
        <w:rPr>
          <w:rFonts w:ascii="Arial" w:hAnsi="Arial" w:cs="Arial"/>
          <w:i/>
        </w:rPr>
        <w:t>Insurances</w:t>
      </w:r>
      <w:r w:rsidRPr="002D1A91">
        <w:rPr>
          <w:rFonts w:ascii="Arial" w:hAnsi="Arial" w:cs="Arial"/>
        </w:rPr>
        <w:t>) shall not in any way relieve or limit the Concessionaire’s obligations and liabilities under any provision of this Agreement.</w:t>
      </w:r>
    </w:p>
    <w:p w14:paraId="79DEF0FE" w14:textId="77777777" w:rsidR="00D96016" w:rsidRPr="002D1A91" w:rsidRDefault="00D96016" w:rsidP="008F55A8">
      <w:pPr>
        <w:pStyle w:val="ColorfulList-Accent11"/>
        <w:spacing w:line="240" w:lineRule="auto"/>
        <w:jc w:val="both"/>
        <w:rPr>
          <w:rFonts w:ascii="Arial" w:hAnsi="Arial" w:cs="Arial"/>
          <w:sz w:val="18"/>
          <w:szCs w:val="18"/>
        </w:rPr>
      </w:pPr>
    </w:p>
    <w:p w14:paraId="78D0465B" w14:textId="61742D94"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w:t>
      </w:r>
      <w:r w:rsidR="00DC0F8C">
        <w:rPr>
          <w:rFonts w:ascii="Arial" w:hAnsi="Arial" w:cs="Arial"/>
        </w:rPr>
        <w:t>the event</w:t>
      </w:r>
      <w:r w:rsidR="00DC0F8C" w:rsidRPr="002D1A91">
        <w:rPr>
          <w:rFonts w:ascii="Arial" w:hAnsi="Arial" w:cs="Arial"/>
        </w:rPr>
        <w:t xml:space="preserve"> </w:t>
      </w:r>
      <w:r w:rsidRPr="002D1A91">
        <w:rPr>
          <w:rFonts w:ascii="Arial" w:hAnsi="Arial" w:cs="Arial"/>
        </w:rPr>
        <w:t>the Concessionaire fails to procure or maintain any Insurance required pursuant to this Article 20 (</w:t>
      </w:r>
      <w:r w:rsidRPr="002D1A91">
        <w:rPr>
          <w:rFonts w:ascii="Arial" w:hAnsi="Arial" w:cs="Arial"/>
          <w:i/>
        </w:rPr>
        <w:t>Insurances</w:t>
      </w:r>
      <w:r w:rsidRPr="002D1A91">
        <w:rPr>
          <w:rFonts w:ascii="Arial" w:hAnsi="Arial" w:cs="Arial"/>
        </w:rPr>
        <w:t xml:space="preserve">), then the </w:t>
      </w:r>
      <w:r w:rsidR="00D94758" w:rsidRPr="002D1A91">
        <w:rPr>
          <w:rFonts w:ascii="Arial" w:hAnsi="Arial" w:cs="Arial"/>
        </w:rPr>
        <w:t xml:space="preserve">Agency </w:t>
      </w:r>
      <w:r w:rsidRPr="002D1A91">
        <w:rPr>
          <w:rFonts w:ascii="Arial" w:hAnsi="Arial" w:cs="Arial"/>
        </w:rPr>
        <w:t xml:space="preserve">shall have the right to procure such Insurance in accordance with the requirements of </w:t>
      </w:r>
      <w:r w:rsidRPr="002D1A91">
        <w:rPr>
          <w:rFonts w:ascii="Arial" w:hAnsi="Arial" w:cs="Arial"/>
          <w:b/>
          <w:smallCaps/>
        </w:rPr>
        <w:t>Schedule I</w:t>
      </w:r>
      <w:r w:rsidRPr="002D1A91">
        <w:rPr>
          <w:rFonts w:ascii="Arial" w:hAnsi="Arial" w:cs="Arial"/>
          <w:b/>
        </w:rPr>
        <w:t xml:space="preserve"> (</w:t>
      </w:r>
      <w:r w:rsidRPr="002D1A91">
        <w:rPr>
          <w:rFonts w:ascii="Arial" w:hAnsi="Arial" w:cs="Arial"/>
          <w:b/>
          <w:i/>
        </w:rPr>
        <w:t>Insurances</w:t>
      </w:r>
      <w:r w:rsidRPr="002D1A91">
        <w:rPr>
          <w:rFonts w:ascii="Arial" w:hAnsi="Arial" w:cs="Arial"/>
          <w:b/>
        </w:rPr>
        <w:t>)</w:t>
      </w:r>
      <w:r w:rsidRPr="002D1A91">
        <w:rPr>
          <w:rFonts w:ascii="Arial" w:hAnsi="Arial" w:cs="Arial"/>
        </w:rPr>
        <w:t xml:space="preserve"> and shall be entitled to offset the premiums paid for such insurance against any amounts owed to the Concessionaire pursuant to the terms of this Agreement and the </w:t>
      </w:r>
      <w:r w:rsidR="00D94758" w:rsidRPr="002D1A91">
        <w:rPr>
          <w:rFonts w:ascii="Arial" w:hAnsi="Arial" w:cs="Arial"/>
        </w:rPr>
        <w:t xml:space="preserve">Agency </w:t>
      </w:r>
      <w:r w:rsidRPr="002D1A91">
        <w:rPr>
          <w:rFonts w:ascii="Arial" w:hAnsi="Arial" w:cs="Arial"/>
        </w:rPr>
        <w:t xml:space="preserve">Agreements. The Concessionaire shall be named as the loss payee on any such Insurance procured by the </w:t>
      </w:r>
      <w:r w:rsidR="00D94758" w:rsidRPr="002D1A91">
        <w:rPr>
          <w:rFonts w:ascii="Arial" w:hAnsi="Arial" w:cs="Arial"/>
        </w:rPr>
        <w:t xml:space="preserve">Agency </w:t>
      </w:r>
      <w:r w:rsidRPr="002D1A91">
        <w:rPr>
          <w:rFonts w:ascii="Arial" w:hAnsi="Arial" w:cs="Arial"/>
        </w:rPr>
        <w:t>pursuant to this Section 20.4.3.</w:t>
      </w:r>
    </w:p>
    <w:p w14:paraId="6927FFE0" w14:textId="77777777" w:rsidR="00D96016" w:rsidRPr="002D1A91" w:rsidRDefault="00D96016" w:rsidP="008F55A8">
      <w:pPr>
        <w:pStyle w:val="ColorfulList-Accent11"/>
        <w:spacing w:line="240" w:lineRule="auto"/>
        <w:jc w:val="both"/>
        <w:rPr>
          <w:rFonts w:ascii="Arial" w:hAnsi="Arial" w:cs="Arial"/>
          <w:sz w:val="18"/>
          <w:szCs w:val="18"/>
        </w:rPr>
      </w:pPr>
    </w:p>
    <w:p w14:paraId="3E902717" w14:textId="6598B185"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provide the </w:t>
      </w:r>
      <w:r w:rsidR="00D94758" w:rsidRPr="002D1A91">
        <w:rPr>
          <w:rFonts w:ascii="Arial" w:hAnsi="Arial" w:cs="Arial"/>
        </w:rPr>
        <w:t xml:space="preserve">Agency </w:t>
      </w:r>
      <w:r w:rsidRPr="002D1A91">
        <w:rPr>
          <w:rFonts w:ascii="Arial" w:hAnsi="Arial" w:cs="Arial"/>
        </w:rPr>
        <w:t>with copies of any underwriters’ reports or other reports received by the Concessionaire from any insurance company</w:t>
      </w:r>
      <w:r w:rsidR="0068559D" w:rsidRPr="002D1A91">
        <w:rPr>
          <w:rFonts w:ascii="Arial" w:hAnsi="Arial" w:cs="Arial"/>
        </w:rPr>
        <w:t xml:space="preserve"> or </w:t>
      </w:r>
      <w:r w:rsidR="0068559D" w:rsidRPr="006A4CA4">
        <w:rPr>
          <w:rFonts w:ascii="Arial" w:hAnsi="Arial" w:cs="Arial"/>
        </w:rPr>
        <w:t>Takaful company</w:t>
      </w:r>
      <w:r w:rsidRPr="002D1A91">
        <w:rPr>
          <w:rFonts w:ascii="Arial" w:hAnsi="Arial" w:cs="Arial"/>
        </w:rPr>
        <w:t xml:space="preserve">; provided, that the </w:t>
      </w:r>
      <w:r w:rsidR="00D94758" w:rsidRPr="002D1A91">
        <w:rPr>
          <w:rFonts w:ascii="Arial" w:hAnsi="Arial" w:cs="Arial"/>
        </w:rPr>
        <w:t xml:space="preserve">Agency </w:t>
      </w:r>
      <w:r w:rsidRPr="002D1A91">
        <w:rPr>
          <w:rFonts w:ascii="Arial" w:hAnsi="Arial" w:cs="Arial"/>
        </w:rPr>
        <w:t xml:space="preserve">shall not disclose such reports to any other person except as necessary in connection with administration and enforcement of this Agreement or any other </w:t>
      </w:r>
      <w:r w:rsidR="00D94758" w:rsidRPr="002D1A91">
        <w:rPr>
          <w:rFonts w:ascii="Arial" w:hAnsi="Arial" w:cs="Arial"/>
        </w:rPr>
        <w:t>Agency</w:t>
      </w:r>
      <w:r w:rsidR="000B3E42" w:rsidRPr="002D1A91">
        <w:rPr>
          <w:rFonts w:ascii="Arial" w:hAnsi="Arial" w:cs="Arial"/>
        </w:rPr>
        <w:t xml:space="preserve"> </w:t>
      </w:r>
      <w:r w:rsidRPr="002D1A91">
        <w:rPr>
          <w:rFonts w:ascii="Arial" w:hAnsi="Arial" w:cs="Arial"/>
        </w:rPr>
        <w:t>Agreement or as may be required by any Government Authority and shall use and internally distribute such reports only as necessary in connection with the administration and enforcement of this Agreement.</w:t>
      </w:r>
    </w:p>
    <w:p w14:paraId="3B387AB7" w14:textId="77777777" w:rsidR="00D96016" w:rsidRPr="002D1A91" w:rsidRDefault="00D96016" w:rsidP="008F55A8">
      <w:pPr>
        <w:spacing w:line="240" w:lineRule="auto"/>
        <w:jc w:val="both"/>
        <w:rPr>
          <w:rFonts w:ascii="Arial" w:hAnsi="Arial" w:cs="Arial"/>
          <w:sz w:val="18"/>
          <w:szCs w:val="18"/>
        </w:rPr>
      </w:pPr>
    </w:p>
    <w:p w14:paraId="00C8A4C3" w14:textId="77777777" w:rsidR="00D96016" w:rsidRPr="002D1A91" w:rsidRDefault="00D96016" w:rsidP="008F55A8">
      <w:pPr>
        <w:pStyle w:val="Heading2"/>
        <w:spacing w:line="240" w:lineRule="auto"/>
        <w:ind w:left="720"/>
        <w:jc w:val="both"/>
        <w:rPr>
          <w:rFonts w:ascii="Arial" w:hAnsi="Arial" w:cs="Arial"/>
          <w:u w:val="single"/>
        </w:rPr>
      </w:pPr>
      <w:bookmarkStart w:id="295" w:name="_Toc333900053"/>
      <w:r w:rsidRPr="002D1A91">
        <w:rPr>
          <w:rFonts w:ascii="Arial" w:hAnsi="Arial" w:cs="Arial"/>
          <w:u w:val="single"/>
        </w:rPr>
        <w:t>Application of Insurance Proceeds</w:t>
      </w:r>
      <w:bookmarkEnd w:id="295"/>
    </w:p>
    <w:p w14:paraId="2C657DFF" w14:textId="77777777" w:rsidR="00D96016" w:rsidRPr="002D1A91" w:rsidRDefault="00D96016" w:rsidP="008F55A8">
      <w:pPr>
        <w:spacing w:line="240" w:lineRule="auto"/>
        <w:jc w:val="both"/>
        <w:rPr>
          <w:rFonts w:ascii="Arial" w:hAnsi="Arial" w:cs="Arial"/>
          <w:sz w:val="18"/>
          <w:szCs w:val="18"/>
        </w:rPr>
      </w:pPr>
    </w:p>
    <w:p w14:paraId="4C9F591C" w14:textId="5D6D5419" w:rsidR="00D96016" w:rsidRPr="002D1A91" w:rsidRDefault="00E84FFF"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A</w:t>
      </w:r>
      <w:r w:rsidR="00D96016" w:rsidRPr="002D1A91">
        <w:rPr>
          <w:rFonts w:ascii="Arial" w:hAnsi="Arial" w:cs="Arial"/>
        </w:rPr>
        <w:t>ll moneys received under the Insurance shall be promptly applied by the Concessionaire towards repair, renovation, restoration and/or substitution of the Concession Assets or any part thereof which may have been damaged or destroyed; provided, that all costs relating to such repair, renovation, restoration and/or substitution shall be duly certified by the Independent Engineer and the Independent Auditor.</w:t>
      </w:r>
    </w:p>
    <w:p w14:paraId="182A525D" w14:textId="77777777" w:rsidR="00D96016" w:rsidRPr="002D1A91" w:rsidRDefault="00D96016" w:rsidP="008F55A8">
      <w:pPr>
        <w:spacing w:line="240" w:lineRule="auto"/>
        <w:jc w:val="both"/>
        <w:rPr>
          <w:rFonts w:ascii="Arial" w:hAnsi="Arial" w:cs="Arial"/>
          <w:sz w:val="18"/>
          <w:szCs w:val="18"/>
        </w:rPr>
      </w:pPr>
    </w:p>
    <w:p w14:paraId="085A0414" w14:textId="78D74E5D"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shall carry out the repair, renovation, restoration and/or substitution to the extent possible in such manner that the Concession Assets or any part thereof, shall, after such repair, renovation, restoration and/or substitution be as far as possible in the same condition as they were before such damage or destruction, normal wear and tear excepted.</w:t>
      </w:r>
    </w:p>
    <w:p w14:paraId="005B1669" w14:textId="77777777" w:rsidR="00D96016" w:rsidRPr="002D1A91" w:rsidRDefault="00D96016" w:rsidP="008F55A8">
      <w:pPr>
        <w:spacing w:line="240" w:lineRule="auto"/>
        <w:jc w:val="both"/>
        <w:rPr>
          <w:rFonts w:ascii="Arial" w:hAnsi="Arial" w:cs="Arial"/>
          <w:sz w:val="18"/>
          <w:szCs w:val="18"/>
        </w:rPr>
      </w:pPr>
    </w:p>
    <w:p w14:paraId="417774E3" w14:textId="77777777" w:rsidR="00D96016" w:rsidRPr="002D1A91" w:rsidRDefault="00D96016" w:rsidP="008F55A8">
      <w:pPr>
        <w:pStyle w:val="Heading2"/>
        <w:spacing w:line="240" w:lineRule="auto"/>
        <w:ind w:left="720"/>
        <w:jc w:val="both"/>
        <w:rPr>
          <w:rFonts w:ascii="Arial" w:hAnsi="Arial" w:cs="Arial"/>
          <w:u w:val="single"/>
        </w:rPr>
      </w:pPr>
      <w:bookmarkStart w:id="296" w:name="_Toc333900054"/>
      <w:r w:rsidRPr="002D1A91">
        <w:rPr>
          <w:rFonts w:ascii="Arial" w:hAnsi="Arial" w:cs="Arial"/>
          <w:u w:val="single"/>
        </w:rPr>
        <w:t>Validity of Insurances</w:t>
      </w:r>
      <w:bookmarkEnd w:id="296"/>
    </w:p>
    <w:p w14:paraId="1ECC11E5" w14:textId="77777777" w:rsidR="00D96016" w:rsidRPr="002D1A91" w:rsidRDefault="00D96016" w:rsidP="008F55A8">
      <w:pPr>
        <w:spacing w:line="240" w:lineRule="auto"/>
        <w:jc w:val="both"/>
        <w:rPr>
          <w:rFonts w:ascii="Arial" w:hAnsi="Arial" w:cs="Arial"/>
          <w:sz w:val="18"/>
          <w:szCs w:val="18"/>
        </w:rPr>
      </w:pPr>
    </w:p>
    <w:p w14:paraId="15D72F7F" w14:textId="68BF970B"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hereby undertakes to promptly pay the insurance premium </w:t>
      </w:r>
      <w:r w:rsidR="0068559D" w:rsidRPr="002D1A91">
        <w:rPr>
          <w:rFonts w:ascii="Arial" w:hAnsi="Arial" w:cs="Arial"/>
        </w:rPr>
        <w:t xml:space="preserve">or </w:t>
      </w:r>
      <w:r w:rsidR="0068559D" w:rsidRPr="006A4CA4">
        <w:rPr>
          <w:rFonts w:ascii="Arial" w:hAnsi="Arial" w:cs="Arial"/>
        </w:rPr>
        <w:t>Takaful contribution</w:t>
      </w:r>
      <w:r w:rsidR="0068559D" w:rsidRPr="002D1A91">
        <w:rPr>
          <w:rFonts w:ascii="Arial" w:hAnsi="Arial" w:cs="Arial"/>
        </w:rPr>
        <w:t xml:space="preserve"> </w:t>
      </w:r>
      <w:r w:rsidRPr="002D1A91">
        <w:rPr>
          <w:rFonts w:ascii="Arial" w:hAnsi="Arial" w:cs="Arial"/>
        </w:rPr>
        <w:t>in respect of the Insurances and to keep the policies in force and valid during the entire Concession Period. The Concessionaire shall provide to the</w:t>
      </w:r>
      <w:r w:rsidR="00D94758" w:rsidRPr="002D1A91">
        <w:rPr>
          <w:rFonts w:ascii="Arial" w:hAnsi="Arial" w:cs="Arial"/>
        </w:rPr>
        <w:t xml:space="preserve"> Agency</w:t>
      </w:r>
      <w:r w:rsidRPr="002D1A91">
        <w:rPr>
          <w:rFonts w:ascii="Arial" w:hAnsi="Arial" w:cs="Arial"/>
        </w:rPr>
        <w:t xml:space="preserve">, copies of the renewed policies and other documentary </w:t>
      </w:r>
      <w:r w:rsidRPr="002D1A91">
        <w:rPr>
          <w:rFonts w:ascii="Arial" w:hAnsi="Arial" w:cs="Arial"/>
        </w:rPr>
        <w:lastRenderedPageBreak/>
        <w:t xml:space="preserve">evidence of the payment of the insurance premium </w:t>
      </w:r>
      <w:r w:rsidR="0068559D" w:rsidRPr="006A4CA4">
        <w:rPr>
          <w:rFonts w:ascii="Arial" w:hAnsi="Arial" w:cs="Arial"/>
        </w:rPr>
        <w:t>and</w:t>
      </w:r>
      <w:r w:rsidR="00F17CDF" w:rsidRPr="006A4CA4">
        <w:rPr>
          <w:rFonts w:ascii="Arial" w:hAnsi="Arial" w:cs="Arial"/>
        </w:rPr>
        <w:t xml:space="preserve"> </w:t>
      </w:r>
      <w:r w:rsidR="0068559D" w:rsidRPr="006A4CA4">
        <w:rPr>
          <w:rFonts w:ascii="Arial" w:hAnsi="Arial" w:cs="Arial"/>
        </w:rPr>
        <w:t>Takaful contribution</w:t>
      </w:r>
      <w:r w:rsidR="0068559D" w:rsidRPr="002D1A91">
        <w:rPr>
          <w:rFonts w:ascii="Arial" w:hAnsi="Arial" w:cs="Arial"/>
        </w:rPr>
        <w:t xml:space="preserve"> </w:t>
      </w:r>
      <w:r w:rsidRPr="002D1A91">
        <w:rPr>
          <w:rFonts w:ascii="Arial" w:hAnsi="Arial" w:cs="Arial"/>
        </w:rPr>
        <w:t>in respect of the Insurances.</w:t>
      </w:r>
    </w:p>
    <w:p w14:paraId="7B45E28A" w14:textId="77777777" w:rsidR="00D96016" w:rsidRPr="002D1A91" w:rsidRDefault="00D96016" w:rsidP="008F55A8">
      <w:pPr>
        <w:spacing w:line="240" w:lineRule="auto"/>
        <w:jc w:val="both"/>
        <w:rPr>
          <w:rFonts w:ascii="Arial" w:hAnsi="Arial" w:cs="Arial"/>
        </w:rPr>
      </w:pPr>
    </w:p>
    <w:p w14:paraId="4310CC4E" w14:textId="73D40BA4"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ensure, subject to market availability, that each instrument, contract and/or policy issued in respect of the Insurances shall provide that the Insurance may not be cancelled and/or terminated without at least ten (10) days prior written notice to the </w:t>
      </w:r>
      <w:r w:rsidR="00D94758" w:rsidRPr="002D1A91">
        <w:rPr>
          <w:rFonts w:ascii="Arial" w:hAnsi="Arial" w:cs="Arial"/>
        </w:rPr>
        <w:t xml:space="preserve">Agency </w:t>
      </w:r>
      <w:r w:rsidRPr="002D1A91">
        <w:rPr>
          <w:rFonts w:ascii="Arial" w:hAnsi="Arial" w:cs="Arial"/>
        </w:rPr>
        <w:t>of such cancellation and/or termination.</w:t>
      </w:r>
    </w:p>
    <w:p w14:paraId="767AB60F" w14:textId="77777777" w:rsidR="00D96016" w:rsidRPr="002D1A91" w:rsidRDefault="00D96016" w:rsidP="008F55A8">
      <w:pPr>
        <w:spacing w:line="240" w:lineRule="auto"/>
        <w:jc w:val="both"/>
        <w:rPr>
          <w:rFonts w:ascii="Arial" w:hAnsi="Arial" w:cs="Arial"/>
        </w:rPr>
      </w:pPr>
    </w:p>
    <w:p w14:paraId="5CA7429A" w14:textId="4B1C8369"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Notwithstanding anything contained herein, in the event the Concessionaire fails to comply with its obligations to procure the Insurances in accordance with Section 20.1 (</w:t>
      </w:r>
      <w:r w:rsidR="00997E62" w:rsidRPr="002D1A91">
        <w:rPr>
          <w:rFonts w:ascii="Arial" w:hAnsi="Arial" w:cs="Arial"/>
          <w:i/>
        </w:rPr>
        <w:t xml:space="preserve">Development </w:t>
      </w:r>
      <w:r w:rsidRPr="002D1A91">
        <w:rPr>
          <w:rFonts w:ascii="Arial" w:hAnsi="Arial" w:cs="Arial"/>
          <w:i/>
        </w:rPr>
        <w:t>Period Insurances</w:t>
      </w:r>
      <w:r w:rsidRPr="002D1A91">
        <w:rPr>
          <w:rFonts w:ascii="Arial" w:hAnsi="Arial" w:cs="Arial"/>
        </w:rPr>
        <w:t>) and/or Section 20.2 (</w:t>
      </w:r>
      <w:r w:rsidRPr="002D1A91">
        <w:rPr>
          <w:rFonts w:ascii="Arial" w:hAnsi="Arial" w:cs="Arial"/>
          <w:i/>
        </w:rPr>
        <w:t>Operations Period Insurances</w:t>
      </w:r>
      <w:r w:rsidRPr="002D1A91">
        <w:rPr>
          <w:rFonts w:ascii="Arial" w:hAnsi="Arial" w:cs="Arial"/>
        </w:rPr>
        <w:t xml:space="preserve">), the </w:t>
      </w:r>
      <w:r w:rsidR="0059171A" w:rsidRPr="002D1A91">
        <w:rPr>
          <w:rFonts w:ascii="Arial" w:hAnsi="Arial" w:cs="Arial"/>
        </w:rPr>
        <w:t xml:space="preserve">Agency </w:t>
      </w:r>
      <w:r w:rsidRPr="002D1A91">
        <w:rPr>
          <w:rFonts w:ascii="Arial" w:hAnsi="Arial" w:cs="Arial"/>
        </w:rPr>
        <w:t xml:space="preserve">may, without prejudice to its other rights and remedies for breach, at its option, obtain and maintain such Insurance and all sums incurred by the </w:t>
      </w:r>
      <w:r w:rsidR="00D94758" w:rsidRPr="002D1A91">
        <w:rPr>
          <w:rFonts w:ascii="Arial" w:hAnsi="Arial" w:cs="Arial"/>
        </w:rPr>
        <w:t xml:space="preserve">Agency </w:t>
      </w:r>
      <w:r w:rsidRPr="002D1A91">
        <w:rPr>
          <w:rFonts w:ascii="Arial" w:hAnsi="Arial" w:cs="Arial"/>
        </w:rPr>
        <w:t>therefor</w:t>
      </w:r>
      <w:r w:rsidR="0059171A" w:rsidRPr="002D1A91">
        <w:rPr>
          <w:rFonts w:ascii="Arial" w:hAnsi="Arial" w:cs="Arial"/>
        </w:rPr>
        <w:t>e</w:t>
      </w:r>
      <w:r w:rsidRPr="002D1A91">
        <w:rPr>
          <w:rFonts w:ascii="Arial" w:hAnsi="Arial" w:cs="Arial"/>
        </w:rPr>
        <w:t xml:space="preserve"> shall be reimbursed by the Concessionaire to the </w:t>
      </w:r>
      <w:r w:rsidR="00D94758" w:rsidRPr="002D1A91">
        <w:rPr>
          <w:rFonts w:ascii="Arial" w:hAnsi="Arial" w:cs="Arial"/>
        </w:rPr>
        <w:t xml:space="preserve">Agency </w:t>
      </w:r>
      <w:r w:rsidRPr="002D1A91">
        <w:rPr>
          <w:rFonts w:ascii="Arial" w:hAnsi="Arial" w:cs="Arial"/>
        </w:rPr>
        <w:t>within seven (7) days from the receipt of a claim by the Concessionaire in respect thereof from the</w:t>
      </w:r>
      <w:r w:rsidR="00D94758" w:rsidRPr="002D1A91">
        <w:rPr>
          <w:rFonts w:ascii="Arial" w:hAnsi="Arial" w:cs="Arial"/>
        </w:rPr>
        <w:t xml:space="preserve"> Agency</w:t>
      </w:r>
      <w:r w:rsidRPr="002D1A91">
        <w:rPr>
          <w:rFonts w:ascii="Arial" w:hAnsi="Arial" w:cs="Arial"/>
        </w:rPr>
        <w:t>.</w:t>
      </w:r>
    </w:p>
    <w:p w14:paraId="17B2F02E" w14:textId="77777777" w:rsidR="00D96016" w:rsidRPr="002D1A91" w:rsidRDefault="00D96016" w:rsidP="008F55A8">
      <w:pPr>
        <w:spacing w:line="240" w:lineRule="auto"/>
        <w:jc w:val="both"/>
        <w:rPr>
          <w:rFonts w:ascii="Arial" w:hAnsi="Arial" w:cs="Arial"/>
        </w:rPr>
      </w:pPr>
    </w:p>
    <w:p w14:paraId="46B4CD35" w14:textId="75AA12C5"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shall notify the </w:t>
      </w:r>
      <w:r w:rsidR="00D94758" w:rsidRPr="002D1A91">
        <w:rPr>
          <w:rFonts w:ascii="Arial" w:hAnsi="Arial" w:cs="Arial"/>
        </w:rPr>
        <w:t xml:space="preserve">Agency </w:t>
      </w:r>
      <w:r w:rsidRPr="002D1A91">
        <w:rPr>
          <w:rFonts w:ascii="Arial" w:hAnsi="Arial" w:cs="Arial"/>
        </w:rPr>
        <w:t>in advance, prior to any material variation of the Insurances.</w:t>
      </w:r>
    </w:p>
    <w:p w14:paraId="21314272" w14:textId="77777777" w:rsidR="00D96016" w:rsidRPr="002D1A91" w:rsidRDefault="00D96016" w:rsidP="008F55A8">
      <w:pPr>
        <w:spacing w:line="240" w:lineRule="auto"/>
        <w:jc w:val="both"/>
        <w:rPr>
          <w:rFonts w:ascii="Arial" w:hAnsi="Arial" w:cs="Arial"/>
        </w:rPr>
      </w:pPr>
    </w:p>
    <w:p w14:paraId="79CEE13C" w14:textId="549533E0" w:rsidR="00D96016" w:rsidRPr="002D1A91" w:rsidRDefault="00D96016" w:rsidP="008F55A8">
      <w:pPr>
        <w:pStyle w:val="Heading2"/>
        <w:spacing w:line="240" w:lineRule="auto"/>
        <w:ind w:left="720"/>
        <w:rPr>
          <w:rFonts w:ascii="Arial" w:hAnsi="Arial" w:cs="Arial"/>
          <w:u w:val="single"/>
        </w:rPr>
      </w:pPr>
      <w:r w:rsidRPr="002D1A91">
        <w:rPr>
          <w:rFonts w:ascii="Arial" w:hAnsi="Arial" w:cs="Arial"/>
          <w:u w:val="single"/>
        </w:rPr>
        <w:t xml:space="preserve">Maintenance </w:t>
      </w:r>
      <w:r w:rsidR="00B009A0">
        <w:rPr>
          <w:rFonts w:ascii="Arial" w:hAnsi="Arial" w:cs="Arial"/>
          <w:u w:val="single"/>
        </w:rPr>
        <w:t>O</w:t>
      </w:r>
      <w:r w:rsidRPr="002D1A91">
        <w:rPr>
          <w:rFonts w:ascii="Arial" w:hAnsi="Arial" w:cs="Arial"/>
          <w:u w:val="single"/>
        </w:rPr>
        <w:t xml:space="preserve">f </w:t>
      </w:r>
      <w:r w:rsidR="00B009A0">
        <w:rPr>
          <w:rFonts w:ascii="Arial" w:hAnsi="Arial" w:cs="Arial"/>
          <w:u w:val="single"/>
        </w:rPr>
        <w:t>‘</w:t>
      </w:r>
      <w:r w:rsidRPr="002D1A91">
        <w:rPr>
          <w:rFonts w:ascii="Arial" w:hAnsi="Arial" w:cs="Arial"/>
          <w:u w:val="single"/>
        </w:rPr>
        <w:t>Occurrence</w:t>
      </w:r>
      <w:r w:rsidR="00B009A0">
        <w:rPr>
          <w:rFonts w:ascii="Arial" w:hAnsi="Arial" w:cs="Arial"/>
          <w:u w:val="single"/>
        </w:rPr>
        <w:t>’</w:t>
      </w:r>
      <w:r w:rsidRPr="002D1A91">
        <w:rPr>
          <w:rFonts w:ascii="Arial" w:hAnsi="Arial" w:cs="Arial"/>
          <w:u w:val="single"/>
        </w:rPr>
        <w:t xml:space="preserve"> Form Policies</w:t>
      </w:r>
    </w:p>
    <w:p w14:paraId="10A3A220" w14:textId="77777777" w:rsidR="00D96016" w:rsidRPr="002D1A91" w:rsidRDefault="00D96016" w:rsidP="008F55A8">
      <w:pPr>
        <w:spacing w:line="240" w:lineRule="auto"/>
        <w:jc w:val="both"/>
        <w:rPr>
          <w:rFonts w:ascii="Arial" w:hAnsi="Arial" w:cs="Arial"/>
        </w:rPr>
      </w:pPr>
    </w:p>
    <w:p w14:paraId="708F6BAE" w14:textId="428FC5D4" w:rsidR="00D96016" w:rsidRPr="002D1A91" w:rsidRDefault="00D96016" w:rsidP="008F55A8">
      <w:pPr>
        <w:pStyle w:val="ColorfulList-Accent11"/>
        <w:numPr>
          <w:ilvl w:val="2"/>
          <w:numId w:val="2"/>
        </w:numPr>
        <w:spacing w:line="240" w:lineRule="auto"/>
        <w:ind w:left="720"/>
        <w:jc w:val="both"/>
        <w:rPr>
          <w:rFonts w:ascii="Arial" w:hAnsi="Arial" w:cs="Arial"/>
        </w:rPr>
      </w:pPr>
      <w:r w:rsidRPr="002D1A91">
        <w:rPr>
          <w:rFonts w:ascii="Arial" w:hAnsi="Arial" w:cs="Arial"/>
        </w:rPr>
        <w:t>A coverage required under this Article 20 (</w:t>
      </w:r>
      <w:r w:rsidRPr="002D1A91">
        <w:rPr>
          <w:rFonts w:ascii="Arial" w:hAnsi="Arial" w:cs="Arial"/>
          <w:i/>
        </w:rPr>
        <w:t>Insurances</w:t>
      </w:r>
      <w:r w:rsidRPr="002D1A91">
        <w:rPr>
          <w:rFonts w:ascii="Arial" w:hAnsi="Arial" w:cs="Arial"/>
        </w:rPr>
        <w:t xml:space="preserve">) and </w:t>
      </w:r>
      <w:r w:rsidRPr="002D1A91">
        <w:rPr>
          <w:rFonts w:ascii="Arial" w:hAnsi="Arial" w:cs="Arial"/>
          <w:b/>
          <w:smallCaps/>
        </w:rPr>
        <w:t>Schedule I</w:t>
      </w:r>
      <w:r w:rsidRPr="002D1A91">
        <w:rPr>
          <w:rFonts w:ascii="Arial" w:hAnsi="Arial" w:cs="Arial"/>
          <w:b/>
        </w:rPr>
        <w:t xml:space="preserve"> (</w:t>
      </w:r>
      <w:r w:rsidRPr="002D1A91">
        <w:rPr>
          <w:rFonts w:ascii="Arial" w:hAnsi="Arial" w:cs="Arial"/>
          <w:b/>
          <w:i/>
        </w:rPr>
        <w:t>Insurances</w:t>
      </w:r>
      <w:r w:rsidRPr="002D1A91">
        <w:rPr>
          <w:rFonts w:ascii="Arial" w:hAnsi="Arial" w:cs="Arial"/>
          <w:b/>
        </w:rPr>
        <w:t>)</w:t>
      </w:r>
      <w:r w:rsidRPr="002D1A91">
        <w:rPr>
          <w:rFonts w:ascii="Arial" w:hAnsi="Arial" w:cs="Arial"/>
        </w:rPr>
        <w:t xml:space="preserve"> and any </w:t>
      </w:r>
      <w:r w:rsidR="00B009A0">
        <w:rPr>
          <w:rFonts w:ascii="Arial" w:hAnsi="Arial" w:cs="Arial"/>
        </w:rPr>
        <w:t>‘</w:t>
      </w:r>
      <w:r w:rsidRPr="00365A1E">
        <w:rPr>
          <w:rFonts w:ascii="Arial" w:hAnsi="Arial" w:cs="Arial"/>
          <w:i/>
          <w:iCs/>
        </w:rPr>
        <w:t>umbrella</w:t>
      </w:r>
      <w:r w:rsidR="00B009A0">
        <w:rPr>
          <w:rFonts w:ascii="Arial" w:hAnsi="Arial" w:cs="Arial"/>
        </w:rPr>
        <w:t>’</w:t>
      </w:r>
      <w:r w:rsidRPr="002D1A91">
        <w:rPr>
          <w:rFonts w:ascii="Arial" w:hAnsi="Arial" w:cs="Arial"/>
        </w:rPr>
        <w:t xml:space="preserve"> or excess coverage shall be </w:t>
      </w:r>
      <w:r w:rsidR="00B009A0">
        <w:rPr>
          <w:rFonts w:ascii="Arial" w:hAnsi="Arial" w:cs="Arial"/>
        </w:rPr>
        <w:t>‘</w:t>
      </w:r>
      <w:r w:rsidRPr="00365A1E">
        <w:rPr>
          <w:rFonts w:ascii="Arial" w:hAnsi="Arial" w:cs="Arial"/>
          <w:i/>
          <w:iCs/>
        </w:rPr>
        <w:t>occurrence</w:t>
      </w:r>
      <w:r w:rsidR="00B009A0">
        <w:rPr>
          <w:rFonts w:ascii="Arial" w:hAnsi="Arial" w:cs="Arial"/>
        </w:rPr>
        <w:t>’</w:t>
      </w:r>
      <w:r w:rsidRPr="002D1A91">
        <w:rPr>
          <w:rFonts w:ascii="Arial" w:hAnsi="Arial" w:cs="Arial"/>
        </w:rPr>
        <w:t xml:space="preserve"> form policies. In the event the Concessionaire has </w:t>
      </w:r>
      <w:r w:rsidR="00B009A0">
        <w:rPr>
          <w:rFonts w:ascii="Arial" w:hAnsi="Arial" w:cs="Arial"/>
        </w:rPr>
        <w:t>‘</w:t>
      </w:r>
      <w:r w:rsidRPr="00365A1E">
        <w:rPr>
          <w:rFonts w:ascii="Arial" w:hAnsi="Arial" w:cs="Arial"/>
          <w:i/>
          <w:iCs/>
        </w:rPr>
        <w:t>claims-made</w:t>
      </w:r>
      <w:r w:rsidR="00B009A0">
        <w:rPr>
          <w:rFonts w:ascii="Arial" w:hAnsi="Arial" w:cs="Arial"/>
        </w:rPr>
        <w:t>’</w:t>
      </w:r>
      <w:r w:rsidRPr="002D1A91">
        <w:rPr>
          <w:rFonts w:ascii="Arial" w:hAnsi="Arial" w:cs="Arial"/>
        </w:rPr>
        <w:t xml:space="preserve"> form coverage, the Concessionaire must obtain prior approval of all </w:t>
      </w:r>
      <w:r w:rsidR="00B009A0">
        <w:rPr>
          <w:rFonts w:ascii="Arial" w:hAnsi="Arial" w:cs="Arial"/>
        </w:rPr>
        <w:t>‘</w:t>
      </w:r>
      <w:r w:rsidRPr="00365A1E">
        <w:rPr>
          <w:rFonts w:ascii="Arial" w:hAnsi="Arial" w:cs="Arial"/>
          <w:i/>
          <w:iCs/>
        </w:rPr>
        <w:t>claims-made</w:t>
      </w:r>
      <w:r w:rsidR="00B009A0">
        <w:rPr>
          <w:rFonts w:ascii="Arial" w:hAnsi="Arial" w:cs="Arial"/>
        </w:rPr>
        <w:t>’</w:t>
      </w:r>
      <w:r w:rsidRPr="002D1A91">
        <w:rPr>
          <w:rFonts w:ascii="Arial" w:hAnsi="Arial" w:cs="Arial"/>
        </w:rPr>
        <w:t xml:space="preserve"> policies </w:t>
      </w:r>
      <w:r w:rsidR="0068559D" w:rsidRPr="006A4CA4">
        <w:rPr>
          <w:rFonts w:ascii="Arial" w:hAnsi="Arial" w:cs="Arial"/>
        </w:rPr>
        <w:t>or contracts</w:t>
      </w:r>
      <w:r w:rsidR="0068559D" w:rsidRPr="002D1A91">
        <w:rPr>
          <w:rFonts w:ascii="Arial" w:hAnsi="Arial" w:cs="Arial"/>
        </w:rPr>
        <w:t xml:space="preserve"> </w:t>
      </w:r>
      <w:r w:rsidRPr="002D1A91">
        <w:rPr>
          <w:rFonts w:ascii="Arial" w:hAnsi="Arial" w:cs="Arial"/>
        </w:rPr>
        <w:t>from the</w:t>
      </w:r>
      <w:r w:rsidR="00D94758" w:rsidRPr="002D1A91">
        <w:rPr>
          <w:rFonts w:ascii="Arial" w:hAnsi="Arial" w:cs="Arial"/>
        </w:rPr>
        <w:t xml:space="preserve"> Agency</w:t>
      </w:r>
      <w:r w:rsidRPr="002D1A91">
        <w:rPr>
          <w:rFonts w:ascii="Arial" w:hAnsi="Arial" w:cs="Arial"/>
        </w:rPr>
        <w:t>.</w:t>
      </w:r>
    </w:p>
    <w:p w14:paraId="4922EC0B" w14:textId="77777777" w:rsidR="00D96016" w:rsidRPr="002D1A91" w:rsidRDefault="00D96016" w:rsidP="008F55A8">
      <w:pPr>
        <w:spacing w:line="240" w:lineRule="auto"/>
        <w:jc w:val="both"/>
        <w:rPr>
          <w:rFonts w:ascii="Arial" w:hAnsi="Arial" w:cs="Arial"/>
        </w:rPr>
      </w:pPr>
    </w:p>
    <w:p w14:paraId="5BC64952" w14:textId="77777777" w:rsidR="00D96016" w:rsidRPr="002D1A91" w:rsidRDefault="00D96016" w:rsidP="008F55A8">
      <w:pPr>
        <w:pStyle w:val="Heading2"/>
        <w:spacing w:line="240" w:lineRule="auto"/>
        <w:ind w:left="720"/>
        <w:rPr>
          <w:rFonts w:ascii="Arial" w:hAnsi="Arial" w:cs="Arial"/>
          <w:u w:val="single"/>
        </w:rPr>
      </w:pPr>
      <w:r w:rsidRPr="002D1A91">
        <w:rPr>
          <w:rFonts w:ascii="Arial" w:hAnsi="Arial" w:cs="Arial"/>
          <w:u w:val="single"/>
        </w:rPr>
        <w:t xml:space="preserve">Policy Endorsements </w:t>
      </w:r>
    </w:p>
    <w:p w14:paraId="60F7BB22" w14:textId="77777777" w:rsidR="00D96016" w:rsidRPr="002D1A91" w:rsidRDefault="00D96016" w:rsidP="008F55A8">
      <w:pPr>
        <w:spacing w:line="240" w:lineRule="auto"/>
        <w:jc w:val="both"/>
        <w:rPr>
          <w:rFonts w:ascii="Arial" w:hAnsi="Arial" w:cs="Arial"/>
        </w:rPr>
      </w:pPr>
    </w:p>
    <w:p w14:paraId="1AD2FA38" w14:textId="7A83293D" w:rsidR="00D96016" w:rsidRPr="002D1A91" w:rsidRDefault="00D96016" w:rsidP="007479CD">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shall cause the insurance companies</w:t>
      </w:r>
      <w:r w:rsidR="0068559D" w:rsidRPr="002D1A91">
        <w:rPr>
          <w:rFonts w:ascii="Arial" w:hAnsi="Arial" w:cs="Arial"/>
        </w:rPr>
        <w:t xml:space="preserve"> </w:t>
      </w:r>
      <w:r w:rsidR="0068559D" w:rsidRPr="006A4CA4">
        <w:rPr>
          <w:rFonts w:ascii="Arial" w:hAnsi="Arial" w:cs="Arial"/>
        </w:rPr>
        <w:t>or Takaful companies</w:t>
      </w:r>
      <w:r w:rsidR="0068559D" w:rsidRPr="002D1A91">
        <w:rPr>
          <w:rFonts w:ascii="Arial" w:hAnsi="Arial" w:cs="Arial"/>
        </w:rPr>
        <w:t xml:space="preserve"> </w:t>
      </w:r>
      <w:r w:rsidRPr="002D1A91">
        <w:rPr>
          <w:rFonts w:ascii="Arial" w:hAnsi="Arial" w:cs="Arial"/>
        </w:rPr>
        <w:t>to provide the following endorsement items in the commercial general liability and, if applicable, umbrella or excess liability policies relating to the</w:t>
      </w:r>
      <w:r w:rsidR="000B3E42" w:rsidRPr="002D1A91">
        <w:rPr>
          <w:rFonts w:ascii="Arial" w:hAnsi="Arial" w:cs="Arial"/>
        </w:rPr>
        <w:t xml:space="preserve"> </w:t>
      </w:r>
      <w:r w:rsidR="00FB445C" w:rsidRPr="002D1A91">
        <w:rPr>
          <w:rFonts w:ascii="Arial" w:hAnsi="Arial" w:cs="Arial"/>
        </w:rPr>
        <w:t>development</w:t>
      </w:r>
      <w:r w:rsidRPr="002D1A91">
        <w:rPr>
          <w:rFonts w:ascii="Arial" w:hAnsi="Arial" w:cs="Arial"/>
        </w:rPr>
        <w:t xml:space="preserve">, Operation and Maintenance of the Concession Assets provided pursuant to this Article 20 </w:t>
      </w:r>
      <w:r w:rsidRPr="002D1A91">
        <w:rPr>
          <w:rFonts w:ascii="Arial" w:hAnsi="Arial" w:cs="Arial"/>
          <w:i/>
          <w:iCs/>
        </w:rPr>
        <w:t>(Insurances)</w:t>
      </w:r>
      <w:r w:rsidRPr="002D1A91">
        <w:rPr>
          <w:rFonts w:ascii="Arial" w:hAnsi="Arial" w:cs="Arial"/>
        </w:rPr>
        <w:t xml:space="preserve"> and </w:t>
      </w:r>
      <w:r w:rsidRPr="002D1A91">
        <w:rPr>
          <w:rFonts w:ascii="Arial" w:hAnsi="Arial" w:cs="Arial"/>
          <w:b/>
          <w:smallCaps/>
        </w:rPr>
        <w:t>Schedule I</w:t>
      </w:r>
      <w:r w:rsidRPr="002D1A91">
        <w:rPr>
          <w:rFonts w:ascii="Arial" w:hAnsi="Arial" w:cs="Arial"/>
          <w:b/>
        </w:rPr>
        <w:t xml:space="preserve"> (</w:t>
      </w:r>
      <w:r w:rsidRPr="002D1A91">
        <w:rPr>
          <w:rFonts w:ascii="Arial" w:hAnsi="Arial" w:cs="Arial"/>
          <w:b/>
          <w:i/>
        </w:rPr>
        <w:t>Insurances</w:t>
      </w:r>
      <w:r w:rsidRPr="002D1A91">
        <w:rPr>
          <w:rFonts w:ascii="Arial" w:hAnsi="Arial" w:cs="Arial"/>
          <w:b/>
        </w:rPr>
        <w:t>)</w:t>
      </w:r>
      <w:r w:rsidRPr="002D1A91">
        <w:rPr>
          <w:rFonts w:ascii="Arial" w:hAnsi="Arial" w:cs="Arial"/>
        </w:rPr>
        <w:t>:</w:t>
      </w:r>
    </w:p>
    <w:p w14:paraId="2AD5FB48" w14:textId="77777777" w:rsidR="00D96016" w:rsidRPr="002D1A91" w:rsidRDefault="00D96016" w:rsidP="008F55A8">
      <w:pPr>
        <w:spacing w:line="240" w:lineRule="auto"/>
        <w:ind w:left="720"/>
        <w:jc w:val="both"/>
        <w:rPr>
          <w:rFonts w:ascii="Arial" w:hAnsi="Arial" w:cs="Arial"/>
        </w:rPr>
      </w:pPr>
    </w:p>
    <w:p w14:paraId="6E15B0D3" w14:textId="5FFB91FD" w:rsidR="00D96016" w:rsidRPr="002D1A91" w:rsidRDefault="00B009A0" w:rsidP="00D86CA8">
      <w:pPr>
        <w:numPr>
          <w:ilvl w:val="0"/>
          <w:numId w:val="98"/>
        </w:numPr>
        <w:spacing w:line="240" w:lineRule="auto"/>
        <w:ind w:hanging="720"/>
        <w:jc w:val="both"/>
        <w:rPr>
          <w:rFonts w:ascii="Arial" w:hAnsi="Arial" w:cs="Arial"/>
        </w:rPr>
      </w:pPr>
      <w:r>
        <w:rPr>
          <w:rFonts w:ascii="Arial" w:hAnsi="Arial" w:cs="Arial"/>
        </w:rPr>
        <w:t>t</w:t>
      </w:r>
      <w:r w:rsidR="00D96016" w:rsidRPr="002D1A91">
        <w:rPr>
          <w:rFonts w:ascii="Arial" w:hAnsi="Arial" w:cs="Arial"/>
        </w:rPr>
        <w:t>he</w:t>
      </w:r>
      <w:r w:rsidR="0059171A" w:rsidRPr="002D1A91">
        <w:rPr>
          <w:rFonts w:ascii="Arial" w:hAnsi="Arial" w:cs="Arial"/>
        </w:rPr>
        <w:t xml:space="preserve"> Agency</w:t>
      </w:r>
      <w:r w:rsidR="00D96016" w:rsidRPr="002D1A91">
        <w:rPr>
          <w:rFonts w:ascii="Arial" w:hAnsi="Arial" w:cs="Arial"/>
        </w:rPr>
        <w:t>, its officers, servants and agents shall be additionally insured under such policies with respect to claims arising out of or in connection with this Agreement;</w:t>
      </w:r>
    </w:p>
    <w:p w14:paraId="512D8D48" w14:textId="77777777" w:rsidR="00D96016" w:rsidRPr="002D1A91" w:rsidRDefault="00D96016" w:rsidP="007479CD">
      <w:pPr>
        <w:spacing w:line="240" w:lineRule="auto"/>
        <w:ind w:left="1440" w:hanging="720"/>
        <w:jc w:val="both"/>
        <w:rPr>
          <w:rFonts w:ascii="Arial" w:hAnsi="Arial" w:cs="Arial"/>
        </w:rPr>
      </w:pPr>
    </w:p>
    <w:p w14:paraId="5B91DC18" w14:textId="4D4BEE55" w:rsidR="00D96016" w:rsidRPr="002D1A91" w:rsidRDefault="00D96016" w:rsidP="00D86CA8">
      <w:pPr>
        <w:numPr>
          <w:ilvl w:val="0"/>
          <w:numId w:val="98"/>
        </w:numPr>
        <w:spacing w:line="240" w:lineRule="auto"/>
        <w:ind w:hanging="720"/>
        <w:jc w:val="both"/>
        <w:rPr>
          <w:rFonts w:ascii="Arial" w:hAnsi="Arial" w:cs="Arial"/>
        </w:rPr>
      </w:pPr>
      <w:r w:rsidRPr="002D1A91">
        <w:rPr>
          <w:rFonts w:ascii="Arial" w:hAnsi="Arial" w:cs="Arial"/>
        </w:rPr>
        <w:t>the insurance shall be primary with respect to the interest of the</w:t>
      </w:r>
      <w:r w:rsidR="00D94758" w:rsidRPr="002D1A91">
        <w:rPr>
          <w:rFonts w:ascii="Arial" w:hAnsi="Arial" w:cs="Arial"/>
        </w:rPr>
        <w:t xml:space="preserve"> Agency</w:t>
      </w:r>
      <w:r w:rsidRPr="002D1A91">
        <w:rPr>
          <w:rFonts w:ascii="Arial" w:hAnsi="Arial" w:cs="Arial"/>
        </w:rPr>
        <w:t>, its officers, servants and agents and any other insurance maintained by them is excess and not contributory with such policies;</w:t>
      </w:r>
    </w:p>
    <w:p w14:paraId="05B575DD" w14:textId="77777777" w:rsidR="00D96016" w:rsidRPr="002D1A91" w:rsidRDefault="00D96016" w:rsidP="007479CD">
      <w:pPr>
        <w:spacing w:line="240" w:lineRule="auto"/>
        <w:ind w:left="1440" w:hanging="720"/>
        <w:jc w:val="both"/>
        <w:rPr>
          <w:rFonts w:ascii="Arial" w:hAnsi="Arial" w:cs="Arial"/>
        </w:rPr>
      </w:pPr>
    </w:p>
    <w:p w14:paraId="1D775D67" w14:textId="75031269" w:rsidR="00D96016" w:rsidRPr="002D1A91" w:rsidRDefault="00D96016" w:rsidP="00D86CA8">
      <w:pPr>
        <w:numPr>
          <w:ilvl w:val="0"/>
          <w:numId w:val="98"/>
        </w:numPr>
        <w:spacing w:line="240" w:lineRule="auto"/>
        <w:ind w:hanging="720"/>
        <w:jc w:val="both"/>
        <w:rPr>
          <w:rFonts w:ascii="Arial" w:hAnsi="Arial" w:cs="Arial"/>
        </w:rPr>
      </w:pPr>
      <w:r w:rsidRPr="002D1A91">
        <w:rPr>
          <w:rFonts w:ascii="Arial" w:hAnsi="Arial" w:cs="Arial"/>
        </w:rPr>
        <w:lastRenderedPageBreak/>
        <w:t>the following separation of interests</w:t>
      </w:r>
      <w:r w:rsidR="0059171A" w:rsidRPr="002D1A91">
        <w:rPr>
          <w:rFonts w:ascii="Arial" w:hAnsi="Arial" w:cs="Arial"/>
        </w:rPr>
        <w:t xml:space="preserve"> </w:t>
      </w:r>
      <w:r w:rsidRPr="002D1A91">
        <w:rPr>
          <w:rFonts w:ascii="Arial" w:hAnsi="Arial" w:cs="Arial"/>
        </w:rPr>
        <w:t>clause shall be made a part of the policy:</w:t>
      </w:r>
    </w:p>
    <w:p w14:paraId="07470227" w14:textId="77777777" w:rsidR="00D96016" w:rsidRPr="002D1A91" w:rsidRDefault="00D96016" w:rsidP="007479CD">
      <w:pPr>
        <w:spacing w:line="240" w:lineRule="auto"/>
        <w:ind w:left="1440" w:hanging="720"/>
        <w:jc w:val="both"/>
        <w:rPr>
          <w:rFonts w:ascii="Arial" w:hAnsi="Arial" w:cs="Arial"/>
        </w:rPr>
      </w:pPr>
    </w:p>
    <w:p w14:paraId="4A2A3B74" w14:textId="77777777" w:rsidR="00D96016" w:rsidRPr="002D1A91" w:rsidRDefault="00D96016" w:rsidP="007479CD">
      <w:pPr>
        <w:spacing w:line="240" w:lineRule="auto"/>
        <w:ind w:left="1440"/>
        <w:jc w:val="both"/>
        <w:rPr>
          <w:rFonts w:ascii="Arial" w:hAnsi="Arial" w:cs="Arial"/>
        </w:rPr>
      </w:pPr>
      <w:r w:rsidRPr="002D1A91">
        <w:rPr>
          <w:rFonts w:ascii="Arial" w:hAnsi="Arial" w:cs="Arial"/>
        </w:rPr>
        <w:t xml:space="preserve">“In the event of claims being made by reason of (i) personal and/or bodily injuries suffered by any employee or employees of one insured hereunder for which another insured hereunder is or may be liable, or (ii) damage to property belonging to any insured hereunder for which another insured is or may be liable, then this policy shall cover such insured against whom a claim is made or may be made in the same manner as if separate policies have been issued to each insured hereunder, except with respect to the limits of insurance.”; </w:t>
      </w:r>
    </w:p>
    <w:p w14:paraId="5137AE33" w14:textId="77777777" w:rsidR="00D96016" w:rsidRPr="002D1A91" w:rsidRDefault="00D96016" w:rsidP="008F55A8">
      <w:pPr>
        <w:spacing w:line="240" w:lineRule="auto"/>
        <w:ind w:left="1350"/>
        <w:jc w:val="both"/>
        <w:rPr>
          <w:rFonts w:ascii="Arial" w:hAnsi="Arial" w:cs="Arial"/>
        </w:rPr>
      </w:pPr>
    </w:p>
    <w:p w14:paraId="6022CB4B" w14:textId="47CCD12F" w:rsidR="00D96016" w:rsidRPr="002D1A91" w:rsidRDefault="00D96016" w:rsidP="00D86CA8">
      <w:pPr>
        <w:numPr>
          <w:ilvl w:val="0"/>
          <w:numId w:val="98"/>
        </w:numPr>
        <w:spacing w:line="240" w:lineRule="auto"/>
        <w:ind w:hanging="720"/>
        <w:jc w:val="both"/>
        <w:rPr>
          <w:rFonts w:ascii="Arial" w:hAnsi="Arial" w:cs="Arial"/>
        </w:rPr>
      </w:pPr>
      <w:r w:rsidRPr="002D1A91">
        <w:rPr>
          <w:rFonts w:ascii="Arial" w:hAnsi="Arial" w:cs="Arial"/>
        </w:rPr>
        <w:t>the insurer shall waive all rights of subrogation against the</w:t>
      </w:r>
      <w:r w:rsidR="00D94758" w:rsidRPr="002D1A91">
        <w:rPr>
          <w:rFonts w:ascii="Arial" w:hAnsi="Arial" w:cs="Arial"/>
        </w:rPr>
        <w:t xml:space="preserve"> Agency</w:t>
      </w:r>
      <w:r w:rsidRPr="002D1A91">
        <w:rPr>
          <w:rFonts w:ascii="Arial" w:hAnsi="Arial" w:cs="Arial"/>
        </w:rPr>
        <w:t>, its officers, servants and agents; and</w:t>
      </w:r>
    </w:p>
    <w:p w14:paraId="31DDE43F" w14:textId="77777777" w:rsidR="00D96016" w:rsidRPr="002D1A91" w:rsidRDefault="00D96016" w:rsidP="007479CD">
      <w:pPr>
        <w:spacing w:line="240" w:lineRule="auto"/>
        <w:ind w:left="1440" w:hanging="720"/>
        <w:jc w:val="both"/>
        <w:rPr>
          <w:rFonts w:ascii="Arial" w:hAnsi="Arial" w:cs="Arial"/>
        </w:rPr>
      </w:pPr>
    </w:p>
    <w:p w14:paraId="0070420A" w14:textId="667780B0" w:rsidR="00944F6B" w:rsidRPr="002D1A91" w:rsidRDefault="00D96016" w:rsidP="00944F6B">
      <w:pPr>
        <w:numPr>
          <w:ilvl w:val="0"/>
          <w:numId w:val="98"/>
        </w:numPr>
        <w:spacing w:line="240" w:lineRule="auto"/>
        <w:ind w:hanging="720"/>
        <w:jc w:val="both"/>
        <w:rPr>
          <w:rFonts w:ascii="Arial" w:hAnsi="Arial" w:cs="Arial"/>
        </w:rPr>
      </w:pPr>
      <w:r w:rsidRPr="002D1A91">
        <w:rPr>
          <w:rFonts w:ascii="Arial" w:hAnsi="Arial" w:cs="Arial"/>
        </w:rPr>
        <w:t xml:space="preserve">notwithstanding any provision of the policy, the policy may not be canceled or not renewed without the insurer endeavouring to give thirty (30) days written notice to the </w:t>
      </w:r>
      <w:r w:rsidR="00D94758" w:rsidRPr="002D1A91">
        <w:rPr>
          <w:rFonts w:ascii="Arial" w:hAnsi="Arial" w:cs="Arial"/>
        </w:rPr>
        <w:t xml:space="preserve">Agency </w:t>
      </w:r>
      <w:r w:rsidRPr="002D1A91">
        <w:rPr>
          <w:rFonts w:ascii="Arial" w:hAnsi="Arial" w:cs="Arial"/>
        </w:rPr>
        <w:t xml:space="preserve">except in the case of non-payment, in which case it </w:t>
      </w:r>
      <w:r w:rsidR="00A66EC0" w:rsidRPr="002D1A91">
        <w:rPr>
          <w:rFonts w:ascii="Arial" w:hAnsi="Arial" w:cs="Arial"/>
        </w:rPr>
        <w:t>shall</w:t>
      </w:r>
      <w:r w:rsidRPr="002D1A91">
        <w:rPr>
          <w:rFonts w:ascii="Arial" w:hAnsi="Arial" w:cs="Arial"/>
        </w:rPr>
        <w:t xml:space="preserve"> be ten (10) days with prior written notice to the</w:t>
      </w:r>
      <w:r w:rsidR="00D94758" w:rsidRPr="002D1A91">
        <w:rPr>
          <w:rFonts w:ascii="Arial" w:hAnsi="Arial" w:cs="Arial"/>
        </w:rPr>
        <w:t xml:space="preserve"> Agency</w:t>
      </w:r>
      <w:r w:rsidRPr="002D1A91">
        <w:rPr>
          <w:rFonts w:ascii="Arial" w:hAnsi="Arial" w:cs="Arial"/>
        </w:rPr>
        <w:t>. All other terms and conditions of the policy shall remain unchanged.</w:t>
      </w:r>
    </w:p>
    <w:p w14:paraId="5775B288" w14:textId="77777777" w:rsidR="00944F6B" w:rsidRPr="002D1A91" w:rsidRDefault="00944F6B" w:rsidP="008F55A8">
      <w:pPr>
        <w:spacing w:line="240" w:lineRule="auto"/>
        <w:jc w:val="both"/>
        <w:rPr>
          <w:rFonts w:ascii="Arial" w:hAnsi="Arial" w:cs="Arial"/>
        </w:rPr>
      </w:pPr>
    </w:p>
    <w:p w14:paraId="2DC55D60" w14:textId="1190DC79" w:rsidR="0059171A" w:rsidRPr="002D1A91" w:rsidRDefault="00FE2FFE" w:rsidP="0059171A">
      <w:pPr>
        <w:pStyle w:val="Heading2"/>
        <w:spacing w:line="240" w:lineRule="auto"/>
        <w:ind w:left="720"/>
        <w:rPr>
          <w:rFonts w:ascii="Arial" w:hAnsi="Arial" w:cs="Arial"/>
          <w:u w:val="single"/>
        </w:rPr>
      </w:pPr>
      <w:r w:rsidRPr="0035460D">
        <w:rPr>
          <w:rFonts w:ascii="Arial" w:hAnsi="Arial" w:cs="Arial"/>
          <w:b w:val="0"/>
          <w:bCs/>
          <w:smallCaps w:val="0"/>
          <w:u w:val="single"/>
        </w:rPr>
        <w:t>[</w:t>
      </w:r>
      <w:r w:rsidR="00944F6B" w:rsidRPr="002D1A91">
        <w:rPr>
          <w:rFonts w:ascii="Arial" w:hAnsi="Arial" w:cs="Arial"/>
          <w:u w:val="single"/>
        </w:rPr>
        <w:t>Uninsurable Risks</w:t>
      </w:r>
    </w:p>
    <w:p w14:paraId="07DBEBEC" w14:textId="77777777" w:rsidR="0059171A" w:rsidRPr="002D1A91" w:rsidRDefault="0059171A" w:rsidP="00511701">
      <w:pPr>
        <w:pStyle w:val="Heading2"/>
        <w:numPr>
          <w:ilvl w:val="0"/>
          <w:numId w:val="0"/>
        </w:numPr>
        <w:spacing w:line="240" w:lineRule="auto"/>
        <w:ind w:left="780"/>
        <w:rPr>
          <w:rFonts w:ascii="Arial" w:hAnsi="Arial" w:cs="Arial"/>
          <w:u w:val="single"/>
        </w:rPr>
      </w:pPr>
    </w:p>
    <w:p w14:paraId="4EE2BF8D" w14:textId="439D0EA6" w:rsidR="00944F6B" w:rsidRPr="00DC0F8C" w:rsidRDefault="00944F6B" w:rsidP="00511701">
      <w:pPr>
        <w:pStyle w:val="Heading2"/>
        <w:numPr>
          <w:ilvl w:val="2"/>
          <w:numId w:val="2"/>
        </w:numPr>
        <w:spacing w:line="240" w:lineRule="auto"/>
        <w:jc w:val="both"/>
        <w:rPr>
          <w:rFonts w:ascii="Arial" w:hAnsi="Arial" w:cs="Arial"/>
          <w:u w:val="single"/>
        </w:rPr>
      </w:pPr>
      <w:r w:rsidRPr="006A4CA4">
        <w:rPr>
          <w:rFonts w:ascii="Arial" w:hAnsi="Arial" w:cs="Arial"/>
          <w:b w:val="0"/>
          <w:smallCaps w:val="0"/>
        </w:rPr>
        <w:t xml:space="preserve">If a risk previously covered by the Insurances becomes Uninsurable, the Concessionaire shall, within ten (10) Business Days of becoming aware of the same, notify the Agency in writing. </w:t>
      </w:r>
    </w:p>
    <w:p w14:paraId="7D03B2AB" w14:textId="77777777" w:rsidR="0098333A" w:rsidRPr="006A4CA4" w:rsidRDefault="0098333A" w:rsidP="00511701">
      <w:pPr>
        <w:pStyle w:val="Heading2"/>
        <w:numPr>
          <w:ilvl w:val="0"/>
          <w:numId w:val="0"/>
        </w:numPr>
        <w:spacing w:line="240" w:lineRule="auto"/>
        <w:ind w:left="780"/>
        <w:jc w:val="both"/>
        <w:rPr>
          <w:rFonts w:ascii="Arial" w:hAnsi="Arial" w:cs="Arial"/>
        </w:rPr>
      </w:pPr>
    </w:p>
    <w:p w14:paraId="6BDB74FD" w14:textId="6970D87F" w:rsidR="00944F6B" w:rsidRPr="006A4CA4" w:rsidRDefault="00944F6B" w:rsidP="00511701">
      <w:pPr>
        <w:pStyle w:val="Heading2"/>
        <w:numPr>
          <w:ilvl w:val="2"/>
          <w:numId w:val="2"/>
        </w:numPr>
        <w:spacing w:line="240" w:lineRule="auto"/>
        <w:jc w:val="both"/>
        <w:rPr>
          <w:rFonts w:ascii="Arial" w:hAnsi="Arial" w:cs="Arial"/>
        </w:rPr>
      </w:pPr>
      <w:r w:rsidRPr="006A4CA4">
        <w:rPr>
          <w:rFonts w:ascii="Arial" w:hAnsi="Arial" w:cs="Arial"/>
          <w:b w:val="0"/>
          <w:smallCaps w:val="0"/>
        </w:rPr>
        <w:t xml:space="preserve">Within fifteen (15) Business Days of the notice under Section 20.9.1, the Parties shall refer the matter to a </w:t>
      </w:r>
      <w:r w:rsidR="00EB69D7">
        <w:rPr>
          <w:rFonts w:ascii="Arial" w:hAnsi="Arial" w:cs="Arial"/>
          <w:b w:val="0"/>
          <w:smallCaps w:val="0"/>
        </w:rPr>
        <w:t>‘</w:t>
      </w:r>
      <w:r w:rsidRPr="00365A1E">
        <w:rPr>
          <w:rFonts w:ascii="Arial" w:hAnsi="Arial" w:cs="Arial"/>
          <w:b w:val="0"/>
          <w:i/>
          <w:iCs/>
          <w:smallCaps w:val="0"/>
        </w:rPr>
        <w:t>Fast-Track Panel</w:t>
      </w:r>
      <w:r w:rsidR="00EB69D7">
        <w:rPr>
          <w:rFonts w:ascii="Arial" w:hAnsi="Arial" w:cs="Arial"/>
          <w:b w:val="0"/>
          <w:smallCaps w:val="0"/>
        </w:rPr>
        <w:t>’</w:t>
      </w:r>
      <w:r w:rsidRPr="006A4CA4">
        <w:rPr>
          <w:rFonts w:ascii="Arial" w:hAnsi="Arial" w:cs="Arial"/>
          <w:b w:val="0"/>
          <w:smallCaps w:val="0"/>
        </w:rPr>
        <w:t xml:space="preserve"> comprising </w:t>
      </w:r>
      <w:r w:rsidR="00EB69D7">
        <w:rPr>
          <w:rFonts w:ascii="Arial" w:hAnsi="Arial" w:cs="Arial"/>
          <w:b w:val="0"/>
          <w:smallCaps w:val="0"/>
        </w:rPr>
        <w:t xml:space="preserve">of </w:t>
      </w:r>
      <w:r w:rsidRPr="006A4CA4">
        <w:rPr>
          <w:rFonts w:ascii="Arial" w:hAnsi="Arial" w:cs="Arial"/>
          <w:b w:val="0"/>
          <w:smallCaps w:val="0"/>
        </w:rPr>
        <w:t>the Independent Engineer, the Independent Auditor, and one (1) insurance expert mutually appointed by the Parties. The Fast-Track Panel shall, within fifteen (15) Business Days of the referral, verify and confirm whether the risk has become Uninsurable.</w:t>
      </w:r>
    </w:p>
    <w:p w14:paraId="6143E5BA" w14:textId="77777777" w:rsidR="0098333A" w:rsidRPr="006A4CA4" w:rsidRDefault="0098333A" w:rsidP="0098333A">
      <w:pPr>
        <w:ind w:left="720" w:hanging="720"/>
        <w:jc w:val="both"/>
        <w:rPr>
          <w:rFonts w:ascii="Arial" w:hAnsi="Arial" w:cs="Arial"/>
        </w:rPr>
      </w:pPr>
    </w:p>
    <w:p w14:paraId="5D23F5E9" w14:textId="1582AEB3" w:rsidR="00944F6B" w:rsidRPr="006A4CA4" w:rsidRDefault="00944F6B" w:rsidP="00511701">
      <w:pPr>
        <w:pStyle w:val="Heading2"/>
        <w:numPr>
          <w:ilvl w:val="2"/>
          <w:numId w:val="2"/>
        </w:numPr>
        <w:spacing w:line="240" w:lineRule="auto"/>
        <w:jc w:val="both"/>
        <w:rPr>
          <w:rFonts w:ascii="Arial" w:hAnsi="Arial" w:cs="Arial"/>
        </w:rPr>
      </w:pPr>
      <w:r w:rsidRPr="006A4CA4">
        <w:rPr>
          <w:rFonts w:ascii="Arial" w:hAnsi="Arial" w:cs="Arial"/>
          <w:b w:val="0"/>
          <w:smallCaps w:val="0"/>
        </w:rPr>
        <w:t xml:space="preserve"> Upon confirmation by the Fast-Track Panel that a risk is Uninsurable: (a) the Agency shall, in the event of a loss occurring which relates to such Uninsurable risk, pay to the Concessionaire an amount equivalent to the insurance proceeds that would have been payable had the risk remained insurable; or (b) where the Uninsurable risk results in a total loss of the Concession Assets or renders the Project permanently unviable, the Concessionaire may, at its sole election, </w:t>
      </w:r>
      <w:r w:rsidRPr="006A4CA4">
        <w:rPr>
          <w:rFonts w:ascii="Arial" w:hAnsi="Arial" w:cs="Arial"/>
          <w:b w:val="0"/>
          <w:smallCaps w:val="0"/>
        </w:rPr>
        <w:lastRenderedPageBreak/>
        <w:t>terminate this Agreement and receive the Force Majeure Termination Payment as set out in Section 22.4.</w:t>
      </w:r>
      <w:r w:rsidR="00FE2FFE">
        <w:rPr>
          <w:rFonts w:ascii="Arial" w:hAnsi="Arial" w:cs="Arial"/>
          <w:b w:val="0"/>
          <w:smallCaps w:val="0"/>
        </w:rPr>
        <w:t>]</w:t>
      </w:r>
      <w:r w:rsidR="00FE2FFE">
        <w:rPr>
          <w:rStyle w:val="FootnoteReference"/>
          <w:rFonts w:ascii="Arial" w:hAnsi="Arial" w:cs="Arial"/>
          <w:b w:val="0"/>
          <w:smallCaps w:val="0"/>
        </w:rPr>
        <w:footnoteReference w:id="29"/>
      </w:r>
    </w:p>
    <w:p w14:paraId="200AEAB4" w14:textId="77777777" w:rsidR="0098333A" w:rsidRPr="002D1A91" w:rsidRDefault="0098333A" w:rsidP="0098333A">
      <w:pPr>
        <w:ind w:left="624"/>
        <w:rPr>
          <w:rFonts w:ascii="Arial" w:hAnsi="Arial" w:cs="Arial"/>
          <w:b/>
          <w:bCs/>
        </w:rPr>
      </w:pPr>
    </w:p>
    <w:p w14:paraId="5B47C362" w14:textId="364888EE" w:rsidR="0059171A" w:rsidRPr="002D1A91" w:rsidRDefault="0098333A" w:rsidP="0059171A">
      <w:pPr>
        <w:pStyle w:val="Heading2"/>
        <w:spacing w:line="240" w:lineRule="auto"/>
        <w:ind w:left="720"/>
        <w:rPr>
          <w:rFonts w:ascii="Arial" w:hAnsi="Arial" w:cs="Arial"/>
          <w:u w:val="single"/>
        </w:rPr>
      </w:pPr>
      <w:r w:rsidRPr="002D1A91">
        <w:rPr>
          <w:rFonts w:ascii="Arial" w:hAnsi="Arial" w:cs="Arial"/>
          <w:u w:val="single"/>
        </w:rPr>
        <w:t xml:space="preserve"> </w:t>
      </w:r>
      <w:commentRangeStart w:id="297"/>
      <w:r w:rsidRPr="002D1A91">
        <w:rPr>
          <w:rFonts w:ascii="Arial" w:hAnsi="Arial" w:cs="Arial"/>
          <w:u w:val="single"/>
        </w:rPr>
        <w:t>Change in Insurance Market</w:t>
      </w:r>
      <w:commentRangeEnd w:id="297"/>
      <w:r w:rsidR="00DB45B9" w:rsidRPr="002D1A91">
        <w:rPr>
          <w:rStyle w:val="CommentReference"/>
          <w:rFonts w:ascii="Arial" w:hAnsi="Arial" w:cs="Arial"/>
          <w:sz w:val="22"/>
          <w:szCs w:val="22"/>
          <w:u w:val="single"/>
        </w:rPr>
        <w:commentReference w:id="297"/>
      </w:r>
    </w:p>
    <w:p w14:paraId="17B9EB8E" w14:textId="77777777" w:rsidR="0059171A" w:rsidRPr="002D1A91" w:rsidRDefault="0059171A" w:rsidP="00511701"/>
    <w:p w14:paraId="1474337F" w14:textId="65684C22" w:rsidR="0098333A" w:rsidRPr="002D1A91" w:rsidRDefault="0098333A" w:rsidP="00511701">
      <w:pPr>
        <w:pStyle w:val="Heading2"/>
        <w:numPr>
          <w:ilvl w:val="2"/>
          <w:numId w:val="2"/>
        </w:numPr>
        <w:spacing w:line="240" w:lineRule="auto"/>
        <w:ind w:hanging="780"/>
        <w:jc w:val="both"/>
        <w:rPr>
          <w:rFonts w:ascii="Arial" w:hAnsi="Arial" w:cs="Arial"/>
          <w:u w:val="single"/>
        </w:rPr>
      </w:pPr>
      <w:del w:id="298" w:author="Ali Khan Law Associates" w:date="2026-08-12T16:51:00Z" w16du:dateUtc="2026-08-12T11:51:00Z">
        <w:r w:rsidRPr="006A4CA4" w:rsidDel="00EF5263">
          <w:rPr>
            <w:rFonts w:ascii="Arial" w:hAnsi="Arial" w:cs="Arial"/>
            <w:b w:val="0"/>
            <w:smallCaps w:val="0"/>
          </w:rPr>
          <w:delText xml:space="preserve"> </w:delText>
        </w:r>
      </w:del>
      <w:r w:rsidRPr="006A4CA4">
        <w:rPr>
          <w:rFonts w:ascii="Arial" w:hAnsi="Arial" w:cs="Arial"/>
          <w:b w:val="0"/>
          <w:smallCaps w:val="0"/>
        </w:rPr>
        <w:t>In the event that any insurance or Takaful coverage required under this Article 20 is no longer available in the international or local insurance markets on reasonable commercial terms (</w:t>
      </w:r>
      <w:r w:rsidR="004737B0">
        <w:rPr>
          <w:rFonts w:ascii="Arial" w:hAnsi="Arial" w:cs="Arial"/>
          <w:b w:val="0"/>
          <w:smallCaps w:val="0"/>
        </w:rPr>
        <w:t>the</w:t>
      </w:r>
      <w:r w:rsidRPr="006A4CA4">
        <w:rPr>
          <w:rFonts w:ascii="Arial" w:hAnsi="Arial" w:cs="Arial"/>
          <w:b w:val="0"/>
          <w:smallCaps w:val="0"/>
        </w:rPr>
        <w:t xml:space="preserve"> </w:t>
      </w:r>
      <w:r w:rsidRPr="00DC0F8C">
        <w:rPr>
          <w:rFonts w:ascii="Arial" w:hAnsi="Arial" w:cs="Arial"/>
          <w:bCs/>
          <w:smallCaps w:val="0"/>
        </w:rPr>
        <w:t>Change in Insurance Market</w:t>
      </w:r>
      <w:r w:rsidRPr="006A4CA4">
        <w:rPr>
          <w:rFonts w:ascii="Arial" w:hAnsi="Arial" w:cs="Arial"/>
          <w:b w:val="0"/>
          <w:smallCaps w:val="0"/>
        </w:rPr>
        <w:t>), the Concessionaire shall promptly notify the Agency. For the purposes of this Section,</w:t>
      </w:r>
      <w:r w:rsidR="00E37D63">
        <w:rPr>
          <w:rFonts w:ascii="Arial" w:hAnsi="Arial" w:cs="Arial"/>
          <w:b w:val="0"/>
          <w:smallCaps w:val="0"/>
        </w:rPr>
        <w:t xml:space="preserve"> </w:t>
      </w:r>
      <w:r w:rsidR="00E43722">
        <w:rPr>
          <w:rFonts w:ascii="Arial" w:hAnsi="Arial" w:cs="Arial"/>
          <w:b w:val="0"/>
          <w:smallCaps w:val="0"/>
        </w:rPr>
        <w:t>‘</w:t>
      </w:r>
      <w:r w:rsidRPr="00365A1E">
        <w:rPr>
          <w:rFonts w:ascii="Arial" w:hAnsi="Arial" w:cs="Arial"/>
          <w:b w:val="0"/>
          <w:i/>
          <w:iCs/>
          <w:smallCaps w:val="0"/>
        </w:rPr>
        <w:t>reasonable commercial terms</w:t>
      </w:r>
      <w:r w:rsidR="00E43722">
        <w:rPr>
          <w:rFonts w:ascii="Arial" w:hAnsi="Arial" w:cs="Arial"/>
          <w:b w:val="0"/>
          <w:smallCaps w:val="0"/>
        </w:rPr>
        <w:t>’</w:t>
      </w:r>
      <w:r w:rsidRPr="006A4CA4">
        <w:rPr>
          <w:rFonts w:ascii="Arial" w:hAnsi="Arial" w:cs="Arial"/>
          <w:b w:val="0"/>
          <w:smallCaps w:val="0"/>
        </w:rPr>
        <w:t xml:space="preserve"> shall mean terms and conditions, including premium or contribution levels, that are generally available to and accepted by prudent concessionaires of infrastructure projects of a similar scale and risk profile.</w:t>
      </w:r>
    </w:p>
    <w:p w14:paraId="400F08C5" w14:textId="77777777" w:rsidR="0098333A" w:rsidRPr="006A4CA4" w:rsidRDefault="0098333A" w:rsidP="00511701">
      <w:pPr>
        <w:pStyle w:val="Heading2"/>
        <w:numPr>
          <w:ilvl w:val="0"/>
          <w:numId w:val="0"/>
        </w:numPr>
        <w:spacing w:line="240" w:lineRule="auto"/>
        <w:ind w:left="780"/>
        <w:jc w:val="both"/>
        <w:rPr>
          <w:rFonts w:ascii="Arial" w:hAnsi="Arial" w:cs="Arial"/>
        </w:rPr>
      </w:pPr>
    </w:p>
    <w:p w14:paraId="48E84143" w14:textId="5D5780CE" w:rsidR="0098333A" w:rsidRPr="006A4CA4" w:rsidRDefault="0098333A" w:rsidP="00511701">
      <w:pPr>
        <w:pStyle w:val="Heading2"/>
        <w:numPr>
          <w:ilvl w:val="2"/>
          <w:numId w:val="2"/>
        </w:numPr>
        <w:spacing w:line="240" w:lineRule="auto"/>
        <w:ind w:hanging="780"/>
        <w:jc w:val="both"/>
        <w:rPr>
          <w:rFonts w:ascii="Arial" w:hAnsi="Arial" w:cs="Arial"/>
        </w:rPr>
      </w:pPr>
      <w:r w:rsidRPr="006A4CA4">
        <w:rPr>
          <w:rFonts w:ascii="Arial" w:hAnsi="Arial" w:cs="Arial"/>
          <w:b w:val="0"/>
          <w:smallCaps w:val="0"/>
        </w:rPr>
        <w:t xml:space="preserve">Upon the occurrence of a </w:t>
      </w:r>
      <w:r w:rsidR="004737B0">
        <w:rPr>
          <w:rFonts w:ascii="Arial" w:hAnsi="Arial" w:cs="Arial"/>
          <w:b w:val="0"/>
          <w:smallCaps w:val="0"/>
        </w:rPr>
        <w:t>C</w:t>
      </w:r>
      <w:r w:rsidRPr="006A4CA4">
        <w:rPr>
          <w:rFonts w:ascii="Arial" w:hAnsi="Arial" w:cs="Arial"/>
          <w:b w:val="0"/>
          <w:smallCaps w:val="0"/>
        </w:rPr>
        <w:t>hange in Insurance Market, the Parties shall</w:t>
      </w:r>
      <w:r w:rsidR="00C24ACD">
        <w:rPr>
          <w:rFonts w:ascii="Arial" w:hAnsi="Arial" w:cs="Arial"/>
          <w:b w:val="0"/>
          <w:smallCaps w:val="0"/>
        </w:rPr>
        <w:t xml:space="preserve"> mutually agree and </w:t>
      </w:r>
      <w:r w:rsidRPr="006A4CA4">
        <w:rPr>
          <w:rFonts w:ascii="Arial" w:hAnsi="Arial" w:cs="Arial"/>
          <w:b w:val="0"/>
          <w:smallCaps w:val="0"/>
        </w:rPr>
        <w:t>in consultation with the Independent Engineer and an insurance expert, implement one of the following options:</w:t>
      </w:r>
    </w:p>
    <w:p w14:paraId="1E678871" w14:textId="77777777" w:rsidR="0098333A" w:rsidRPr="006A4CA4" w:rsidRDefault="0098333A" w:rsidP="0098333A">
      <w:pPr>
        <w:jc w:val="both"/>
        <w:rPr>
          <w:rFonts w:ascii="Arial" w:hAnsi="Arial" w:cs="Arial"/>
        </w:rPr>
      </w:pPr>
    </w:p>
    <w:p w14:paraId="105EBF7F" w14:textId="782EC756" w:rsidR="00C24ACD" w:rsidRDefault="00C24ACD" w:rsidP="00C24ACD">
      <w:pPr>
        <w:pStyle w:val="ListParagraph"/>
        <w:numPr>
          <w:ilvl w:val="0"/>
          <w:numId w:val="304"/>
        </w:numPr>
        <w:ind w:hanging="720"/>
        <w:jc w:val="both"/>
        <w:rPr>
          <w:rFonts w:ascii="Arial" w:hAnsi="Arial" w:cs="Arial"/>
        </w:rPr>
      </w:pPr>
      <w:r>
        <w:rPr>
          <w:rFonts w:ascii="Arial" w:hAnsi="Arial" w:cs="Arial"/>
        </w:rPr>
        <w:t>t</w:t>
      </w:r>
      <w:r w:rsidRPr="00DC0F8C">
        <w:rPr>
          <w:rFonts w:ascii="Arial" w:hAnsi="Arial" w:cs="Arial"/>
        </w:rPr>
        <w:t>he Concessionaire shall procure the best available coverage in the market, and the Agency shall bear the uninsured exposure and indemnify the Concessionaire against any Losses that would have been covered by the original required insurance;</w:t>
      </w:r>
      <w:r>
        <w:rPr>
          <w:rFonts w:ascii="Arial" w:hAnsi="Arial" w:cs="Arial"/>
        </w:rPr>
        <w:t xml:space="preserve"> or</w:t>
      </w:r>
    </w:p>
    <w:p w14:paraId="6A9B37C7" w14:textId="77777777" w:rsidR="00C24ACD" w:rsidRDefault="00C24ACD" w:rsidP="00DC0F8C">
      <w:pPr>
        <w:pStyle w:val="ListParagraph"/>
        <w:ind w:left="1440"/>
        <w:jc w:val="both"/>
        <w:rPr>
          <w:rFonts w:ascii="Arial" w:hAnsi="Arial" w:cs="Arial"/>
        </w:rPr>
      </w:pPr>
    </w:p>
    <w:p w14:paraId="37C5487C" w14:textId="55F0045D" w:rsidR="00C24ACD" w:rsidRDefault="00C24ACD" w:rsidP="00C24ACD">
      <w:pPr>
        <w:pStyle w:val="ListParagraph"/>
        <w:numPr>
          <w:ilvl w:val="0"/>
          <w:numId w:val="304"/>
        </w:numPr>
        <w:ind w:hanging="720"/>
        <w:jc w:val="both"/>
        <w:rPr>
          <w:rFonts w:ascii="Arial" w:hAnsi="Arial" w:cs="Arial"/>
        </w:rPr>
      </w:pPr>
      <w:r>
        <w:rPr>
          <w:rFonts w:ascii="Arial" w:hAnsi="Arial" w:cs="Arial"/>
        </w:rPr>
        <w:t>t</w:t>
      </w:r>
      <w:r w:rsidRPr="006A4CA4">
        <w:rPr>
          <w:rFonts w:ascii="Arial" w:hAnsi="Arial" w:cs="Arial"/>
        </w:rPr>
        <w:t>he Parties shall agree upon alternative risk management or self-insurance arrangements to mitigate the specific risks affected by the Change in Insurance Market;</w:t>
      </w:r>
      <w:r>
        <w:rPr>
          <w:rFonts w:ascii="Arial" w:hAnsi="Arial" w:cs="Arial"/>
        </w:rPr>
        <w:t xml:space="preserve"> or</w:t>
      </w:r>
    </w:p>
    <w:p w14:paraId="1B4D6AD4" w14:textId="77777777" w:rsidR="00C24ACD" w:rsidRPr="00DC0F8C" w:rsidRDefault="00C24ACD" w:rsidP="00DC0F8C">
      <w:pPr>
        <w:jc w:val="both"/>
        <w:rPr>
          <w:rFonts w:ascii="Arial" w:hAnsi="Arial" w:cs="Arial"/>
        </w:rPr>
      </w:pPr>
    </w:p>
    <w:p w14:paraId="787D23D0" w14:textId="2796A057" w:rsidR="00C24ACD" w:rsidRPr="00DC0F8C" w:rsidRDefault="00C24ACD" w:rsidP="00DC0F8C">
      <w:pPr>
        <w:pStyle w:val="ListParagraph"/>
        <w:numPr>
          <w:ilvl w:val="0"/>
          <w:numId w:val="304"/>
        </w:numPr>
        <w:ind w:hanging="720"/>
        <w:jc w:val="both"/>
        <w:rPr>
          <w:rFonts w:ascii="Arial" w:hAnsi="Arial" w:cs="Arial"/>
        </w:rPr>
      </w:pPr>
      <w:r>
        <w:rPr>
          <w:rFonts w:ascii="Arial" w:hAnsi="Arial" w:cs="Arial"/>
        </w:rPr>
        <w:t>t</w:t>
      </w:r>
      <w:r w:rsidRPr="00C24ACD">
        <w:rPr>
          <w:rFonts w:ascii="Arial" w:hAnsi="Arial" w:cs="Arial"/>
        </w:rPr>
        <w:t>he Change in Insurance Market shall be treated as a Force Majeure Event under Article 21, and the Concessionaire shall be entitled to the relevant relief and compensation mechanisms provided therein, including Termination for Force Majeure if the risk is deemed material to the Project’s viability.</w:t>
      </w:r>
    </w:p>
    <w:p w14:paraId="55E635ED" w14:textId="62CBE619" w:rsidR="00944F6B" w:rsidRPr="002D1A91" w:rsidRDefault="00944F6B" w:rsidP="0098333A">
      <w:pPr>
        <w:jc w:val="both"/>
        <w:rPr>
          <w:rFonts w:ascii="Arial" w:hAnsi="Arial" w:cs="Arial"/>
        </w:rPr>
      </w:pPr>
    </w:p>
    <w:p w14:paraId="7F30566F" w14:textId="77777777" w:rsidR="00944F6B" w:rsidRPr="002D1A91" w:rsidRDefault="00944F6B" w:rsidP="0098333A">
      <w:pPr>
        <w:spacing w:line="240" w:lineRule="auto"/>
        <w:jc w:val="both"/>
        <w:rPr>
          <w:rFonts w:ascii="Arial" w:hAnsi="Arial" w:cs="Arial"/>
        </w:rPr>
      </w:pPr>
    </w:p>
    <w:p w14:paraId="0A3CD05B" w14:textId="77777777" w:rsidR="00D96016" w:rsidRPr="002D1A91" w:rsidRDefault="00D96016" w:rsidP="001818F3">
      <w:pPr>
        <w:pStyle w:val="Heading1"/>
        <w:spacing w:line="240" w:lineRule="auto"/>
        <w:ind w:left="720" w:hanging="720"/>
        <w:jc w:val="both"/>
        <w:rPr>
          <w:rFonts w:ascii="Arial" w:hAnsi="Arial" w:cs="Arial"/>
        </w:rPr>
      </w:pPr>
      <w:r w:rsidRPr="002D1A91">
        <w:rPr>
          <w:rFonts w:ascii="Arial" w:hAnsi="Arial" w:cs="Arial"/>
        </w:rPr>
        <w:br w:type="page"/>
      </w:r>
      <w:bookmarkStart w:id="299" w:name="_Toc333900056"/>
      <w:bookmarkStart w:id="300" w:name="_Toc229101114"/>
      <w:r w:rsidRPr="002D1A91">
        <w:rPr>
          <w:rFonts w:ascii="Arial" w:hAnsi="Arial" w:cs="Arial"/>
        </w:rPr>
        <w:lastRenderedPageBreak/>
        <w:t>Force Majeure</w:t>
      </w:r>
      <w:bookmarkEnd w:id="299"/>
      <w:bookmarkEnd w:id="300"/>
    </w:p>
    <w:p w14:paraId="5A11F166" w14:textId="77777777" w:rsidR="00D96016" w:rsidRPr="002D1A91" w:rsidRDefault="00D96016" w:rsidP="001818F3">
      <w:pPr>
        <w:spacing w:line="240" w:lineRule="auto"/>
        <w:jc w:val="both"/>
        <w:rPr>
          <w:rFonts w:ascii="Arial" w:hAnsi="Arial" w:cs="Arial"/>
        </w:rPr>
      </w:pPr>
    </w:p>
    <w:p w14:paraId="7D66B4B0" w14:textId="77777777" w:rsidR="00D96016" w:rsidRPr="002D1A91" w:rsidRDefault="00D96016" w:rsidP="001818F3">
      <w:pPr>
        <w:pStyle w:val="Heading2"/>
        <w:spacing w:line="240" w:lineRule="auto"/>
        <w:ind w:left="720"/>
        <w:jc w:val="both"/>
        <w:rPr>
          <w:rFonts w:ascii="Arial" w:hAnsi="Arial" w:cs="Arial"/>
          <w:u w:val="single"/>
        </w:rPr>
      </w:pPr>
      <w:bookmarkStart w:id="301" w:name="_Toc333900057"/>
      <w:r w:rsidRPr="002D1A91">
        <w:rPr>
          <w:rFonts w:ascii="Arial" w:hAnsi="Arial" w:cs="Arial"/>
          <w:u w:val="single"/>
        </w:rPr>
        <w:t>Force Majeure Event</w:t>
      </w:r>
      <w:bookmarkEnd w:id="301"/>
    </w:p>
    <w:p w14:paraId="682EAD96" w14:textId="77777777" w:rsidR="00D96016" w:rsidRPr="002D1A91" w:rsidRDefault="00D96016" w:rsidP="001818F3">
      <w:pPr>
        <w:spacing w:line="240" w:lineRule="auto"/>
        <w:jc w:val="both"/>
        <w:rPr>
          <w:rFonts w:ascii="Arial" w:hAnsi="Arial" w:cs="Arial"/>
        </w:rPr>
      </w:pPr>
    </w:p>
    <w:p w14:paraId="61C631D3" w14:textId="51735280" w:rsidR="00D96016" w:rsidRPr="002D1A91" w:rsidRDefault="00C44AD2"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 </w:t>
      </w:r>
      <w:r w:rsidR="00D96016" w:rsidRPr="00365A1E">
        <w:rPr>
          <w:rFonts w:ascii="Arial" w:hAnsi="Arial" w:cs="Arial"/>
          <w:bCs/>
        </w:rPr>
        <w:t>Force Majeure Event</w:t>
      </w:r>
      <w:r w:rsidR="00D96016" w:rsidRPr="002D1A91">
        <w:rPr>
          <w:rFonts w:ascii="Arial" w:hAnsi="Arial" w:cs="Arial"/>
        </w:rPr>
        <w:t xml:space="preserve"> means any event or circumstance or combination of events or circumstances (including the effects thereof) that is beyond the reasonable control of a Party and that on or after the Commencement Date materially and adversely affects the performance by such affected Party (the </w:t>
      </w:r>
      <w:r w:rsidR="00D96016" w:rsidRPr="002D1A91">
        <w:rPr>
          <w:rFonts w:ascii="Arial" w:hAnsi="Arial" w:cs="Arial"/>
          <w:b/>
        </w:rPr>
        <w:t>Affected Party</w:t>
      </w:r>
      <w:r w:rsidR="00D96016" w:rsidRPr="002D1A91">
        <w:rPr>
          <w:rFonts w:ascii="Arial" w:hAnsi="Arial" w:cs="Arial"/>
        </w:rPr>
        <w:t xml:space="preserve">) of its obligations under or pursuant to this Agreement; provided, however, that, such material and adverse effect could not have been prevented, overcome or remedied in whole or in part by the Affected Party through the exercise of diligence and reasonable care, it being understood and agreed that reasonable care includes acts and activities to protect the Concession Assets from a casualty or other event that are reasonable in light of the probability of the occurrence of such event, the probable effect of such event if it should occur, and the likely efficacy of the protection measures. Without limiting the generality of the foregoing, </w:t>
      </w:r>
      <w:r w:rsidR="00D96016" w:rsidRPr="00365A1E">
        <w:rPr>
          <w:rFonts w:ascii="Arial" w:hAnsi="Arial" w:cs="Arial"/>
        </w:rPr>
        <w:t>Force Majeure Events</w:t>
      </w:r>
      <w:r w:rsidR="00D96016" w:rsidRPr="002D1A91">
        <w:rPr>
          <w:rFonts w:ascii="Arial" w:hAnsi="Arial" w:cs="Arial"/>
        </w:rPr>
        <w:t xml:space="preserve"> hereunder shall include each of the following events and circumstances (including the effects thereof), but only to the extent that each satisfies the requirements above: </w:t>
      </w:r>
    </w:p>
    <w:p w14:paraId="0B725FCB" w14:textId="77777777" w:rsidR="00D96016" w:rsidRPr="002D1A91" w:rsidRDefault="00D96016" w:rsidP="001818F3">
      <w:pPr>
        <w:pStyle w:val="ColorfulList-Accent11"/>
        <w:spacing w:line="240" w:lineRule="auto"/>
        <w:jc w:val="both"/>
        <w:rPr>
          <w:rFonts w:ascii="Arial" w:hAnsi="Arial" w:cs="Arial"/>
        </w:rPr>
      </w:pPr>
    </w:p>
    <w:p w14:paraId="3DD1B70D" w14:textId="420BE60C" w:rsidR="00D96016" w:rsidRPr="002D1A91" w:rsidRDefault="00D96016" w:rsidP="001818F3">
      <w:pPr>
        <w:pStyle w:val="ColorfulList-Accent11"/>
        <w:spacing w:line="240" w:lineRule="auto"/>
        <w:ind w:left="1440" w:hanging="720"/>
        <w:jc w:val="both"/>
        <w:rPr>
          <w:rFonts w:ascii="Arial" w:hAnsi="Arial" w:cs="Arial"/>
        </w:rPr>
      </w:pPr>
      <w:r w:rsidRPr="006A4CA4">
        <w:rPr>
          <w:rFonts w:ascii="Arial" w:hAnsi="Arial" w:cs="Arial"/>
        </w:rPr>
        <w:t>(a)</w:t>
      </w:r>
      <w:r w:rsidRPr="006A4CA4">
        <w:rPr>
          <w:rFonts w:ascii="Arial" w:hAnsi="Arial" w:cs="Arial"/>
        </w:rPr>
        <w:tab/>
        <w:t xml:space="preserve">the following political events that occur inside or directly involve Pakistan (each a </w:t>
      </w:r>
      <w:r w:rsidRPr="006A4CA4">
        <w:rPr>
          <w:rFonts w:ascii="Arial" w:hAnsi="Arial" w:cs="Arial"/>
          <w:b/>
        </w:rPr>
        <w:t>Political Event</w:t>
      </w:r>
      <w:r w:rsidRPr="006A4CA4">
        <w:rPr>
          <w:rFonts w:ascii="Arial" w:hAnsi="Arial" w:cs="Arial"/>
        </w:rPr>
        <w:t>):</w:t>
      </w:r>
      <w:r w:rsidR="009D609D" w:rsidRPr="006A4CA4">
        <w:rPr>
          <w:rStyle w:val="FootnoteReference"/>
          <w:rFonts w:ascii="Arial" w:hAnsi="Arial" w:cs="Arial"/>
        </w:rPr>
        <w:footnoteReference w:id="30"/>
      </w:r>
    </w:p>
    <w:p w14:paraId="3168526D" w14:textId="4D188DFC" w:rsidR="00D96016" w:rsidRPr="002D1A91" w:rsidRDefault="00D96016" w:rsidP="00030FBA">
      <w:pPr>
        <w:pStyle w:val="ColorfulList-Accent11"/>
        <w:tabs>
          <w:tab w:val="left" w:pos="5475"/>
        </w:tabs>
        <w:spacing w:line="240" w:lineRule="auto"/>
        <w:jc w:val="both"/>
        <w:rPr>
          <w:rFonts w:ascii="Arial" w:hAnsi="Arial" w:cs="Arial"/>
        </w:rPr>
      </w:pPr>
    </w:p>
    <w:p w14:paraId="0A2EFE3C" w14:textId="729BB97E"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w:t>
      </w:r>
      <w:r w:rsidRPr="002D1A91">
        <w:rPr>
          <w:rFonts w:ascii="Arial" w:hAnsi="Arial" w:cs="Arial"/>
        </w:rPr>
        <w:tab/>
        <w:t xml:space="preserve">any act of war (whether declared or undeclared), invasion, armed conflict or act of foreign enemy, blockade, embargo, </w:t>
      </w:r>
      <w:r w:rsidR="00BF5F6C" w:rsidRPr="002D1A91">
        <w:rPr>
          <w:rFonts w:ascii="Arial" w:hAnsi="Arial" w:cs="Arial"/>
        </w:rPr>
        <w:t>revolution, riot</w:t>
      </w:r>
      <w:r w:rsidRPr="002D1A91">
        <w:rPr>
          <w:rFonts w:ascii="Arial" w:hAnsi="Arial" w:cs="Arial"/>
        </w:rPr>
        <w:t>, insurrection, civil commotion, or act or campaign of terrorism or political sabotage; or</w:t>
      </w:r>
    </w:p>
    <w:p w14:paraId="47DC0715" w14:textId="77777777" w:rsidR="00D96016" w:rsidRPr="002D1A91" w:rsidRDefault="00D96016" w:rsidP="001818F3">
      <w:pPr>
        <w:pStyle w:val="ColorfulList-Accent11"/>
        <w:spacing w:line="240" w:lineRule="auto"/>
        <w:jc w:val="both"/>
        <w:rPr>
          <w:rFonts w:ascii="Arial" w:hAnsi="Arial" w:cs="Arial"/>
        </w:rPr>
      </w:pPr>
    </w:p>
    <w:p w14:paraId="5F088ED0" w14:textId="5030E106"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(ii)</w:t>
      </w:r>
      <w:r w:rsidRPr="002D1A91">
        <w:rPr>
          <w:rFonts w:ascii="Arial" w:hAnsi="Arial" w:cs="Arial"/>
        </w:rPr>
        <w:tab/>
        <w:t xml:space="preserve">any Lapse of Consent of which report to </w:t>
      </w:r>
      <w:r w:rsidR="005F26B0" w:rsidRPr="002D1A91">
        <w:rPr>
          <w:rFonts w:ascii="Arial" w:hAnsi="Arial" w:cs="Arial"/>
        </w:rPr>
        <w:t xml:space="preserve">the </w:t>
      </w:r>
      <w:r w:rsidR="005D48C0" w:rsidRPr="002D1A91">
        <w:rPr>
          <w:rFonts w:ascii="Arial" w:hAnsi="Arial" w:cs="Arial"/>
        </w:rPr>
        <w:t>Agency</w:t>
      </w:r>
      <w:r w:rsidRPr="002D1A91">
        <w:rPr>
          <w:rFonts w:ascii="Arial" w:hAnsi="Arial" w:cs="Arial"/>
        </w:rPr>
        <w:t>, the Independent Engineer and the Independent Auditor shall have been given under Section 7.6.2 and that shall have existed for thirty (30) consecutive days or more; or</w:t>
      </w:r>
    </w:p>
    <w:p w14:paraId="665BA7C3" w14:textId="77777777" w:rsidR="00D96016" w:rsidRPr="002D1A91" w:rsidRDefault="00D96016" w:rsidP="001818F3">
      <w:pPr>
        <w:pStyle w:val="ColorfulList-Accent11"/>
        <w:spacing w:line="240" w:lineRule="auto"/>
        <w:jc w:val="both"/>
        <w:rPr>
          <w:rFonts w:ascii="Arial" w:hAnsi="Arial" w:cs="Arial"/>
        </w:rPr>
      </w:pPr>
    </w:p>
    <w:p w14:paraId="653FDAC0" w14:textId="7E358BED" w:rsidR="00D96016" w:rsidRPr="002D1A91" w:rsidRDefault="00D96016" w:rsidP="009D53A9">
      <w:pPr>
        <w:pStyle w:val="ColorfulList-Accent11"/>
        <w:numPr>
          <w:ilvl w:val="0"/>
          <w:numId w:val="27"/>
        </w:numPr>
        <w:spacing w:line="240" w:lineRule="auto"/>
        <w:ind w:left="2160"/>
        <w:jc w:val="both"/>
        <w:rPr>
          <w:rFonts w:ascii="Arial" w:hAnsi="Arial" w:cs="Arial"/>
        </w:rPr>
      </w:pPr>
      <w:r w:rsidRPr="002D1A91">
        <w:rPr>
          <w:rFonts w:ascii="Arial" w:hAnsi="Arial" w:cs="Arial"/>
        </w:rPr>
        <w:t>any strike, work-to-rule, go-slow, or analogous labour action that is politically motivated or is widespread or nationwide and that (or its effects) shall have existed for thirty (30) consecutive days or more;</w:t>
      </w:r>
      <w:r w:rsidR="009D53A9" w:rsidRPr="002D1A91">
        <w:rPr>
          <w:rFonts w:ascii="Arial" w:hAnsi="Arial" w:cs="Arial"/>
        </w:rPr>
        <w:t xml:space="preserve"> or</w:t>
      </w:r>
    </w:p>
    <w:p w14:paraId="03FACB73" w14:textId="77777777" w:rsidR="009D53A9" w:rsidRPr="002D1A91" w:rsidRDefault="009D53A9" w:rsidP="00511701">
      <w:pPr>
        <w:pStyle w:val="ColorfulList-Accent11"/>
        <w:spacing w:line="240" w:lineRule="auto"/>
        <w:ind w:left="2160"/>
        <w:jc w:val="both"/>
        <w:rPr>
          <w:rFonts w:ascii="Arial" w:hAnsi="Arial" w:cs="Arial"/>
        </w:rPr>
      </w:pPr>
    </w:p>
    <w:p w14:paraId="1602B185" w14:textId="674600C0" w:rsidR="009D53A9" w:rsidRPr="002D1A91" w:rsidRDefault="009D53A9" w:rsidP="00511701">
      <w:pPr>
        <w:pStyle w:val="ColorfulList-Accent11"/>
        <w:numPr>
          <w:ilvl w:val="0"/>
          <w:numId w:val="27"/>
        </w:numPr>
        <w:spacing w:line="240" w:lineRule="auto"/>
        <w:ind w:left="2160"/>
        <w:jc w:val="both"/>
        <w:rPr>
          <w:rFonts w:ascii="Arial" w:hAnsi="Arial" w:cs="Arial"/>
        </w:rPr>
      </w:pPr>
      <w:r w:rsidRPr="002D1A91">
        <w:rPr>
          <w:rFonts w:ascii="Arial" w:hAnsi="Arial" w:cs="Arial"/>
        </w:rPr>
        <w:t xml:space="preserve">Change </w:t>
      </w:r>
      <w:r w:rsidR="00D55A57">
        <w:rPr>
          <w:rFonts w:ascii="Arial" w:hAnsi="Arial" w:cs="Arial"/>
        </w:rPr>
        <w:t>i</w:t>
      </w:r>
      <w:r w:rsidRPr="002D1A91">
        <w:rPr>
          <w:rFonts w:ascii="Arial" w:hAnsi="Arial" w:cs="Arial"/>
        </w:rPr>
        <w:t>n Law.</w:t>
      </w:r>
    </w:p>
    <w:p w14:paraId="2CA31975" w14:textId="77777777" w:rsidR="009D53A9" w:rsidRPr="002D1A91" w:rsidRDefault="009D53A9" w:rsidP="001818F3">
      <w:pPr>
        <w:pStyle w:val="ColorfulList-Accent11"/>
        <w:spacing w:line="240" w:lineRule="auto"/>
        <w:ind w:left="2160" w:hanging="720"/>
        <w:jc w:val="both"/>
        <w:rPr>
          <w:rFonts w:ascii="Arial" w:hAnsi="Arial" w:cs="Arial"/>
        </w:rPr>
      </w:pPr>
    </w:p>
    <w:p w14:paraId="5DB7DBB4" w14:textId="77777777" w:rsidR="00D96016" w:rsidRPr="002D1A91" w:rsidRDefault="00D96016" w:rsidP="001818F3">
      <w:pPr>
        <w:pStyle w:val="ColorfulList-Accent11"/>
        <w:spacing w:line="240" w:lineRule="auto"/>
        <w:jc w:val="both"/>
        <w:rPr>
          <w:rFonts w:ascii="Arial" w:hAnsi="Arial" w:cs="Arial"/>
        </w:rPr>
      </w:pPr>
    </w:p>
    <w:p w14:paraId="71746E11" w14:textId="76089168" w:rsidR="00D96016" w:rsidRPr="002D1A91" w:rsidRDefault="00D96016" w:rsidP="001818F3">
      <w:pPr>
        <w:pStyle w:val="ColorfulList-Accent11"/>
        <w:spacing w:line="240" w:lineRule="auto"/>
        <w:ind w:left="1440" w:hanging="720"/>
        <w:jc w:val="both"/>
        <w:rPr>
          <w:rFonts w:ascii="Arial" w:hAnsi="Arial" w:cs="Arial"/>
        </w:rPr>
      </w:pPr>
      <w:r w:rsidRPr="002D1A91">
        <w:rPr>
          <w:rFonts w:ascii="Arial" w:hAnsi="Arial" w:cs="Arial"/>
        </w:rPr>
        <w:lastRenderedPageBreak/>
        <w:t>(b)</w:t>
      </w:r>
      <w:r w:rsidRPr="002D1A91">
        <w:rPr>
          <w:rFonts w:ascii="Arial" w:hAnsi="Arial" w:cs="Arial"/>
        </w:rPr>
        <w:tab/>
        <w:t xml:space="preserve">the following events beyond the reasonable control of the </w:t>
      </w:r>
      <w:r w:rsidR="0058180B" w:rsidRPr="002D1A91">
        <w:rPr>
          <w:rFonts w:ascii="Arial" w:hAnsi="Arial" w:cs="Arial"/>
        </w:rPr>
        <w:t xml:space="preserve">Affected </w:t>
      </w:r>
      <w:r w:rsidRPr="002D1A91">
        <w:rPr>
          <w:rFonts w:ascii="Arial" w:hAnsi="Arial" w:cs="Arial"/>
        </w:rPr>
        <w:t xml:space="preserve">Party (each a </w:t>
      </w:r>
      <w:r w:rsidR="00BF5F6C" w:rsidRPr="002D1A91">
        <w:rPr>
          <w:rFonts w:ascii="Arial" w:hAnsi="Arial" w:cs="Arial"/>
          <w:b/>
        </w:rPr>
        <w:t>Non-Political</w:t>
      </w:r>
      <w:r w:rsidRPr="002D1A91">
        <w:rPr>
          <w:rFonts w:ascii="Arial" w:hAnsi="Arial" w:cs="Arial"/>
          <w:b/>
        </w:rPr>
        <w:t xml:space="preserve"> Event</w:t>
      </w:r>
      <w:r w:rsidRPr="002D1A91">
        <w:rPr>
          <w:rFonts w:ascii="Arial" w:hAnsi="Arial" w:cs="Arial"/>
        </w:rPr>
        <w:t>), including, but not limited to:</w:t>
      </w:r>
    </w:p>
    <w:p w14:paraId="1AAF6EAD" w14:textId="77777777" w:rsidR="00D96016" w:rsidRPr="002D1A91" w:rsidRDefault="00D96016" w:rsidP="001818F3">
      <w:pPr>
        <w:pStyle w:val="ColorfulList-Accent11"/>
        <w:spacing w:line="240" w:lineRule="auto"/>
        <w:ind w:firstLine="720"/>
        <w:jc w:val="both"/>
        <w:rPr>
          <w:rFonts w:ascii="Arial" w:hAnsi="Arial" w:cs="Arial"/>
        </w:rPr>
      </w:pPr>
    </w:p>
    <w:p w14:paraId="573596EC" w14:textId="6E58CCEB"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w:t>
      </w:r>
      <w:r w:rsidRPr="002D1A91">
        <w:rPr>
          <w:rFonts w:ascii="Arial" w:hAnsi="Arial" w:cs="Arial"/>
        </w:rPr>
        <w:tab/>
        <w:t>lightning, fire, earthquake, tsunami, flood, storm, cyclone, typhoon, or tornado, which has, in each case, affected the work or operations; or</w:t>
      </w:r>
    </w:p>
    <w:p w14:paraId="3DEBBECA" w14:textId="77777777" w:rsidR="00D96016" w:rsidRPr="002D1A91" w:rsidRDefault="00D96016" w:rsidP="001818F3">
      <w:pPr>
        <w:pStyle w:val="ColorfulList-Accent11"/>
        <w:spacing w:line="240" w:lineRule="auto"/>
        <w:jc w:val="both"/>
        <w:rPr>
          <w:rFonts w:ascii="Arial" w:hAnsi="Arial" w:cs="Arial"/>
        </w:rPr>
      </w:pPr>
    </w:p>
    <w:p w14:paraId="18032A2B" w14:textId="05E0B14C"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(ii)</w:t>
      </w:r>
      <w:r w:rsidRPr="002D1A91">
        <w:rPr>
          <w:rFonts w:ascii="Arial" w:hAnsi="Arial" w:cs="Arial"/>
        </w:rPr>
        <w:tab/>
        <w:t>any Lapse of Consent of which report to</w:t>
      </w:r>
      <w:r w:rsidR="005D48C0" w:rsidRPr="002D1A91">
        <w:rPr>
          <w:rFonts w:ascii="Arial" w:hAnsi="Arial" w:cs="Arial"/>
        </w:rPr>
        <w:t xml:space="preserve"> Agency</w:t>
      </w:r>
      <w:r w:rsidRPr="002D1A91">
        <w:rPr>
          <w:rFonts w:ascii="Arial" w:hAnsi="Arial" w:cs="Arial"/>
        </w:rPr>
        <w:t>, the Independent Engineer and the Independent Auditor shall have been given under Section 7.6.2 and that shall have existed for less than thirty (30) consecutive days; or</w:t>
      </w:r>
    </w:p>
    <w:p w14:paraId="4C7584D8" w14:textId="77777777" w:rsidR="00D96016" w:rsidRPr="002D1A91" w:rsidRDefault="00D96016" w:rsidP="001818F3">
      <w:pPr>
        <w:pStyle w:val="ColorfulList-Accent11"/>
        <w:spacing w:line="240" w:lineRule="auto"/>
        <w:jc w:val="both"/>
        <w:rPr>
          <w:rFonts w:ascii="Arial" w:hAnsi="Arial" w:cs="Arial"/>
        </w:rPr>
      </w:pPr>
    </w:p>
    <w:p w14:paraId="53762869" w14:textId="77777777"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(iii)</w:t>
      </w:r>
      <w:r w:rsidRPr="002D1A91">
        <w:rPr>
          <w:rFonts w:ascii="Arial" w:hAnsi="Arial" w:cs="Arial"/>
        </w:rPr>
        <w:tab/>
        <w:t>any strike, work-to-rule, go-slow, or analogous labour action that is not politically motivated or is not widespread or nationwide and that shall have existed for thirty (30) consecutive days or more; or</w:t>
      </w:r>
    </w:p>
    <w:p w14:paraId="76F92B18" w14:textId="77777777" w:rsidR="00D96016" w:rsidRPr="002D1A91" w:rsidRDefault="00D96016" w:rsidP="001818F3">
      <w:pPr>
        <w:pStyle w:val="ColorfulList-Accent11"/>
        <w:spacing w:line="240" w:lineRule="auto"/>
        <w:ind w:left="2160" w:hanging="720"/>
        <w:jc w:val="both"/>
        <w:rPr>
          <w:rFonts w:ascii="Arial" w:hAnsi="Arial" w:cs="Arial"/>
        </w:rPr>
      </w:pPr>
    </w:p>
    <w:p w14:paraId="4FF72796" w14:textId="77777777"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(iv)</w:t>
      </w:r>
      <w:r w:rsidRPr="002D1A91">
        <w:rPr>
          <w:rFonts w:ascii="Arial" w:hAnsi="Arial" w:cs="Arial"/>
        </w:rPr>
        <w:tab/>
        <w:t>explosion, chemical contamination, radioactive contamination or ionizing radiation; or</w:t>
      </w:r>
    </w:p>
    <w:p w14:paraId="57B686AC" w14:textId="77777777" w:rsidR="00D96016" w:rsidRPr="002D1A91" w:rsidRDefault="00D96016" w:rsidP="001818F3">
      <w:pPr>
        <w:pStyle w:val="ColorfulList-Accent11"/>
        <w:spacing w:line="240" w:lineRule="auto"/>
        <w:ind w:firstLine="720"/>
        <w:jc w:val="both"/>
        <w:rPr>
          <w:rFonts w:ascii="Arial" w:hAnsi="Arial" w:cs="Arial"/>
        </w:rPr>
      </w:pPr>
    </w:p>
    <w:p w14:paraId="105964E1" w14:textId="77777777" w:rsidR="00D96016" w:rsidRPr="002D1A91" w:rsidRDefault="00D96016" w:rsidP="001818F3">
      <w:pPr>
        <w:pStyle w:val="ColorfulList-Accent11"/>
        <w:spacing w:line="240" w:lineRule="auto"/>
        <w:ind w:firstLine="720"/>
        <w:jc w:val="both"/>
        <w:rPr>
          <w:rFonts w:ascii="Arial" w:hAnsi="Arial" w:cs="Arial"/>
        </w:rPr>
      </w:pPr>
      <w:r w:rsidRPr="002D1A91">
        <w:rPr>
          <w:rFonts w:ascii="Arial" w:hAnsi="Arial" w:cs="Arial"/>
        </w:rPr>
        <w:t>(v)</w:t>
      </w:r>
      <w:r w:rsidRPr="002D1A91">
        <w:rPr>
          <w:rFonts w:ascii="Arial" w:hAnsi="Arial" w:cs="Arial"/>
        </w:rPr>
        <w:tab/>
        <w:t>epidemic or plague.</w:t>
      </w:r>
    </w:p>
    <w:p w14:paraId="507FD0E5" w14:textId="77777777" w:rsidR="00D96016" w:rsidRPr="002D1A91" w:rsidRDefault="00D96016" w:rsidP="001818F3">
      <w:pPr>
        <w:pStyle w:val="ColorfulList-Accent11"/>
        <w:spacing w:line="240" w:lineRule="auto"/>
        <w:jc w:val="both"/>
        <w:rPr>
          <w:rFonts w:ascii="Arial" w:hAnsi="Arial" w:cs="Arial"/>
        </w:rPr>
      </w:pPr>
    </w:p>
    <w:p w14:paraId="527DD421" w14:textId="77777777" w:rsidR="00D96016" w:rsidRPr="002D1A91" w:rsidRDefault="00D96016" w:rsidP="001818F3">
      <w:pPr>
        <w:pStyle w:val="ColorfulList-Accent11"/>
        <w:spacing w:line="240" w:lineRule="auto"/>
        <w:ind w:left="1440" w:hanging="720"/>
        <w:jc w:val="both"/>
        <w:rPr>
          <w:rFonts w:ascii="Arial" w:hAnsi="Arial" w:cs="Arial"/>
        </w:rPr>
      </w:pPr>
      <w:r w:rsidRPr="002D1A91">
        <w:rPr>
          <w:rFonts w:ascii="Arial" w:hAnsi="Arial" w:cs="Arial"/>
        </w:rPr>
        <w:t>(c)</w:t>
      </w:r>
      <w:r w:rsidRPr="002D1A91">
        <w:rPr>
          <w:rFonts w:ascii="Arial" w:hAnsi="Arial" w:cs="Arial"/>
        </w:rPr>
        <w:tab/>
        <w:t>Force Majeure Events shall expressly not include the following conditions, events or circumstances:</w:t>
      </w:r>
    </w:p>
    <w:p w14:paraId="403FE841" w14:textId="77777777" w:rsidR="00D96016" w:rsidRPr="002D1A91" w:rsidRDefault="00D96016" w:rsidP="001818F3">
      <w:pPr>
        <w:pStyle w:val="ColorfulList-Accent11"/>
        <w:spacing w:line="240" w:lineRule="auto"/>
        <w:ind w:left="2160" w:hanging="720"/>
        <w:jc w:val="both"/>
        <w:rPr>
          <w:rFonts w:ascii="Arial" w:hAnsi="Arial" w:cs="Arial"/>
        </w:rPr>
      </w:pPr>
    </w:p>
    <w:p w14:paraId="6EBDDF86" w14:textId="77777777"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w:t>
      </w:r>
      <w:r w:rsidRPr="002D1A91">
        <w:rPr>
          <w:rFonts w:ascii="Arial" w:hAnsi="Arial" w:cs="Arial"/>
        </w:rPr>
        <w:tab/>
        <w:t>late delivery or interruption in the delivery of machinery, equipment materials, spare parts or consumables;</w:t>
      </w:r>
    </w:p>
    <w:p w14:paraId="053516B0" w14:textId="77777777" w:rsidR="00D96016" w:rsidRPr="002D1A91" w:rsidRDefault="00D96016" w:rsidP="001818F3">
      <w:pPr>
        <w:pStyle w:val="ColorfulList-Accent11"/>
        <w:spacing w:line="240" w:lineRule="auto"/>
        <w:ind w:firstLine="720"/>
        <w:jc w:val="both"/>
        <w:rPr>
          <w:rFonts w:ascii="Arial" w:hAnsi="Arial" w:cs="Arial"/>
        </w:rPr>
      </w:pPr>
    </w:p>
    <w:p w14:paraId="60B40CEA" w14:textId="39926355" w:rsidR="00D96016" w:rsidRPr="002D1A91" w:rsidRDefault="00D96016" w:rsidP="001818F3">
      <w:pPr>
        <w:pStyle w:val="ColorfulList-Accent11"/>
        <w:spacing w:line="240" w:lineRule="auto"/>
        <w:ind w:firstLine="720"/>
        <w:jc w:val="both"/>
        <w:rPr>
          <w:rFonts w:ascii="Arial" w:hAnsi="Arial" w:cs="Arial"/>
        </w:rPr>
      </w:pPr>
      <w:r w:rsidRPr="002D1A91">
        <w:rPr>
          <w:rFonts w:ascii="Arial" w:hAnsi="Arial" w:cs="Arial"/>
        </w:rPr>
        <w:t>(ii)</w:t>
      </w:r>
      <w:r w:rsidRPr="002D1A91">
        <w:rPr>
          <w:rFonts w:ascii="Arial" w:hAnsi="Arial" w:cs="Arial"/>
        </w:rPr>
        <w:tab/>
        <w:t xml:space="preserve">a delay in the performance of any Contractor; </w:t>
      </w:r>
    </w:p>
    <w:p w14:paraId="766068F0" w14:textId="77777777" w:rsidR="00D96016" w:rsidRPr="002D1A91" w:rsidRDefault="00D96016" w:rsidP="001818F3">
      <w:pPr>
        <w:pStyle w:val="ColorfulList-Accent11"/>
        <w:spacing w:line="240" w:lineRule="auto"/>
        <w:jc w:val="both"/>
        <w:rPr>
          <w:rFonts w:ascii="Arial" w:hAnsi="Arial" w:cs="Arial"/>
        </w:rPr>
      </w:pPr>
    </w:p>
    <w:p w14:paraId="6BA6A9A9" w14:textId="17FE63B7" w:rsidR="00D96016" w:rsidRPr="002D1A91" w:rsidRDefault="00D96016" w:rsidP="001818F3">
      <w:pPr>
        <w:pStyle w:val="ColorfulList-Accent11"/>
        <w:spacing w:line="240" w:lineRule="auto"/>
        <w:ind w:firstLine="720"/>
        <w:jc w:val="both"/>
        <w:rPr>
          <w:rFonts w:ascii="Arial" w:hAnsi="Arial" w:cs="Arial"/>
        </w:rPr>
      </w:pPr>
      <w:r w:rsidRPr="002D1A91">
        <w:rPr>
          <w:rFonts w:ascii="Arial" w:hAnsi="Arial" w:cs="Arial"/>
        </w:rPr>
        <w:t>(iii)</w:t>
      </w:r>
      <w:r w:rsidRPr="002D1A91">
        <w:rPr>
          <w:rFonts w:ascii="Arial" w:hAnsi="Arial" w:cs="Arial"/>
        </w:rPr>
        <w:tab/>
        <w:t>a breakdown in machinery and/or equipment;</w:t>
      </w:r>
    </w:p>
    <w:p w14:paraId="73C79694" w14:textId="77777777" w:rsidR="00D96016" w:rsidRPr="002D1A91" w:rsidRDefault="00D96016" w:rsidP="001818F3">
      <w:pPr>
        <w:pStyle w:val="ColorfulList-Accent11"/>
        <w:spacing w:line="240" w:lineRule="auto"/>
        <w:ind w:firstLine="720"/>
        <w:jc w:val="both"/>
        <w:rPr>
          <w:rFonts w:ascii="Arial" w:hAnsi="Arial" w:cs="Arial"/>
        </w:rPr>
      </w:pPr>
    </w:p>
    <w:p w14:paraId="4AE8920B" w14:textId="77777777" w:rsidR="00D96016" w:rsidRPr="002D1A91" w:rsidRDefault="00D96016" w:rsidP="00365A1E">
      <w:pPr>
        <w:pStyle w:val="ColorfulList-Accent11"/>
        <w:numPr>
          <w:ilvl w:val="0"/>
          <w:numId w:val="305"/>
        </w:numPr>
        <w:spacing w:line="240" w:lineRule="auto"/>
        <w:ind w:left="2160"/>
        <w:jc w:val="both"/>
        <w:rPr>
          <w:rFonts w:ascii="Arial" w:hAnsi="Arial" w:cs="Arial"/>
        </w:rPr>
      </w:pPr>
      <w:r w:rsidRPr="002D1A91">
        <w:rPr>
          <w:rFonts w:ascii="Arial" w:hAnsi="Arial" w:cs="Arial"/>
        </w:rPr>
        <w:t>normal wear and tear or random flaws in materials and equipment,</w:t>
      </w:r>
    </w:p>
    <w:p w14:paraId="57378796" w14:textId="77777777" w:rsidR="00D96016" w:rsidRPr="002D1A91" w:rsidRDefault="00D96016" w:rsidP="001818F3">
      <w:pPr>
        <w:pStyle w:val="ColorfulList-Accent11"/>
        <w:spacing w:line="240" w:lineRule="auto"/>
        <w:ind w:left="2160"/>
        <w:jc w:val="both"/>
        <w:rPr>
          <w:rFonts w:ascii="Arial" w:hAnsi="Arial" w:cs="Arial"/>
        </w:rPr>
      </w:pPr>
    </w:p>
    <w:p w14:paraId="08596C4C" w14:textId="2B9B4D69" w:rsidR="00D96016" w:rsidRPr="002D1A91" w:rsidRDefault="00D96016" w:rsidP="00365A1E">
      <w:pPr>
        <w:pStyle w:val="ColorfulList-Accent11"/>
        <w:numPr>
          <w:ilvl w:val="0"/>
          <w:numId w:val="305"/>
        </w:numPr>
        <w:spacing w:line="240" w:lineRule="auto"/>
        <w:ind w:left="2160"/>
        <w:jc w:val="both"/>
        <w:rPr>
          <w:rFonts w:ascii="Arial" w:hAnsi="Arial" w:cs="Arial"/>
        </w:rPr>
      </w:pPr>
      <w:r w:rsidRPr="002D1A91">
        <w:rPr>
          <w:rFonts w:ascii="Arial" w:hAnsi="Arial" w:cs="Arial"/>
        </w:rPr>
        <w:t>a delay caused by rains and monsoons;</w:t>
      </w:r>
      <w:r w:rsidR="0005299B">
        <w:rPr>
          <w:rFonts w:ascii="Arial" w:hAnsi="Arial" w:cs="Arial"/>
        </w:rPr>
        <w:t xml:space="preserve"> and</w:t>
      </w:r>
    </w:p>
    <w:p w14:paraId="699C5B2D" w14:textId="77777777" w:rsidR="00D96016" w:rsidRPr="002D1A91" w:rsidRDefault="00D96016" w:rsidP="001818F3">
      <w:pPr>
        <w:pStyle w:val="ColorfulList-Accent11"/>
        <w:spacing w:line="240" w:lineRule="auto"/>
        <w:jc w:val="both"/>
        <w:rPr>
          <w:rFonts w:ascii="Arial" w:hAnsi="Arial" w:cs="Arial"/>
        </w:rPr>
      </w:pPr>
    </w:p>
    <w:p w14:paraId="2E62B6B3" w14:textId="15441250" w:rsidR="00D96016" w:rsidRPr="002D1A91" w:rsidRDefault="00D96016" w:rsidP="001818F3">
      <w:pPr>
        <w:pStyle w:val="ColorfulList-Accent11"/>
        <w:spacing w:line="240" w:lineRule="auto"/>
        <w:ind w:left="1440"/>
        <w:jc w:val="both"/>
        <w:rPr>
          <w:rFonts w:ascii="Arial" w:hAnsi="Arial" w:cs="Arial"/>
        </w:rPr>
      </w:pPr>
      <w:r w:rsidRPr="002D1A91">
        <w:rPr>
          <w:rFonts w:ascii="Arial" w:hAnsi="Arial" w:cs="Arial"/>
        </w:rPr>
        <w:t>provided, that each of the events described in clauses (c)(i), (ii), (iii)</w:t>
      </w:r>
      <w:r w:rsidR="00001214">
        <w:rPr>
          <w:rFonts w:ascii="Arial" w:hAnsi="Arial" w:cs="Arial"/>
        </w:rPr>
        <w:t>,</w:t>
      </w:r>
      <w:r w:rsidRPr="002D1A91">
        <w:rPr>
          <w:rFonts w:ascii="Arial" w:hAnsi="Arial" w:cs="Arial"/>
        </w:rPr>
        <w:t xml:space="preserve"> (iv)</w:t>
      </w:r>
      <w:r w:rsidR="00001214">
        <w:rPr>
          <w:rFonts w:ascii="Arial" w:hAnsi="Arial" w:cs="Arial"/>
        </w:rPr>
        <w:t xml:space="preserve"> or (v)</w:t>
      </w:r>
      <w:r w:rsidRPr="002D1A91">
        <w:rPr>
          <w:rFonts w:ascii="Arial" w:hAnsi="Arial" w:cs="Arial"/>
        </w:rPr>
        <w:t xml:space="preserve"> shall constitute a Force Majeure Event to the extent that such events or circumstances are caused by an event or circumstance that is in itself a Force Majeure Event whether experienced directly by the Concessionaire or by one of its Contractors.</w:t>
      </w:r>
    </w:p>
    <w:p w14:paraId="1C07B357" w14:textId="321B2AD0" w:rsidR="00D96016" w:rsidRPr="002D1A91" w:rsidRDefault="00D96016" w:rsidP="001818F3">
      <w:pPr>
        <w:spacing w:line="240" w:lineRule="auto"/>
        <w:jc w:val="both"/>
        <w:rPr>
          <w:rFonts w:ascii="Arial" w:hAnsi="Arial" w:cs="Arial"/>
          <w:smallCaps/>
        </w:rPr>
      </w:pPr>
    </w:p>
    <w:p w14:paraId="6E77E0ED" w14:textId="77777777" w:rsidR="00D96016" w:rsidRPr="002D1A91" w:rsidRDefault="00D96016" w:rsidP="001818F3">
      <w:pPr>
        <w:pStyle w:val="Heading2"/>
        <w:spacing w:line="240" w:lineRule="auto"/>
        <w:ind w:left="720"/>
        <w:jc w:val="both"/>
        <w:rPr>
          <w:rFonts w:ascii="Arial" w:hAnsi="Arial" w:cs="Arial"/>
          <w:u w:val="single"/>
        </w:rPr>
      </w:pPr>
      <w:bookmarkStart w:id="302" w:name="_Toc333900058"/>
      <w:r w:rsidRPr="002D1A91">
        <w:rPr>
          <w:rFonts w:ascii="Arial" w:hAnsi="Arial" w:cs="Arial"/>
          <w:u w:val="single"/>
        </w:rPr>
        <w:t>Obligation to Notify</w:t>
      </w:r>
      <w:bookmarkEnd w:id="302"/>
    </w:p>
    <w:p w14:paraId="07FCD984" w14:textId="77777777" w:rsidR="00D96016" w:rsidRPr="002D1A91" w:rsidRDefault="00D96016" w:rsidP="001818F3">
      <w:pPr>
        <w:spacing w:line="240" w:lineRule="auto"/>
        <w:jc w:val="both"/>
        <w:rPr>
          <w:rFonts w:ascii="Arial" w:hAnsi="Arial" w:cs="Arial"/>
        </w:rPr>
      </w:pPr>
    </w:p>
    <w:p w14:paraId="4201B3B2" w14:textId="0DE4A9E4" w:rsidR="00A55766" w:rsidRPr="002D1A91" w:rsidRDefault="00A55766" w:rsidP="00A55766">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The Parties acknowledge and agree that because Political Events and Non-Political Events constitute Relief Events pursuant to Section 15.</w:t>
      </w:r>
      <w:r w:rsidR="00AB6962">
        <w:rPr>
          <w:rFonts w:ascii="Arial" w:hAnsi="Arial" w:cs="Arial"/>
        </w:rPr>
        <w:t>1</w:t>
      </w:r>
      <w:r w:rsidRPr="002D1A91">
        <w:rPr>
          <w:rFonts w:ascii="Arial" w:hAnsi="Arial" w:cs="Arial"/>
        </w:rPr>
        <w:t>.1, the obligation of the Affected Party to notify the other Party, the Independent Engineer, and the Independent Auditor regarding the occurrence, mitigation, and ongoing effects of any Force Majeure Event shall be strictly and exclusively governed by the notice, reporting, and Relief Order Request procedures set forth in Article 15 (</w:t>
      </w:r>
      <w:r w:rsidRPr="002D1A91">
        <w:rPr>
          <w:rFonts w:ascii="Arial" w:hAnsi="Arial" w:cs="Arial"/>
          <w:i/>
          <w:iCs/>
        </w:rPr>
        <w:t>Relief Extensions &amp; Relief Compensations</w:t>
      </w:r>
      <w:r w:rsidRPr="002D1A91">
        <w:rPr>
          <w:rFonts w:ascii="Arial" w:hAnsi="Arial" w:cs="Arial"/>
        </w:rPr>
        <w:t>)</w:t>
      </w:r>
      <w:r w:rsidR="00D9393A">
        <w:rPr>
          <w:rFonts w:ascii="Arial" w:hAnsi="Arial" w:cs="Arial"/>
        </w:rPr>
        <w:t xml:space="preserve"> (the </w:t>
      </w:r>
      <w:r w:rsidR="00D9393A" w:rsidRPr="00D9393A">
        <w:rPr>
          <w:rFonts w:ascii="Arial" w:hAnsi="Arial" w:cs="Arial"/>
          <w:b/>
          <w:bCs/>
        </w:rPr>
        <w:t>Force Majeure Notice</w:t>
      </w:r>
      <w:r w:rsidR="00D9393A">
        <w:rPr>
          <w:rFonts w:ascii="Arial" w:hAnsi="Arial" w:cs="Arial"/>
        </w:rPr>
        <w:t>)</w:t>
      </w:r>
      <w:r w:rsidRPr="002D1A91">
        <w:rPr>
          <w:rFonts w:ascii="Arial" w:hAnsi="Arial" w:cs="Arial"/>
        </w:rPr>
        <w:t>.</w:t>
      </w:r>
    </w:p>
    <w:p w14:paraId="1ECAF5F3" w14:textId="77777777" w:rsidR="00D96016" w:rsidRPr="002D1A91" w:rsidRDefault="00D96016" w:rsidP="001818F3">
      <w:pPr>
        <w:spacing w:line="240" w:lineRule="auto"/>
        <w:jc w:val="both"/>
        <w:rPr>
          <w:rFonts w:ascii="Arial" w:hAnsi="Arial" w:cs="Arial"/>
        </w:rPr>
      </w:pPr>
    </w:p>
    <w:p w14:paraId="6B4A25CB"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The Affected Party shall provide all relevant details in respect of the Force Majeure Event in the Force Majeure Notice, including but not restricted to the following:</w:t>
      </w:r>
    </w:p>
    <w:p w14:paraId="1698D7A2" w14:textId="77777777" w:rsidR="00D96016" w:rsidRPr="002D1A91" w:rsidRDefault="00D96016" w:rsidP="001818F3">
      <w:pPr>
        <w:spacing w:line="240" w:lineRule="auto"/>
        <w:jc w:val="both"/>
        <w:rPr>
          <w:rFonts w:ascii="Arial" w:hAnsi="Arial" w:cs="Arial"/>
        </w:rPr>
      </w:pPr>
    </w:p>
    <w:p w14:paraId="00951123" w14:textId="77777777" w:rsidR="00D96016" w:rsidRPr="002D1A91" w:rsidRDefault="00D96016" w:rsidP="001818F3">
      <w:pPr>
        <w:pStyle w:val="ColorfulList-Accent11"/>
        <w:numPr>
          <w:ilvl w:val="0"/>
          <w:numId w:val="37"/>
        </w:numPr>
        <w:spacing w:line="240" w:lineRule="auto"/>
        <w:ind w:left="1440"/>
        <w:jc w:val="both"/>
        <w:rPr>
          <w:rFonts w:ascii="Arial" w:hAnsi="Arial" w:cs="Arial"/>
        </w:rPr>
      </w:pPr>
      <w:r w:rsidRPr="002D1A91">
        <w:rPr>
          <w:rFonts w:ascii="Arial" w:hAnsi="Arial" w:cs="Arial"/>
        </w:rPr>
        <w:t>the nature and extent of the Force Majeure Event;</w:t>
      </w:r>
    </w:p>
    <w:p w14:paraId="71BF106D" w14:textId="77777777" w:rsidR="00D96016" w:rsidRPr="002D1A91" w:rsidRDefault="00D96016" w:rsidP="001818F3">
      <w:pPr>
        <w:spacing w:line="240" w:lineRule="auto"/>
        <w:jc w:val="both"/>
        <w:rPr>
          <w:rFonts w:ascii="Arial" w:hAnsi="Arial" w:cs="Arial"/>
        </w:rPr>
      </w:pPr>
    </w:p>
    <w:p w14:paraId="49E625F3" w14:textId="77777777" w:rsidR="00D96016" w:rsidRPr="002D1A91" w:rsidRDefault="00D96016" w:rsidP="001818F3">
      <w:pPr>
        <w:pStyle w:val="ColorfulList-Accent11"/>
        <w:numPr>
          <w:ilvl w:val="0"/>
          <w:numId w:val="37"/>
        </w:numPr>
        <w:spacing w:line="240" w:lineRule="auto"/>
        <w:ind w:left="1440"/>
        <w:jc w:val="both"/>
        <w:rPr>
          <w:rFonts w:ascii="Arial" w:hAnsi="Arial" w:cs="Arial"/>
        </w:rPr>
      </w:pPr>
      <w:r w:rsidRPr="002D1A91">
        <w:rPr>
          <w:rFonts w:ascii="Arial" w:hAnsi="Arial" w:cs="Arial"/>
        </w:rPr>
        <w:t>the estimated Force Majeure Period;</w:t>
      </w:r>
    </w:p>
    <w:p w14:paraId="1D4AC681" w14:textId="77777777" w:rsidR="00D96016" w:rsidRPr="002D1A91" w:rsidRDefault="00D96016" w:rsidP="001818F3">
      <w:pPr>
        <w:spacing w:line="240" w:lineRule="auto"/>
        <w:jc w:val="both"/>
        <w:rPr>
          <w:rFonts w:ascii="Arial" w:hAnsi="Arial" w:cs="Arial"/>
        </w:rPr>
      </w:pPr>
    </w:p>
    <w:p w14:paraId="58ADF391" w14:textId="77777777" w:rsidR="00D96016" w:rsidRPr="002D1A91" w:rsidRDefault="00D96016" w:rsidP="001818F3">
      <w:pPr>
        <w:pStyle w:val="ColorfulList-Accent11"/>
        <w:numPr>
          <w:ilvl w:val="0"/>
          <w:numId w:val="37"/>
        </w:numPr>
        <w:spacing w:line="240" w:lineRule="auto"/>
        <w:ind w:left="1440"/>
        <w:jc w:val="both"/>
        <w:rPr>
          <w:rFonts w:ascii="Arial" w:hAnsi="Arial" w:cs="Arial"/>
        </w:rPr>
      </w:pPr>
      <w:r w:rsidRPr="002D1A91">
        <w:rPr>
          <w:rFonts w:ascii="Arial" w:hAnsi="Arial" w:cs="Arial"/>
        </w:rPr>
        <w:t>the nature of and the extent to which, performance of any of the Affected Party’s obligations under this Agreement are affected by the Force Majeure Event;</w:t>
      </w:r>
    </w:p>
    <w:p w14:paraId="2465DE10" w14:textId="77777777" w:rsidR="00D96016" w:rsidRPr="002D1A91" w:rsidRDefault="00D96016" w:rsidP="001818F3">
      <w:pPr>
        <w:spacing w:line="240" w:lineRule="auto"/>
        <w:jc w:val="both"/>
        <w:rPr>
          <w:rFonts w:ascii="Arial" w:hAnsi="Arial" w:cs="Arial"/>
        </w:rPr>
      </w:pPr>
    </w:p>
    <w:p w14:paraId="7304E43A" w14:textId="77777777" w:rsidR="00D96016" w:rsidRPr="002D1A91" w:rsidRDefault="00D96016" w:rsidP="001818F3">
      <w:pPr>
        <w:pStyle w:val="ColorfulList-Accent11"/>
        <w:numPr>
          <w:ilvl w:val="0"/>
          <w:numId w:val="37"/>
        </w:numPr>
        <w:spacing w:line="240" w:lineRule="auto"/>
        <w:ind w:left="1440"/>
        <w:jc w:val="both"/>
        <w:rPr>
          <w:rFonts w:ascii="Arial" w:hAnsi="Arial" w:cs="Arial"/>
        </w:rPr>
      </w:pPr>
      <w:r w:rsidRPr="002D1A91">
        <w:rPr>
          <w:rFonts w:ascii="Arial" w:hAnsi="Arial" w:cs="Arial"/>
        </w:rPr>
        <w:t>the measures which the Affected Party has taken or proposes to undertake to alleviate/mitigate the impact of the Force Majeure Event and to resume performance of such of its obligations that are affected by the Force Majeure Event; and</w:t>
      </w:r>
    </w:p>
    <w:p w14:paraId="1DB46BCD" w14:textId="77777777" w:rsidR="00D96016" w:rsidRPr="002D1A91" w:rsidRDefault="00D96016" w:rsidP="001818F3">
      <w:pPr>
        <w:spacing w:line="240" w:lineRule="auto"/>
        <w:jc w:val="both"/>
        <w:rPr>
          <w:rFonts w:ascii="Arial" w:hAnsi="Arial" w:cs="Arial"/>
        </w:rPr>
      </w:pPr>
    </w:p>
    <w:p w14:paraId="2D984C26" w14:textId="185656B7" w:rsidR="00D96016" w:rsidRPr="002D1A91" w:rsidRDefault="00D96016" w:rsidP="001818F3">
      <w:pPr>
        <w:pStyle w:val="ColorfulList-Accent11"/>
        <w:numPr>
          <w:ilvl w:val="0"/>
          <w:numId w:val="37"/>
        </w:numPr>
        <w:spacing w:line="240" w:lineRule="auto"/>
        <w:ind w:left="1440"/>
        <w:jc w:val="both"/>
        <w:rPr>
          <w:rFonts w:ascii="Arial" w:hAnsi="Arial" w:cs="Arial"/>
        </w:rPr>
      </w:pPr>
      <w:r w:rsidRPr="002D1A91">
        <w:rPr>
          <w:rFonts w:ascii="Arial" w:hAnsi="Arial" w:cs="Arial"/>
        </w:rPr>
        <w:t xml:space="preserve">any other relevant information concerning the Force Majeure Event, and/or the rights and obligations of the Parties under this Agreement. </w:t>
      </w:r>
    </w:p>
    <w:p w14:paraId="46AE1BE1" w14:textId="77777777" w:rsidR="00D96016" w:rsidRPr="002D1A91" w:rsidRDefault="00D96016" w:rsidP="001818F3">
      <w:pPr>
        <w:spacing w:line="240" w:lineRule="auto"/>
        <w:jc w:val="both"/>
        <w:rPr>
          <w:rFonts w:ascii="Arial" w:hAnsi="Arial" w:cs="Arial"/>
        </w:rPr>
      </w:pPr>
    </w:p>
    <w:p w14:paraId="20706AEB" w14:textId="6A619D12"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The Parties shall, as soon as practicable upon the receipt of the Force Majeure Notice and in any case within five (5) days from the date of receipt of the same, convene a meeting, along with the Independent Engineer for the purpose of conducting discussions in good faith, and where necessary the Parties shall agree to conduct inspections and/or surveys of the Project in order to:</w:t>
      </w:r>
    </w:p>
    <w:p w14:paraId="13C28D98" w14:textId="77777777" w:rsidR="00D96016" w:rsidRPr="002D1A91" w:rsidRDefault="00D96016" w:rsidP="001818F3">
      <w:pPr>
        <w:spacing w:line="240" w:lineRule="auto"/>
        <w:jc w:val="both"/>
        <w:rPr>
          <w:rFonts w:ascii="Arial" w:hAnsi="Arial" w:cs="Arial"/>
        </w:rPr>
      </w:pPr>
    </w:p>
    <w:p w14:paraId="29BEB9FD" w14:textId="77777777" w:rsidR="00D96016" w:rsidRPr="002D1A91" w:rsidRDefault="00D96016" w:rsidP="001818F3">
      <w:pPr>
        <w:pStyle w:val="ColorfulList-Accent11"/>
        <w:numPr>
          <w:ilvl w:val="0"/>
          <w:numId w:val="38"/>
        </w:numPr>
        <w:spacing w:line="240" w:lineRule="auto"/>
        <w:ind w:left="1440"/>
        <w:jc w:val="both"/>
        <w:rPr>
          <w:rFonts w:ascii="Arial" w:hAnsi="Arial" w:cs="Arial"/>
        </w:rPr>
      </w:pPr>
      <w:r w:rsidRPr="002D1A91">
        <w:rPr>
          <w:rFonts w:ascii="Arial" w:hAnsi="Arial" w:cs="Arial"/>
        </w:rPr>
        <w:t>assess the impact of the underlying Force Majeure Event;</w:t>
      </w:r>
    </w:p>
    <w:p w14:paraId="14F1FA7A" w14:textId="77777777" w:rsidR="00D96016" w:rsidRPr="002D1A91" w:rsidRDefault="00D96016" w:rsidP="001818F3">
      <w:pPr>
        <w:spacing w:line="240" w:lineRule="auto"/>
        <w:jc w:val="both"/>
        <w:rPr>
          <w:rFonts w:ascii="Arial" w:hAnsi="Arial" w:cs="Arial"/>
        </w:rPr>
      </w:pPr>
    </w:p>
    <w:p w14:paraId="2222CC73" w14:textId="3DD3B659" w:rsidR="00D96016" w:rsidRPr="002D1A91" w:rsidRDefault="00D96016" w:rsidP="001818F3">
      <w:pPr>
        <w:pStyle w:val="ColorfulList-Accent11"/>
        <w:numPr>
          <w:ilvl w:val="0"/>
          <w:numId w:val="38"/>
        </w:numPr>
        <w:spacing w:line="240" w:lineRule="auto"/>
        <w:ind w:left="1440"/>
        <w:jc w:val="both"/>
        <w:rPr>
          <w:rFonts w:ascii="Arial" w:hAnsi="Arial" w:cs="Arial"/>
        </w:rPr>
      </w:pPr>
      <w:r w:rsidRPr="002D1A91">
        <w:rPr>
          <w:rFonts w:ascii="Arial" w:hAnsi="Arial" w:cs="Arial"/>
        </w:rPr>
        <w:t xml:space="preserve">determine the likely duration of </w:t>
      </w:r>
      <w:r w:rsidR="003C7D8A">
        <w:rPr>
          <w:rFonts w:ascii="Arial" w:hAnsi="Arial" w:cs="Arial"/>
        </w:rPr>
        <w:t xml:space="preserve">the </w:t>
      </w:r>
      <w:r w:rsidRPr="002D1A91">
        <w:rPr>
          <w:rFonts w:ascii="Arial" w:hAnsi="Arial" w:cs="Arial"/>
        </w:rPr>
        <w:t>Force Majeure Period; and</w:t>
      </w:r>
    </w:p>
    <w:p w14:paraId="2C0A1F1C" w14:textId="77777777" w:rsidR="00D96016" w:rsidRPr="002D1A91" w:rsidRDefault="00D96016" w:rsidP="001818F3">
      <w:pPr>
        <w:spacing w:line="240" w:lineRule="auto"/>
        <w:jc w:val="both"/>
        <w:rPr>
          <w:rFonts w:ascii="Arial" w:hAnsi="Arial" w:cs="Arial"/>
        </w:rPr>
      </w:pPr>
    </w:p>
    <w:p w14:paraId="1B584C04" w14:textId="77A272EC" w:rsidR="00D96016" w:rsidRPr="002D1A91" w:rsidRDefault="00D96016" w:rsidP="001818F3">
      <w:pPr>
        <w:pStyle w:val="ColorfulList-Accent11"/>
        <w:numPr>
          <w:ilvl w:val="0"/>
          <w:numId w:val="38"/>
        </w:numPr>
        <w:spacing w:line="240" w:lineRule="auto"/>
        <w:ind w:left="1440"/>
        <w:jc w:val="both"/>
        <w:rPr>
          <w:rFonts w:ascii="Arial" w:hAnsi="Arial" w:cs="Arial"/>
        </w:rPr>
      </w:pPr>
      <w:r w:rsidRPr="002D1A91">
        <w:rPr>
          <w:rFonts w:ascii="Arial" w:hAnsi="Arial" w:cs="Arial"/>
        </w:rPr>
        <w:t>formulate damage mitigation measures and the steps to be undertaken by the Parties for resumption of the obligations, the performance of which ha</w:t>
      </w:r>
      <w:r w:rsidR="00356B61">
        <w:rPr>
          <w:rFonts w:ascii="Arial" w:hAnsi="Arial" w:cs="Arial"/>
        </w:rPr>
        <w:t>s</w:t>
      </w:r>
      <w:r w:rsidRPr="002D1A91">
        <w:rPr>
          <w:rFonts w:ascii="Arial" w:hAnsi="Arial" w:cs="Arial"/>
        </w:rPr>
        <w:t xml:space="preserve"> been affected by the Force Majeure Event.</w:t>
      </w:r>
    </w:p>
    <w:p w14:paraId="2568FCF0" w14:textId="77777777" w:rsidR="00D96016" w:rsidRPr="002D1A91" w:rsidRDefault="00D96016" w:rsidP="001818F3">
      <w:pPr>
        <w:spacing w:line="240" w:lineRule="auto"/>
        <w:jc w:val="both"/>
        <w:rPr>
          <w:rFonts w:ascii="Arial" w:hAnsi="Arial" w:cs="Arial"/>
          <w:sz w:val="14"/>
          <w:szCs w:val="14"/>
        </w:rPr>
      </w:pPr>
    </w:p>
    <w:p w14:paraId="47BC419A" w14:textId="2E1FC7CA"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The Affected Party shall during the Force Majeure Period provide the other Party with regular (not less than weekly) reports in respect of the matters set out</w:t>
      </w:r>
      <w:r w:rsidR="00762451">
        <w:rPr>
          <w:rFonts w:ascii="Arial" w:hAnsi="Arial" w:cs="Arial"/>
        </w:rPr>
        <w:t xml:space="preserve"> in</w:t>
      </w:r>
      <w:r w:rsidRPr="002D1A91">
        <w:rPr>
          <w:rFonts w:ascii="Arial" w:hAnsi="Arial" w:cs="Arial"/>
        </w:rPr>
        <w:t xml:space="preserve"> </w:t>
      </w:r>
      <w:r w:rsidRPr="002D1A91">
        <w:rPr>
          <w:rFonts w:ascii="Arial" w:hAnsi="Arial" w:cs="Arial"/>
        </w:rPr>
        <w:lastRenderedPageBreak/>
        <w:t>Section 21.2.3 and such other information, details and / or documents that the other Party may reasonably require.</w:t>
      </w:r>
    </w:p>
    <w:p w14:paraId="1C2D968D" w14:textId="77777777" w:rsidR="00D96016" w:rsidRPr="002D1A91" w:rsidRDefault="00D96016" w:rsidP="001818F3">
      <w:pPr>
        <w:spacing w:line="240" w:lineRule="auto"/>
        <w:jc w:val="both"/>
        <w:rPr>
          <w:rFonts w:ascii="Arial" w:hAnsi="Arial" w:cs="Arial"/>
          <w:sz w:val="16"/>
          <w:szCs w:val="16"/>
        </w:rPr>
      </w:pPr>
    </w:p>
    <w:p w14:paraId="1BF55E64" w14:textId="77777777" w:rsidR="00D96016" w:rsidRPr="002D1A91" w:rsidRDefault="00D96016" w:rsidP="001818F3">
      <w:pPr>
        <w:pStyle w:val="Heading2"/>
        <w:spacing w:line="240" w:lineRule="auto"/>
        <w:ind w:left="720"/>
        <w:jc w:val="both"/>
        <w:rPr>
          <w:rFonts w:ascii="Arial" w:hAnsi="Arial" w:cs="Arial"/>
          <w:u w:val="single"/>
        </w:rPr>
      </w:pPr>
      <w:bookmarkStart w:id="303" w:name="_Toc333900059"/>
      <w:r w:rsidRPr="002D1A91">
        <w:rPr>
          <w:rFonts w:ascii="Arial" w:hAnsi="Arial" w:cs="Arial"/>
          <w:u w:val="single"/>
        </w:rPr>
        <w:t>Consequence of Force Majeure Event</w:t>
      </w:r>
      <w:bookmarkEnd w:id="303"/>
    </w:p>
    <w:p w14:paraId="2F32DA87" w14:textId="77777777" w:rsidR="00D96016" w:rsidRPr="002D1A91" w:rsidRDefault="00D96016" w:rsidP="001818F3">
      <w:pPr>
        <w:spacing w:line="240" w:lineRule="auto"/>
        <w:jc w:val="both"/>
        <w:rPr>
          <w:rFonts w:ascii="Arial" w:hAnsi="Arial" w:cs="Arial"/>
          <w:sz w:val="16"/>
          <w:szCs w:val="16"/>
        </w:rPr>
      </w:pPr>
    </w:p>
    <w:p w14:paraId="4CF6295C"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Upon occurrence of a Force Majeure Event, the following shall apply:</w:t>
      </w:r>
    </w:p>
    <w:p w14:paraId="1A9D90BB" w14:textId="77777777" w:rsidR="00D96016" w:rsidRPr="002D1A91" w:rsidRDefault="00D96016" w:rsidP="001818F3">
      <w:pPr>
        <w:spacing w:line="240" w:lineRule="auto"/>
        <w:jc w:val="both"/>
        <w:rPr>
          <w:rFonts w:ascii="Arial" w:hAnsi="Arial" w:cs="Arial"/>
          <w:sz w:val="16"/>
          <w:szCs w:val="16"/>
        </w:rPr>
      </w:pPr>
    </w:p>
    <w:p w14:paraId="29C61566" w14:textId="77777777" w:rsidR="00D96016" w:rsidRPr="002D1A91" w:rsidRDefault="00D96016" w:rsidP="001818F3">
      <w:pPr>
        <w:pStyle w:val="ColorfulList-Accent11"/>
        <w:numPr>
          <w:ilvl w:val="0"/>
          <w:numId w:val="39"/>
        </w:numPr>
        <w:spacing w:line="240" w:lineRule="auto"/>
        <w:ind w:left="1440"/>
        <w:jc w:val="both"/>
        <w:rPr>
          <w:rFonts w:ascii="Arial" w:hAnsi="Arial" w:cs="Arial"/>
        </w:rPr>
      </w:pPr>
      <w:r w:rsidRPr="002D1A91">
        <w:rPr>
          <w:rFonts w:ascii="Arial" w:hAnsi="Arial" w:cs="Arial"/>
        </w:rPr>
        <w:t>there shall be no Termination of this Agreement except in accordance with the provisions of Section 21.5 (</w:t>
      </w:r>
      <w:r w:rsidRPr="002D1A91">
        <w:rPr>
          <w:rFonts w:ascii="Arial" w:hAnsi="Arial" w:cs="Arial"/>
          <w:i/>
        </w:rPr>
        <w:t>Termination Notice for Force Majeure Event</w:t>
      </w:r>
      <w:r w:rsidRPr="002D1A91">
        <w:rPr>
          <w:rFonts w:ascii="Arial" w:hAnsi="Arial" w:cs="Arial"/>
        </w:rPr>
        <w:t>), Section 21.6 (</w:t>
      </w:r>
      <w:r w:rsidRPr="002D1A91">
        <w:rPr>
          <w:rFonts w:ascii="Arial" w:hAnsi="Arial" w:cs="Arial"/>
          <w:i/>
        </w:rPr>
        <w:t>Termination Payment for Force Majeure Event</w:t>
      </w:r>
      <w:r w:rsidRPr="002D1A91">
        <w:rPr>
          <w:rFonts w:ascii="Arial" w:hAnsi="Arial" w:cs="Arial"/>
        </w:rPr>
        <w:t>) and Article 23 (</w:t>
      </w:r>
      <w:r w:rsidRPr="002D1A91">
        <w:rPr>
          <w:rFonts w:ascii="Arial" w:hAnsi="Arial" w:cs="Arial"/>
          <w:i/>
        </w:rPr>
        <w:t>Termination</w:t>
      </w:r>
      <w:r w:rsidRPr="002D1A91">
        <w:rPr>
          <w:rFonts w:ascii="Arial" w:hAnsi="Arial" w:cs="Arial"/>
        </w:rPr>
        <w:t>);</w:t>
      </w:r>
    </w:p>
    <w:p w14:paraId="2F2FBE20" w14:textId="77777777" w:rsidR="00D96016" w:rsidRPr="002D1A91" w:rsidRDefault="00D96016" w:rsidP="001818F3">
      <w:pPr>
        <w:spacing w:line="240" w:lineRule="auto"/>
        <w:jc w:val="both"/>
        <w:rPr>
          <w:rFonts w:ascii="Arial" w:hAnsi="Arial" w:cs="Arial"/>
          <w:sz w:val="18"/>
          <w:szCs w:val="18"/>
        </w:rPr>
      </w:pPr>
    </w:p>
    <w:p w14:paraId="559DA3D2" w14:textId="77777777" w:rsidR="00D96016" w:rsidRPr="002D1A91" w:rsidRDefault="00D96016" w:rsidP="001818F3">
      <w:pPr>
        <w:pStyle w:val="ColorfulList-Accent11"/>
        <w:numPr>
          <w:ilvl w:val="0"/>
          <w:numId w:val="39"/>
        </w:numPr>
        <w:spacing w:line="240" w:lineRule="auto"/>
        <w:ind w:left="1440"/>
        <w:jc w:val="both"/>
        <w:rPr>
          <w:rFonts w:ascii="Arial" w:hAnsi="Arial" w:cs="Arial"/>
        </w:rPr>
      </w:pPr>
      <w:r w:rsidRPr="002D1A91">
        <w:rPr>
          <w:rFonts w:ascii="Arial" w:hAnsi="Arial" w:cs="Arial"/>
        </w:rPr>
        <w:t>in the event of occurrence of a Force Majeure Event:</w:t>
      </w:r>
    </w:p>
    <w:p w14:paraId="1BA29319" w14:textId="77777777" w:rsidR="00D96016" w:rsidRPr="002D1A91" w:rsidRDefault="00D96016" w:rsidP="001818F3">
      <w:pPr>
        <w:spacing w:line="240" w:lineRule="auto"/>
        <w:jc w:val="both"/>
        <w:rPr>
          <w:rFonts w:ascii="Arial" w:hAnsi="Arial" w:cs="Arial"/>
          <w:sz w:val="18"/>
          <w:szCs w:val="18"/>
        </w:rPr>
      </w:pPr>
    </w:p>
    <w:p w14:paraId="51EA48B4" w14:textId="49E4D346" w:rsidR="00135EF0" w:rsidRPr="002D1A91" w:rsidRDefault="00D96016" w:rsidP="001818F3">
      <w:pPr>
        <w:pStyle w:val="ColorfulList-Accent11"/>
        <w:numPr>
          <w:ilvl w:val="0"/>
          <w:numId w:val="40"/>
        </w:numPr>
        <w:spacing w:line="240" w:lineRule="auto"/>
        <w:ind w:left="2160"/>
        <w:jc w:val="both"/>
        <w:rPr>
          <w:rFonts w:ascii="Arial" w:hAnsi="Arial" w:cs="Arial"/>
        </w:rPr>
      </w:pPr>
      <w:r w:rsidRPr="002D1A91">
        <w:rPr>
          <w:rFonts w:ascii="Arial" w:hAnsi="Arial" w:cs="Arial"/>
        </w:rPr>
        <w:t xml:space="preserve">subject to Section 21.8, </w:t>
      </w:r>
      <w:r w:rsidR="007432DE" w:rsidRPr="002D1A91">
        <w:rPr>
          <w:rFonts w:ascii="Arial" w:hAnsi="Arial" w:cs="Arial"/>
        </w:rPr>
        <w:t>the Concessionaire shall have the right to apply</w:t>
      </w:r>
      <w:r w:rsidR="007324B2" w:rsidRPr="002D1A91">
        <w:rPr>
          <w:rFonts w:ascii="Arial" w:hAnsi="Arial" w:cs="Arial"/>
        </w:rPr>
        <w:t>;</w:t>
      </w:r>
      <w:r w:rsidR="007432DE" w:rsidRPr="002D1A91">
        <w:rPr>
          <w:rFonts w:ascii="Arial" w:hAnsi="Arial" w:cs="Arial"/>
        </w:rPr>
        <w:t xml:space="preserve"> for a Relief </w:t>
      </w:r>
      <w:r w:rsidR="003237EB" w:rsidRPr="002D1A91">
        <w:rPr>
          <w:rFonts w:ascii="Arial" w:hAnsi="Arial" w:cs="Arial"/>
        </w:rPr>
        <w:t xml:space="preserve">Order </w:t>
      </w:r>
      <w:r w:rsidR="007432DE" w:rsidRPr="002D1A91">
        <w:rPr>
          <w:rFonts w:ascii="Arial" w:hAnsi="Arial" w:cs="Arial"/>
        </w:rPr>
        <w:t xml:space="preserve">Request </w:t>
      </w:r>
      <w:r w:rsidR="003237EB" w:rsidRPr="002D1A91">
        <w:rPr>
          <w:rFonts w:ascii="Arial" w:hAnsi="Arial" w:cs="Arial"/>
        </w:rPr>
        <w:t xml:space="preserve">with respect to the extension of </w:t>
      </w:r>
      <w:r w:rsidRPr="002D1A91">
        <w:rPr>
          <w:rFonts w:ascii="Arial" w:hAnsi="Arial" w:cs="Arial"/>
        </w:rPr>
        <w:t xml:space="preserve">the Project </w:t>
      </w:r>
    </w:p>
    <w:p w14:paraId="0303C7E3" w14:textId="77777777" w:rsidR="007324B2" w:rsidRPr="002D1A91" w:rsidRDefault="007324B2" w:rsidP="00511701">
      <w:pPr>
        <w:pStyle w:val="ColorfulList-Accent11"/>
        <w:spacing w:line="240" w:lineRule="auto"/>
        <w:ind w:left="2160"/>
        <w:jc w:val="both"/>
        <w:rPr>
          <w:rFonts w:ascii="Arial" w:hAnsi="Arial" w:cs="Arial"/>
        </w:rPr>
      </w:pPr>
    </w:p>
    <w:p w14:paraId="46F1D776" w14:textId="5DF9C43D" w:rsidR="00D96016" w:rsidRPr="002D1A91" w:rsidRDefault="00D96016" w:rsidP="001818F3">
      <w:pPr>
        <w:pStyle w:val="ColorfulList-Accent11"/>
        <w:numPr>
          <w:ilvl w:val="0"/>
          <w:numId w:val="40"/>
        </w:numPr>
        <w:spacing w:line="240" w:lineRule="auto"/>
        <w:ind w:left="2160"/>
        <w:jc w:val="both"/>
        <w:rPr>
          <w:rFonts w:ascii="Arial" w:hAnsi="Arial" w:cs="Arial"/>
        </w:rPr>
      </w:pPr>
      <w:r w:rsidRPr="002D1A91">
        <w:rPr>
          <w:rFonts w:ascii="Arial" w:hAnsi="Arial" w:cs="Arial"/>
        </w:rPr>
        <w:t>Milestone Dates for the Project Milestones (affected by the Force Majeure Event)</w:t>
      </w:r>
      <w:r w:rsidR="003237EB" w:rsidRPr="002D1A91">
        <w:rPr>
          <w:rFonts w:ascii="Arial" w:hAnsi="Arial" w:cs="Arial"/>
        </w:rPr>
        <w:t>,</w:t>
      </w:r>
      <w:r w:rsidRPr="002D1A91">
        <w:rPr>
          <w:rFonts w:ascii="Arial" w:hAnsi="Arial" w:cs="Arial"/>
        </w:rPr>
        <w:t xml:space="preserve"> </w:t>
      </w:r>
      <w:r w:rsidR="003237EB" w:rsidRPr="002D1A91">
        <w:rPr>
          <w:rFonts w:ascii="Arial" w:hAnsi="Arial" w:cs="Arial"/>
        </w:rPr>
        <w:t>in accordance with the provisions of Article 15 (</w:t>
      </w:r>
      <w:r w:rsidR="003237EB" w:rsidRPr="002D1A91">
        <w:rPr>
          <w:rFonts w:ascii="Arial" w:hAnsi="Arial" w:cs="Arial"/>
          <w:i/>
        </w:rPr>
        <w:t>Relief Orders</w:t>
      </w:r>
      <w:r w:rsidR="003237EB" w:rsidRPr="002D1A91">
        <w:rPr>
          <w:rFonts w:ascii="Arial" w:hAnsi="Arial" w:cs="Arial"/>
        </w:rPr>
        <w:t>)</w:t>
      </w:r>
      <w:r w:rsidRPr="002D1A91">
        <w:rPr>
          <w:rFonts w:ascii="Arial" w:hAnsi="Arial" w:cs="Arial"/>
        </w:rPr>
        <w:t>;</w:t>
      </w:r>
    </w:p>
    <w:p w14:paraId="46E3983E" w14:textId="77777777" w:rsidR="00D96016" w:rsidRPr="002D1A91" w:rsidRDefault="00D96016" w:rsidP="001818F3">
      <w:pPr>
        <w:spacing w:line="240" w:lineRule="auto"/>
        <w:jc w:val="both"/>
        <w:rPr>
          <w:rFonts w:ascii="Arial" w:hAnsi="Arial" w:cs="Arial"/>
          <w:sz w:val="18"/>
          <w:szCs w:val="18"/>
        </w:rPr>
      </w:pPr>
    </w:p>
    <w:p w14:paraId="24545C37" w14:textId="77777777" w:rsidR="00D96016" w:rsidRPr="002D1A91" w:rsidRDefault="00D96016" w:rsidP="001818F3">
      <w:pPr>
        <w:pStyle w:val="ColorfulList-Accent11"/>
        <w:numPr>
          <w:ilvl w:val="0"/>
          <w:numId w:val="40"/>
        </w:numPr>
        <w:spacing w:line="240" w:lineRule="auto"/>
        <w:ind w:left="2160"/>
        <w:jc w:val="both"/>
        <w:rPr>
          <w:rFonts w:ascii="Arial" w:hAnsi="Arial" w:cs="Arial"/>
        </w:rPr>
      </w:pPr>
      <w:r w:rsidRPr="002D1A91">
        <w:rPr>
          <w:rFonts w:ascii="Arial" w:hAnsi="Arial" w:cs="Arial"/>
        </w:rPr>
        <w:t>all costs, fees, expenses and charges arising from and relating to the Force Majeure Event shall be allocated in accordance with Section 21.4 (</w:t>
      </w:r>
      <w:r w:rsidRPr="002D1A91">
        <w:rPr>
          <w:rFonts w:ascii="Arial" w:hAnsi="Arial" w:cs="Arial"/>
          <w:i/>
        </w:rPr>
        <w:t>Allocation of Costs Arising out of Force Majeure</w:t>
      </w:r>
      <w:r w:rsidRPr="002D1A91">
        <w:rPr>
          <w:rFonts w:ascii="Arial" w:hAnsi="Arial" w:cs="Arial"/>
        </w:rPr>
        <w:t>).</w:t>
      </w:r>
    </w:p>
    <w:p w14:paraId="53626DB7" w14:textId="77777777" w:rsidR="00D96016" w:rsidRPr="002D1A91" w:rsidRDefault="00D96016" w:rsidP="001818F3">
      <w:pPr>
        <w:pStyle w:val="ListParagraph"/>
        <w:spacing w:line="240" w:lineRule="auto"/>
        <w:rPr>
          <w:rFonts w:ascii="Arial" w:hAnsi="Arial" w:cs="Arial"/>
          <w:sz w:val="18"/>
          <w:szCs w:val="18"/>
        </w:rPr>
      </w:pPr>
    </w:p>
    <w:p w14:paraId="0217E71E" w14:textId="28C9861D" w:rsidR="00D96016" w:rsidRPr="002D1A91" w:rsidRDefault="00D96016" w:rsidP="001818F3">
      <w:pPr>
        <w:pStyle w:val="ColorfulList-Accent11"/>
        <w:spacing w:line="240" w:lineRule="auto"/>
        <w:jc w:val="both"/>
        <w:rPr>
          <w:rFonts w:ascii="Arial" w:hAnsi="Arial" w:cs="Arial"/>
        </w:rPr>
      </w:pPr>
      <w:r w:rsidRPr="002D1A91">
        <w:rPr>
          <w:rFonts w:ascii="Arial" w:hAnsi="Arial" w:cs="Arial"/>
        </w:rPr>
        <w:t xml:space="preserve">provided, however, that no relief, including extension of Time </w:t>
      </w:r>
      <w:r w:rsidR="00BF5F6C" w:rsidRPr="002D1A91">
        <w:rPr>
          <w:rFonts w:ascii="Arial" w:hAnsi="Arial" w:cs="Arial"/>
        </w:rPr>
        <w:t>for</w:t>
      </w:r>
      <w:r w:rsidRPr="002D1A91">
        <w:rPr>
          <w:rFonts w:ascii="Arial" w:hAnsi="Arial" w:cs="Arial"/>
        </w:rPr>
        <w:t xml:space="preserve"> Completion, shall be granted to the </w:t>
      </w:r>
      <w:r w:rsidR="0058180B" w:rsidRPr="002D1A91">
        <w:rPr>
          <w:rFonts w:ascii="Arial" w:hAnsi="Arial" w:cs="Arial"/>
        </w:rPr>
        <w:t xml:space="preserve">Affected </w:t>
      </w:r>
      <w:r w:rsidRPr="002D1A91">
        <w:rPr>
          <w:rFonts w:ascii="Arial" w:hAnsi="Arial" w:cs="Arial"/>
        </w:rPr>
        <w:t>Party to the extent that such failure or delay would nevertheless have been experienced by the Affected Party had the Force Majeure Event not occurred.</w:t>
      </w:r>
    </w:p>
    <w:p w14:paraId="6A0A1102" w14:textId="6EA47948" w:rsidR="00D96016" w:rsidRPr="002D1A91" w:rsidRDefault="00D96016" w:rsidP="001818F3">
      <w:pPr>
        <w:spacing w:line="240" w:lineRule="auto"/>
        <w:jc w:val="both"/>
        <w:rPr>
          <w:rFonts w:ascii="Arial" w:hAnsi="Arial" w:cs="Arial"/>
          <w:sz w:val="16"/>
          <w:szCs w:val="16"/>
        </w:rPr>
      </w:pPr>
    </w:p>
    <w:p w14:paraId="1F3B72E4" w14:textId="77777777" w:rsidR="00D96016" w:rsidRPr="006A4CA4" w:rsidRDefault="00D96016" w:rsidP="001818F3">
      <w:pPr>
        <w:pStyle w:val="Heading2"/>
        <w:spacing w:line="240" w:lineRule="auto"/>
        <w:ind w:left="720"/>
        <w:jc w:val="both"/>
        <w:rPr>
          <w:rFonts w:ascii="Arial" w:hAnsi="Arial" w:cs="Arial"/>
          <w:u w:val="single"/>
        </w:rPr>
      </w:pPr>
      <w:bookmarkStart w:id="304" w:name="_Toc333900060"/>
      <w:r w:rsidRPr="006A4CA4">
        <w:rPr>
          <w:rFonts w:ascii="Arial" w:hAnsi="Arial" w:cs="Arial"/>
          <w:u w:val="single"/>
        </w:rPr>
        <w:t>Allocation of Costs Arising out of Force Majeure</w:t>
      </w:r>
      <w:bookmarkEnd w:id="304"/>
    </w:p>
    <w:p w14:paraId="46B3544B" w14:textId="77777777" w:rsidR="00D96016" w:rsidRPr="002D1A91" w:rsidRDefault="00D96016" w:rsidP="001818F3">
      <w:pPr>
        <w:spacing w:line="240" w:lineRule="auto"/>
        <w:jc w:val="both"/>
        <w:rPr>
          <w:rFonts w:ascii="Arial" w:hAnsi="Arial" w:cs="Arial"/>
          <w:sz w:val="18"/>
          <w:szCs w:val="18"/>
        </w:rPr>
      </w:pPr>
    </w:p>
    <w:p w14:paraId="68B59550"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Upon occurrence of a Force Majeure Event, the Force Majeure Costs shall be allocated as follows:</w:t>
      </w:r>
    </w:p>
    <w:p w14:paraId="192E16A0" w14:textId="2B47CEFC" w:rsidR="00D96016" w:rsidRPr="002D1A91" w:rsidRDefault="00A26F29" w:rsidP="00A26F29">
      <w:pPr>
        <w:tabs>
          <w:tab w:val="left" w:pos="1013"/>
        </w:tabs>
        <w:spacing w:line="240" w:lineRule="auto"/>
        <w:jc w:val="both"/>
        <w:rPr>
          <w:rFonts w:ascii="Arial" w:hAnsi="Arial" w:cs="Arial"/>
          <w:sz w:val="18"/>
          <w:szCs w:val="18"/>
        </w:rPr>
      </w:pPr>
      <w:r w:rsidRPr="002D1A91">
        <w:rPr>
          <w:rFonts w:ascii="Arial" w:hAnsi="Arial" w:cs="Arial"/>
          <w:sz w:val="18"/>
          <w:szCs w:val="18"/>
        </w:rPr>
        <w:tab/>
      </w:r>
    </w:p>
    <w:p w14:paraId="1826B592" w14:textId="02EAC468" w:rsidR="00D96016" w:rsidRPr="002D1A91" w:rsidRDefault="00D96016" w:rsidP="001818F3">
      <w:pPr>
        <w:pStyle w:val="ColorfulList-Accent11"/>
        <w:numPr>
          <w:ilvl w:val="0"/>
          <w:numId w:val="41"/>
        </w:numPr>
        <w:spacing w:line="240" w:lineRule="auto"/>
        <w:ind w:left="1440"/>
        <w:jc w:val="both"/>
        <w:rPr>
          <w:rFonts w:ascii="Arial" w:hAnsi="Arial" w:cs="Arial"/>
        </w:rPr>
      </w:pPr>
      <w:r w:rsidRPr="002D1A91">
        <w:rPr>
          <w:rFonts w:ascii="Arial" w:hAnsi="Arial" w:cs="Arial"/>
        </w:rPr>
        <w:t xml:space="preserve">upon occurrence of a </w:t>
      </w:r>
      <w:r w:rsidR="00BF5F6C" w:rsidRPr="002D1A91">
        <w:rPr>
          <w:rFonts w:ascii="Arial" w:hAnsi="Arial" w:cs="Arial"/>
        </w:rPr>
        <w:t>Non-Political</w:t>
      </w:r>
      <w:r w:rsidRPr="002D1A91">
        <w:rPr>
          <w:rFonts w:ascii="Arial" w:hAnsi="Arial" w:cs="Arial"/>
        </w:rPr>
        <w:t xml:space="preserve"> Event, all Force Majeure Costs shall be on the account of the Concessionaire and the </w:t>
      </w:r>
      <w:r w:rsidR="00335891" w:rsidRPr="002D1A91">
        <w:rPr>
          <w:rFonts w:ascii="Arial" w:hAnsi="Arial" w:cs="Arial"/>
        </w:rPr>
        <w:t xml:space="preserve">Agency </w:t>
      </w:r>
      <w:r w:rsidRPr="002D1A91">
        <w:rPr>
          <w:rFonts w:ascii="Arial" w:hAnsi="Arial" w:cs="Arial"/>
        </w:rPr>
        <w:t xml:space="preserve">shall not be liable or responsible for the same in any manner; </w:t>
      </w:r>
    </w:p>
    <w:p w14:paraId="2010536B" w14:textId="77777777" w:rsidR="00D96016" w:rsidRPr="002D1A91" w:rsidRDefault="00D96016" w:rsidP="001818F3">
      <w:pPr>
        <w:spacing w:line="240" w:lineRule="auto"/>
        <w:jc w:val="both"/>
        <w:rPr>
          <w:rFonts w:ascii="Arial" w:hAnsi="Arial" w:cs="Arial"/>
          <w:sz w:val="18"/>
          <w:szCs w:val="18"/>
        </w:rPr>
      </w:pPr>
    </w:p>
    <w:p w14:paraId="2D5CFE3F" w14:textId="7DC2BB19" w:rsidR="00D96016" w:rsidRPr="002D1A91" w:rsidRDefault="00D96016" w:rsidP="001818F3">
      <w:pPr>
        <w:pStyle w:val="ColorfulList-Accent11"/>
        <w:numPr>
          <w:ilvl w:val="0"/>
          <w:numId w:val="41"/>
        </w:numPr>
        <w:spacing w:line="240" w:lineRule="auto"/>
        <w:ind w:left="1440"/>
        <w:jc w:val="both"/>
        <w:rPr>
          <w:rFonts w:ascii="Arial" w:hAnsi="Arial" w:cs="Arial"/>
        </w:rPr>
      </w:pPr>
      <w:r w:rsidRPr="002D1A91">
        <w:rPr>
          <w:rFonts w:ascii="Arial" w:hAnsi="Arial" w:cs="Arial"/>
        </w:rPr>
        <w:t xml:space="preserve">upon occurrence of a Political Event, the </w:t>
      </w:r>
      <w:r w:rsidR="00335891" w:rsidRPr="002D1A91">
        <w:rPr>
          <w:rFonts w:ascii="Arial" w:hAnsi="Arial" w:cs="Arial"/>
        </w:rPr>
        <w:t xml:space="preserve">Agency </w:t>
      </w:r>
      <w:r w:rsidRPr="002D1A91">
        <w:rPr>
          <w:rFonts w:ascii="Arial" w:hAnsi="Arial" w:cs="Arial"/>
        </w:rPr>
        <w:t>shall fund and bear the Force Majeure Costs (as set out in a Relief Order) and in such case, the provisions of Article 15 (</w:t>
      </w:r>
      <w:r w:rsidRPr="002D1A91">
        <w:rPr>
          <w:rFonts w:ascii="Arial" w:hAnsi="Arial" w:cs="Arial"/>
          <w:i/>
        </w:rPr>
        <w:t>Relief Extensions &amp; Relief Compensations</w:t>
      </w:r>
      <w:r w:rsidRPr="002D1A91">
        <w:rPr>
          <w:rFonts w:ascii="Arial" w:hAnsi="Arial" w:cs="Arial"/>
        </w:rPr>
        <w:t>) shall apply.</w:t>
      </w:r>
    </w:p>
    <w:p w14:paraId="63929093" w14:textId="77777777" w:rsidR="00D96016" w:rsidRPr="002D1A91" w:rsidRDefault="00D96016" w:rsidP="001818F3">
      <w:pPr>
        <w:spacing w:line="240" w:lineRule="auto"/>
        <w:jc w:val="both"/>
        <w:rPr>
          <w:rFonts w:ascii="Arial" w:hAnsi="Arial" w:cs="Arial"/>
          <w:sz w:val="18"/>
          <w:szCs w:val="18"/>
        </w:rPr>
      </w:pPr>
    </w:p>
    <w:p w14:paraId="43D0BED4" w14:textId="77777777" w:rsidR="00D96016" w:rsidRPr="002D1A91" w:rsidRDefault="00D96016" w:rsidP="00E47362">
      <w:pPr>
        <w:pStyle w:val="ColorfulList-Accent11"/>
        <w:numPr>
          <w:ilvl w:val="2"/>
          <w:numId w:val="2"/>
        </w:numPr>
        <w:spacing w:line="240" w:lineRule="auto"/>
        <w:ind w:left="720"/>
        <w:jc w:val="both"/>
        <w:rPr>
          <w:rFonts w:ascii="Arial" w:hAnsi="Arial" w:cs="Arial"/>
        </w:rPr>
      </w:pPr>
      <w:r w:rsidRPr="002D1A91">
        <w:rPr>
          <w:rFonts w:ascii="Arial" w:hAnsi="Arial" w:cs="Arial"/>
        </w:rPr>
        <w:t>Save and except as expressly provided in this Section 21.4 (</w:t>
      </w:r>
      <w:r w:rsidRPr="002D1A91">
        <w:rPr>
          <w:rFonts w:ascii="Arial" w:hAnsi="Arial" w:cs="Arial"/>
          <w:i/>
        </w:rPr>
        <w:t>Allocation of Costs Arising out of Force Majeure</w:t>
      </w:r>
      <w:r w:rsidRPr="002D1A91">
        <w:rPr>
          <w:rFonts w:ascii="Arial" w:hAnsi="Arial" w:cs="Arial"/>
        </w:rPr>
        <w:t>) and, if applicable, Section 21.5 (</w:t>
      </w:r>
      <w:r w:rsidRPr="002D1A91">
        <w:rPr>
          <w:rFonts w:ascii="Arial" w:hAnsi="Arial" w:cs="Arial"/>
          <w:i/>
        </w:rPr>
        <w:t>Termination Notice For Force Majeure Event</w:t>
      </w:r>
      <w:r w:rsidRPr="002D1A91">
        <w:rPr>
          <w:rFonts w:ascii="Arial" w:hAnsi="Arial" w:cs="Arial"/>
        </w:rPr>
        <w:t>) and Section 21.6 (</w:t>
      </w:r>
      <w:r w:rsidRPr="002D1A91">
        <w:rPr>
          <w:rFonts w:ascii="Arial" w:hAnsi="Arial" w:cs="Arial"/>
          <w:i/>
        </w:rPr>
        <w:t xml:space="preserve">Termination Payment For Force </w:t>
      </w:r>
      <w:r w:rsidRPr="002D1A91">
        <w:rPr>
          <w:rFonts w:ascii="Arial" w:hAnsi="Arial" w:cs="Arial"/>
          <w:i/>
        </w:rPr>
        <w:lastRenderedPageBreak/>
        <w:t>Majeure Event</w:t>
      </w:r>
      <w:r w:rsidRPr="002D1A91">
        <w:rPr>
          <w:rFonts w:ascii="Arial" w:hAnsi="Arial" w:cs="Arial"/>
        </w:rPr>
        <w:t>), neither Party shall be liable in any manner whatsoever to the other Party in respect of any loss, damage, cost, expense, claims, demands and proceedings relating to or arising out of occurrence or existence of any Force Majeure Event or exercise of any right pursuant hereto.</w:t>
      </w:r>
    </w:p>
    <w:p w14:paraId="324676EA" w14:textId="7288676D" w:rsidR="00E47362" w:rsidRPr="002D1A91" w:rsidRDefault="00E47362" w:rsidP="00E47362">
      <w:pPr>
        <w:spacing w:line="240" w:lineRule="auto"/>
        <w:rPr>
          <w:rFonts w:ascii="Arial" w:hAnsi="Arial" w:cs="Arial"/>
          <w:b/>
          <w:smallCaps/>
          <w:u w:val="single"/>
        </w:rPr>
      </w:pPr>
      <w:bookmarkStart w:id="305" w:name="_Toc333900061"/>
    </w:p>
    <w:p w14:paraId="35F9C321" w14:textId="3F837C5B" w:rsidR="00D96016" w:rsidRPr="002D1A91" w:rsidRDefault="00D96016" w:rsidP="00E47362">
      <w:pPr>
        <w:pStyle w:val="Heading2"/>
        <w:spacing w:line="240" w:lineRule="auto"/>
        <w:ind w:left="720"/>
        <w:jc w:val="both"/>
        <w:rPr>
          <w:rFonts w:ascii="Arial" w:hAnsi="Arial" w:cs="Arial"/>
          <w:u w:val="single"/>
        </w:rPr>
      </w:pPr>
      <w:r w:rsidRPr="002D1A91">
        <w:rPr>
          <w:rFonts w:ascii="Arial" w:hAnsi="Arial" w:cs="Arial"/>
          <w:u w:val="single"/>
        </w:rPr>
        <w:t>Termination Notice for Force Majeure Event</w:t>
      </w:r>
      <w:bookmarkEnd w:id="305"/>
    </w:p>
    <w:p w14:paraId="49BF9DE2" w14:textId="77777777" w:rsidR="00D96016" w:rsidRPr="002D1A91" w:rsidRDefault="00D96016" w:rsidP="001818F3">
      <w:pPr>
        <w:spacing w:line="240" w:lineRule="auto"/>
        <w:jc w:val="both"/>
        <w:rPr>
          <w:rFonts w:ascii="Arial" w:hAnsi="Arial" w:cs="Arial"/>
        </w:rPr>
      </w:pPr>
    </w:p>
    <w:p w14:paraId="5718B939"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If:</w:t>
      </w:r>
    </w:p>
    <w:p w14:paraId="6A869C8A" w14:textId="77777777" w:rsidR="00D96016" w:rsidRPr="002D1A91" w:rsidRDefault="00D96016" w:rsidP="001818F3">
      <w:pPr>
        <w:pStyle w:val="ColorfulList-Accent11"/>
        <w:spacing w:line="240" w:lineRule="auto"/>
        <w:jc w:val="both"/>
        <w:rPr>
          <w:rFonts w:ascii="Arial" w:hAnsi="Arial" w:cs="Arial"/>
        </w:rPr>
      </w:pPr>
    </w:p>
    <w:p w14:paraId="49305C5C" w14:textId="77777777" w:rsidR="00D96016" w:rsidRPr="002D1A91" w:rsidRDefault="00D96016" w:rsidP="001818F3">
      <w:pPr>
        <w:pStyle w:val="ColorfulList-Accent11"/>
        <w:spacing w:line="240" w:lineRule="auto"/>
        <w:ind w:left="1440" w:hanging="660"/>
        <w:jc w:val="both"/>
        <w:rPr>
          <w:rFonts w:ascii="Arial" w:hAnsi="Arial" w:cs="Arial"/>
        </w:rPr>
      </w:pPr>
      <w:r w:rsidRPr="002D1A91">
        <w:rPr>
          <w:rFonts w:ascii="Arial" w:hAnsi="Arial" w:cs="Arial"/>
        </w:rPr>
        <w:t>(a)</w:t>
      </w:r>
      <w:r w:rsidRPr="002D1A91">
        <w:rPr>
          <w:rFonts w:ascii="Arial" w:hAnsi="Arial" w:cs="Arial"/>
        </w:rPr>
        <w:tab/>
        <w:t>a Force Majeure Event subsists for a continuous period of one hundred and twenty (120) days, either Party may in its discretion Terminate this Agreement by issuing a Termination Notice to the other Party; or</w:t>
      </w:r>
    </w:p>
    <w:p w14:paraId="5F54036C" w14:textId="77777777" w:rsidR="00D96016" w:rsidRPr="002D1A91" w:rsidRDefault="00D96016" w:rsidP="001818F3">
      <w:pPr>
        <w:pStyle w:val="ColorfulList-Accent11"/>
        <w:spacing w:line="240" w:lineRule="auto"/>
        <w:ind w:left="1440" w:hanging="660"/>
        <w:jc w:val="both"/>
        <w:rPr>
          <w:rFonts w:ascii="Arial" w:hAnsi="Arial" w:cs="Arial"/>
          <w:sz w:val="14"/>
          <w:szCs w:val="14"/>
        </w:rPr>
      </w:pPr>
    </w:p>
    <w:p w14:paraId="35142372" w14:textId="44CCF3FC" w:rsidR="00D96016" w:rsidRPr="002D1A91" w:rsidRDefault="00D96016" w:rsidP="001818F3">
      <w:pPr>
        <w:pStyle w:val="ColorfulList-Accent11"/>
        <w:spacing w:line="240" w:lineRule="auto"/>
        <w:ind w:left="1440" w:hanging="660"/>
        <w:jc w:val="both"/>
        <w:rPr>
          <w:rFonts w:ascii="Arial" w:hAnsi="Arial" w:cs="Arial"/>
        </w:rPr>
      </w:pPr>
      <w:r w:rsidRPr="002D1A91">
        <w:rPr>
          <w:rFonts w:ascii="Arial" w:hAnsi="Arial" w:cs="Arial"/>
        </w:rPr>
        <w:t>(b)</w:t>
      </w:r>
      <w:r w:rsidRPr="002D1A91">
        <w:rPr>
          <w:rFonts w:ascii="Arial" w:hAnsi="Arial" w:cs="Arial"/>
        </w:rPr>
        <w:tab/>
        <w:t xml:space="preserve">in case of a Political Event, the </w:t>
      </w:r>
      <w:r w:rsidR="00335891" w:rsidRPr="002D1A91">
        <w:rPr>
          <w:rFonts w:ascii="Arial" w:hAnsi="Arial" w:cs="Arial"/>
        </w:rPr>
        <w:t xml:space="preserve">Agency </w:t>
      </w:r>
      <w:r w:rsidRPr="002D1A91">
        <w:rPr>
          <w:rFonts w:ascii="Arial" w:hAnsi="Arial" w:cs="Arial"/>
        </w:rPr>
        <w:t xml:space="preserve">determines that the Force Majeure Costs relating </w:t>
      </w:r>
      <w:r w:rsidR="005F26B0" w:rsidRPr="002D1A91">
        <w:rPr>
          <w:rFonts w:ascii="Arial" w:hAnsi="Arial" w:cs="Arial"/>
        </w:rPr>
        <w:t xml:space="preserve">to </w:t>
      </w:r>
      <w:r w:rsidRPr="002D1A91">
        <w:rPr>
          <w:rFonts w:ascii="Arial" w:hAnsi="Arial" w:cs="Arial"/>
        </w:rPr>
        <w:t xml:space="preserve">the same are unacceptable then the </w:t>
      </w:r>
      <w:r w:rsidR="00335891" w:rsidRPr="002D1A91">
        <w:rPr>
          <w:rFonts w:ascii="Arial" w:hAnsi="Arial" w:cs="Arial"/>
        </w:rPr>
        <w:t xml:space="preserve"> Agency </w:t>
      </w:r>
      <w:r w:rsidRPr="002D1A91">
        <w:rPr>
          <w:rFonts w:ascii="Arial" w:hAnsi="Arial" w:cs="Arial"/>
        </w:rPr>
        <w:t>may in its discretion Terminate this Agreement by issuing a Termination Notice to the Concessionaire,</w:t>
      </w:r>
    </w:p>
    <w:p w14:paraId="60A0A4C1" w14:textId="77777777" w:rsidR="00D96016" w:rsidRPr="002D1A91" w:rsidRDefault="00D96016" w:rsidP="001818F3">
      <w:pPr>
        <w:pStyle w:val="ColorfulList-Accent11"/>
        <w:spacing w:line="240" w:lineRule="auto"/>
        <w:ind w:left="1440" w:hanging="660"/>
        <w:jc w:val="both"/>
        <w:rPr>
          <w:rFonts w:ascii="Arial" w:hAnsi="Arial" w:cs="Arial"/>
          <w:sz w:val="18"/>
          <w:szCs w:val="18"/>
        </w:rPr>
      </w:pPr>
    </w:p>
    <w:p w14:paraId="0DDD5FE0" w14:textId="17CE987A" w:rsidR="00D96016" w:rsidRPr="002D1A91" w:rsidRDefault="00D96016" w:rsidP="001818F3">
      <w:pPr>
        <w:pStyle w:val="ColorfulList-Accent11"/>
        <w:spacing w:line="240" w:lineRule="auto"/>
        <w:ind w:left="780"/>
        <w:jc w:val="both"/>
        <w:rPr>
          <w:rFonts w:ascii="Arial" w:hAnsi="Arial" w:cs="Arial"/>
        </w:rPr>
      </w:pPr>
      <w:r w:rsidRPr="002D1A91">
        <w:rPr>
          <w:rFonts w:ascii="Arial" w:hAnsi="Arial" w:cs="Arial"/>
        </w:rPr>
        <w:t>in each case above, without being liable in any manner whatsoever, save as provided in this Section 21.5 (</w:t>
      </w:r>
      <w:r w:rsidRPr="002D1A91">
        <w:rPr>
          <w:rFonts w:ascii="Arial" w:hAnsi="Arial" w:cs="Arial"/>
          <w:i/>
        </w:rPr>
        <w:t>Termination Notice for Force Majeure</w:t>
      </w:r>
      <w:r w:rsidR="002F23FD">
        <w:rPr>
          <w:rFonts w:ascii="Arial" w:hAnsi="Arial" w:cs="Arial"/>
          <w:i/>
        </w:rPr>
        <w:t xml:space="preserve"> Event</w:t>
      </w:r>
      <w:r w:rsidRPr="002D1A91">
        <w:rPr>
          <w:rFonts w:ascii="Arial" w:hAnsi="Arial" w:cs="Arial"/>
        </w:rPr>
        <w:t>) and Section 21.6 (</w:t>
      </w:r>
      <w:r w:rsidRPr="002D1A91">
        <w:rPr>
          <w:rFonts w:ascii="Arial" w:hAnsi="Arial" w:cs="Arial"/>
          <w:i/>
        </w:rPr>
        <w:t>Termination Payment for Force Majeure Event</w:t>
      </w:r>
      <w:r w:rsidRPr="002D1A91">
        <w:rPr>
          <w:rFonts w:ascii="Arial" w:hAnsi="Arial" w:cs="Arial"/>
        </w:rPr>
        <w:t>), and upon issue of such Termination Notice, this Agreement shall, notwithstanding anything to the contrary contained herein, stand Terminated forthwith; provided, that before issuing such Termination Notice, the Party intending to issue the Termination Notice shall inform the other Party of such intention and grant fifteen (15) days’ time to make a representation, and may after the expiry of such fifteen (15) days period, whether or not it is in receipt of such representation, in its sole discretion issue the Termination Notice.</w:t>
      </w:r>
    </w:p>
    <w:p w14:paraId="00B3CD1A" w14:textId="77777777" w:rsidR="00D96016" w:rsidRPr="002D1A91" w:rsidRDefault="00D96016" w:rsidP="001818F3">
      <w:pPr>
        <w:spacing w:line="240" w:lineRule="auto"/>
        <w:jc w:val="both"/>
        <w:rPr>
          <w:rFonts w:ascii="Arial" w:hAnsi="Arial" w:cs="Arial"/>
          <w:sz w:val="18"/>
          <w:szCs w:val="18"/>
        </w:rPr>
      </w:pPr>
    </w:p>
    <w:p w14:paraId="0CCFFED1" w14:textId="77777777" w:rsidR="00D96016" w:rsidRPr="002D1A91" w:rsidRDefault="00D96016" w:rsidP="001818F3">
      <w:pPr>
        <w:pStyle w:val="Heading2"/>
        <w:spacing w:line="240" w:lineRule="auto"/>
        <w:ind w:left="720"/>
        <w:jc w:val="both"/>
        <w:rPr>
          <w:rFonts w:ascii="Arial" w:hAnsi="Arial" w:cs="Arial"/>
          <w:u w:val="single"/>
        </w:rPr>
      </w:pPr>
      <w:bookmarkStart w:id="306" w:name="_Toc333900062"/>
      <w:r w:rsidRPr="002D1A91">
        <w:rPr>
          <w:rFonts w:ascii="Arial" w:hAnsi="Arial" w:cs="Arial"/>
          <w:u w:val="single"/>
        </w:rPr>
        <w:t>Termination Payment for Force Majeure Event</w:t>
      </w:r>
      <w:bookmarkEnd w:id="306"/>
    </w:p>
    <w:p w14:paraId="226F5D63" w14:textId="77777777" w:rsidR="00D96016" w:rsidRPr="002D1A91" w:rsidRDefault="00D96016" w:rsidP="001818F3">
      <w:pPr>
        <w:spacing w:line="240" w:lineRule="auto"/>
        <w:jc w:val="both"/>
        <w:rPr>
          <w:rFonts w:ascii="Arial" w:hAnsi="Arial" w:cs="Arial"/>
        </w:rPr>
      </w:pPr>
    </w:p>
    <w:p w14:paraId="255E6C8E" w14:textId="22C7E880"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If Termination is on account of a </w:t>
      </w:r>
      <w:r w:rsidR="00BF5F6C" w:rsidRPr="002D1A91">
        <w:rPr>
          <w:rFonts w:ascii="Arial" w:hAnsi="Arial" w:cs="Arial"/>
        </w:rPr>
        <w:t>Non-Political</w:t>
      </w:r>
      <w:r w:rsidRPr="002D1A91">
        <w:rPr>
          <w:rFonts w:ascii="Arial" w:hAnsi="Arial" w:cs="Arial"/>
        </w:rPr>
        <w:t xml:space="preserve"> Event, the </w:t>
      </w:r>
      <w:r w:rsidR="00335891" w:rsidRPr="002D1A91">
        <w:rPr>
          <w:rFonts w:ascii="Arial" w:hAnsi="Arial" w:cs="Arial"/>
        </w:rPr>
        <w:t xml:space="preserve">Agency </w:t>
      </w:r>
      <w:r w:rsidRPr="002D1A91">
        <w:rPr>
          <w:rFonts w:ascii="Arial" w:hAnsi="Arial" w:cs="Arial"/>
        </w:rPr>
        <w:t xml:space="preserve">shall make a Termination Payment to the Concessionaire on or prior to the Termination Payment Date in an amount equal to the </w:t>
      </w:r>
      <w:r w:rsidR="00BF5F6C" w:rsidRPr="002D1A91">
        <w:rPr>
          <w:rFonts w:ascii="Arial" w:hAnsi="Arial" w:cs="Arial"/>
        </w:rPr>
        <w:t>Non-Political</w:t>
      </w:r>
      <w:r w:rsidRPr="002D1A91">
        <w:rPr>
          <w:rFonts w:ascii="Arial" w:hAnsi="Arial" w:cs="Arial"/>
        </w:rPr>
        <w:t xml:space="preserve"> Event Termination Amount.</w:t>
      </w:r>
    </w:p>
    <w:p w14:paraId="32774DA7" w14:textId="77777777" w:rsidR="00D96016" w:rsidRPr="002D1A91" w:rsidRDefault="00D96016" w:rsidP="001818F3">
      <w:pPr>
        <w:spacing w:line="240" w:lineRule="auto"/>
        <w:jc w:val="both"/>
        <w:rPr>
          <w:rFonts w:ascii="Arial" w:hAnsi="Arial" w:cs="Arial"/>
          <w:sz w:val="18"/>
          <w:szCs w:val="18"/>
        </w:rPr>
      </w:pPr>
    </w:p>
    <w:p w14:paraId="25EADB7F" w14:textId="2EEE678B"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If Termination is on account of a Political Event, the </w:t>
      </w:r>
      <w:r w:rsidR="004E2A8E" w:rsidRPr="002D1A91">
        <w:rPr>
          <w:rFonts w:ascii="Arial" w:hAnsi="Arial" w:cs="Arial"/>
        </w:rPr>
        <w:t xml:space="preserve">Agency </w:t>
      </w:r>
      <w:r w:rsidRPr="002D1A91">
        <w:rPr>
          <w:rFonts w:ascii="Arial" w:hAnsi="Arial" w:cs="Arial"/>
        </w:rPr>
        <w:t>shall make a Termination Payment to the Concessionaire on or prior to the Termination Payment Date in an amount equal to the Political Event Termination Amount</w:t>
      </w:r>
      <w:r w:rsidRPr="006A4CA4">
        <w:rPr>
          <w:rFonts w:ascii="Arial" w:hAnsi="Arial" w:cs="Arial"/>
        </w:rPr>
        <w:t>.</w:t>
      </w:r>
    </w:p>
    <w:p w14:paraId="3DF34E79" w14:textId="77777777" w:rsidR="00D96016" w:rsidRPr="002D1A91" w:rsidRDefault="00D96016" w:rsidP="001818F3">
      <w:pPr>
        <w:spacing w:line="240" w:lineRule="auto"/>
        <w:jc w:val="both"/>
        <w:rPr>
          <w:rFonts w:ascii="Arial" w:hAnsi="Arial" w:cs="Arial"/>
          <w:sz w:val="20"/>
          <w:szCs w:val="20"/>
        </w:rPr>
      </w:pPr>
    </w:p>
    <w:p w14:paraId="3A16440C" w14:textId="77777777" w:rsidR="00D96016" w:rsidRPr="002D1A91" w:rsidRDefault="00D96016" w:rsidP="001818F3">
      <w:pPr>
        <w:pStyle w:val="Heading2"/>
        <w:spacing w:line="240" w:lineRule="auto"/>
        <w:ind w:left="720"/>
        <w:jc w:val="both"/>
        <w:rPr>
          <w:rFonts w:ascii="Arial" w:hAnsi="Arial" w:cs="Arial"/>
          <w:u w:val="single"/>
        </w:rPr>
      </w:pPr>
      <w:bookmarkStart w:id="307" w:name="_Toc333900063"/>
      <w:r w:rsidRPr="002D1A91">
        <w:rPr>
          <w:rFonts w:ascii="Arial" w:hAnsi="Arial" w:cs="Arial"/>
          <w:u w:val="single"/>
        </w:rPr>
        <w:t>Force Majeure Dispute Resolution</w:t>
      </w:r>
      <w:bookmarkEnd w:id="307"/>
    </w:p>
    <w:p w14:paraId="033D587B" w14:textId="77777777" w:rsidR="00D96016" w:rsidRPr="002D1A91" w:rsidRDefault="00D96016" w:rsidP="001818F3">
      <w:pPr>
        <w:spacing w:line="240" w:lineRule="auto"/>
        <w:jc w:val="both"/>
        <w:rPr>
          <w:rFonts w:ascii="Arial" w:hAnsi="Arial" w:cs="Arial"/>
          <w:sz w:val="18"/>
          <w:szCs w:val="18"/>
        </w:rPr>
      </w:pPr>
    </w:p>
    <w:p w14:paraId="63780B2C"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that the Parties are unable to agree in good faith about the occurrence or existence of a Force Majeure Event, such Dispute shall be finally settled in accordance with the Dispute Resolution Procedure; provided, that the burden of proof as to the occurrence or existence of such Force Majeure Event </w:t>
      </w:r>
      <w:r w:rsidRPr="002D1A91">
        <w:rPr>
          <w:rFonts w:ascii="Arial" w:hAnsi="Arial" w:cs="Arial"/>
        </w:rPr>
        <w:lastRenderedPageBreak/>
        <w:t>shall be upon the Party claiming relief and/or excuse on account of such Force Majeure Event.</w:t>
      </w:r>
    </w:p>
    <w:p w14:paraId="21DE91B4" w14:textId="77777777" w:rsidR="00E47362" w:rsidRPr="002D1A91" w:rsidRDefault="00E47362" w:rsidP="00E47362">
      <w:pPr>
        <w:pStyle w:val="Heading2"/>
        <w:numPr>
          <w:ilvl w:val="0"/>
          <w:numId w:val="0"/>
        </w:numPr>
        <w:spacing w:line="240" w:lineRule="auto"/>
        <w:ind w:left="720"/>
        <w:jc w:val="both"/>
        <w:rPr>
          <w:rFonts w:ascii="Arial" w:hAnsi="Arial" w:cs="Arial"/>
          <w:sz w:val="18"/>
          <w:szCs w:val="18"/>
          <w:u w:val="single"/>
        </w:rPr>
      </w:pPr>
      <w:bookmarkStart w:id="308" w:name="_Toc333900064"/>
    </w:p>
    <w:p w14:paraId="4505B8F0" w14:textId="4679B400" w:rsidR="00D96016" w:rsidRPr="002D1A91" w:rsidRDefault="00D96016" w:rsidP="001818F3">
      <w:pPr>
        <w:pStyle w:val="Heading2"/>
        <w:spacing w:line="240" w:lineRule="auto"/>
        <w:ind w:left="720"/>
        <w:jc w:val="both"/>
        <w:rPr>
          <w:rFonts w:ascii="Arial" w:hAnsi="Arial" w:cs="Arial"/>
          <w:u w:val="single"/>
        </w:rPr>
      </w:pPr>
      <w:r w:rsidRPr="002D1A91">
        <w:rPr>
          <w:rFonts w:ascii="Arial" w:hAnsi="Arial" w:cs="Arial"/>
          <w:u w:val="single"/>
        </w:rPr>
        <w:t>Excuse From Performance of Obligations</w:t>
      </w:r>
      <w:bookmarkEnd w:id="308"/>
    </w:p>
    <w:p w14:paraId="07949626" w14:textId="77777777" w:rsidR="00D96016" w:rsidRPr="002D1A91" w:rsidRDefault="00D96016" w:rsidP="001818F3">
      <w:pPr>
        <w:spacing w:line="240" w:lineRule="auto"/>
        <w:jc w:val="both"/>
        <w:rPr>
          <w:rFonts w:ascii="Arial" w:hAnsi="Arial" w:cs="Arial"/>
        </w:rPr>
      </w:pPr>
    </w:p>
    <w:p w14:paraId="6A50E3CD"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If the Affected Party is rendered wholly or partially unable to perform its obligations under this Agreement because of a Force Majeure Event, it shall be excused from performance of such of its obligations (except payment obligations) to the extent it is unable to perform on account of such Force Majeure Event; provided, that:</w:t>
      </w:r>
    </w:p>
    <w:p w14:paraId="3C4031EC" w14:textId="77777777" w:rsidR="00D96016" w:rsidRPr="002D1A91" w:rsidRDefault="00D96016" w:rsidP="001818F3">
      <w:pPr>
        <w:spacing w:line="240" w:lineRule="auto"/>
        <w:jc w:val="both"/>
        <w:rPr>
          <w:rFonts w:ascii="Arial" w:hAnsi="Arial" w:cs="Arial"/>
          <w:sz w:val="18"/>
          <w:szCs w:val="18"/>
        </w:rPr>
      </w:pPr>
    </w:p>
    <w:p w14:paraId="05C80DA5" w14:textId="77777777" w:rsidR="00D96016" w:rsidRPr="002D1A91" w:rsidRDefault="00D96016" w:rsidP="001818F3">
      <w:pPr>
        <w:pStyle w:val="ColorfulList-Accent11"/>
        <w:numPr>
          <w:ilvl w:val="0"/>
          <w:numId w:val="42"/>
        </w:numPr>
        <w:spacing w:line="240" w:lineRule="auto"/>
        <w:ind w:left="1440"/>
        <w:jc w:val="both"/>
        <w:rPr>
          <w:rFonts w:ascii="Arial" w:hAnsi="Arial" w:cs="Arial"/>
        </w:rPr>
      </w:pPr>
      <w:r w:rsidRPr="002D1A91">
        <w:rPr>
          <w:rFonts w:ascii="Arial" w:hAnsi="Arial" w:cs="Arial"/>
        </w:rPr>
        <w:t>the suspension of performance shall be of no greater scope and of no longer duration than is reasonably required by the Force Majeure Event and/or of the effects of the same;</w:t>
      </w:r>
    </w:p>
    <w:p w14:paraId="66C01D6C" w14:textId="77777777" w:rsidR="00D96016" w:rsidRPr="002D1A91" w:rsidRDefault="00D96016" w:rsidP="001818F3">
      <w:pPr>
        <w:spacing w:line="240" w:lineRule="auto"/>
        <w:jc w:val="both"/>
        <w:rPr>
          <w:rFonts w:ascii="Arial" w:hAnsi="Arial" w:cs="Arial"/>
          <w:sz w:val="18"/>
          <w:szCs w:val="18"/>
        </w:rPr>
      </w:pPr>
    </w:p>
    <w:p w14:paraId="7335B80F" w14:textId="77777777" w:rsidR="00D96016" w:rsidRPr="002D1A91" w:rsidRDefault="00D96016" w:rsidP="001818F3">
      <w:pPr>
        <w:pStyle w:val="ColorfulList-Accent11"/>
        <w:numPr>
          <w:ilvl w:val="0"/>
          <w:numId w:val="42"/>
        </w:numPr>
        <w:spacing w:line="240" w:lineRule="auto"/>
        <w:ind w:left="1440"/>
        <w:jc w:val="both"/>
        <w:rPr>
          <w:rFonts w:ascii="Arial" w:hAnsi="Arial" w:cs="Arial"/>
        </w:rPr>
      </w:pPr>
      <w:r w:rsidRPr="002D1A91">
        <w:rPr>
          <w:rFonts w:ascii="Arial" w:hAnsi="Arial" w:cs="Arial"/>
        </w:rPr>
        <w:t>the Affected Party shall make all reasonable efforts to mitigate or limit damage to the other Party arising out of or as a result of the existence or occurrence of such Force Majeure Event and to cure the same with due diligence; and</w:t>
      </w:r>
    </w:p>
    <w:p w14:paraId="6EE31301" w14:textId="77777777" w:rsidR="00D96016" w:rsidRPr="002D1A91" w:rsidRDefault="00D96016" w:rsidP="001818F3">
      <w:pPr>
        <w:spacing w:line="240" w:lineRule="auto"/>
        <w:jc w:val="both"/>
        <w:rPr>
          <w:rFonts w:ascii="Arial" w:hAnsi="Arial" w:cs="Arial"/>
          <w:sz w:val="18"/>
          <w:szCs w:val="18"/>
        </w:rPr>
      </w:pPr>
    </w:p>
    <w:p w14:paraId="185CFB70" w14:textId="77777777" w:rsidR="00D96016" w:rsidRPr="002D1A91" w:rsidRDefault="00D96016" w:rsidP="001818F3">
      <w:pPr>
        <w:pStyle w:val="ColorfulList-Accent11"/>
        <w:numPr>
          <w:ilvl w:val="0"/>
          <w:numId w:val="42"/>
        </w:numPr>
        <w:spacing w:line="240" w:lineRule="auto"/>
        <w:ind w:left="1440"/>
        <w:jc w:val="both"/>
        <w:rPr>
          <w:rFonts w:ascii="Arial" w:hAnsi="Arial" w:cs="Arial"/>
        </w:rPr>
      </w:pPr>
      <w:r w:rsidRPr="002D1A91">
        <w:rPr>
          <w:rFonts w:ascii="Arial" w:hAnsi="Arial" w:cs="Arial"/>
        </w:rPr>
        <w:t>when the Affected Party is able to resume performance of its obligations under this Agreement, it shall give to the other Party (with a copy to the Independent Engineer and the Independent Auditor) notice to that effect and shall promptly resume performance of its obligations hereunder.</w:t>
      </w:r>
    </w:p>
    <w:p w14:paraId="4226A4B8" w14:textId="77777777" w:rsidR="00D96016" w:rsidRPr="002D1A91" w:rsidRDefault="00D96016" w:rsidP="001818F3">
      <w:pPr>
        <w:spacing w:line="240" w:lineRule="auto"/>
        <w:jc w:val="both"/>
        <w:rPr>
          <w:rFonts w:ascii="Arial" w:hAnsi="Arial" w:cs="Arial"/>
        </w:rPr>
      </w:pPr>
    </w:p>
    <w:p w14:paraId="5F8A070D" w14:textId="77777777" w:rsidR="00D96016" w:rsidRPr="002D1A91" w:rsidRDefault="00D96016" w:rsidP="001818F3">
      <w:pPr>
        <w:spacing w:line="240" w:lineRule="auto"/>
        <w:jc w:val="both"/>
        <w:rPr>
          <w:rFonts w:ascii="Arial" w:hAnsi="Arial" w:cs="Arial"/>
        </w:rPr>
      </w:pPr>
    </w:p>
    <w:p w14:paraId="4D3D6041" w14:textId="77777777" w:rsidR="00D96016" w:rsidRPr="002D1A91" w:rsidRDefault="00D96016" w:rsidP="001818F3">
      <w:pPr>
        <w:pStyle w:val="Heading1"/>
        <w:spacing w:line="240" w:lineRule="auto"/>
        <w:ind w:left="720" w:hanging="720"/>
        <w:jc w:val="both"/>
        <w:rPr>
          <w:rFonts w:ascii="Arial" w:hAnsi="Arial" w:cs="Arial"/>
        </w:rPr>
      </w:pPr>
      <w:r w:rsidRPr="002D1A91">
        <w:rPr>
          <w:rFonts w:ascii="Arial" w:hAnsi="Arial" w:cs="Arial"/>
        </w:rPr>
        <w:br w:type="page"/>
      </w:r>
      <w:bookmarkStart w:id="309" w:name="_Toc333900065"/>
      <w:bookmarkStart w:id="310" w:name="_Toc229101115"/>
      <w:r w:rsidRPr="002D1A91">
        <w:rPr>
          <w:rFonts w:ascii="Arial" w:hAnsi="Arial" w:cs="Arial"/>
        </w:rPr>
        <w:lastRenderedPageBreak/>
        <w:t>Events of Default</w:t>
      </w:r>
      <w:bookmarkEnd w:id="309"/>
      <w:bookmarkEnd w:id="310"/>
    </w:p>
    <w:p w14:paraId="46A271FC" w14:textId="77777777" w:rsidR="00D96016" w:rsidRPr="002D1A91" w:rsidRDefault="00D96016" w:rsidP="001818F3">
      <w:pPr>
        <w:spacing w:line="240" w:lineRule="auto"/>
        <w:jc w:val="both"/>
        <w:rPr>
          <w:rFonts w:ascii="Arial" w:hAnsi="Arial" w:cs="Arial"/>
        </w:rPr>
      </w:pPr>
    </w:p>
    <w:p w14:paraId="60FB9840" w14:textId="77777777" w:rsidR="00D96016" w:rsidRPr="009377AB" w:rsidRDefault="00D96016" w:rsidP="009377AB">
      <w:pPr>
        <w:pStyle w:val="Heading2"/>
        <w:ind w:left="720"/>
        <w:rPr>
          <w:rFonts w:ascii="Arial" w:hAnsi="Arial" w:cs="Arial"/>
          <w:u w:val="single"/>
        </w:rPr>
      </w:pPr>
      <w:bookmarkStart w:id="311" w:name="_Toc333900066"/>
      <w:r w:rsidRPr="009377AB">
        <w:rPr>
          <w:rFonts w:ascii="Arial" w:hAnsi="Arial" w:cs="Arial"/>
          <w:u w:val="single"/>
        </w:rPr>
        <w:t>Concessionaire Event of Default</w:t>
      </w:r>
      <w:bookmarkEnd w:id="311"/>
    </w:p>
    <w:p w14:paraId="2F0CC8EF" w14:textId="77777777" w:rsidR="00D96016" w:rsidRPr="002D1A91" w:rsidRDefault="00D96016" w:rsidP="001818F3">
      <w:pPr>
        <w:spacing w:line="240" w:lineRule="auto"/>
        <w:jc w:val="both"/>
        <w:rPr>
          <w:rFonts w:ascii="Arial" w:hAnsi="Arial" w:cs="Arial"/>
        </w:rPr>
      </w:pPr>
    </w:p>
    <w:p w14:paraId="18855211" w14:textId="4198DCFB"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Any of the following events shall constitute an event of default by the Concessionaire (the </w:t>
      </w:r>
      <w:r w:rsidRPr="002D1A91">
        <w:rPr>
          <w:rFonts w:ascii="Arial" w:hAnsi="Arial" w:cs="Arial"/>
          <w:b/>
        </w:rPr>
        <w:t>Concessionaire Event of Default</w:t>
      </w:r>
      <w:r w:rsidRPr="002D1A91">
        <w:rPr>
          <w:rFonts w:ascii="Arial" w:hAnsi="Arial" w:cs="Arial"/>
        </w:rPr>
        <w:t>) unless such event has occurred as a consequence of Permitted Events:</w:t>
      </w:r>
    </w:p>
    <w:p w14:paraId="4DAA1677" w14:textId="77777777" w:rsidR="00D96016" w:rsidRPr="002D1A91" w:rsidRDefault="00D96016" w:rsidP="001818F3">
      <w:pPr>
        <w:spacing w:line="240" w:lineRule="auto"/>
        <w:jc w:val="both"/>
        <w:rPr>
          <w:rFonts w:ascii="Arial" w:hAnsi="Arial" w:cs="Arial"/>
        </w:rPr>
      </w:pPr>
    </w:p>
    <w:p w14:paraId="7918274C" w14:textId="0125C8C5" w:rsidR="00D96016" w:rsidRPr="002D1A91" w:rsidRDefault="000350B0"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a</w:t>
      </w:r>
      <w:r w:rsidR="00D96016" w:rsidRPr="002D1A91">
        <w:rPr>
          <w:rFonts w:ascii="Arial" w:hAnsi="Arial" w:cs="Arial"/>
        </w:rPr>
        <w:t>ny</w:t>
      </w:r>
      <w:r w:rsidR="005A4307" w:rsidRPr="002D1A91">
        <w:rPr>
          <w:rFonts w:ascii="Arial" w:hAnsi="Arial" w:cs="Arial"/>
        </w:rPr>
        <w:t xml:space="preserve"> </w:t>
      </w:r>
      <w:bookmarkStart w:id="312" w:name="_Hlk226115854"/>
      <w:r w:rsidR="00D96016" w:rsidRPr="002D1A91">
        <w:rPr>
          <w:rFonts w:ascii="Arial" w:hAnsi="Arial" w:cs="Arial"/>
        </w:rPr>
        <w:t>Material Breach</w:t>
      </w:r>
      <w:bookmarkEnd w:id="312"/>
      <w:r w:rsidR="00D96016" w:rsidRPr="002D1A91">
        <w:rPr>
          <w:rFonts w:ascii="Arial" w:hAnsi="Arial" w:cs="Arial"/>
        </w:rPr>
        <w:t xml:space="preserve"> by the Concessionaire or the Sponsor of any  </w:t>
      </w:r>
      <w:r w:rsidR="00F042BD" w:rsidRPr="002D1A91">
        <w:rPr>
          <w:rFonts w:ascii="Arial" w:hAnsi="Arial" w:cs="Arial"/>
        </w:rPr>
        <w:t xml:space="preserve">Agency </w:t>
      </w:r>
      <w:r w:rsidR="00D96016" w:rsidRPr="002D1A91">
        <w:rPr>
          <w:rFonts w:ascii="Arial" w:hAnsi="Arial" w:cs="Arial"/>
        </w:rPr>
        <w:t xml:space="preserve">Agreement which Material Breach has not been cured within </w:t>
      </w:r>
      <w:r w:rsidR="003237EB" w:rsidRPr="002D1A91">
        <w:rPr>
          <w:rFonts w:ascii="Arial" w:hAnsi="Arial" w:cs="Arial"/>
        </w:rPr>
        <w:t>sixty</w:t>
      </w:r>
      <w:r w:rsidR="00D96016" w:rsidRPr="002D1A91">
        <w:rPr>
          <w:rFonts w:ascii="Arial" w:hAnsi="Arial" w:cs="Arial"/>
        </w:rPr>
        <w:t xml:space="preserve"> (</w:t>
      </w:r>
      <w:r w:rsidR="003237EB" w:rsidRPr="002D1A91">
        <w:rPr>
          <w:rFonts w:ascii="Arial" w:hAnsi="Arial" w:cs="Arial"/>
        </w:rPr>
        <w:t>60</w:t>
      </w:r>
      <w:r w:rsidR="00D96016" w:rsidRPr="002D1A91">
        <w:rPr>
          <w:rFonts w:ascii="Arial" w:hAnsi="Arial" w:cs="Arial"/>
        </w:rPr>
        <w:t xml:space="preserve">) days from the date of written notice thereof by the </w:t>
      </w:r>
      <w:r w:rsidR="00F042BD" w:rsidRPr="002D1A91">
        <w:rPr>
          <w:rFonts w:ascii="Arial" w:hAnsi="Arial" w:cs="Arial"/>
        </w:rPr>
        <w:t xml:space="preserve"> Agency</w:t>
      </w:r>
      <w:r w:rsidR="00D96016" w:rsidRPr="002D1A91">
        <w:rPr>
          <w:rFonts w:ascii="Arial" w:hAnsi="Arial" w:cs="Arial"/>
          <w:spacing w:val="-2"/>
        </w:rPr>
        <w:t xml:space="preserve">, or within such time period as provided in the relevant  </w:t>
      </w:r>
      <w:r w:rsidR="00F042BD" w:rsidRPr="002D1A91">
        <w:rPr>
          <w:rFonts w:ascii="Arial" w:hAnsi="Arial" w:cs="Arial"/>
        </w:rPr>
        <w:t xml:space="preserve">Agency </w:t>
      </w:r>
      <w:r w:rsidR="00D96016" w:rsidRPr="002D1A91">
        <w:rPr>
          <w:rFonts w:ascii="Arial" w:hAnsi="Arial" w:cs="Arial"/>
          <w:spacing w:val="-2"/>
        </w:rPr>
        <w:t>Agreement, respectively</w:t>
      </w:r>
      <w:r w:rsidR="00D96016" w:rsidRPr="002D1A91">
        <w:rPr>
          <w:rFonts w:ascii="Arial" w:hAnsi="Arial" w:cs="Arial"/>
        </w:rPr>
        <w:t>;</w:t>
      </w:r>
    </w:p>
    <w:p w14:paraId="59A091FD" w14:textId="77777777" w:rsidR="00410E39" w:rsidRPr="002D1A91" w:rsidRDefault="00410E39" w:rsidP="001818F3">
      <w:pPr>
        <w:spacing w:line="240" w:lineRule="auto"/>
        <w:rPr>
          <w:rFonts w:ascii="Arial" w:hAnsi="Arial" w:cs="Arial"/>
        </w:rPr>
      </w:pPr>
    </w:p>
    <w:p w14:paraId="2EA87689" w14:textId="2193D761"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the Concessionaire fails to commence the </w:t>
      </w:r>
      <w:r w:rsidR="00FB445C" w:rsidRPr="002D1A91">
        <w:rPr>
          <w:rFonts w:ascii="Arial" w:hAnsi="Arial" w:cs="Arial"/>
        </w:rPr>
        <w:t xml:space="preserve">Development </w:t>
      </w:r>
      <w:r w:rsidRPr="002D1A91">
        <w:rPr>
          <w:rFonts w:ascii="Arial" w:hAnsi="Arial" w:cs="Arial"/>
        </w:rPr>
        <w:t>Works within thirty (30) days from the Commencement Date;</w:t>
      </w:r>
    </w:p>
    <w:p w14:paraId="0FD83D37" w14:textId="77777777" w:rsidR="00D96016" w:rsidRPr="002D1A91" w:rsidRDefault="00D96016" w:rsidP="001818F3">
      <w:pPr>
        <w:pStyle w:val="ColorfulList-Accent11"/>
        <w:spacing w:line="240" w:lineRule="auto"/>
        <w:ind w:left="1440"/>
        <w:jc w:val="both"/>
        <w:rPr>
          <w:rFonts w:ascii="Arial" w:hAnsi="Arial" w:cs="Arial"/>
        </w:rPr>
      </w:pPr>
    </w:p>
    <w:p w14:paraId="75B1197B" w14:textId="48405386"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the Concessionaire fails to achieve Substantial Completion by the date falling </w:t>
      </w:r>
      <w:r w:rsidR="00103475" w:rsidRPr="002D1A91">
        <w:rPr>
          <w:rFonts w:ascii="Arial" w:hAnsi="Arial" w:cs="Arial"/>
        </w:rPr>
        <w:t>one hundred and twenty (120) days</w:t>
      </w:r>
      <w:r w:rsidRPr="002D1A91">
        <w:rPr>
          <w:rFonts w:ascii="Arial" w:hAnsi="Arial" w:cs="Arial"/>
        </w:rPr>
        <w:t xml:space="preserve"> following the Scheduled Substantial Completion Date; </w:t>
      </w:r>
    </w:p>
    <w:p w14:paraId="262B6DDC" w14:textId="77777777" w:rsidR="00D96016" w:rsidRPr="002D1A91" w:rsidRDefault="00D96016" w:rsidP="001818F3">
      <w:pPr>
        <w:pStyle w:val="ColorfulList-Accent11"/>
        <w:spacing w:line="240" w:lineRule="auto"/>
        <w:ind w:left="1440"/>
        <w:jc w:val="both"/>
        <w:rPr>
          <w:rFonts w:ascii="Arial" w:hAnsi="Arial" w:cs="Arial"/>
        </w:rPr>
      </w:pPr>
    </w:p>
    <w:p w14:paraId="6B22533B" w14:textId="60819264"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any statement, representation or warranty made by the Concessionaire in this Agreement proving to have been incorrect, in any material respect, when</w:t>
      </w:r>
      <w:r w:rsidR="00E02868" w:rsidRPr="002D1A91">
        <w:rPr>
          <w:rFonts w:ascii="Arial" w:hAnsi="Arial" w:cs="Arial"/>
        </w:rPr>
        <w:t xml:space="preserve"> </w:t>
      </w:r>
      <w:r w:rsidRPr="002D1A91">
        <w:rPr>
          <w:rFonts w:ascii="Arial" w:hAnsi="Arial" w:cs="Arial"/>
        </w:rPr>
        <w:t>made</w:t>
      </w:r>
      <w:r w:rsidR="00E02868" w:rsidRPr="002D1A91">
        <w:rPr>
          <w:rFonts w:ascii="Arial" w:hAnsi="Arial" w:cs="Arial"/>
        </w:rPr>
        <w:t xml:space="preserve"> </w:t>
      </w:r>
      <w:r w:rsidRPr="002D1A91">
        <w:rPr>
          <w:rFonts w:ascii="Arial" w:hAnsi="Arial" w:cs="Arial"/>
        </w:rPr>
        <w:t>or when</w:t>
      </w:r>
      <w:r w:rsidR="00E02868" w:rsidRPr="002D1A91">
        <w:rPr>
          <w:rFonts w:ascii="Arial" w:hAnsi="Arial" w:cs="Arial"/>
        </w:rPr>
        <w:t xml:space="preserve"> </w:t>
      </w:r>
      <w:r w:rsidRPr="002D1A91">
        <w:rPr>
          <w:rFonts w:ascii="Arial" w:hAnsi="Arial" w:cs="Arial"/>
        </w:rPr>
        <w:t>reaffirmed</w:t>
      </w:r>
      <w:r w:rsidR="00E02868" w:rsidRPr="002D1A91">
        <w:rPr>
          <w:rFonts w:ascii="Arial" w:hAnsi="Arial" w:cs="Arial"/>
        </w:rPr>
        <w:t xml:space="preserve"> </w:t>
      </w:r>
      <w:r w:rsidRPr="002D1A91">
        <w:rPr>
          <w:rFonts w:ascii="Arial" w:hAnsi="Arial" w:cs="Arial"/>
        </w:rPr>
        <w:t>and</w:t>
      </w:r>
      <w:r w:rsidR="00E02868" w:rsidRPr="002D1A91">
        <w:rPr>
          <w:rFonts w:ascii="Arial" w:hAnsi="Arial" w:cs="Arial"/>
        </w:rPr>
        <w:t xml:space="preserve"> </w:t>
      </w:r>
      <w:r w:rsidRPr="002D1A91">
        <w:rPr>
          <w:rFonts w:ascii="Arial" w:hAnsi="Arial" w:cs="Arial"/>
        </w:rPr>
        <w:t>such</w:t>
      </w:r>
      <w:r w:rsidR="00E02868" w:rsidRPr="002D1A91">
        <w:rPr>
          <w:rFonts w:ascii="Arial" w:hAnsi="Arial" w:cs="Arial"/>
        </w:rPr>
        <w:t xml:space="preserve"> </w:t>
      </w:r>
      <w:r w:rsidRPr="002D1A91">
        <w:rPr>
          <w:rFonts w:ascii="Arial" w:hAnsi="Arial" w:cs="Arial"/>
        </w:rPr>
        <w:t xml:space="preserve">incorrect statement, representation or warranty having a Material Adverse Effect on the Concessionaire’s ability to perform its obligations under this Agreement and/or on the Project or having a Material Adverse Effect on the rights and/or obligations of the </w:t>
      </w:r>
      <w:r w:rsidR="00F042BD" w:rsidRPr="002D1A91">
        <w:rPr>
          <w:rFonts w:ascii="Arial" w:hAnsi="Arial" w:cs="Arial"/>
        </w:rPr>
        <w:t>Agency</w:t>
      </w:r>
      <w:r w:rsidR="00E02868" w:rsidRPr="002D1A91">
        <w:rPr>
          <w:rFonts w:ascii="Arial" w:hAnsi="Arial" w:cs="Arial"/>
        </w:rPr>
        <w:t xml:space="preserve"> </w:t>
      </w:r>
      <w:r w:rsidRPr="002D1A91">
        <w:rPr>
          <w:rFonts w:ascii="Arial" w:hAnsi="Arial" w:cs="Arial"/>
        </w:rPr>
        <w:t xml:space="preserve">hereunder or under the </w:t>
      </w:r>
      <w:r w:rsidR="00F042BD" w:rsidRPr="002D1A91">
        <w:rPr>
          <w:rFonts w:ascii="Arial" w:hAnsi="Arial" w:cs="Arial"/>
        </w:rPr>
        <w:t>Agency</w:t>
      </w:r>
      <w:r w:rsidR="006F0327" w:rsidRPr="002D1A91">
        <w:rPr>
          <w:rFonts w:ascii="Arial" w:hAnsi="Arial" w:cs="Arial"/>
        </w:rPr>
        <w:t xml:space="preserve"> </w:t>
      </w:r>
      <w:r w:rsidRPr="002D1A91">
        <w:rPr>
          <w:rFonts w:ascii="Arial" w:hAnsi="Arial" w:cs="Arial"/>
        </w:rPr>
        <w:t>Agreements;</w:t>
      </w:r>
    </w:p>
    <w:p w14:paraId="1EDFF51F" w14:textId="77777777" w:rsidR="00D96016" w:rsidRPr="002D1A91" w:rsidRDefault="00D96016" w:rsidP="001818F3">
      <w:pPr>
        <w:pStyle w:val="ColorfulList-Accent11"/>
        <w:spacing w:line="240" w:lineRule="auto"/>
        <w:ind w:left="1440"/>
        <w:jc w:val="both"/>
        <w:rPr>
          <w:rFonts w:ascii="Arial" w:hAnsi="Arial" w:cs="Arial"/>
          <w:sz w:val="16"/>
        </w:rPr>
      </w:pPr>
    </w:p>
    <w:p w14:paraId="10CB7550" w14:textId="77777777"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the Concessionaire creates any </w:t>
      </w:r>
      <w:bookmarkStart w:id="313" w:name="_Hlk226115845"/>
      <w:r w:rsidRPr="002D1A91">
        <w:rPr>
          <w:rFonts w:ascii="Arial" w:hAnsi="Arial" w:cs="Arial"/>
        </w:rPr>
        <w:t xml:space="preserve">Encumbrance </w:t>
      </w:r>
      <w:bookmarkEnd w:id="313"/>
      <w:r w:rsidRPr="002D1A91">
        <w:rPr>
          <w:rFonts w:ascii="Arial" w:hAnsi="Arial" w:cs="Arial"/>
        </w:rPr>
        <w:t>on the Concession Assets in favor of any Person save and except as otherwise expressly permitted in terms of this Agreement;</w:t>
      </w:r>
    </w:p>
    <w:p w14:paraId="686049BD" w14:textId="77777777" w:rsidR="00D96016" w:rsidRPr="002D1A91" w:rsidRDefault="00D96016" w:rsidP="001818F3">
      <w:pPr>
        <w:pStyle w:val="ColorfulList-Accent11"/>
        <w:spacing w:line="240" w:lineRule="auto"/>
        <w:ind w:left="1440"/>
        <w:jc w:val="both"/>
        <w:rPr>
          <w:rFonts w:ascii="Arial" w:hAnsi="Arial" w:cs="Arial"/>
          <w:sz w:val="14"/>
        </w:rPr>
      </w:pPr>
    </w:p>
    <w:p w14:paraId="50F9C308" w14:textId="532A29F6"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the transfer of the rights and/or obligations of the Concessionaire under this Agreement, save and except as permitted in terms of this Agreement; and/or </w:t>
      </w:r>
    </w:p>
    <w:p w14:paraId="18BBEEEA" w14:textId="77777777" w:rsidR="00D96016" w:rsidRPr="002D1A91" w:rsidRDefault="00D96016" w:rsidP="001818F3">
      <w:pPr>
        <w:pStyle w:val="ColorfulList-Accent11"/>
        <w:spacing w:line="240" w:lineRule="auto"/>
        <w:ind w:left="1440"/>
        <w:jc w:val="both"/>
        <w:rPr>
          <w:rFonts w:ascii="Arial" w:hAnsi="Arial" w:cs="Arial"/>
          <w:sz w:val="16"/>
        </w:rPr>
      </w:pPr>
    </w:p>
    <w:p w14:paraId="7CC934C9" w14:textId="7667B607"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except for the purpose of amalgamation or reconstruction (provided, that such amalgamation or reconstruction does not affect the ability of the amalgamated or reconstructed entity, as the case may be, to perform its obligations under this Agreement and further provided, that such amalgamation has been agreed to by the </w:t>
      </w:r>
      <w:r w:rsidR="00F042BD" w:rsidRPr="002D1A91">
        <w:rPr>
          <w:rFonts w:ascii="Arial" w:hAnsi="Arial" w:cs="Arial"/>
        </w:rPr>
        <w:t xml:space="preserve"> Agency</w:t>
      </w:r>
      <w:r w:rsidRPr="002D1A91">
        <w:rPr>
          <w:rFonts w:ascii="Arial" w:hAnsi="Arial" w:cs="Arial"/>
        </w:rPr>
        <w:t>), the occurrence of any of the following events:</w:t>
      </w:r>
    </w:p>
    <w:p w14:paraId="4DFB028C" w14:textId="77777777" w:rsidR="00D96016" w:rsidRPr="002D1A91" w:rsidRDefault="00D96016" w:rsidP="001818F3">
      <w:pPr>
        <w:pStyle w:val="ColorfulList-Accent11"/>
        <w:spacing w:line="240" w:lineRule="auto"/>
        <w:ind w:left="1440"/>
        <w:jc w:val="both"/>
        <w:rPr>
          <w:rFonts w:ascii="Arial" w:hAnsi="Arial" w:cs="Arial"/>
          <w:sz w:val="16"/>
        </w:rPr>
      </w:pPr>
    </w:p>
    <w:p w14:paraId="319D94B2" w14:textId="77777777"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lastRenderedPageBreak/>
        <w:t xml:space="preserve">(i) </w:t>
      </w:r>
      <w:r w:rsidRPr="002D1A91">
        <w:rPr>
          <w:rFonts w:ascii="Arial" w:hAnsi="Arial" w:cs="Arial"/>
        </w:rPr>
        <w:tab/>
        <w:t xml:space="preserve">the passing of a resolution for the dissolution or winding up of the Concessionaire; </w:t>
      </w:r>
    </w:p>
    <w:p w14:paraId="055E305B" w14:textId="77777777" w:rsidR="00D96016" w:rsidRPr="002D1A91" w:rsidRDefault="00D96016" w:rsidP="001818F3">
      <w:pPr>
        <w:pStyle w:val="ColorfulList-Accent11"/>
        <w:spacing w:line="240" w:lineRule="auto"/>
        <w:ind w:left="1440"/>
        <w:jc w:val="both"/>
        <w:rPr>
          <w:rFonts w:ascii="Arial" w:hAnsi="Arial" w:cs="Arial"/>
          <w:sz w:val="14"/>
        </w:rPr>
      </w:pPr>
    </w:p>
    <w:p w14:paraId="0971D5AC" w14:textId="77777777"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 xml:space="preserve">(ii) </w:t>
      </w:r>
      <w:r w:rsidRPr="002D1A91">
        <w:rPr>
          <w:rFonts w:ascii="Arial" w:hAnsi="Arial" w:cs="Arial"/>
        </w:rPr>
        <w:tab/>
        <w:t>the voluntary filing by the Concessionaire of a petition of bankruptcy, moratorium, winding up, or other similar relief;</w:t>
      </w:r>
    </w:p>
    <w:p w14:paraId="6F1EED51" w14:textId="77777777" w:rsidR="00D96016" w:rsidRPr="002D1A91" w:rsidRDefault="00D96016" w:rsidP="001818F3">
      <w:pPr>
        <w:pStyle w:val="ColorfulList-Accent11"/>
        <w:spacing w:line="240" w:lineRule="auto"/>
        <w:ind w:left="1440"/>
        <w:jc w:val="both"/>
        <w:rPr>
          <w:rFonts w:ascii="Arial" w:hAnsi="Arial" w:cs="Arial"/>
          <w:sz w:val="16"/>
        </w:rPr>
      </w:pPr>
    </w:p>
    <w:p w14:paraId="1083215B" w14:textId="763C5AC3"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 xml:space="preserve">(iii) </w:t>
      </w:r>
      <w:r w:rsidRPr="002D1A91">
        <w:rPr>
          <w:rFonts w:ascii="Arial" w:hAnsi="Arial" w:cs="Arial"/>
        </w:rPr>
        <w:tab/>
        <w:t>the appointment of a provisional liquidator in a proceeding for the winding up of the Concessionaire after notice to the Concessionaire and due hearing, which appointment has not been set aside or</w:t>
      </w:r>
      <w:r w:rsidR="0006758A" w:rsidRPr="002D1A91">
        <w:rPr>
          <w:rFonts w:ascii="Arial" w:hAnsi="Arial" w:cs="Arial"/>
        </w:rPr>
        <w:t xml:space="preserve"> stayed within ninety (90) days </w:t>
      </w:r>
      <w:r w:rsidRPr="002D1A91">
        <w:rPr>
          <w:rFonts w:ascii="Arial" w:hAnsi="Arial" w:cs="Arial"/>
        </w:rPr>
        <w:t>of such appointment;</w:t>
      </w:r>
      <w:r w:rsidRPr="002D1A91">
        <w:rPr>
          <w:rFonts w:ascii="Arial" w:hAnsi="Arial" w:cs="Arial"/>
        </w:rPr>
        <w:cr/>
      </w:r>
    </w:p>
    <w:p w14:paraId="11A36D50" w14:textId="77777777"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 xml:space="preserve">(iv) </w:t>
      </w:r>
      <w:r w:rsidRPr="002D1A91">
        <w:rPr>
          <w:rFonts w:ascii="Arial" w:hAnsi="Arial" w:cs="Arial"/>
        </w:rPr>
        <w:tab/>
        <w:t>the making by a court with jurisdiction over the Concessionaire of an order winding up the Concessionaire that is not stayed or reversed by a court of competent authority within ninety (90) days; and/or</w:t>
      </w:r>
    </w:p>
    <w:p w14:paraId="45A553F4" w14:textId="77777777" w:rsidR="00D96016" w:rsidRPr="002D1A91" w:rsidRDefault="00D96016" w:rsidP="001818F3">
      <w:pPr>
        <w:pStyle w:val="ColorfulList-Accent11"/>
        <w:spacing w:line="240" w:lineRule="auto"/>
        <w:ind w:left="1440"/>
        <w:jc w:val="both"/>
        <w:rPr>
          <w:rFonts w:ascii="Arial" w:hAnsi="Arial" w:cs="Arial"/>
          <w:sz w:val="14"/>
          <w:szCs w:val="14"/>
        </w:rPr>
      </w:pPr>
    </w:p>
    <w:p w14:paraId="729292D3" w14:textId="03BF135F"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(v)</w:t>
      </w:r>
      <w:r w:rsidRPr="002D1A91">
        <w:rPr>
          <w:rFonts w:ascii="Arial" w:hAnsi="Arial" w:cs="Arial"/>
        </w:rPr>
        <w:tab/>
        <w:t xml:space="preserve">any proceeding being validly instituted under the Applicable Laws for the dissolution of the Concessionaire or attachment of the Concession Assets in accordance with </w:t>
      </w:r>
      <w:r w:rsidRPr="006A4CA4">
        <w:rPr>
          <w:rFonts w:ascii="Arial" w:hAnsi="Arial" w:cs="Arial"/>
        </w:rPr>
        <w:t>Applicable Laws</w:t>
      </w:r>
      <w:r w:rsidRPr="002D1A91">
        <w:rPr>
          <w:rFonts w:ascii="Arial" w:hAnsi="Arial" w:cs="Arial"/>
        </w:rPr>
        <w:t xml:space="preserve"> that has a Material Adverse Effect and that is not stayed or suspended </w:t>
      </w:r>
      <w:r w:rsidR="00ED72EA">
        <w:rPr>
          <w:rFonts w:ascii="Arial" w:hAnsi="Arial" w:cs="Arial"/>
        </w:rPr>
        <w:t>with</w:t>
      </w:r>
      <w:r w:rsidRPr="002D1A91">
        <w:rPr>
          <w:rFonts w:ascii="Arial" w:hAnsi="Arial" w:cs="Arial"/>
        </w:rPr>
        <w:t>in ninety (90) days; provided, that, if, within seven (7) business days of the Concessionaire becoming aware of such proceedings being filed, the Concessionaire:</w:t>
      </w:r>
    </w:p>
    <w:p w14:paraId="7C17AB06" w14:textId="77777777" w:rsidR="00D96016" w:rsidRPr="002D1A91" w:rsidRDefault="00D96016" w:rsidP="001818F3">
      <w:pPr>
        <w:pStyle w:val="ColorfulList-Accent11"/>
        <w:spacing w:line="240" w:lineRule="auto"/>
        <w:ind w:left="1440"/>
        <w:jc w:val="both"/>
        <w:rPr>
          <w:rFonts w:ascii="Arial" w:hAnsi="Arial" w:cs="Arial"/>
          <w:sz w:val="16"/>
          <w:szCs w:val="16"/>
        </w:rPr>
      </w:pPr>
    </w:p>
    <w:p w14:paraId="3309077B" w14:textId="5456DB7B" w:rsidR="00D96016" w:rsidRPr="002D1A91" w:rsidRDefault="001818F3" w:rsidP="001818F3">
      <w:pPr>
        <w:pStyle w:val="ColorfulList-Accent11"/>
        <w:spacing w:line="240" w:lineRule="auto"/>
        <w:ind w:left="2880" w:hanging="720"/>
        <w:jc w:val="both"/>
        <w:rPr>
          <w:rFonts w:ascii="Arial" w:hAnsi="Arial" w:cs="Arial"/>
        </w:rPr>
      </w:pPr>
      <w:r w:rsidRPr="002D1A91">
        <w:rPr>
          <w:rFonts w:ascii="Arial" w:hAnsi="Arial" w:cs="Arial"/>
        </w:rPr>
        <w:t>(A</w:t>
      </w:r>
      <w:r w:rsidR="00D96016" w:rsidRPr="002D1A91">
        <w:rPr>
          <w:rFonts w:ascii="Arial" w:hAnsi="Arial" w:cs="Arial"/>
        </w:rPr>
        <w:t>)</w:t>
      </w:r>
      <w:r w:rsidR="00D96016" w:rsidRPr="002D1A91">
        <w:rPr>
          <w:rFonts w:ascii="Arial" w:hAnsi="Arial" w:cs="Arial"/>
        </w:rPr>
        <w:tab/>
        <w:t xml:space="preserve">confirms to the  </w:t>
      </w:r>
      <w:r w:rsidR="00F042BD" w:rsidRPr="002D1A91">
        <w:rPr>
          <w:rFonts w:ascii="Arial" w:hAnsi="Arial" w:cs="Arial"/>
        </w:rPr>
        <w:t xml:space="preserve">Agency </w:t>
      </w:r>
      <w:r w:rsidR="00D96016" w:rsidRPr="002D1A91">
        <w:rPr>
          <w:rFonts w:ascii="Arial" w:hAnsi="Arial" w:cs="Arial"/>
        </w:rPr>
        <w:t>that such proceedings relate to the recovery of a claim against the Concessionaire that is disputed bona fide by the Concessionaire as payable, and</w:t>
      </w:r>
    </w:p>
    <w:p w14:paraId="7C70CEB9" w14:textId="77777777" w:rsidR="00D96016" w:rsidRPr="002D1A91" w:rsidRDefault="00D96016" w:rsidP="001818F3">
      <w:pPr>
        <w:pStyle w:val="ColorfulList-Accent11"/>
        <w:spacing w:line="240" w:lineRule="auto"/>
        <w:ind w:left="1440"/>
        <w:jc w:val="both"/>
        <w:rPr>
          <w:rFonts w:ascii="Arial" w:hAnsi="Arial" w:cs="Arial"/>
          <w:sz w:val="18"/>
          <w:szCs w:val="18"/>
        </w:rPr>
      </w:pPr>
    </w:p>
    <w:p w14:paraId="0EB795A2" w14:textId="232EF1D3" w:rsidR="00D96016" w:rsidRPr="002D1A91" w:rsidRDefault="001818F3" w:rsidP="001818F3">
      <w:pPr>
        <w:pStyle w:val="ColorfulList-Accent11"/>
        <w:spacing w:line="240" w:lineRule="auto"/>
        <w:ind w:left="2880" w:hanging="720"/>
        <w:jc w:val="both"/>
        <w:rPr>
          <w:rFonts w:ascii="Arial" w:hAnsi="Arial" w:cs="Arial"/>
        </w:rPr>
      </w:pPr>
      <w:r w:rsidRPr="002D1A91">
        <w:rPr>
          <w:rFonts w:ascii="Arial" w:hAnsi="Arial" w:cs="Arial"/>
        </w:rPr>
        <w:t>(B</w:t>
      </w:r>
      <w:r w:rsidR="00D96016" w:rsidRPr="002D1A91">
        <w:rPr>
          <w:rFonts w:ascii="Arial" w:hAnsi="Arial" w:cs="Arial"/>
        </w:rPr>
        <w:t>)</w:t>
      </w:r>
      <w:r w:rsidR="00D96016" w:rsidRPr="002D1A91">
        <w:rPr>
          <w:rFonts w:ascii="Arial" w:hAnsi="Arial" w:cs="Arial"/>
        </w:rPr>
        <w:tab/>
        <w:t xml:space="preserve">furnishes a certificate by the </w:t>
      </w:r>
      <w:r w:rsidR="00D96016" w:rsidRPr="006A4CA4">
        <w:rPr>
          <w:rFonts w:ascii="Arial" w:hAnsi="Arial" w:cs="Arial"/>
        </w:rPr>
        <w:t>Independent Auditor</w:t>
      </w:r>
      <w:r w:rsidR="00D96016" w:rsidRPr="002D1A91">
        <w:rPr>
          <w:rFonts w:ascii="Arial" w:hAnsi="Arial" w:cs="Arial"/>
        </w:rPr>
        <w:t xml:space="preserve"> to the effect that the Concessionaire is and </w:t>
      </w:r>
      <w:r w:rsidR="00A66EC0" w:rsidRPr="002D1A91">
        <w:rPr>
          <w:rFonts w:ascii="Arial" w:hAnsi="Arial" w:cs="Arial"/>
        </w:rPr>
        <w:t>shall</w:t>
      </w:r>
      <w:r w:rsidR="00D96016" w:rsidRPr="002D1A91">
        <w:rPr>
          <w:rFonts w:ascii="Arial" w:hAnsi="Arial" w:cs="Arial"/>
        </w:rPr>
        <w:t xml:space="preserve"> remain solvent despite the payment of the claim subject to the said insolvency proceedings,</w:t>
      </w:r>
    </w:p>
    <w:p w14:paraId="33F4163C" w14:textId="77777777" w:rsidR="00D96016" w:rsidRPr="002D1A91" w:rsidRDefault="00D96016" w:rsidP="001818F3">
      <w:pPr>
        <w:pStyle w:val="ColorfulList-Accent11"/>
        <w:spacing w:line="240" w:lineRule="auto"/>
        <w:ind w:left="1440"/>
        <w:jc w:val="both"/>
        <w:rPr>
          <w:rFonts w:ascii="Arial" w:hAnsi="Arial" w:cs="Arial"/>
        </w:rPr>
      </w:pPr>
    </w:p>
    <w:p w14:paraId="3605BFFC" w14:textId="4BFEDD03" w:rsidR="00D96016" w:rsidRPr="002D1A91" w:rsidRDefault="00D96016" w:rsidP="001818F3">
      <w:pPr>
        <w:pStyle w:val="ColorfulList-Accent11"/>
        <w:spacing w:line="240" w:lineRule="auto"/>
        <w:ind w:left="2160"/>
        <w:jc w:val="both"/>
        <w:rPr>
          <w:rFonts w:ascii="Arial" w:hAnsi="Arial" w:cs="Arial"/>
        </w:rPr>
      </w:pPr>
      <w:r w:rsidRPr="002D1A91">
        <w:rPr>
          <w:rFonts w:ascii="Arial" w:hAnsi="Arial" w:cs="Arial"/>
        </w:rPr>
        <w:t>then, in such case, the Concessionaire Event of Default set forth in Section 22.1.1(</w:t>
      </w:r>
      <w:r w:rsidR="00636D43">
        <w:rPr>
          <w:rFonts w:ascii="Arial" w:hAnsi="Arial" w:cs="Arial"/>
        </w:rPr>
        <w:t>g</w:t>
      </w:r>
      <w:r w:rsidRPr="002D1A91">
        <w:rPr>
          <w:rFonts w:ascii="Arial" w:hAnsi="Arial" w:cs="Arial"/>
        </w:rPr>
        <w:t>)(v) shall not constitute a Concessionaire Event of Default until such time that the said certificate by the Independent Auditor is revoked or otherwise ceases to remain accurate;</w:t>
      </w:r>
    </w:p>
    <w:p w14:paraId="15A2E544" w14:textId="77777777" w:rsidR="00D96016" w:rsidRPr="002D1A91" w:rsidRDefault="00D96016" w:rsidP="001818F3">
      <w:pPr>
        <w:pStyle w:val="ColorfulList-Accent11"/>
        <w:spacing w:line="240" w:lineRule="auto"/>
        <w:ind w:left="1440"/>
        <w:jc w:val="both"/>
        <w:rPr>
          <w:rFonts w:ascii="Arial" w:hAnsi="Arial" w:cs="Arial"/>
          <w:sz w:val="16"/>
          <w:szCs w:val="16"/>
        </w:rPr>
      </w:pPr>
    </w:p>
    <w:p w14:paraId="25421674" w14:textId="0F8C1864"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an Abandonment by the Concessionaire, without the prior written consent of the</w:t>
      </w:r>
      <w:r w:rsidR="00F042BD" w:rsidRPr="002D1A91">
        <w:rPr>
          <w:rFonts w:ascii="Arial" w:hAnsi="Arial" w:cs="Arial"/>
        </w:rPr>
        <w:t xml:space="preserve"> Agency</w:t>
      </w:r>
      <w:r w:rsidRPr="002D1A91">
        <w:rPr>
          <w:rFonts w:ascii="Arial" w:hAnsi="Arial" w:cs="Arial"/>
        </w:rPr>
        <w:t xml:space="preserve">, for a period of thirty (30) consecutive days or for an aggregate period of sixty (60) days during any Accounting Year; provided, however, that the Concessionaire shall not be deemed to have Abandoned the Concession Assets so long as it is using all reasonable efforts (as determined by the Independent Engineer) to regain control of </w:t>
      </w:r>
      <w:r w:rsidRPr="002D1A91">
        <w:rPr>
          <w:rFonts w:ascii="Arial" w:hAnsi="Arial" w:cs="Arial"/>
        </w:rPr>
        <w:lastRenderedPageBreak/>
        <w:t xml:space="preserve">the Concession Assets and reinstate its </w:t>
      </w:r>
      <w:r w:rsidR="00FB445C" w:rsidRPr="002D1A91">
        <w:rPr>
          <w:rFonts w:ascii="Arial" w:hAnsi="Arial" w:cs="Arial"/>
        </w:rPr>
        <w:t xml:space="preserve">development </w:t>
      </w:r>
      <w:r w:rsidRPr="002D1A91">
        <w:rPr>
          <w:rFonts w:ascii="Arial" w:hAnsi="Arial" w:cs="Arial"/>
        </w:rPr>
        <w:t xml:space="preserve">and/or Operation and Maintenance, as applicable; </w:t>
      </w:r>
    </w:p>
    <w:p w14:paraId="7364352E" w14:textId="77777777" w:rsidR="00D96016" w:rsidRPr="002D1A91" w:rsidRDefault="00D96016" w:rsidP="001818F3">
      <w:pPr>
        <w:pStyle w:val="ColorfulList-Accent11"/>
        <w:spacing w:line="240" w:lineRule="auto"/>
        <w:ind w:left="1440"/>
        <w:jc w:val="both"/>
        <w:rPr>
          <w:rFonts w:ascii="Arial" w:hAnsi="Arial" w:cs="Arial"/>
          <w:sz w:val="18"/>
          <w:szCs w:val="18"/>
        </w:rPr>
      </w:pPr>
    </w:p>
    <w:p w14:paraId="66592C21" w14:textId="77777777"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the Concessionaire is in Material Breach of O&amp;M Requirements; </w:t>
      </w:r>
    </w:p>
    <w:p w14:paraId="05FEE919" w14:textId="77777777" w:rsidR="00D96016" w:rsidRPr="002D1A91" w:rsidRDefault="00D96016" w:rsidP="001818F3">
      <w:pPr>
        <w:pStyle w:val="ColorfulList-Accent11"/>
        <w:spacing w:line="240" w:lineRule="auto"/>
        <w:ind w:left="1440"/>
        <w:jc w:val="both"/>
        <w:rPr>
          <w:rFonts w:ascii="Arial" w:hAnsi="Arial" w:cs="Arial"/>
        </w:rPr>
      </w:pPr>
    </w:p>
    <w:p w14:paraId="1F412845" w14:textId="77777777"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any other events or circumstances expressly set out in this Agreement as a Concessionaire Event of Default;</w:t>
      </w:r>
    </w:p>
    <w:p w14:paraId="21B29DC9" w14:textId="77777777" w:rsidR="00D96016" w:rsidRPr="002D1A91" w:rsidRDefault="00D96016" w:rsidP="001818F3">
      <w:pPr>
        <w:pStyle w:val="ColorfulList-Accent11"/>
        <w:spacing w:line="240" w:lineRule="auto"/>
        <w:ind w:left="1440"/>
        <w:jc w:val="both"/>
        <w:rPr>
          <w:rFonts w:ascii="Arial" w:hAnsi="Arial" w:cs="Arial"/>
          <w:sz w:val="18"/>
          <w:szCs w:val="18"/>
        </w:rPr>
      </w:pPr>
    </w:p>
    <w:p w14:paraId="5C5BDCC5" w14:textId="0C90779E"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the  </w:t>
      </w:r>
      <w:r w:rsidR="009311FC" w:rsidRPr="002D1A91">
        <w:rPr>
          <w:rFonts w:ascii="Arial" w:hAnsi="Arial" w:cs="Arial"/>
        </w:rPr>
        <w:t xml:space="preserve">Development </w:t>
      </w:r>
      <w:r w:rsidRPr="002D1A91">
        <w:rPr>
          <w:rFonts w:ascii="Arial" w:hAnsi="Arial" w:cs="Arial"/>
        </w:rPr>
        <w:t xml:space="preserve">Performance Security or </w:t>
      </w:r>
      <w:r w:rsidR="001729D8" w:rsidRPr="002D1A91">
        <w:rPr>
          <w:rFonts w:ascii="Arial" w:hAnsi="Arial" w:cs="Arial"/>
        </w:rPr>
        <w:t xml:space="preserve">the </w:t>
      </w:r>
      <w:r w:rsidRPr="002D1A91">
        <w:rPr>
          <w:rFonts w:ascii="Arial" w:hAnsi="Arial" w:cs="Arial"/>
        </w:rPr>
        <w:t>O&amp;M Performance Security</w:t>
      </w:r>
      <w:r w:rsidR="00ED72EA">
        <w:rPr>
          <w:rFonts w:ascii="Arial" w:hAnsi="Arial" w:cs="Arial"/>
        </w:rPr>
        <w:t>,</w:t>
      </w:r>
      <w:r w:rsidRPr="002D1A91">
        <w:rPr>
          <w:rFonts w:ascii="Arial" w:hAnsi="Arial" w:cs="Arial"/>
        </w:rPr>
        <w:t xml:space="preserve"> in each case, is not issued, renewed, replaced or provided (as the case may be) in accordance with this Agreement or becomes inoperative or ceases to remain valid or in force in breach of the relevant provisions of this Agreement;</w:t>
      </w:r>
    </w:p>
    <w:p w14:paraId="4B31469C" w14:textId="77777777" w:rsidR="00D96016" w:rsidRPr="002D1A91" w:rsidRDefault="00D96016" w:rsidP="001818F3">
      <w:pPr>
        <w:pStyle w:val="ColorfulList-Accent11"/>
        <w:spacing w:line="240" w:lineRule="auto"/>
        <w:ind w:left="1440"/>
        <w:jc w:val="both"/>
        <w:rPr>
          <w:rFonts w:ascii="Arial" w:hAnsi="Arial" w:cs="Arial"/>
          <w:sz w:val="18"/>
          <w:szCs w:val="18"/>
        </w:rPr>
      </w:pPr>
    </w:p>
    <w:p w14:paraId="3C6EAEBB" w14:textId="1D49A039"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a breach by the Concessionaire of its obligation to take out and maintain the required </w:t>
      </w:r>
      <w:r w:rsidR="00ED72EA">
        <w:rPr>
          <w:rFonts w:ascii="Arial" w:hAnsi="Arial" w:cs="Arial"/>
        </w:rPr>
        <w:t>I</w:t>
      </w:r>
      <w:r w:rsidRPr="002D1A91">
        <w:rPr>
          <w:rFonts w:ascii="Arial" w:hAnsi="Arial" w:cs="Arial"/>
        </w:rPr>
        <w:t>nsurances in accordance with Article 20 (</w:t>
      </w:r>
      <w:r w:rsidRPr="002D1A91">
        <w:rPr>
          <w:rFonts w:ascii="Arial" w:hAnsi="Arial" w:cs="Arial"/>
          <w:i/>
        </w:rPr>
        <w:t>Insurances</w:t>
      </w:r>
      <w:r w:rsidRPr="002D1A91">
        <w:rPr>
          <w:rFonts w:ascii="Arial" w:hAnsi="Arial" w:cs="Arial"/>
        </w:rPr>
        <w:t>);</w:t>
      </w:r>
    </w:p>
    <w:p w14:paraId="7D321086" w14:textId="77777777" w:rsidR="00D96016" w:rsidRPr="002D1A91" w:rsidRDefault="00D96016" w:rsidP="001818F3">
      <w:pPr>
        <w:pStyle w:val="ColorfulList-Accent11"/>
        <w:spacing w:line="240" w:lineRule="auto"/>
        <w:ind w:left="1440"/>
        <w:jc w:val="both"/>
        <w:rPr>
          <w:rFonts w:ascii="Arial" w:hAnsi="Arial" w:cs="Arial"/>
          <w:sz w:val="18"/>
          <w:szCs w:val="18"/>
        </w:rPr>
      </w:pPr>
    </w:p>
    <w:p w14:paraId="3C7E6A46" w14:textId="13947BFA"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the Concessionaire</w:t>
      </w:r>
      <w:r w:rsidR="00E02868" w:rsidRPr="002D1A91">
        <w:rPr>
          <w:rFonts w:ascii="Arial" w:hAnsi="Arial" w:cs="Arial"/>
        </w:rPr>
        <w:t xml:space="preserve"> </w:t>
      </w:r>
      <w:r w:rsidRPr="002D1A91">
        <w:rPr>
          <w:rFonts w:ascii="Arial" w:hAnsi="Arial" w:cs="Arial"/>
        </w:rPr>
        <w:t>or</w:t>
      </w:r>
      <w:r w:rsidR="00E02868" w:rsidRPr="002D1A91">
        <w:rPr>
          <w:rFonts w:ascii="Arial" w:hAnsi="Arial" w:cs="Arial"/>
        </w:rPr>
        <w:t xml:space="preserve"> </w:t>
      </w:r>
      <w:r w:rsidRPr="002D1A91">
        <w:rPr>
          <w:rFonts w:ascii="Arial" w:hAnsi="Arial" w:cs="Arial"/>
        </w:rPr>
        <w:t>the Sponsor repudiate</w:t>
      </w:r>
      <w:r w:rsidR="00DF48AF" w:rsidRPr="002D1A91">
        <w:rPr>
          <w:rFonts w:ascii="Arial" w:hAnsi="Arial" w:cs="Arial"/>
        </w:rPr>
        <w:t>/terminate</w:t>
      </w:r>
      <w:r w:rsidRPr="002D1A91">
        <w:rPr>
          <w:rFonts w:ascii="Arial" w:hAnsi="Arial" w:cs="Arial"/>
        </w:rPr>
        <w:t xml:space="preserve"> any of the </w:t>
      </w:r>
      <w:r w:rsidR="00F042BD" w:rsidRPr="002D1A91">
        <w:rPr>
          <w:rFonts w:ascii="Arial" w:hAnsi="Arial" w:cs="Arial"/>
        </w:rPr>
        <w:t xml:space="preserve">Agency </w:t>
      </w:r>
      <w:r w:rsidRPr="002D1A91">
        <w:rPr>
          <w:rFonts w:ascii="Arial" w:hAnsi="Arial" w:cs="Arial"/>
        </w:rPr>
        <w:t xml:space="preserve">Agreements or otherwise evidence an intention not to be bound by the same; </w:t>
      </w:r>
    </w:p>
    <w:p w14:paraId="58BFDB84" w14:textId="77777777" w:rsidR="00D96016" w:rsidRPr="002D1A91" w:rsidRDefault="00D96016" w:rsidP="001818F3">
      <w:pPr>
        <w:pStyle w:val="ColorfulList-Accent11"/>
        <w:spacing w:line="240" w:lineRule="auto"/>
        <w:ind w:left="1440"/>
        <w:jc w:val="both"/>
        <w:rPr>
          <w:rFonts w:ascii="Arial" w:hAnsi="Arial" w:cs="Arial"/>
          <w:sz w:val="18"/>
          <w:szCs w:val="18"/>
        </w:rPr>
      </w:pPr>
    </w:p>
    <w:p w14:paraId="535539DC" w14:textId="4A08C4A0"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termination of the  </w:t>
      </w:r>
      <w:r w:rsidR="00E35F30" w:rsidRPr="002D1A91">
        <w:rPr>
          <w:rFonts w:ascii="Arial" w:hAnsi="Arial" w:cs="Arial"/>
          <w:bCs/>
        </w:rPr>
        <w:t>Project Site</w:t>
      </w:r>
      <w:r w:rsidR="00E35F30" w:rsidRPr="002D1A91">
        <w:rPr>
          <w:rFonts w:ascii="Arial" w:hAnsi="Arial" w:cs="Arial"/>
          <w:color w:val="000000"/>
        </w:rPr>
        <w:t xml:space="preserve"> </w:t>
      </w:r>
      <w:r w:rsidR="009413FD" w:rsidRPr="002D1A91">
        <w:rPr>
          <w:rFonts w:ascii="Arial" w:hAnsi="Arial" w:cs="Arial"/>
          <w:color w:val="000000"/>
        </w:rPr>
        <w:t xml:space="preserve">Land Instrument </w:t>
      </w:r>
      <w:r w:rsidRPr="002D1A91">
        <w:rPr>
          <w:rFonts w:ascii="Arial" w:hAnsi="Arial" w:cs="Arial"/>
        </w:rPr>
        <w:t xml:space="preserve">as a result of a material breach by the Concessionaire that is not remedied in accordance with the terms of the Project Site </w:t>
      </w:r>
      <w:r w:rsidR="00136716">
        <w:rPr>
          <w:rFonts w:ascii="Arial" w:hAnsi="Arial" w:cs="Arial"/>
        </w:rPr>
        <w:t>Land Instrument</w:t>
      </w:r>
      <w:r w:rsidRPr="002D1A91">
        <w:rPr>
          <w:rFonts w:ascii="Arial" w:hAnsi="Arial" w:cs="Arial"/>
        </w:rPr>
        <w:t>;</w:t>
      </w:r>
    </w:p>
    <w:p w14:paraId="07997DC6" w14:textId="77777777" w:rsidR="00D96016" w:rsidRPr="002D1A91" w:rsidRDefault="00D96016" w:rsidP="001818F3">
      <w:pPr>
        <w:pStyle w:val="ColorfulList-Accent11"/>
        <w:spacing w:line="240" w:lineRule="auto"/>
        <w:ind w:left="1440"/>
        <w:jc w:val="both"/>
        <w:rPr>
          <w:rFonts w:ascii="Arial" w:hAnsi="Arial" w:cs="Arial"/>
        </w:rPr>
      </w:pPr>
    </w:p>
    <w:p w14:paraId="267AC808" w14:textId="43E4E721"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the Concessionaire has delayed any payment that has fallen due and payable under this Agreement and any of the </w:t>
      </w:r>
      <w:r w:rsidR="00F042BD" w:rsidRPr="002D1A91">
        <w:rPr>
          <w:rFonts w:ascii="Arial" w:hAnsi="Arial" w:cs="Arial"/>
        </w:rPr>
        <w:t xml:space="preserve">Agency </w:t>
      </w:r>
      <w:r w:rsidRPr="002D1A91">
        <w:rPr>
          <w:rFonts w:ascii="Arial" w:hAnsi="Arial" w:cs="Arial"/>
        </w:rPr>
        <w:t>Agreements and if such delay exceeds sixty (60) days, save where such payment is duly Disputed by the Concessionaire in accordance with this Agreement;</w:t>
      </w:r>
    </w:p>
    <w:p w14:paraId="4F58B019" w14:textId="77777777" w:rsidR="00D96016" w:rsidRPr="002D1A91" w:rsidRDefault="00D96016" w:rsidP="001818F3">
      <w:pPr>
        <w:pStyle w:val="ColorfulList-Accent11"/>
        <w:spacing w:line="240" w:lineRule="auto"/>
        <w:ind w:left="0"/>
        <w:jc w:val="both"/>
        <w:rPr>
          <w:rFonts w:ascii="Arial" w:hAnsi="Arial" w:cs="Arial"/>
        </w:rPr>
      </w:pPr>
    </w:p>
    <w:p w14:paraId="18689D14" w14:textId="77777777"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any assets or shares of the Concessionaire are expropriated, confiscated, compulsorily acquired or nationalised by any Government Authority or entity due to an act or omission of the Concessionaire or its shareholders, causing a Material Adverse Effect;</w:t>
      </w:r>
    </w:p>
    <w:p w14:paraId="005ED49F" w14:textId="77777777" w:rsidR="00D96016" w:rsidRPr="002D1A91" w:rsidRDefault="00D96016" w:rsidP="001818F3">
      <w:pPr>
        <w:pStyle w:val="ListParagraph"/>
        <w:spacing w:line="240" w:lineRule="auto"/>
        <w:rPr>
          <w:rFonts w:ascii="Arial" w:hAnsi="Arial" w:cs="Arial"/>
        </w:rPr>
      </w:pPr>
    </w:p>
    <w:p w14:paraId="47456804" w14:textId="5592EDAA" w:rsidR="00D96016"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a material breach by the </w:t>
      </w:r>
      <w:r w:rsidR="00532C60" w:rsidRPr="002D1A91">
        <w:rPr>
          <w:rFonts w:ascii="Arial" w:hAnsi="Arial" w:cs="Arial"/>
        </w:rPr>
        <w:t xml:space="preserve">Development </w:t>
      </w:r>
      <w:r w:rsidRPr="002D1A91">
        <w:rPr>
          <w:rFonts w:ascii="Arial" w:hAnsi="Arial" w:cs="Arial"/>
        </w:rPr>
        <w:t>Contractors, the O&amp;M Contractors or any other subcontractor or any of the parties</w:t>
      </w:r>
      <w:r w:rsidR="00E02868" w:rsidRPr="002D1A91">
        <w:rPr>
          <w:rFonts w:ascii="Arial" w:hAnsi="Arial" w:cs="Arial"/>
        </w:rPr>
        <w:t xml:space="preserve"> </w:t>
      </w:r>
      <w:r w:rsidRPr="002D1A91">
        <w:rPr>
          <w:rFonts w:ascii="Arial" w:hAnsi="Arial" w:cs="Arial"/>
        </w:rPr>
        <w:t>to</w:t>
      </w:r>
      <w:r w:rsidR="00E02868" w:rsidRPr="002D1A91">
        <w:rPr>
          <w:rFonts w:ascii="Arial" w:hAnsi="Arial" w:cs="Arial"/>
        </w:rPr>
        <w:t xml:space="preserve"> </w:t>
      </w:r>
      <w:r w:rsidRPr="002D1A91">
        <w:rPr>
          <w:rFonts w:ascii="Arial" w:hAnsi="Arial" w:cs="Arial"/>
        </w:rPr>
        <w:t>the</w:t>
      </w:r>
      <w:r w:rsidR="00E02868" w:rsidRPr="002D1A91">
        <w:rPr>
          <w:rFonts w:ascii="Arial" w:hAnsi="Arial" w:cs="Arial"/>
        </w:rPr>
        <w:t xml:space="preserve"> </w:t>
      </w:r>
      <w:r w:rsidR="00F042BD" w:rsidRPr="002D1A91">
        <w:rPr>
          <w:rFonts w:ascii="Arial" w:hAnsi="Arial" w:cs="Arial"/>
        </w:rPr>
        <w:t xml:space="preserve">Agency </w:t>
      </w:r>
      <w:r w:rsidRPr="002D1A91">
        <w:rPr>
          <w:rFonts w:ascii="Arial" w:hAnsi="Arial" w:cs="Arial"/>
        </w:rPr>
        <w:t>Agreements or any of their respective contracts with the Concessionaire ha</w:t>
      </w:r>
      <w:r w:rsidRPr="002D1A91">
        <w:rPr>
          <w:rFonts w:ascii="Arial" w:hAnsi="Arial" w:cs="Arial"/>
          <w:spacing w:val="-2"/>
        </w:rPr>
        <w:t>v</w:t>
      </w:r>
      <w:r w:rsidRPr="002D1A91">
        <w:rPr>
          <w:rFonts w:ascii="Arial" w:hAnsi="Arial" w:cs="Arial"/>
          <w:spacing w:val="-1"/>
        </w:rPr>
        <w:t>i</w:t>
      </w:r>
      <w:r w:rsidRPr="002D1A91">
        <w:rPr>
          <w:rFonts w:ascii="Arial" w:hAnsi="Arial" w:cs="Arial"/>
        </w:rPr>
        <w:t>ng a M</w:t>
      </w:r>
      <w:r w:rsidRPr="002D1A91">
        <w:rPr>
          <w:rFonts w:ascii="Arial" w:hAnsi="Arial" w:cs="Arial"/>
          <w:spacing w:val="1"/>
        </w:rPr>
        <w:t>a</w:t>
      </w:r>
      <w:r w:rsidRPr="002D1A91">
        <w:rPr>
          <w:rFonts w:ascii="Arial" w:hAnsi="Arial" w:cs="Arial"/>
          <w:spacing w:val="-1"/>
        </w:rPr>
        <w:t>t</w:t>
      </w:r>
      <w:r w:rsidRPr="002D1A91">
        <w:rPr>
          <w:rFonts w:ascii="Arial" w:hAnsi="Arial" w:cs="Arial"/>
        </w:rPr>
        <w:t>e</w:t>
      </w:r>
      <w:r w:rsidRPr="002D1A91">
        <w:rPr>
          <w:rFonts w:ascii="Arial" w:hAnsi="Arial" w:cs="Arial"/>
          <w:spacing w:val="-1"/>
        </w:rPr>
        <w:t>r</w:t>
      </w:r>
      <w:r w:rsidRPr="002D1A91">
        <w:rPr>
          <w:rFonts w:ascii="Arial" w:hAnsi="Arial" w:cs="Arial"/>
          <w:spacing w:val="1"/>
        </w:rPr>
        <w:t>i</w:t>
      </w:r>
      <w:r w:rsidRPr="002D1A91">
        <w:rPr>
          <w:rFonts w:ascii="Arial" w:hAnsi="Arial" w:cs="Arial"/>
        </w:rPr>
        <w:t xml:space="preserve">al </w:t>
      </w:r>
      <w:r w:rsidRPr="002D1A91">
        <w:rPr>
          <w:rFonts w:ascii="Arial" w:hAnsi="Arial" w:cs="Arial"/>
          <w:spacing w:val="-1"/>
        </w:rPr>
        <w:t>A</w:t>
      </w:r>
      <w:r w:rsidRPr="002D1A91">
        <w:rPr>
          <w:rFonts w:ascii="Arial" w:hAnsi="Arial" w:cs="Arial"/>
        </w:rPr>
        <w:t>d</w:t>
      </w:r>
      <w:r w:rsidRPr="002D1A91">
        <w:rPr>
          <w:rFonts w:ascii="Arial" w:hAnsi="Arial" w:cs="Arial"/>
          <w:spacing w:val="-2"/>
        </w:rPr>
        <w:t>v</w:t>
      </w:r>
      <w:r w:rsidRPr="002D1A91">
        <w:rPr>
          <w:rFonts w:ascii="Arial" w:hAnsi="Arial" w:cs="Arial"/>
        </w:rPr>
        <w:t>e</w:t>
      </w:r>
      <w:r w:rsidRPr="002D1A91">
        <w:rPr>
          <w:rFonts w:ascii="Arial" w:hAnsi="Arial" w:cs="Arial"/>
          <w:spacing w:val="1"/>
        </w:rPr>
        <w:t>r</w:t>
      </w:r>
      <w:r w:rsidRPr="002D1A91">
        <w:rPr>
          <w:rFonts w:ascii="Arial" w:hAnsi="Arial" w:cs="Arial"/>
        </w:rPr>
        <w:t xml:space="preserve">se </w:t>
      </w:r>
      <w:r w:rsidRPr="002D1A91">
        <w:rPr>
          <w:rFonts w:ascii="Arial" w:hAnsi="Arial" w:cs="Arial"/>
          <w:spacing w:val="-3"/>
        </w:rPr>
        <w:t>E</w:t>
      </w:r>
      <w:r w:rsidRPr="002D1A91">
        <w:rPr>
          <w:rFonts w:ascii="Arial" w:hAnsi="Arial" w:cs="Arial"/>
          <w:spacing w:val="1"/>
        </w:rPr>
        <w:t>f</w:t>
      </w:r>
      <w:r w:rsidRPr="002D1A91">
        <w:rPr>
          <w:rFonts w:ascii="Arial" w:hAnsi="Arial" w:cs="Arial"/>
          <w:spacing w:val="-2"/>
        </w:rPr>
        <w:t>f</w:t>
      </w:r>
      <w:r w:rsidRPr="002D1A91">
        <w:rPr>
          <w:rFonts w:ascii="Arial" w:hAnsi="Arial" w:cs="Arial"/>
        </w:rPr>
        <w:t>e</w:t>
      </w:r>
      <w:r w:rsidRPr="002D1A91">
        <w:rPr>
          <w:rFonts w:ascii="Arial" w:hAnsi="Arial" w:cs="Arial"/>
          <w:spacing w:val="-2"/>
        </w:rPr>
        <w:t>c</w:t>
      </w:r>
      <w:r w:rsidRPr="002D1A91">
        <w:rPr>
          <w:rFonts w:ascii="Arial" w:hAnsi="Arial" w:cs="Arial"/>
        </w:rPr>
        <w:t>t;</w:t>
      </w:r>
    </w:p>
    <w:p w14:paraId="4CB43C7E" w14:textId="77777777" w:rsidR="00D96016" w:rsidRPr="002D1A91" w:rsidRDefault="00D96016" w:rsidP="001818F3">
      <w:pPr>
        <w:pStyle w:val="ListParagraph"/>
        <w:spacing w:line="240" w:lineRule="auto"/>
        <w:rPr>
          <w:rFonts w:ascii="Arial" w:hAnsi="Arial" w:cs="Arial"/>
        </w:rPr>
      </w:pPr>
    </w:p>
    <w:p w14:paraId="7AB21245" w14:textId="7EBBEFD3" w:rsidR="00B0041C" w:rsidRPr="002D1A91" w:rsidRDefault="00D96016"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t xml:space="preserve">the Concessionaire fails to achieve </w:t>
      </w:r>
      <w:r w:rsidR="00FB445C" w:rsidRPr="002D1A91">
        <w:rPr>
          <w:rFonts w:ascii="Arial" w:hAnsi="Arial" w:cs="Arial"/>
          <w:bCs/>
        </w:rPr>
        <w:t xml:space="preserve">Project Development </w:t>
      </w:r>
      <w:r w:rsidRPr="002D1A91">
        <w:rPr>
          <w:rFonts w:ascii="Arial" w:hAnsi="Arial" w:cs="Arial"/>
        </w:rPr>
        <w:t>Completion</w:t>
      </w:r>
      <w:r w:rsidR="00136716">
        <w:rPr>
          <w:rFonts w:ascii="Arial" w:hAnsi="Arial" w:cs="Arial"/>
        </w:rPr>
        <w:t xml:space="preserve"> in</w:t>
      </w:r>
      <w:r w:rsidRPr="002D1A91">
        <w:rPr>
          <w:rFonts w:ascii="Arial" w:hAnsi="Arial" w:cs="Arial"/>
        </w:rPr>
        <w:t xml:space="preserve"> accordance with the Applicable Standards and/or the timelines set-out in the Applicable Standards (in each case, as certified by the Independent Engineer), which failure continues for a period of thirty (30) days</w:t>
      </w:r>
      <w:r w:rsidR="00B0041C" w:rsidRPr="002D1A91">
        <w:rPr>
          <w:rFonts w:ascii="Arial" w:hAnsi="Arial" w:cs="Arial"/>
        </w:rPr>
        <w:t>;</w:t>
      </w:r>
    </w:p>
    <w:p w14:paraId="1C73E205" w14:textId="77777777" w:rsidR="00B0041C" w:rsidRPr="002D1A91" w:rsidRDefault="00B0041C" w:rsidP="001818F3">
      <w:pPr>
        <w:pStyle w:val="ListParagraph"/>
        <w:spacing w:line="240" w:lineRule="auto"/>
        <w:rPr>
          <w:rFonts w:ascii="Arial" w:hAnsi="Arial" w:cs="Arial"/>
        </w:rPr>
      </w:pPr>
    </w:p>
    <w:p w14:paraId="39817BD9" w14:textId="5A9CEAFA" w:rsidR="00D96016" w:rsidRPr="002D1A91" w:rsidRDefault="00B0041C" w:rsidP="001818F3">
      <w:pPr>
        <w:pStyle w:val="ColorfulList-Accent11"/>
        <w:numPr>
          <w:ilvl w:val="0"/>
          <w:numId w:val="43"/>
        </w:numPr>
        <w:spacing w:line="240" w:lineRule="auto"/>
        <w:ind w:left="1440"/>
        <w:jc w:val="both"/>
        <w:rPr>
          <w:rFonts w:ascii="Arial" w:hAnsi="Arial" w:cs="Arial"/>
        </w:rPr>
      </w:pPr>
      <w:r w:rsidRPr="002D1A91">
        <w:rPr>
          <w:rFonts w:ascii="Arial" w:hAnsi="Arial" w:cs="Arial"/>
        </w:rPr>
        <w:lastRenderedPageBreak/>
        <w:t xml:space="preserve">the right of the  </w:t>
      </w:r>
      <w:r w:rsidR="00F042BD" w:rsidRPr="002D1A91">
        <w:rPr>
          <w:rFonts w:ascii="Arial" w:hAnsi="Arial" w:cs="Arial"/>
        </w:rPr>
        <w:t xml:space="preserve">Agency </w:t>
      </w:r>
      <w:r w:rsidRPr="002D1A91">
        <w:rPr>
          <w:rFonts w:ascii="Arial" w:hAnsi="Arial" w:cs="Arial"/>
        </w:rPr>
        <w:t xml:space="preserve">to </w:t>
      </w:r>
      <w:r w:rsidR="00136716">
        <w:rPr>
          <w:rFonts w:ascii="Arial" w:hAnsi="Arial" w:cs="Arial"/>
        </w:rPr>
        <w:t>T</w:t>
      </w:r>
      <w:r w:rsidRPr="002D1A91">
        <w:rPr>
          <w:rFonts w:ascii="Arial" w:hAnsi="Arial" w:cs="Arial"/>
        </w:rPr>
        <w:t>erminate th</w:t>
      </w:r>
      <w:r w:rsidR="00136716">
        <w:rPr>
          <w:rFonts w:ascii="Arial" w:hAnsi="Arial" w:cs="Arial"/>
        </w:rPr>
        <w:t>is</w:t>
      </w:r>
      <w:r w:rsidRPr="002D1A91">
        <w:rPr>
          <w:rFonts w:ascii="Arial" w:hAnsi="Arial" w:cs="Arial"/>
        </w:rPr>
        <w:t xml:space="preserve"> Agreement in accordance with Section 3.</w:t>
      </w:r>
      <w:r w:rsidR="005B2052">
        <w:rPr>
          <w:rFonts w:ascii="Arial" w:hAnsi="Arial" w:cs="Arial"/>
        </w:rPr>
        <w:t>4</w:t>
      </w:r>
      <w:r w:rsidRPr="002D1A91">
        <w:rPr>
          <w:rFonts w:ascii="Arial" w:hAnsi="Arial" w:cs="Arial"/>
        </w:rPr>
        <w:t>.1</w:t>
      </w:r>
      <w:r w:rsidR="00D96016" w:rsidRPr="002D1A91">
        <w:rPr>
          <w:rFonts w:ascii="Arial" w:hAnsi="Arial" w:cs="Arial"/>
        </w:rPr>
        <w:t>.</w:t>
      </w:r>
    </w:p>
    <w:p w14:paraId="37791803" w14:textId="77777777" w:rsidR="00D96016" w:rsidRPr="002D1A91" w:rsidRDefault="00D96016" w:rsidP="001818F3">
      <w:pPr>
        <w:spacing w:line="240" w:lineRule="auto"/>
        <w:jc w:val="both"/>
        <w:rPr>
          <w:rFonts w:ascii="Arial" w:hAnsi="Arial" w:cs="Arial"/>
        </w:rPr>
      </w:pPr>
    </w:p>
    <w:p w14:paraId="3B9AFF4F" w14:textId="50EF69E3" w:rsidR="00D96016" w:rsidRPr="002D1A91" w:rsidRDefault="00D96016" w:rsidP="001818F3">
      <w:pPr>
        <w:pStyle w:val="Heading2"/>
        <w:spacing w:line="240" w:lineRule="auto"/>
        <w:ind w:left="720"/>
        <w:jc w:val="both"/>
        <w:rPr>
          <w:rFonts w:ascii="Arial" w:hAnsi="Arial" w:cs="Arial"/>
          <w:u w:val="single"/>
        </w:rPr>
      </w:pPr>
      <w:bookmarkStart w:id="314" w:name="_Toc333900067"/>
      <w:r w:rsidRPr="002D1A91">
        <w:rPr>
          <w:rFonts w:ascii="Arial" w:hAnsi="Arial" w:cs="Arial"/>
          <w:u w:val="single"/>
        </w:rPr>
        <w:t xml:space="preserve"> </w:t>
      </w:r>
      <w:r w:rsidR="00800D55" w:rsidRPr="002D1A91">
        <w:rPr>
          <w:rFonts w:ascii="Arial" w:hAnsi="Arial" w:cs="Arial"/>
          <w:u w:val="single"/>
        </w:rPr>
        <w:t xml:space="preserve">Agency </w:t>
      </w:r>
      <w:r w:rsidRPr="002D1A91">
        <w:rPr>
          <w:rFonts w:ascii="Arial" w:hAnsi="Arial" w:cs="Arial"/>
          <w:u w:val="single"/>
        </w:rPr>
        <w:t>Event of Default</w:t>
      </w:r>
      <w:bookmarkEnd w:id="314"/>
    </w:p>
    <w:p w14:paraId="444159D5" w14:textId="77777777" w:rsidR="00D96016" w:rsidRPr="002D1A91" w:rsidRDefault="00D96016" w:rsidP="001818F3">
      <w:pPr>
        <w:spacing w:line="240" w:lineRule="auto"/>
        <w:jc w:val="both"/>
        <w:rPr>
          <w:rFonts w:ascii="Arial" w:hAnsi="Arial" w:cs="Arial"/>
        </w:rPr>
      </w:pPr>
    </w:p>
    <w:p w14:paraId="1A201BF2" w14:textId="10D5EC53"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following events shall constitute events of default by the </w:t>
      </w:r>
      <w:r w:rsidR="00800D55" w:rsidRPr="002D1A91">
        <w:rPr>
          <w:rFonts w:ascii="Arial" w:hAnsi="Arial" w:cs="Arial"/>
        </w:rPr>
        <w:t xml:space="preserve">Agency </w:t>
      </w:r>
      <w:r w:rsidRPr="002D1A91">
        <w:rPr>
          <w:rFonts w:ascii="Arial" w:hAnsi="Arial" w:cs="Arial"/>
        </w:rPr>
        <w:t xml:space="preserve">(the </w:t>
      </w:r>
      <w:r w:rsidRPr="002D1A91">
        <w:rPr>
          <w:rFonts w:ascii="Arial" w:hAnsi="Arial" w:cs="Arial"/>
          <w:b/>
        </w:rPr>
        <w:t xml:space="preserve"> </w:t>
      </w:r>
      <w:r w:rsidR="00800D55" w:rsidRPr="002D1A91">
        <w:rPr>
          <w:rFonts w:ascii="Arial" w:hAnsi="Arial" w:cs="Arial"/>
          <w:b/>
        </w:rPr>
        <w:t>Agency</w:t>
      </w:r>
      <w:r w:rsidR="00800D55" w:rsidRPr="002D1A91">
        <w:rPr>
          <w:rFonts w:ascii="Arial" w:hAnsi="Arial" w:cs="Arial"/>
        </w:rPr>
        <w:t xml:space="preserve"> </w:t>
      </w:r>
      <w:r w:rsidRPr="002D1A91">
        <w:rPr>
          <w:rFonts w:ascii="Arial" w:hAnsi="Arial" w:cs="Arial"/>
          <w:b/>
        </w:rPr>
        <w:t>Event of Default</w:t>
      </w:r>
      <w:r w:rsidRPr="002D1A91">
        <w:rPr>
          <w:rFonts w:ascii="Arial" w:hAnsi="Arial" w:cs="Arial"/>
        </w:rPr>
        <w:t xml:space="preserve">), unless </w:t>
      </w:r>
      <w:r w:rsidR="00353F72">
        <w:rPr>
          <w:rFonts w:ascii="Arial" w:hAnsi="Arial" w:cs="Arial"/>
        </w:rPr>
        <w:t>such event</w:t>
      </w:r>
      <w:r w:rsidRPr="002D1A91">
        <w:rPr>
          <w:rFonts w:ascii="Arial" w:hAnsi="Arial" w:cs="Arial"/>
        </w:rPr>
        <w:t xml:space="preserve"> has occurred and/or </w:t>
      </w:r>
      <w:r w:rsidR="00353F72">
        <w:rPr>
          <w:rFonts w:ascii="Arial" w:hAnsi="Arial" w:cs="Arial"/>
        </w:rPr>
        <w:t xml:space="preserve">has resulted </w:t>
      </w:r>
      <w:r w:rsidRPr="002D1A91">
        <w:rPr>
          <w:rFonts w:ascii="Arial" w:hAnsi="Arial" w:cs="Arial"/>
        </w:rPr>
        <w:t>from a Concessionaire Event of Default or a Force Majeure Event:</w:t>
      </w:r>
    </w:p>
    <w:p w14:paraId="5CDCC50A" w14:textId="77777777" w:rsidR="00D96016" w:rsidRPr="002D1A91" w:rsidRDefault="00D96016" w:rsidP="001818F3">
      <w:pPr>
        <w:spacing w:line="240" w:lineRule="auto"/>
        <w:jc w:val="both"/>
        <w:rPr>
          <w:rFonts w:ascii="Arial" w:hAnsi="Arial" w:cs="Arial"/>
        </w:rPr>
      </w:pPr>
    </w:p>
    <w:p w14:paraId="1C7FFE55" w14:textId="3CFB34A9" w:rsidR="00D96016" w:rsidRPr="002D1A91" w:rsidRDefault="00D96016" w:rsidP="001818F3">
      <w:pPr>
        <w:pStyle w:val="ColorfulList-Accent11"/>
        <w:numPr>
          <w:ilvl w:val="0"/>
          <w:numId w:val="44"/>
        </w:numPr>
        <w:spacing w:line="240" w:lineRule="auto"/>
        <w:ind w:left="1440"/>
        <w:jc w:val="both"/>
        <w:rPr>
          <w:rFonts w:ascii="Arial" w:hAnsi="Arial" w:cs="Arial"/>
        </w:rPr>
      </w:pPr>
      <w:r w:rsidRPr="002D1A91">
        <w:rPr>
          <w:rFonts w:ascii="Arial" w:hAnsi="Arial" w:cs="Arial"/>
        </w:rPr>
        <w:t xml:space="preserve">any Material Breach by the </w:t>
      </w:r>
      <w:r w:rsidR="00800D55" w:rsidRPr="002D1A91">
        <w:rPr>
          <w:rFonts w:ascii="Arial" w:hAnsi="Arial" w:cs="Arial"/>
        </w:rPr>
        <w:t xml:space="preserve">Agency </w:t>
      </w:r>
      <w:r w:rsidRPr="002D1A91">
        <w:rPr>
          <w:rFonts w:ascii="Arial" w:hAnsi="Arial" w:cs="Arial"/>
        </w:rPr>
        <w:t xml:space="preserve">of any </w:t>
      </w:r>
      <w:r w:rsidR="00800D55" w:rsidRPr="002D1A91">
        <w:rPr>
          <w:rFonts w:ascii="Arial" w:hAnsi="Arial" w:cs="Arial"/>
        </w:rPr>
        <w:t xml:space="preserve">Agency </w:t>
      </w:r>
      <w:r w:rsidRPr="002D1A91">
        <w:rPr>
          <w:rFonts w:ascii="Arial" w:hAnsi="Arial" w:cs="Arial"/>
        </w:rPr>
        <w:t xml:space="preserve">Agreement and the </w:t>
      </w:r>
      <w:r w:rsidR="00BF5F6C" w:rsidRPr="002D1A91">
        <w:rPr>
          <w:rFonts w:ascii="Arial" w:hAnsi="Arial" w:cs="Arial"/>
        </w:rPr>
        <w:t>same has</w:t>
      </w:r>
      <w:r w:rsidRPr="002D1A91">
        <w:rPr>
          <w:rFonts w:ascii="Arial" w:hAnsi="Arial" w:cs="Arial"/>
        </w:rPr>
        <w:t xml:space="preserve"> not been cured within </w:t>
      </w:r>
      <w:r w:rsidR="00934431" w:rsidRPr="006A4CA4">
        <w:rPr>
          <w:rFonts w:ascii="Arial" w:hAnsi="Arial" w:cs="Arial"/>
        </w:rPr>
        <w:t>sixty (60)</w:t>
      </w:r>
      <w:r w:rsidR="00934431" w:rsidRPr="002D1A91">
        <w:rPr>
          <w:rFonts w:ascii="Arial" w:hAnsi="Arial" w:cs="Arial"/>
        </w:rPr>
        <w:t xml:space="preserve"> </w:t>
      </w:r>
      <w:r w:rsidRPr="002D1A91">
        <w:rPr>
          <w:rFonts w:ascii="Arial" w:hAnsi="Arial" w:cs="Arial"/>
        </w:rPr>
        <w:t>days from the date of written notice thereof by the Concessionaire</w:t>
      </w:r>
      <w:r w:rsidRPr="002D1A91">
        <w:rPr>
          <w:rFonts w:ascii="Arial" w:hAnsi="Arial" w:cs="Arial"/>
          <w:spacing w:val="-2"/>
        </w:rPr>
        <w:t xml:space="preserve">, or within such time period as provided in the relevant  </w:t>
      </w:r>
      <w:r w:rsidR="00800D55" w:rsidRPr="002D1A91">
        <w:rPr>
          <w:rFonts w:ascii="Arial" w:hAnsi="Arial" w:cs="Arial"/>
        </w:rPr>
        <w:t xml:space="preserve">Agency </w:t>
      </w:r>
      <w:r w:rsidRPr="002D1A91">
        <w:rPr>
          <w:rFonts w:ascii="Arial" w:hAnsi="Arial" w:cs="Arial"/>
          <w:spacing w:val="-2"/>
        </w:rPr>
        <w:t>Agreement, respectively</w:t>
      </w:r>
      <w:r w:rsidRPr="002D1A91">
        <w:rPr>
          <w:rFonts w:ascii="Arial" w:hAnsi="Arial" w:cs="Arial"/>
        </w:rPr>
        <w:t>;</w:t>
      </w:r>
    </w:p>
    <w:p w14:paraId="754CB35B" w14:textId="77777777" w:rsidR="00D96016" w:rsidRPr="002D1A91" w:rsidRDefault="00D96016" w:rsidP="001818F3">
      <w:pPr>
        <w:pStyle w:val="ColorfulList-Accent11"/>
        <w:spacing w:line="240" w:lineRule="auto"/>
        <w:ind w:left="1440"/>
        <w:jc w:val="both"/>
        <w:rPr>
          <w:rFonts w:ascii="Arial" w:hAnsi="Arial" w:cs="Arial"/>
        </w:rPr>
      </w:pPr>
    </w:p>
    <w:p w14:paraId="1A8997E8" w14:textId="5D9535CA" w:rsidR="00D96016" w:rsidRPr="002D1A91" w:rsidRDefault="00D96016" w:rsidP="001818F3">
      <w:pPr>
        <w:pStyle w:val="ColorfulList-Accent11"/>
        <w:numPr>
          <w:ilvl w:val="0"/>
          <w:numId w:val="44"/>
        </w:numPr>
        <w:spacing w:line="240" w:lineRule="auto"/>
        <w:ind w:left="1440"/>
        <w:jc w:val="both"/>
        <w:rPr>
          <w:rFonts w:ascii="Arial" w:hAnsi="Arial" w:cs="Arial"/>
        </w:rPr>
      </w:pPr>
      <w:r w:rsidRPr="002D1A91">
        <w:rPr>
          <w:rFonts w:ascii="Arial" w:hAnsi="Arial" w:cs="Arial"/>
        </w:rPr>
        <w:t xml:space="preserve">any statement, representation or warranty made by the </w:t>
      </w:r>
      <w:r w:rsidR="00800D55" w:rsidRPr="002D1A91">
        <w:rPr>
          <w:rFonts w:ascii="Arial" w:hAnsi="Arial" w:cs="Arial"/>
        </w:rPr>
        <w:t xml:space="preserve">Agency </w:t>
      </w:r>
      <w:r w:rsidRPr="002D1A91">
        <w:rPr>
          <w:rFonts w:ascii="Arial" w:hAnsi="Arial" w:cs="Arial"/>
        </w:rPr>
        <w:t xml:space="preserve">in any </w:t>
      </w:r>
      <w:r w:rsidR="00800D55" w:rsidRPr="002D1A91">
        <w:rPr>
          <w:rFonts w:ascii="Arial" w:hAnsi="Arial" w:cs="Arial"/>
        </w:rPr>
        <w:t>Agency</w:t>
      </w:r>
      <w:r w:rsidR="009548F5" w:rsidRPr="002D1A91">
        <w:rPr>
          <w:rFonts w:ascii="Arial" w:hAnsi="Arial" w:cs="Arial"/>
        </w:rPr>
        <w:t xml:space="preserve"> </w:t>
      </w:r>
      <w:r w:rsidRPr="002D1A91">
        <w:rPr>
          <w:rFonts w:ascii="Arial" w:hAnsi="Arial" w:cs="Arial"/>
        </w:rPr>
        <w:t>Agreement proving to have been incorrect, in any material respect, when made or when reaffirmed and such incorrect statement, representation or warranty having a Material Adverse Effect on the Concessionaire’s ability to perform its obligations under this Agreement and/or on the Project;</w:t>
      </w:r>
    </w:p>
    <w:p w14:paraId="2B955DD9" w14:textId="77777777" w:rsidR="00D96016" w:rsidRPr="002D1A91" w:rsidRDefault="00D96016" w:rsidP="001818F3">
      <w:pPr>
        <w:pStyle w:val="ColorfulList-Accent11"/>
        <w:spacing w:line="240" w:lineRule="auto"/>
        <w:ind w:left="1440"/>
        <w:jc w:val="both"/>
        <w:rPr>
          <w:rFonts w:ascii="Arial" w:hAnsi="Arial" w:cs="Arial"/>
        </w:rPr>
      </w:pPr>
    </w:p>
    <w:p w14:paraId="1C3E1B03" w14:textId="6407DF5B" w:rsidR="00D96016" w:rsidRPr="002D1A91" w:rsidRDefault="00D96016" w:rsidP="001818F3">
      <w:pPr>
        <w:pStyle w:val="ColorfulList-Accent11"/>
        <w:numPr>
          <w:ilvl w:val="0"/>
          <w:numId w:val="44"/>
        </w:numPr>
        <w:spacing w:line="240" w:lineRule="auto"/>
        <w:ind w:left="1440"/>
        <w:jc w:val="both"/>
        <w:rPr>
          <w:rFonts w:ascii="Arial" w:hAnsi="Arial" w:cs="Arial"/>
        </w:rPr>
      </w:pPr>
      <w:r w:rsidRPr="002D1A91">
        <w:rPr>
          <w:rFonts w:ascii="Arial" w:hAnsi="Arial" w:cs="Arial"/>
        </w:rPr>
        <w:t xml:space="preserve">any termination, cancellation, resumption or revocation of the Concessionaire’s interest established under the </w:t>
      </w:r>
      <w:r w:rsidR="00E35F30" w:rsidRPr="002D1A91">
        <w:rPr>
          <w:rFonts w:ascii="Arial" w:hAnsi="Arial" w:cs="Arial"/>
          <w:bCs/>
        </w:rPr>
        <w:t>Project Site</w:t>
      </w:r>
      <w:r w:rsidR="00E35F30" w:rsidRPr="002D1A91">
        <w:rPr>
          <w:rFonts w:ascii="Arial" w:hAnsi="Arial" w:cs="Arial"/>
        </w:rPr>
        <w:t xml:space="preserve"> </w:t>
      </w:r>
      <w:r w:rsidR="009413FD" w:rsidRPr="002D1A91">
        <w:rPr>
          <w:rFonts w:ascii="Arial" w:hAnsi="Arial" w:cs="Arial"/>
        </w:rPr>
        <w:t xml:space="preserve">Land Instrument </w:t>
      </w:r>
      <w:r w:rsidRPr="002D1A91">
        <w:rPr>
          <w:rFonts w:ascii="Arial" w:hAnsi="Arial" w:cs="Arial"/>
        </w:rPr>
        <w:t xml:space="preserve">in respect of the Project Site (otherwise than for a breach of the conditions of the </w:t>
      </w:r>
      <w:r w:rsidR="009413FD" w:rsidRPr="002D1A91">
        <w:rPr>
          <w:rFonts w:ascii="Arial" w:hAnsi="Arial" w:cs="Arial"/>
        </w:rPr>
        <w:t xml:space="preserve"> </w:t>
      </w:r>
      <w:r w:rsidR="00E35F30" w:rsidRPr="002D1A91">
        <w:rPr>
          <w:rFonts w:ascii="Arial" w:hAnsi="Arial" w:cs="Arial"/>
          <w:bCs/>
        </w:rPr>
        <w:t>Project Site</w:t>
      </w:r>
      <w:r w:rsidR="00E35F30" w:rsidRPr="002D1A91">
        <w:rPr>
          <w:rFonts w:ascii="Arial" w:hAnsi="Arial" w:cs="Arial"/>
        </w:rPr>
        <w:t xml:space="preserve"> </w:t>
      </w:r>
      <w:r w:rsidR="009413FD" w:rsidRPr="002D1A91">
        <w:rPr>
          <w:rFonts w:ascii="Arial" w:hAnsi="Arial" w:cs="Arial"/>
        </w:rPr>
        <w:t>Land Instrument</w:t>
      </w:r>
      <w:r w:rsidRPr="002D1A91">
        <w:rPr>
          <w:rFonts w:ascii="Arial" w:hAnsi="Arial" w:cs="Arial"/>
        </w:rPr>
        <w:t xml:space="preserve"> by the Concessionaire entitling such termination, cancellation, resumption or revocation);</w:t>
      </w:r>
    </w:p>
    <w:p w14:paraId="159EF904" w14:textId="77777777" w:rsidR="00D96016" w:rsidRPr="002D1A91" w:rsidRDefault="00D96016" w:rsidP="001818F3">
      <w:pPr>
        <w:pStyle w:val="ColorfulList-Accent11"/>
        <w:spacing w:line="240" w:lineRule="auto"/>
        <w:ind w:left="1440"/>
        <w:jc w:val="both"/>
        <w:rPr>
          <w:rFonts w:ascii="Arial" w:hAnsi="Arial" w:cs="Arial"/>
        </w:rPr>
      </w:pPr>
    </w:p>
    <w:p w14:paraId="0EC3C767" w14:textId="77777777" w:rsidR="00D96016" w:rsidRPr="002D1A91" w:rsidRDefault="00D96016" w:rsidP="001818F3">
      <w:pPr>
        <w:pStyle w:val="ColorfulList-Accent11"/>
        <w:numPr>
          <w:ilvl w:val="0"/>
          <w:numId w:val="44"/>
        </w:numPr>
        <w:spacing w:line="240" w:lineRule="auto"/>
        <w:ind w:left="1440"/>
        <w:jc w:val="both"/>
        <w:rPr>
          <w:rFonts w:ascii="Arial" w:hAnsi="Arial" w:cs="Arial"/>
        </w:rPr>
      </w:pPr>
      <w:r w:rsidRPr="002D1A91">
        <w:rPr>
          <w:rFonts w:ascii="Arial" w:hAnsi="Arial" w:cs="Arial"/>
        </w:rPr>
        <w:t>any change in any Applicable Laws:</w:t>
      </w:r>
    </w:p>
    <w:p w14:paraId="07C56FB2" w14:textId="77777777" w:rsidR="00D96016" w:rsidRPr="002D1A91" w:rsidRDefault="00D96016" w:rsidP="001818F3">
      <w:pPr>
        <w:pStyle w:val="ColorfulList-Accent11"/>
        <w:spacing w:line="240" w:lineRule="auto"/>
        <w:ind w:left="1440"/>
        <w:jc w:val="both"/>
        <w:rPr>
          <w:rFonts w:ascii="Arial" w:hAnsi="Arial" w:cs="Arial"/>
        </w:rPr>
      </w:pPr>
    </w:p>
    <w:p w14:paraId="3C5AB8C3" w14:textId="5753A726"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w:t>
      </w:r>
      <w:r w:rsidRPr="002D1A91">
        <w:rPr>
          <w:rFonts w:ascii="Arial" w:hAnsi="Arial" w:cs="Arial"/>
        </w:rPr>
        <w:tab/>
        <w:t xml:space="preserve">making unenforceable, invalid, or void any material undertaking of the </w:t>
      </w:r>
      <w:r w:rsidR="00800D55" w:rsidRPr="002D1A91">
        <w:rPr>
          <w:rFonts w:ascii="Arial" w:hAnsi="Arial" w:cs="Arial"/>
        </w:rPr>
        <w:t xml:space="preserve">Agency </w:t>
      </w:r>
      <w:r w:rsidRPr="002D1A91">
        <w:rPr>
          <w:rFonts w:ascii="Arial" w:hAnsi="Arial" w:cs="Arial"/>
        </w:rPr>
        <w:t xml:space="preserve">under the </w:t>
      </w:r>
      <w:r w:rsidR="00800D55" w:rsidRPr="002D1A91">
        <w:rPr>
          <w:rFonts w:ascii="Arial" w:hAnsi="Arial" w:cs="Arial"/>
        </w:rPr>
        <w:t xml:space="preserve">Agency </w:t>
      </w:r>
      <w:r w:rsidRPr="002D1A91">
        <w:rPr>
          <w:rFonts w:ascii="Arial" w:hAnsi="Arial" w:cs="Arial"/>
        </w:rPr>
        <w:t xml:space="preserve">Agreements; and/or </w:t>
      </w:r>
    </w:p>
    <w:p w14:paraId="7F6ED40C" w14:textId="77777777" w:rsidR="00D96016" w:rsidRPr="002D1A91" w:rsidRDefault="00D96016" w:rsidP="001818F3">
      <w:pPr>
        <w:pStyle w:val="ColorfulList-Accent11"/>
        <w:spacing w:line="240" w:lineRule="auto"/>
        <w:ind w:left="1440"/>
        <w:jc w:val="both"/>
        <w:rPr>
          <w:rFonts w:ascii="Arial" w:hAnsi="Arial" w:cs="Arial"/>
        </w:rPr>
      </w:pPr>
    </w:p>
    <w:p w14:paraId="59C9CDF0" w14:textId="77777777" w:rsidR="00D96016" w:rsidRPr="002D1A91" w:rsidRDefault="00D96016" w:rsidP="001818F3">
      <w:pPr>
        <w:pStyle w:val="ColorfulList-Accent11"/>
        <w:spacing w:line="240" w:lineRule="auto"/>
        <w:ind w:left="1440"/>
        <w:jc w:val="both"/>
        <w:rPr>
          <w:rFonts w:ascii="Arial" w:hAnsi="Arial" w:cs="Arial"/>
        </w:rPr>
      </w:pPr>
      <w:r w:rsidRPr="002D1A91">
        <w:rPr>
          <w:rFonts w:ascii="Arial" w:hAnsi="Arial" w:cs="Arial"/>
        </w:rPr>
        <w:t>(ii)</w:t>
      </w:r>
      <w:r w:rsidRPr="002D1A91">
        <w:rPr>
          <w:rFonts w:ascii="Arial" w:hAnsi="Arial" w:cs="Arial"/>
        </w:rPr>
        <w:tab/>
        <w:t xml:space="preserve">making: </w:t>
      </w:r>
    </w:p>
    <w:p w14:paraId="2DEE5A83" w14:textId="77777777" w:rsidR="00D96016" w:rsidRPr="002D1A91" w:rsidRDefault="00D96016" w:rsidP="001818F3">
      <w:pPr>
        <w:pStyle w:val="ColorfulList-Accent11"/>
        <w:spacing w:line="240" w:lineRule="auto"/>
        <w:ind w:left="1440"/>
        <w:jc w:val="both"/>
        <w:rPr>
          <w:rFonts w:ascii="Arial" w:hAnsi="Arial" w:cs="Arial"/>
        </w:rPr>
      </w:pPr>
    </w:p>
    <w:p w14:paraId="2C1323C4" w14:textId="3F4034FF" w:rsidR="00D96016" w:rsidRPr="002D1A91" w:rsidRDefault="00D96016" w:rsidP="001818F3">
      <w:pPr>
        <w:pStyle w:val="ColorfulList-Accent11"/>
        <w:spacing w:line="240" w:lineRule="auto"/>
        <w:ind w:left="2880" w:hanging="720"/>
        <w:jc w:val="both"/>
        <w:rPr>
          <w:rFonts w:ascii="Arial" w:hAnsi="Arial" w:cs="Arial"/>
        </w:rPr>
      </w:pPr>
      <w:r w:rsidRPr="002D1A91">
        <w:rPr>
          <w:rFonts w:ascii="Arial" w:hAnsi="Arial" w:cs="Arial"/>
        </w:rPr>
        <w:t>(A)</w:t>
      </w:r>
      <w:r w:rsidRPr="002D1A91">
        <w:rPr>
          <w:rFonts w:ascii="Arial" w:hAnsi="Arial" w:cs="Arial"/>
        </w:rPr>
        <w:tab/>
        <w:t xml:space="preserve">it unlawful for the Concessionaire, the Financiers or the </w:t>
      </w:r>
      <w:r w:rsidR="00763D70" w:rsidRPr="002D1A91">
        <w:rPr>
          <w:rFonts w:ascii="Arial" w:hAnsi="Arial" w:cs="Arial"/>
        </w:rPr>
        <w:t>Sponsor</w:t>
      </w:r>
      <w:r w:rsidRPr="002D1A91">
        <w:rPr>
          <w:rFonts w:ascii="Arial" w:hAnsi="Arial" w:cs="Arial"/>
        </w:rPr>
        <w:t xml:space="preserve">s to make or receive any payment, to perform any material obligation or to enjoy or enforce any material right under any  </w:t>
      </w:r>
      <w:r w:rsidR="00800D55" w:rsidRPr="002D1A91">
        <w:rPr>
          <w:rFonts w:ascii="Arial" w:hAnsi="Arial" w:cs="Arial"/>
        </w:rPr>
        <w:t xml:space="preserve">Agency </w:t>
      </w:r>
      <w:r w:rsidRPr="002D1A91">
        <w:rPr>
          <w:rFonts w:ascii="Arial" w:hAnsi="Arial" w:cs="Arial"/>
        </w:rPr>
        <w:t xml:space="preserve">Agreement (other than a Change in Law for which compensation is provided in accordance with this Agreement); or </w:t>
      </w:r>
    </w:p>
    <w:p w14:paraId="754FD750" w14:textId="77777777" w:rsidR="00D96016" w:rsidRPr="002D1A91" w:rsidRDefault="00D96016" w:rsidP="001818F3">
      <w:pPr>
        <w:pStyle w:val="ColorfulList-Accent11"/>
        <w:spacing w:line="240" w:lineRule="auto"/>
        <w:ind w:left="1440"/>
        <w:jc w:val="both"/>
        <w:rPr>
          <w:rFonts w:ascii="Arial" w:hAnsi="Arial" w:cs="Arial"/>
        </w:rPr>
      </w:pPr>
    </w:p>
    <w:p w14:paraId="13041259" w14:textId="1D3DEC76" w:rsidR="00D96016" w:rsidRPr="002D1A91" w:rsidRDefault="00D96016" w:rsidP="001818F3">
      <w:pPr>
        <w:pStyle w:val="ColorfulList-Accent11"/>
        <w:spacing w:line="240" w:lineRule="auto"/>
        <w:ind w:left="2880" w:hanging="720"/>
        <w:jc w:val="both"/>
        <w:rPr>
          <w:rFonts w:ascii="Arial" w:hAnsi="Arial" w:cs="Arial"/>
        </w:rPr>
      </w:pPr>
      <w:r w:rsidRPr="002D1A91">
        <w:rPr>
          <w:rFonts w:ascii="Arial" w:hAnsi="Arial" w:cs="Arial"/>
        </w:rPr>
        <w:t>(B)</w:t>
      </w:r>
      <w:r w:rsidRPr="002D1A91">
        <w:rPr>
          <w:rFonts w:ascii="Arial" w:hAnsi="Arial" w:cs="Arial"/>
        </w:rPr>
        <w:tab/>
        <w:t xml:space="preserve">any payment, the performance of any material obligation or the enjoyment or enforcement of any material right unenforceable under any  </w:t>
      </w:r>
      <w:r w:rsidR="00800D55" w:rsidRPr="002D1A91">
        <w:rPr>
          <w:rFonts w:ascii="Arial" w:hAnsi="Arial" w:cs="Arial"/>
        </w:rPr>
        <w:t xml:space="preserve">Agency </w:t>
      </w:r>
      <w:r w:rsidR="00BF5F6C" w:rsidRPr="002D1A91">
        <w:rPr>
          <w:rFonts w:ascii="Arial" w:hAnsi="Arial" w:cs="Arial"/>
        </w:rPr>
        <w:t>Agreement,</w:t>
      </w:r>
      <w:r w:rsidRPr="002D1A91">
        <w:rPr>
          <w:rFonts w:ascii="Arial" w:hAnsi="Arial" w:cs="Arial"/>
        </w:rPr>
        <w:t xml:space="preserve"> invalid or void as a result of any such change in Applicable Laws </w:t>
      </w:r>
      <w:r w:rsidRPr="002D1A91">
        <w:rPr>
          <w:rFonts w:ascii="Arial" w:hAnsi="Arial" w:cs="Arial"/>
        </w:rPr>
        <w:lastRenderedPageBreak/>
        <w:t>(other than a Change in Law for which compensation is provided in accordance with this Agreement);</w:t>
      </w:r>
    </w:p>
    <w:p w14:paraId="1E40A498" w14:textId="54F47733" w:rsidR="00D96016" w:rsidRPr="002D1A91" w:rsidRDefault="00D96016" w:rsidP="00511701">
      <w:pPr>
        <w:pStyle w:val="ColorfulList-Accent11"/>
        <w:spacing w:line="240" w:lineRule="auto"/>
        <w:jc w:val="both"/>
        <w:rPr>
          <w:rFonts w:ascii="Arial" w:hAnsi="Arial" w:cs="Arial"/>
        </w:rPr>
      </w:pPr>
    </w:p>
    <w:p w14:paraId="30F720E7" w14:textId="6451B78E" w:rsidR="00D96016" w:rsidRPr="002D1A91" w:rsidRDefault="00D96016" w:rsidP="002D1A91">
      <w:pPr>
        <w:pStyle w:val="ColorfulList-Accent11"/>
        <w:numPr>
          <w:ilvl w:val="0"/>
          <w:numId w:val="44"/>
        </w:numPr>
        <w:spacing w:line="240" w:lineRule="auto"/>
        <w:ind w:left="1440"/>
        <w:jc w:val="both"/>
        <w:rPr>
          <w:rFonts w:ascii="Arial" w:hAnsi="Arial" w:cs="Arial"/>
        </w:rPr>
      </w:pPr>
      <w:r w:rsidRPr="002D1A91">
        <w:rPr>
          <w:rFonts w:ascii="Arial" w:hAnsi="Arial" w:cs="Arial"/>
        </w:rPr>
        <w:t xml:space="preserve">the expropriation, compulsory acquisition, or nationalization by the </w:t>
      </w:r>
      <w:r w:rsidR="00353F72">
        <w:rPr>
          <w:rFonts w:ascii="Arial" w:hAnsi="Arial" w:cs="Arial"/>
        </w:rPr>
        <w:t>Agency</w:t>
      </w:r>
      <w:r w:rsidR="00353F72" w:rsidRPr="002D1A91">
        <w:rPr>
          <w:rFonts w:ascii="Arial" w:hAnsi="Arial" w:cs="Arial"/>
        </w:rPr>
        <w:t xml:space="preserve"> </w:t>
      </w:r>
      <w:r w:rsidRPr="002D1A91">
        <w:rPr>
          <w:rFonts w:ascii="Arial" w:hAnsi="Arial" w:cs="Arial"/>
        </w:rPr>
        <w:t xml:space="preserve">or any Government Authority of: (i) any </w:t>
      </w:r>
      <w:r w:rsidR="00CF256D" w:rsidRPr="002D1A91">
        <w:rPr>
          <w:rFonts w:ascii="Arial" w:hAnsi="Arial" w:cs="Arial"/>
        </w:rPr>
        <w:t>Sponsor</w:t>
      </w:r>
      <w:r w:rsidRPr="002D1A91">
        <w:rPr>
          <w:rFonts w:ascii="Arial" w:hAnsi="Arial" w:cs="Arial"/>
        </w:rPr>
        <w:t xml:space="preserve"> Shares in the Concessionaire; or (ii) any Concession Assets or rights of the Concessionaire; </w:t>
      </w:r>
    </w:p>
    <w:p w14:paraId="13B614EA" w14:textId="77777777" w:rsidR="00D96016" w:rsidRPr="002D1A91" w:rsidRDefault="00D96016" w:rsidP="00511701">
      <w:pPr>
        <w:pStyle w:val="ColorfulList-Accent11"/>
        <w:spacing w:line="240" w:lineRule="auto"/>
        <w:jc w:val="both"/>
        <w:rPr>
          <w:rFonts w:ascii="Arial" w:hAnsi="Arial" w:cs="Arial"/>
        </w:rPr>
      </w:pPr>
    </w:p>
    <w:p w14:paraId="4B4D0410" w14:textId="77777777" w:rsidR="00D96016" w:rsidRPr="002D1A91" w:rsidRDefault="00D96016" w:rsidP="001818F3">
      <w:pPr>
        <w:pStyle w:val="ColorfulList-Accent11"/>
        <w:numPr>
          <w:ilvl w:val="0"/>
          <w:numId w:val="44"/>
        </w:numPr>
        <w:spacing w:line="240" w:lineRule="auto"/>
        <w:ind w:left="1440"/>
        <w:jc w:val="both"/>
        <w:rPr>
          <w:rFonts w:ascii="Arial" w:hAnsi="Arial" w:cs="Arial"/>
        </w:rPr>
      </w:pPr>
      <w:r w:rsidRPr="002D1A91">
        <w:rPr>
          <w:rFonts w:ascii="Arial" w:hAnsi="Arial" w:cs="Arial"/>
        </w:rPr>
        <w:t xml:space="preserve">any change in, or any change in the interpretation of, any of the Applicable Laws (including the Constitution of Pakistan and any other Applicable Laws that gives effect to the injunctions of Islam, being in the case of a decision of a court, a decision which is no longer in suspense as a result of an appeal) from and after the date of this Agreement having the effect of making: </w:t>
      </w:r>
    </w:p>
    <w:p w14:paraId="64A1B659" w14:textId="77777777" w:rsidR="00D96016" w:rsidRPr="002D1A91" w:rsidRDefault="00D96016" w:rsidP="001818F3">
      <w:pPr>
        <w:pStyle w:val="ColorfulList-Accent11"/>
        <w:spacing w:line="240" w:lineRule="auto"/>
        <w:ind w:left="1440"/>
        <w:jc w:val="both"/>
        <w:rPr>
          <w:rFonts w:ascii="Arial" w:hAnsi="Arial" w:cs="Arial"/>
        </w:rPr>
      </w:pPr>
    </w:p>
    <w:p w14:paraId="2ADD5AB0" w14:textId="2DD1580A"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w:t>
      </w:r>
      <w:r w:rsidRPr="002D1A91">
        <w:rPr>
          <w:rFonts w:ascii="Arial" w:hAnsi="Arial" w:cs="Arial"/>
        </w:rPr>
        <w:tab/>
        <w:t xml:space="preserve">unlawful, unenforceable, invalid, or void any material undertaking of the  </w:t>
      </w:r>
      <w:r w:rsidR="00800D55" w:rsidRPr="002D1A91">
        <w:rPr>
          <w:rFonts w:ascii="Arial" w:hAnsi="Arial" w:cs="Arial"/>
        </w:rPr>
        <w:t xml:space="preserve">Agency </w:t>
      </w:r>
      <w:r w:rsidRPr="002D1A91">
        <w:rPr>
          <w:rFonts w:ascii="Arial" w:hAnsi="Arial" w:cs="Arial"/>
        </w:rPr>
        <w:t xml:space="preserve">under any  </w:t>
      </w:r>
      <w:r w:rsidR="00800D55" w:rsidRPr="002D1A91">
        <w:rPr>
          <w:rFonts w:ascii="Arial" w:hAnsi="Arial" w:cs="Arial"/>
        </w:rPr>
        <w:t xml:space="preserve">Agency </w:t>
      </w:r>
      <w:r w:rsidRPr="002D1A91">
        <w:rPr>
          <w:rFonts w:ascii="Arial" w:hAnsi="Arial" w:cs="Arial"/>
        </w:rPr>
        <w:t xml:space="preserve">Agreement; or </w:t>
      </w:r>
    </w:p>
    <w:p w14:paraId="08ECCA10" w14:textId="77777777" w:rsidR="00D96016" w:rsidRPr="002D1A91" w:rsidRDefault="00D96016" w:rsidP="001818F3">
      <w:pPr>
        <w:pStyle w:val="ColorfulList-Accent11"/>
        <w:spacing w:line="240" w:lineRule="auto"/>
        <w:ind w:left="1440"/>
        <w:jc w:val="both"/>
        <w:rPr>
          <w:rFonts w:ascii="Arial" w:hAnsi="Arial" w:cs="Arial"/>
        </w:rPr>
      </w:pPr>
    </w:p>
    <w:p w14:paraId="7F107D28" w14:textId="77777777"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(ii)</w:t>
      </w:r>
      <w:r w:rsidRPr="002D1A91">
        <w:rPr>
          <w:rFonts w:ascii="Arial" w:hAnsi="Arial" w:cs="Arial"/>
        </w:rPr>
        <w:tab/>
        <w:t xml:space="preserve">unlawful for the Concessionaire to make or receive or the Financiers or the </w:t>
      </w:r>
      <w:r w:rsidR="0029307F" w:rsidRPr="002D1A91">
        <w:rPr>
          <w:rFonts w:ascii="Arial" w:hAnsi="Arial" w:cs="Arial"/>
        </w:rPr>
        <w:t>Sponsors</w:t>
      </w:r>
      <w:r w:rsidRPr="002D1A91">
        <w:rPr>
          <w:rFonts w:ascii="Arial" w:hAnsi="Arial" w:cs="Arial"/>
        </w:rPr>
        <w:t xml:space="preserve"> to receive any payment (including interest or return), for the Concessionaire to perform any material obligation or to enjoy or enforce any material right under this Agreement or any other Project Agreement in relation to the Project; or </w:t>
      </w:r>
    </w:p>
    <w:p w14:paraId="369E7453" w14:textId="77777777" w:rsidR="00D96016" w:rsidRPr="002D1A91" w:rsidRDefault="00D96016" w:rsidP="001818F3">
      <w:pPr>
        <w:pStyle w:val="ColorfulList-Accent11"/>
        <w:spacing w:line="240" w:lineRule="auto"/>
        <w:ind w:left="1440"/>
        <w:jc w:val="both"/>
        <w:rPr>
          <w:rFonts w:ascii="Arial" w:hAnsi="Arial" w:cs="Arial"/>
        </w:rPr>
      </w:pPr>
    </w:p>
    <w:p w14:paraId="77E15350" w14:textId="77777777" w:rsidR="00D96016" w:rsidRPr="002D1A91" w:rsidRDefault="00D96016" w:rsidP="001818F3">
      <w:pPr>
        <w:pStyle w:val="ColorfulList-Accent11"/>
        <w:spacing w:line="240" w:lineRule="auto"/>
        <w:ind w:left="2160" w:hanging="720"/>
        <w:jc w:val="both"/>
        <w:rPr>
          <w:rFonts w:ascii="Arial" w:hAnsi="Arial" w:cs="Arial"/>
        </w:rPr>
      </w:pPr>
      <w:r w:rsidRPr="002D1A91">
        <w:rPr>
          <w:rFonts w:ascii="Arial" w:hAnsi="Arial" w:cs="Arial"/>
        </w:rPr>
        <w:t>(iii)</w:t>
      </w:r>
      <w:r w:rsidRPr="002D1A91">
        <w:rPr>
          <w:rFonts w:ascii="Arial" w:hAnsi="Arial" w:cs="Arial"/>
        </w:rPr>
        <w:tab/>
        <w:t xml:space="preserve">any such payment, the performance of any such material obligation or the enjoyment or enforcement of any such material right becoming unenforceable, invalid or void as a result of any such change in the Applicable Laws, </w:t>
      </w:r>
    </w:p>
    <w:p w14:paraId="1A4628FD" w14:textId="77777777" w:rsidR="00D96016" w:rsidRPr="002D1A91" w:rsidRDefault="00D96016" w:rsidP="001818F3">
      <w:pPr>
        <w:pStyle w:val="ColorfulList-Accent11"/>
        <w:spacing w:line="240" w:lineRule="auto"/>
        <w:ind w:left="1440"/>
        <w:jc w:val="both"/>
        <w:rPr>
          <w:rFonts w:ascii="Arial" w:hAnsi="Arial" w:cs="Arial"/>
        </w:rPr>
      </w:pPr>
    </w:p>
    <w:p w14:paraId="109F2E61" w14:textId="3EAAEE99" w:rsidR="00D96016" w:rsidRPr="002D1A91" w:rsidRDefault="00D96016" w:rsidP="00511701">
      <w:pPr>
        <w:pStyle w:val="ColorfulList-Accent11"/>
        <w:spacing w:line="240" w:lineRule="auto"/>
        <w:ind w:left="1440"/>
        <w:jc w:val="both"/>
        <w:rPr>
          <w:rFonts w:ascii="Arial" w:hAnsi="Arial" w:cs="Arial"/>
        </w:rPr>
      </w:pPr>
      <w:r w:rsidRPr="002D1A91">
        <w:rPr>
          <w:rFonts w:ascii="Arial" w:hAnsi="Arial" w:cs="Arial"/>
        </w:rPr>
        <w:t>which in the case of (i)</w:t>
      </w:r>
      <w:r w:rsidR="004241B9">
        <w:rPr>
          <w:rFonts w:ascii="Arial" w:hAnsi="Arial" w:cs="Arial"/>
        </w:rPr>
        <w:t>,</w:t>
      </w:r>
      <w:r w:rsidRPr="002D1A91">
        <w:rPr>
          <w:rFonts w:ascii="Arial" w:hAnsi="Arial" w:cs="Arial"/>
        </w:rPr>
        <w:t xml:space="preserve"> (ii) or (iii) above, has a continuing effect for more than one hundred and eighty (180) days without an arrangement being provided to exempt the affected party from the effect of such Change in Law (other than a Change in Law for which compensation is provided in accordance with this Agreement);</w:t>
      </w:r>
    </w:p>
    <w:p w14:paraId="45C3091E" w14:textId="77777777" w:rsidR="00D96016" w:rsidRPr="002D1A91" w:rsidRDefault="00D96016" w:rsidP="001818F3">
      <w:pPr>
        <w:pStyle w:val="ColorfulList-Accent11"/>
        <w:spacing w:line="240" w:lineRule="auto"/>
        <w:ind w:left="1440"/>
        <w:jc w:val="both"/>
        <w:rPr>
          <w:rFonts w:ascii="Arial" w:hAnsi="Arial" w:cs="Arial"/>
        </w:rPr>
      </w:pPr>
    </w:p>
    <w:p w14:paraId="487CB3B0" w14:textId="7A309268" w:rsidR="00B0041C" w:rsidRPr="002D1A91" w:rsidRDefault="00D96016" w:rsidP="001818F3">
      <w:pPr>
        <w:pStyle w:val="ColorfulList-Accent11"/>
        <w:numPr>
          <w:ilvl w:val="0"/>
          <w:numId w:val="44"/>
        </w:numPr>
        <w:spacing w:line="240" w:lineRule="auto"/>
        <w:ind w:left="1440"/>
        <w:jc w:val="both"/>
        <w:rPr>
          <w:rFonts w:ascii="Arial" w:hAnsi="Arial" w:cs="Arial"/>
        </w:rPr>
      </w:pPr>
      <w:r w:rsidRPr="002D1A91">
        <w:rPr>
          <w:rFonts w:ascii="Arial" w:hAnsi="Arial" w:cs="Arial"/>
        </w:rPr>
        <w:t xml:space="preserve">the </w:t>
      </w:r>
      <w:r w:rsidR="00800D55" w:rsidRPr="002D1A91">
        <w:rPr>
          <w:rFonts w:ascii="Arial" w:hAnsi="Arial" w:cs="Arial"/>
        </w:rPr>
        <w:t xml:space="preserve">Agency </w:t>
      </w:r>
      <w:r w:rsidRPr="002D1A91">
        <w:rPr>
          <w:rFonts w:ascii="Arial" w:hAnsi="Arial" w:cs="Arial"/>
        </w:rPr>
        <w:t xml:space="preserve">has delayed any payment </w:t>
      </w:r>
      <w:r w:rsidR="003F0007" w:rsidRPr="006A4CA4">
        <w:rPr>
          <w:rFonts w:ascii="Arial" w:hAnsi="Arial" w:cs="Arial"/>
        </w:rPr>
        <w:t>certified by</w:t>
      </w:r>
      <w:r w:rsidR="004241B9">
        <w:rPr>
          <w:rFonts w:ascii="Arial" w:hAnsi="Arial" w:cs="Arial"/>
        </w:rPr>
        <w:t xml:space="preserve"> the</w:t>
      </w:r>
      <w:r w:rsidR="003F0007" w:rsidRPr="006A4CA4">
        <w:rPr>
          <w:rFonts w:ascii="Arial" w:hAnsi="Arial" w:cs="Arial"/>
        </w:rPr>
        <w:t xml:space="preserve"> Independent Engineer and </w:t>
      </w:r>
      <w:r w:rsidR="004241B9">
        <w:rPr>
          <w:rFonts w:ascii="Arial" w:hAnsi="Arial" w:cs="Arial"/>
        </w:rPr>
        <w:t xml:space="preserve">the </w:t>
      </w:r>
      <w:r w:rsidR="003F0007" w:rsidRPr="006A4CA4">
        <w:rPr>
          <w:rFonts w:ascii="Arial" w:hAnsi="Arial" w:cs="Arial"/>
        </w:rPr>
        <w:t>Independent Auditor</w:t>
      </w:r>
      <w:r w:rsidR="003F0007" w:rsidRPr="002D1A91">
        <w:rPr>
          <w:rFonts w:ascii="Arial" w:hAnsi="Arial" w:cs="Arial"/>
        </w:rPr>
        <w:t xml:space="preserve"> </w:t>
      </w:r>
      <w:r w:rsidRPr="002D1A91">
        <w:rPr>
          <w:rFonts w:ascii="Arial" w:hAnsi="Arial" w:cs="Arial"/>
        </w:rPr>
        <w:t xml:space="preserve">that has fallen due and payable under this Agreement and/or any of the </w:t>
      </w:r>
      <w:r w:rsidR="00D94758" w:rsidRPr="002D1A91">
        <w:rPr>
          <w:rFonts w:ascii="Arial" w:hAnsi="Arial" w:cs="Arial"/>
        </w:rPr>
        <w:t xml:space="preserve">Agency </w:t>
      </w:r>
      <w:r w:rsidRPr="002D1A91">
        <w:rPr>
          <w:rFonts w:ascii="Arial" w:hAnsi="Arial" w:cs="Arial"/>
        </w:rPr>
        <w:t xml:space="preserve">Agreements and if such delay exceeds ninety (90) days, save where such payment is duly Disputed by the </w:t>
      </w:r>
      <w:r w:rsidR="00D94758" w:rsidRPr="002D1A91">
        <w:rPr>
          <w:rFonts w:ascii="Arial" w:hAnsi="Arial" w:cs="Arial"/>
        </w:rPr>
        <w:t xml:space="preserve">Agency </w:t>
      </w:r>
      <w:r w:rsidRPr="002D1A91">
        <w:rPr>
          <w:rFonts w:ascii="Arial" w:hAnsi="Arial" w:cs="Arial"/>
        </w:rPr>
        <w:t xml:space="preserve">in accordance with this Agreement and/or </w:t>
      </w:r>
      <w:r w:rsidR="00D94758" w:rsidRPr="002D1A91">
        <w:rPr>
          <w:rFonts w:ascii="Arial" w:hAnsi="Arial" w:cs="Arial"/>
        </w:rPr>
        <w:t xml:space="preserve">Agency </w:t>
      </w:r>
      <w:r w:rsidRPr="002D1A91">
        <w:rPr>
          <w:rFonts w:ascii="Arial" w:hAnsi="Arial" w:cs="Arial"/>
        </w:rPr>
        <w:t>Agreements</w:t>
      </w:r>
      <w:r w:rsidR="00B0041C" w:rsidRPr="002D1A91">
        <w:rPr>
          <w:rFonts w:ascii="Arial" w:hAnsi="Arial" w:cs="Arial"/>
        </w:rPr>
        <w:t>; and</w:t>
      </w:r>
    </w:p>
    <w:p w14:paraId="73063E00" w14:textId="77777777" w:rsidR="00B0041C" w:rsidRPr="002D1A91" w:rsidRDefault="00B0041C" w:rsidP="001818F3">
      <w:pPr>
        <w:pStyle w:val="ListParagraph"/>
        <w:spacing w:line="240" w:lineRule="auto"/>
        <w:rPr>
          <w:rFonts w:ascii="Arial" w:hAnsi="Arial" w:cs="Arial"/>
        </w:rPr>
      </w:pPr>
    </w:p>
    <w:p w14:paraId="33FAB054" w14:textId="467FFFFF" w:rsidR="00F72F07" w:rsidRPr="002D1A91" w:rsidRDefault="00B0041C" w:rsidP="00F72F07">
      <w:pPr>
        <w:pStyle w:val="ColorfulList-Accent11"/>
        <w:numPr>
          <w:ilvl w:val="0"/>
          <w:numId w:val="44"/>
        </w:numPr>
        <w:spacing w:line="240" w:lineRule="auto"/>
        <w:ind w:left="1440"/>
        <w:jc w:val="both"/>
        <w:rPr>
          <w:rFonts w:ascii="Arial" w:hAnsi="Arial" w:cs="Arial"/>
        </w:rPr>
      </w:pPr>
      <w:bookmarkStart w:id="315" w:name="_Hlk156963891"/>
      <w:r w:rsidRPr="002D1A91">
        <w:rPr>
          <w:rFonts w:ascii="Arial" w:hAnsi="Arial" w:cs="Arial"/>
        </w:rPr>
        <w:t>the right of the Concessionaire to terminate the Agreement in accordance with Section 3.</w:t>
      </w:r>
      <w:r w:rsidR="005B2052">
        <w:rPr>
          <w:rFonts w:ascii="Arial" w:hAnsi="Arial" w:cs="Arial"/>
        </w:rPr>
        <w:t>4</w:t>
      </w:r>
      <w:r w:rsidRPr="002D1A91">
        <w:rPr>
          <w:rFonts w:ascii="Arial" w:hAnsi="Arial" w:cs="Arial"/>
        </w:rPr>
        <w:t>.2</w:t>
      </w:r>
      <w:bookmarkEnd w:id="315"/>
      <w:r w:rsidR="00D96016" w:rsidRPr="002D1A91">
        <w:rPr>
          <w:rFonts w:ascii="Arial" w:hAnsi="Arial" w:cs="Arial"/>
        </w:rPr>
        <w:t>.</w:t>
      </w:r>
    </w:p>
    <w:p w14:paraId="783A35C1" w14:textId="77777777" w:rsidR="00F72F07" w:rsidRPr="002D1A91" w:rsidRDefault="00F72F07" w:rsidP="00F72F07">
      <w:pPr>
        <w:pStyle w:val="ColorfulList-Accent11"/>
        <w:spacing w:line="240" w:lineRule="auto"/>
        <w:ind w:left="0"/>
        <w:jc w:val="both"/>
        <w:rPr>
          <w:rFonts w:ascii="Arial" w:hAnsi="Arial" w:cs="Arial"/>
        </w:rPr>
      </w:pPr>
    </w:p>
    <w:p w14:paraId="581964C1" w14:textId="77777777" w:rsidR="00F72F07" w:rsidRPr="002D1A91" w:rsidRDefault="00F72F07" w:rsidP="00511701">
      <w:pPr>
        <w:spacing w:line="240" w:lineRule="auto"/>
        <w:ind w:left="1440" w:hanging="720"/>
        <w:jc w:val="both"/>
        <w:rPr>
          <w:rFonts w:ascii="Arial" w:hAnsi="Arial" w:cs="Arial"/>
        </w:rPr>
      </w:pPr>
    </w:p>
    <w:p w14:paraId="1D7C5F2B" w14:textId="3152F699" w:rsidR="00F72F07" w:rsidRPr="002D1A91" w:rsidRDefault="00F72F07" w:rsidP="00511701">
      <w:pPr>
        <w:spacing w:line="240" w:lineRule="auto"/>
        <w:ind w:left="720" w:hanging="720"/>
        <w:jc w:val="both"/>
        <w:rPr>
          <w:rFonts w:ascii="Arial" w:hAnsi="Arial" w:cs="Arial"/>
        </w:rPr>
      </w:pPr>
      <w:r w:rsidRPr="002D1A91">
        <w:rPr>
          <w:rFonts w:ascii="Arial" w:hAnsi="Arial" w:cs="Arial"/>
        </w:rPr>
        <w:t xml:space="preserve">22.3.2 If the defaulting Party fails to remedy the default within the applicable Cure Period, the non-defaulting Party shall be entitled to </w:t>
      </w:r>
      <w:r w:rsidR="00263527">
        <w:rPr>
          <w:rFonts w:ascii="Arial" w:hAnsi="Arial" w:cs="Arial"/>
        </w:rPr>
        <w:t>T</w:t>
      </w:r>
      <w:r w:rsidRPr="002D1A91">
        <w:rPr>
          <w:rFonts w:ascii="Arial" w:hAnsi="Arial" w:cs="Arial"/>
        </w:rPr>
        <w:t xml:space="preserve">erminate this Agreement in accordance with </w:t>
      </w:r>
      <w:r w:rsidR="00263527">
        <w:rPr>
          <w:rFonts w:ascii="Arial" w:hAnsi="Arial" w:cs="Arial"/>
        </w:rPr>
        <w:t>Article 23 (</w:t>
      </w:r>
      <w:r w:rsidR="00263527">
        <w:rPr>
          <w:rFonts w:ascii="Arial" w:hAnsi="Arial" w:cs="Arial"/>
          <w:i/>
          <w:iCs/>
        </w:rPr>
        <w:t>Termination</w:t>
      </w:r>
      <w:r w:rsidR="00263527">
        <w:rPr>
          <w:rFonts w:ascii="Arial" w:hAnsi="Arial" w:cs="Arial"/>
        </w:rPr>
        <w:t>)</w:t>
      </w:r>
      <w:r w:rsidRPr="002D1A91">
        <w:rPr>
          <w:rFonts w:ascii="Arial" w:hAnsi="Arial" w:cs="Arial"/>
        </w:rPr>
        <w:t>.</w:t>
      </w:r>
    </w:p>
    <w:p w14:paraId="1BEA1166" w14:textId="475BC1F2" w:rsidR="00032F8B" w:rsidRPr="002D1A91" w:rsidRDefault="00F72F07" w:rsidP="00F72F07">
      <w:pPr>
        <w:spacing w:line="240" w:lineRule="auto"/>
        <w:rPr>
          <w:rFonts w:ascii="Arial" w:hAnsi="Arial" w:cs="Arial"/>
        </w:rPr>
      </w:pPr>
      <w:r w:rsidRPr="002D1A91">
        <w:rPr>
          <w:rFonts w:ascii="Arial" w:hAnsi="Arial" w:cs="Arial"/>
        </w:rPr>
        <w:t xml:space="preserve"> </w:t>
      </w:r>
      <w:r w:rsidR="00032F8B" w:rsidRPr="002D1A91">
        <w:rPr>
          <w:rFonts w:ascii="Arial" w:hAnsi="Arial" w:cs="Arial"/>
        </w:rPr>
        <w:br w:type="page"/>
      </w:r>
    </w:p>
    <w:p w14:paraId="3F92BE72" w14:textId="77777777" w:rsidR="00F72F07" w:rsidRPr="002D1A91" w:rsidRDefault="00F72F07" w:rsidP="001818F3">
      <w:pPr>
        <w:spacing w:line="240" w:lineRule="auto"/>
        <w:rPr>
          <w:rFonts w:ascii="Arial" w:hAnsi="Arial" w:cs="Arial"/>
        </w:rPr>
      </w:pPr>
    </w:p>
    <w:p w14:paraId="03364186" w14:textId="77777777" w:rsidR="00D96016" w:rsidRPr="002D1A91" w:rsidRDefault="00D96016" w:rsidP="001818F3">
      <w:pPr>
        <w:pStyle w:val="Heading1"/>
        <w:spacing w:line="240" w:lineRule="auto"/>
        <w:ind w:left="720" w:hanging="720"/>
        <w:jc w:val="both"/>
        <w:rPr>
          <w:rFonts w:ascii="Arial" w:hAnsi="Arial" w:cs="Arial"/>
        </w:rPr>
      </w:pPr>
      <w:bookmarkStart w:id="316" w:name="_Toc333900068"/>
      <w:bookmarkStart w:id="317" w:name="_Toc229101116"/>
      <w:r w:rsidRPr="002D1A91">
        <w:rPr>
          <w:rFonts w:ascii="Arial" w:hAnsi="Arial" w:cs="Arial"/>
        </w:rPr>
        <w:t>Termination</w:t>
      </w:r>
      <w:bookmarkEnd w:id="316"/>
      <w:bookmarkEnd w:id="317"/>
    </w:p>
    <w:p w14:paraId="537C5EB6" w14:textId="77777777" w:rsidR="00D96016" w:rsidRPr="002D1A91" w:rsidRDefault="00D96016" w:rsidP="001818F3">
      <w:pPr>
        <w:spacing w:line="240" w:lineRule="auto"/>
        <w:jc w:val="both"/>
        <w:rPr>
          <w:rFonts w:ascii="Arial" w:hAnsi="Arial" w:cs="Arial"/>
          <w:sz w:val="18"/>
          <w:szCs w:val="18"/>
        </w:rPr>
      </w:pPr>
    </w:p>
    <w:p w14:paraId="654A4C53" w14:textId="77777777" w:rsidR="00D96016" w:rsidRPr="002D1A91" w:rsidRDefault="00D96016" w:rsidP="001818F3">
      <w:pPr>
        <w:pStyle w:val="Heading2"/>
        <w:spacing w:line="240" w:lineRule="auto"/>
        <w:ind w:left="720"/>
        <w:jc w:val="both"/>
        <w:rPr>
          <w:rFonts w:ascii="Arial" w:hAnsi="Arial" w:cs="Arial"/>
          <w:u w:val="single"/>
        </w:rPr>
      </w:pPr>
      <w:bookmarkStart w:id="318" w:name="_Toc333900069"/>
      <w:r w:rsidRPr="002D1A91">
        <w:rPr>
          <w:rFonts w:ascii="Arial" w:hAnsi="Arial" w:cs="Arial"/>
          <w:u w:val="single"/>
        </w:rPr>
        <w:t>Termination for Concessionaire Event of Default</w:t>
      </w:r>
      <w:bookmarkEnd w:id="318"/>
    </w:p>
    <w:p w14:paraId="6E5F05AF" w14:textId="77777777" w:rsidR="00D96016" w:rsidRPr="002D1A91" w:rsidRDefault="00D96016" w:rsidP="001818F3">
      <w:pPr>
        <w:spacing w:line="240" w:lineRule="auto"/>
        <w:jc w:val="both"/>
        <w:rPr>
          <w:rFonts w:ascii="Arial" w:hAnsi="Arial" w:cs="Arial"/>
        </w:rPr>
      </w:pPr>
    </w:p>
    <w:p w14:paraId="4E69FC3D" w14:textId="62EC9BBC"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Without prejudice to any other right or remedy which the  </w:t>
      </w:r>
      <w:r w:rsidR="00AA16B2" w:rsidRPr="002D1A91">
        <w:rPr>
          <w:rFonts w:ascii="Arial" w:hAnsi="Arial" w:cs="Arial"/>
        </w:rPr>
        <w:t xml:space="preserve">Agency </w:t>
      </w:r>
      <w:r w:rsidRPr="002D1A91">
        <w:rPr>
          <w:rFonts w:ascii="Arial" w:hAnsi="Arial" w:cs="Arial"/>
        </w:rPr>
        <w:t xml:space="preserve">may have in respect thereof under this Agreement, upon the occurrence and continuation of a Concessionaire Event of Default, the </w:t>
      </w:r>
      <w:r w:rsidR="00AA16B2" w:rsidRPr="002D1A91">
        <w:rPr>
          <w:rFonts w:ascii="Arial" w:hAnsi="Arial" w:cs="Arial"/>
        </w:rPr>
        <w:t xml:space="preserve">Agency </w:t>
      </w:r>
      <w:r w:rsidRPr="002D1A91">
        <w:rPr>
          <w:rFonts w:ascii="Arial" w:hAnsi="Arial" w:cs="Arial"/>
        </w:rPr>
        <w:t xml:space="preserve">shall be entitled to Terminate this Agreement by issuing a Termination Notice to the Concessionaire; provided, that before issuing the Termination Notice, the  </w:t>
      </w:r>
      <w:r w:rsidR="00AA16B2" w:rsidRPr="002D1A91">
        <w:rPr>
          <w:rFonts w:ascii="Arial" w:hAnsi="Arial" w:cs="Arial"/>
        </w:rPr>
        <w:t xml:space="preserve">Agency </w:t>
      </w:r>
      <w:r w:rsidRPr="002D1A91">
        <w:rPr>
          <w:rFonts w:ascii="Arial" w:hAnsi="Arial" w:cs="Arial"/>
        </w:rPr>
        <w:t xml:space="preserve">shall by a notice in writing inform the Concessionaire of its intention to issue the Termination Notice (the </w:t>
      </w:r>
      <w:r w:rsidRPr="002D1A91">
        <w:rPr>
          <w:rFonts w:ascii="Arial" w:hAnsi="Arial" w:cs="Arial"/>
          <w:b/>
        </w:rPr>
        <w:t xml:space="preserve"> </w:t>
      </w:r>
      <w:bookmarkStart w:id="319" w:name="_Hlk226115388"/>
      <w:r w:rsidR="00AA16B2" w:rsidRPr="002D1A91">
        <w:rPr>
          <w:rFonts w:ascii="Arial" w:hAnsi="Arial" w:cs="Arial"/>
          <w:b/>
        </w:rPr>
        <w:t xml:space="preserve">Agency </w:t>
      </w:r>
      <w:r w:rsidRPr="002D1A91">
        <w:rPr>
          <w:rFonts w:ascii="Arial" w:hAnsi="Arial" w:cs="Arial"/>
          <w:b/>
        </w:rPr>
        <w:t>Preliminary Notice</w:t>
      </w:r>
      <w:bookmarkEnd w:id="319"/>
      <w:r w:rsidRPr="002D1A91">
        <w:rPr>
          <w:rFonts w:ascii="Arial" w:hAnsi="Arial" w:cs="Arial"/>
        </w:rPr>
        <w:t xml:space="preserve">). </w:t>
      </w:r>
    </w:p>
    <w:p w14:paraId="52FE9F21" w14:textId="77777777" w:rsidR="00D96016" w:rsidRPr="002D1A91" w:rsidRDefault="00D96016" w:rsidP="001818F3">
      <w:pPr>
        <w:spacing w:line="240" w:lineRule="auto"/>
        <w:jc w:val="both"/>
        <w:rPr>
          <w:rFonts w:ascii="Arial" w:hAnsi="Arial" w:cs="Arial"/>
          <w:sz w:val="18"/>
          <w:szCs w:val="18"/>
        </w:rPr>
      </w:pPr>
    </w:p>
    <w:p w14:paraId="0D2B8F35" w14:textId="2A1F70B6"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the underlying </w:t>
      </w:r>
      <w:bookmarkStart w:id="320" w:name="_Hlk226115398"/>
      <w:r w:rsidRPr="002D1A91">
        <w:rPr>
          <w:rFonts w:ascii="Arial" w:hAnsi="Arial" w:cs="Arial"/>
        </w:rPr>
        <w:t xml:space="preserve">Concessionaire Event of Default </w:t>
      </w:r>
      <w:bookmarkEnd w:id="320"/>
      <w:r w:rsidRPr="002D1A91">
        <w:rPr>
          <w:rFonts w:ascii="Arial" w:hAnsi="Arial" w:cs="Arial"/>
        </w:rPr>
        <w:t xml:space="preserve">is not cured within the Cure Period and the same is subsisting at the expiry of the Cure Period, the  </w:t>
      </w:r>
      <w:r w:rsidR="00AA16B2" w:rsidRPr="002D1A91">
        <w:rPr>
          <w:rFonts w:ascii="Arial" w:hAnsi="Arial" w:cs="Arial"/>
        </w:rPr>
        <w:t xml:space="preserve">Agency </w:t>
      </w:r>
      <w:r w:rsidRPr="002D1A91">
        <w:rPr>
          <w:rFonts w:ascii="Arial" w:hAnsi="Arial" w:cs="Arial"/>
        </w:rPr>
        <w:t xml:space="preserve">shall be entitled to: </w:t>
      </w:r>
    </w:p>
    <w:p w14:paraId="5B218C0A" w14:textId="77777777" w:rsidR="00D96016" w:rsidRPr="002D1A91" w:rsidRDefault="00D96016" w:rsidP="001818F3">
      <w:pPr>
        <w:spacing w:line="240" w:lineRule="auto"/>
        <w:jc w:val="both"/>
        <w:rPr>
          <w:rFonts w:ascii="Arial" w:hAnsi="Arial" w:cs="Arial"/>
          <w:sz w:val="18"/>
          <w:szCs w:val="18"/>
        </w:rPr>
      </w:pPr>
    </w:p>
    <w:p w14:paraId="310646C8" w14:textId="77777777" w:rsidR="00D96016" w:rsidRPr="002D1A91" w:rsidRDefault="00D96016" w:rsidP="001818F3">
      <w:pPr>
        <w:pStyle w:val="ColorfulList-Accent11"/>
        <w:numPr>
          <w:ilvl w:val="0"/>
          <w:numId w:val="45"/>
        </w:numPr>
        <w:spacing w:line="240" w:lineRule="auto"/>
        <w:ind w:left="1440"/>
        <w:jc w:val="both"/>
        <w:rPr>
          <w:rFonts w:ascii="Arial" w:hAnsi="Arial" w:cs="Arial"/>
        </w:rPr>
      </w:pPr>
      <w:r w:rsidRPr="002D1A91">
        <w:rPr>
          <w:rFonts w:ascii="Arial" w:hAnsi="Arial" w:cs="Arial"/>
        </w:rPr>
        <w:t>Terminate this Agreement by issuing the Termination Notice upon expiry of the Cure Period; and</w:t>
      </w:r>
    </w:p>
    <w:p w14:paraId="58D636C1" w14:textId="77777777" w:rsidR="00D96016" w:rsidRPr="002D1A91" w:rsidRDefault="00D96016" w:rsidP="001818F3">
      <w:pPr>
        <w:spacing w:line="240" w:lineRule="auto"/>
        <w:jc w:val="both"/>
        <w:rPr>
          <w:rFonts w:ascii="Arial" w:hAnsi="Arial" w:cs="Arial"/>
          <w:sz w:val="18"/>
          <w:szCs w:val="18"/>
        </w:rPr>
      </w:pPr>
    </w:p>
    <w:p w14:paraId="2CFF6A9F" w14:textId="439E741E" w:rsidR="00D96016" w:rsidRPr="002D1A91" w:rsidRDefault="00D96016" w:rsidP="001818F3">
      <w:pPr>
        <w:pStyle w:val="ColorfulList-Accent11"/>
        <w:numPr>
          <w:ilvl w:val="0"/>
          <w:numId w:val="45"/>
        </w:numPr>
        <w:spacing w:line="240" w:lineRule="auto"/>
        <w:ind w:left="1440"/>
        <w:jc w:val="both"/>
        <w:rPr>
          <w:rFonts w:ascii="Arial" w:hAnsi="Arial" w:cs="Arial"/>
        </w:rPr>
      </w:pPr>
      <w:r w:rsidRPr="002D1A91">
        <w:rPr>
          <w:rFonts w:ascii="Arial" w:hAnsi="Arial" w:cs="Arial"/>
        </w:rPr>
        <w:t xml:space="preserve">encash the </w:t>
      </w:r>
      <w:r w:rsidR="009311FC" w:rsidRPr="002D1A91">
        <w:rPr>
          <w:rFonts w:ascii="Arial" w:hAnsi="Arial" w:cs="Arial"/>
        </w:rPr>
        <w:t xml:space="preserve">Development </w:t>
      </w:r>
      <w:r w:rsidRPr="002D1A91">
        <w:rPr>
          <w:rFonts w:ascii="Arial" w:hAnsi="Arial" w:cs="Arial"/>
        </w:rPr>
        <w:t xml:space="preserve">Performance Security or the </w:t>
      </w:r>
      <w:bookmarkStart w:id="321" w:name="_Hlk226115416"/>
      <w:r w:rsidRPr="002D1A91">
        <w:rPr>
          <w:rFonts w:ascii="Arial" w:hAnsi="Arial" w:cs="Arial"/>
        </w:rPr>
        <w:t>O&amp;M Performance Security</w:t>
      </w:r>
      <w:bookmarkEnd w:id="321"/>
      <w:r w:rsidRPr="002D1A91">
        <w:rPr>
          <w:rFonts w:ascii="Arial" w:hAnsi="Arial" w:cs="Arial"/>
        </w:rPr>
        <w:t>, as applicable and in effect a</w:t>
      </w:r>
      <w:r w:rsidR="005E605B">
        <w:rPr>
          <w:rFonts w:ascii="Arial" w:hAnsi="Arial" w:cs="Arial"/>
        </w:rPr>
        <w:t>t</w:t>
      </w:r>
      <w:r w:rsidRPr="002D1A91">
        <w:rPr>
          <w:rFonts w:ascii="Arial" w:hAnsi="Arial" w:cs="Arial"/>
        </w:rPr>
        <w:t xml:space="preserve"> such time, on or following the issuance of the Termination Notice.</w:t>
      </w:r>
    </w:p>
    <w:p w14:paraId="5DAA2DCD" w14:textId="77777777" w:rsidR="00D96016" w:rsidRPr="002D1A91" w:rsidRDefault="00D96016" w:rsidP="001818F3">
      <w:pPr>
        <w:spacing w:line="240" w:lineRule="auto"/>
        <w:jc w:val="both"/>
        <w:rPr>
          <w:rFonts w:ascii="Arial" w:hAnsi="Arial" w:cs="Arial"/>
        </w:rPr>
      </w:pPr>
    </w:p>
    <w:p w14:paraId="64ABFBB8"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The following shall apply in respect of Cure Period relating to a Concessionaire Event of Default:</w:t>
      </w:r>
    </w:p>
    <w:p w14:paraId="34E4B16A" w14:textId="6FAF1CB1" w:rsidR="00D96016" w:rsidRPr="002D1A91" w:rsidRDefault="00D96016" w:rsidP="001818F3">
      <w:pPr>
        <w:spacing w:line="240" w:lineRule="auto"/>
        <w:jc w:val="both"/>
        <w:rPr>
          <w:rFonts w:ascii="Arial" w:hAnsi="Arial" w:cs="Arial"/>
        </w:rPr>
      </w:pPr>
    </w:p>
    <w:p w14:paraId="4476F4BE" w14:textId="32ADA7FA" w:rsidR="00D96016" w:rsidRPr="002D1A91" w:rsidRDefault="00D96016" w:rsidP="001818F3">
      <w:pPr>
        <w:pStyle w:val="ColorfulList-Accent11"/>
        <w:numPr>
          <w:ilvl w:val="0"/>
          <w:numId w:val="46"/>
        </w:numPr>
        <w:spacing w:line="240" w:lineRule="auto"/>
        <w:ind w:left="1440"/>
        <w:jc w:val="both"/>
        <w:rPr>
          <w:rFonts w:ascii="Arial" w:hAnsi="Arial" w:cs="Arial"/>
        </w:rPr>
      </w:pPr>
      <w:r w:rsidRPr="002D1A91">
        <w:rPr>
          <w:rFonts w:ascii="Arial" w:hAnsi="Arial" w:cs="Arial"/>
        </w:rPr>
        <w:t>the Cure Per</w:t>
      </w:r>
      <w:r w:rsidR="005E605B">
        <w:rPr>
          <w:rFonts w:ascii="Arial" w:hAnsi="Arial" w:cs="Arial"/>
        </w:rPr>
        <w:t>i</w:t>
      </w:r>
      <w:r w:rsidRPr="002D1A91">
        <w:rPr>
          <w:rFonts w:ascii="Arial" w:hAnsi="Arial" w:cs="Arial"/>
        </w:rPr>
        <w:t xml:space="preserve">od provided in this Agreement shall not relieve the Concessionaire from liability for damages (as expressly set out in this Agreement), if any, caused by its underlying breach or default giving rise to the </w:t>
      </w:r>
      <w:r w:rsidR="00AA16B2" w:rsidRPr="002D1A91">
        <w:rPr>
          <w:rFonts w:ascii="Arial" w:hAnsi="Arial" w:cs="Arial"/>
        </w:rPr>
        <w:t xml:space="preserve">Agency </w:t>
      </w:r>
      <w:r w:rsidRPr="002D1A91">
        <w:rPr>
          <w:rFonts w:ascii="Arial" w:hAnsi="Arial" w:cs="Arial"/>
        </w:rPr>
        <w:t>Preliminary Notice;</w:t>
      </w:r>
      <w:r w:rsidR="00D83225" w:rsidRPr="002D1A91">
        <w:rPr>
          <w:rFonts w:ascii="Arial" w:hAnsi="Arial" w:cs="Arial"/>
        </w:rPr>
        <w:t xml:space="preserve"> and</w:t>
      </w:r>
    </w:p>
    <w:p w14:paraId="2297F092" w14:textId="77777777" w:rsidR="00D96016" w:rsidRPr="002D1A91" w:rsidRDefault="00D96016" w:rsidP="001818F3">
      <w:pPr>
        <w:spacing w:line="240" w:lineRule="auto"/>
        <w:jc w:val="both"/>
        <w:rPr>
          <w:rFonts w:ascii="Arial" w:hAnsi="Arial" w:cs="Arial"/>
        </w:rPr>
      </w:pPr>
    </w:p>
    <w:p w14:paraId="5AF9BF58" w14:textId="204DDB48" w:rsidR="00B767B0" w:rsidRPr="006A4CA4" w:rsidRDefault="00D96016" w:rsidP="005E605B">
      <w:pPr>
        <w:pStyle w:val="ColorfulList-Accent11"/>
        <w:numPr>
          <w:ilvl w:val="0"/>
          <w:numId w:val="46"/>
        </w:numPr>
        <w:spacing w:line="240" w:lineRule="auto"/>
        <w:ind w:left="1440"/>
        <w:jc w:val="both"/>
        <w:rPr>
          <w:rFonts w:ascii="Arial" w:hAnsi="Arial" w:cs="Arial"/>
        </w:rPr>
      </w:pPr>
      <w:r w:rsidRPr="002D1A91">
        <w:rPr>
          <w:rFonts w:ascii="Arial" w:hAnsi="Arial" w:cs="Arial"/>
        </w:rPr>
        <w:t>the Cure Period shall not in any way be extended by any period of Suspension under this Agreement</w:t>
      </w:r>
      <w:r w:rsidR="00D83225" w:rsidRPr="002D1A91">
        <w:rPr>
          <w:rFonts w:ascii="Arial" w:hAnsi="Arial" w:cs="Arial"/>
        </w:rPr>
        <w:t>.</w:t>
      </w:r>
    </w:p>
    <w:p w14:paraId="00FD32D0" w14:textId="77777777" w:rsidR="00D96016" w:rsidRPr="002D1A91" w:rsidRDefault="00D96016" w:rsidP="001818F3">
      <w:pPr>
        <w:spacing w:line="240" w:lineRule="auto"/>
        <w:jc w:val="both"/>
        <w:rPr>
          <w:rFonts w:ascii="Arial" w:hAnsi="Arial" w:cs="Arial"/>
          <w:sz w:val="18"/>
          <w:szCs w:val="18"/>
        </w:rPr>
      </w:pPr>
    </w:p>
    <w:p w14:paraId="61FCB283" w14:textId="417BB696" w:rsidR="0054196C" w:rsidRPr="002D1A91" w:rsidRDefault="00D96016" w:rsidP="00511701">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Upon issuance of a Termination Notice by the  </w:t>
      </w:r>
      <w:r w:rsidR="00AA16B2" w:rsidRPr="002D1A91">
        <w:rPr>
          <w:rFonts w:ascii="Arial" w:hAnsi="Arial" w:cs="Arial"/>
        </w:rPr>
        <w:t xml:space="preserve">Agency </w:t>
      </w:r>
      <w:r w:rsidRPr="002D1A91">
        <w:rPr>
          <w:rFonts w:ascii="Arial" w:hAnsi="Arial" w:cs="Arial"/>
        </w:rPr>
        <w:t xml:space="preserve">(following expiry of the Cure Period) on account of occurrence and continuation of a Concessionaire Event of Default during the Operations Period, the right of the Concessionaire to </w:t>
      </w:r>
      <w:r w:rsidR="009A4761" w:rsidRPr="002D1A91">
        <w:rPr>
          <w:rFonts w:ascii="Arial" w:hAnsi="Arial" w:cs="Arial"/>
        </w:rPr>
        <w:t xml:space="preserve">collect </w:t>
      </w:r>
      <w:r w:rsidR="00984421" w:rsidRPr="002D1A91">
        <w:rPr>
          <w:rFonts w:ascii="Arial" w:hAnsi="Arial" w:cs="Arial"/>
        </w:rPr>
        <w:t xml:space="preserve">Revenues </w:t>
      </w:r>
      <w:r w:rsidRPr="002D1A91">
        <w:rPr>
          <w:rFonts w:ascii="Arial" w:hAnsi="Arial" w:cs="Arial"/>
        </w:rPr>
        <w:t>shall stand terminated, with immediate effect and no Revenues shall accrue and/or be payable to the Concessionaire from the date of the Concessionaire’s receipt of the Termination Notice</w:t>
      </w:r>
      <w:r w:rsidR="00717D33" w:rsidRPr="002D1A91">
        <w:rPr>
          <w:rFonts w:ascii="Arial" w:hAnsi="Arial" w:cs="Arial"/>
        </w:rPr>
        <w:t xml:space="preserve"> </w:t>
      </w:r>
      <w:r w:rsidRPr="002D1A91">
        <w:rPr>
          <w:rFonts w:ascii="Arial" w:hAnsi="Arial" w:cs="Arial"/>
          <w:iCs/>
        </w:rPr>
        <w:t>.</w:t>
      </w:r>
      <w:r w:rsidR="0054196C" w:rsidRPr="006A4CA4">
        <w:rPr>
          <w:rFonts w:ascii="Arial" w:hAnsi="Arial" w:cs="Arial"/>
        </w:rPr>
        <w:t>From the date of receipt of a</w:t>
      </w:r>
      <w:r w:rsidR="000337B8">
        <w:rPr>
          <w:rFonts w:ascii="Arial" w:hAnsi="Arial" w:cs="Arial"/>
        </w:rPr>
        <w:t>n</w:t>
      </w:r>
      <w:r w:rsidR="0054196C" w:rsidRPr="006A4CA4">
        <w:rPr>
          <w:rFonts w:ascii="Arial" w:hAnsi="Arial" w:cs="Arial"/>
        </w:rPr>
        <w:t xml:space="preserve"> </w:t>
      </w:r>
      <w:r w:rsidR="000337B8" w:rsidRPr="002D1A91">
        <w:rPr>
          <w:rFonts w:ascii="Arial" w:hAnsi="Arial" w:cs="Arial"/>
        </w:rPr>
        <w:t>Agency Preliminary Notice</w:t>
      </w:r>
      <w:r w:rsidR="000337B8" w:rsidRPr="006A4CA4" w:rsidDel="000337B8">
        <w:rPr>
          <w:rFonts w:ascii="Arial" w:hAnsi="Arial" w:cs="Arial"/>
          <w:bCs/>
        </w:rPr>
        <w:t xml:space="preserve"> </w:t>
      </w:r>
      <w:r w:rsidR="0054196C" w:rsidRPr="006A4CA4">
        <w:rPr>
          <w:rFonts w:ascii="Arial" w:hAnsi="Arial" w:cs="Arial"/>
        </w:rPr>
        <w:t xml:space="preserve">until the default is cured or the </w:t>
      </w:r>
      <w:r w:rsidR="0054196C" w:rsidRPr="006A4CA4">
        <w:rPr>
          <w:rFonts w:ascii="Arial" w:hAnsi="Arial" w:cs="Arial"/>
          <w:bCs/>
        </w:rPr>
        <w:t>Termination Date</w:t>
      </w:r>
      <w:r w:rsidR="0054196C" w:rsidRPr="006A4CA4">
        <w:rPr>
          <w:rFonts w:ascii="Arial" w:hAnsi="Arial" w:cs="Arial"/>
        </w:rPr>
        <w:t xml:space="preserve"> occurs, the Concessionaire is strictly prohibited from making any </w:t>
      </w:r>
      <w:r w:rsidR="000337D9">
        <w:rPr>
          <w:rFonts w:ascii="Arial" w:hAnsi="Arial" w:cs="Arial"/>
          <w:bCs/>
        </w:rPr>
        <w:t>d</w:t>
      </w:r>
      <w:r w:rsidR="0054196C" w:rsidRPr="006A4CA4">
        <w:rPr>
          <w:rFonts w:ascii="Arial" w:hAnsi="Arial" w:cs="Arial"/>
          <w:bCs/>
        </w:rPr>
        <w:t>istributions</w:t>
      </w:r>
      <w:r w:rsidR="0054196C" w:rsidRPr="006A4CA4">
        <w:rPr>
          <w:rFonts w:ascii="Arial" w:hAnsi="Arial" w:cs="Arial"/>
        </w:rPr>
        <w:t xml:space="preserve"> to its Shareholders.</w:t>
      </w:r>
    </w:p>
    <w:p w14:paraId="7E75A5D2" w14:textId="77777777" w:rsidR="00D96016" w:rsidRPr="002D1A91" w:rsidRDefault="00D96016" w:rsidP="001818F3">
      <w:pPr>
        <w:spacing w:line="240" w:lineRule="auto"/>
        <w:jc w:val="both"/>
        <w:rPr>
          <w:rFonts w:ascii="Arial" w:hAnsi="Arial" w:cs="Arial"/>
        </w:rPr>
      </w:pPr>
    </w:p>
    <w:p w14:paraId="181427B8" w14:textId="1868C2D4" w:rsidR="005170EA" w:rsidRPr="002D1A91" w:rsidRDefault="00E72C1D"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The Parties agree that from the date of the </w:t>
      </w:r>
      <w:r w:rsidR="000337D9" w:rsidRPr="002D1A91">
        <w:rPr>
          <w:rFonts w:ascii="Arial" w:hAnsi="Arial" w:cs="Arial"/>
        </w:rPr>
        <w:t>Agency Preliminary Notice</w:t>
      </w:r>
      <w:r w:rsidR="000337D9" w:rsidRPr="002D1A91" w:rsidDel="000337D9">
        <w:rPr>
          <w:rFonts w:ascii="Arial" w:hAnsi="Arial" w:cs="Arial"/>
        </w:rPr>
        <w:t xml:space="preserve"> </w:t>
      </w:r>
      <w:r w:rsidRPr="002D1A91">
        <w:rPr>
          <w:rFonts w:ascii="Arial" w:hAnsi="Arial" w:cs="Arial"/>
        </w:rPr>
        <w:t>and until the expiry of the applicable Cure Period, the Revenue shall be managed in the following manner:</w:t>
      </w:r>
    </w:p>
    <w:p w14:paraId="15426033" w14:textId="77777777" w:rsidR="005170EA" w:rsidRPr="002D1A91" w:rsidRDefault="005170EA" w:rsidP="005170EA">
      <w:pPr>
        <w:pStyle w:val="ColorfulList-Accent11"/>
        <w:spacing w:line="240" w:lineRule="auto"/>
        <w:jc w:val="both"/>
        <w:rPr>
          <w:rFonts w:ascii="Arial" w:hAnsi="Arial" w:cs="Arial"/>
        </w:rPr>
      </w:pPr>
    </w:p>
    <w:p w14:paraId="79899EEA" w14:textId="548E9210" w:rsidR="00E72C1D" w:rsidRPr="002D1A91" w:rsidRDefault="00E72C1D" w:rsidP="002D1A91">
      <w:pPr>
        <w:pStyle w:val="ColorfulList-Accent11"/>
        <w:numPr>
          <w:ilvl w:val="0"/>
          <w:numId w:val="239"/>
        </w:numPr>
        <w:spacing w:line="240" w:lineRule="auto"/>
        <w:ind w:hanging="720"/>
        <w:jc w:val="both"/>
        <w:rPr>
          <w:rFonts w:ascii="Arial" w:hAnsi="Arial" w:cs="Arial"/>
        </w:rPr>
      </w:pPr>
      <w:r w:rsidRPr="002D1A91">
        <w:rPr>
          <w:rFonts w:ascii="Arial" w:hAnsi="Arial" w:cs="Arial"/>
        </w:rPr>
        <w:t xml:space="preserve">all </w:t>
      </w:r>
      <w:r w:rsidR="000337D9" w:rsidRPr="002D1A91">
        <w:rPr>
          <w:rFonts w:ascii="Arial" w:hAnsi="Arial" w:cs="Arial"/>
        </w:rPr>
        <w:t>Revenue</w:t>
      </w:r>
      <w:r w:rsidRPr="002D1A91">
        <w:rPr>
          <w:rFonts w:ascii="Arial" w:hAnsi="Arial" w:cs="Arial"/>
        </w:rPr>
        <w:t xml:space="preserve"> collected shall be deposited into a dedicated Escrow Account managed by an Escrow </w:t>
      </w:r>
      <w:r w:rsidR="006C1563">
        <w:rPr>
          <w:rFonts w:ascii="Arial" w:hAnsi="Arial" w:cs="Arial"/>
        </w:rPr>
        <w:t>Agent</w:t>
      </w:r>
      <w:r w:rsidRPr="002D1A91">
        <w:rPr>
          <w:rFonts w:ascii="Arial" w:hAnsi="Arial" w:cs="Arial"/>
        </w:rPr>
        <w:t xml:space="preserve"> mutually appointed by the Parties;</w:t>
      </w:r>
    </w:p>
    <w:p w14:paraId="2FA279E9" w14:textId="77777777" w:rsidR="00E72C1D" w:rsidRPr="002D1A91" w:rsidRDefault="00E72C1D" w:rsidP="002D1A91">
      <w:pPr>
        <w:pStyle w:val="ColorfulList-Accent11"/>
        <w:spacing w:line="240" w:lineRule="auto"/>
        <w:ind w:left="1440"/>
        <w:jc w:val="both"/>
        <w:rPr>
          <w:rFonts w:ascii="Arial" w:hAnsi="Arial" w:cs="Arial"/>
        </w:rPr>
      </w:pPr>
    </w:p>
    <w:p w14:paraId="072B9FB6" w14:textId="7320CEEE" w:rsidR="00E72C1D" w:rsidRPr="002D1A91" w:rsidRDefault="00E72C1D" w:rsidP="002D1A91">
      <w:pPr>
        <w:pStyle w:val="ColorfulList-Accent11"/>
        <w:numPr>
          <w:ilvl w:val="0"/>
          <w:numId w:val="239"/>
        </w:numPr>
        <w:spacing w:line="240" w:lineRule="auto"/>
        <w:ind w:hanging="720"/>
        <w:jc w:val="both"/>
        <w:rPr>
          <w:rFonts w:ascii="Arial" w:hAnsi="Arial" w:cs="Arial"/>
        </w:rPr>
      </w:pPr>
      <w:r w:rsidRPr="002D1A91">
        <w:rPr>
          <w:rFonts w:ascii="Arial" w:hAnsi="Arial" w:cs="Arial"/>
        </w:rPr>
        <w:t>no funds shall be withdrawn or disbursed from the Escrow Account, save and except for mandatory O&amp;M Costs and payments to Financiers, in each case, as verified and approved by the Independent Auditor; and</w:t>
      </w:r>
    </w:p>
    <w:p w14:paraId="2F9AC835" w14:textId="77777777" w:rsidR="00E72C1D" w:rsidRPr="002D1A91" w:rsidRDefault="00E72C1D" w:rsidP="002D1A91">
      <w:pPr>
        <w:pStyle w:val="ColorfulList-Accent11"/>
        <w:spacing w:line="240" w:lineRule="auto"/>
        <w:ind w:left="1440"/>
        <w:jc w:val="both"/>
        <w:rPr>
          <w:rFonts w:ascii="Arial" w:hAnsi="Arial" w:cs="Arial"/>
        </w:rPr>
      </w:pPr>
    </w:p>
    <w:p w14:paraId="5CFCFB1A" w14:textId="49D7F9E7" w:rsidR="005170EA" w:rsidRPr="006A4CA4" w:rsidRDefault="00E72C1D" w:rsidP="002D1A91">
      <w:pPr>
        <w:pStyle w:val="ColorfulList-Accent11"/>
        <w:numPr>
          <w:ilvl w:val="0"/>
          <w:numId w:val="239"/>
        </w:numPr>
        <w:spacing w:line="240" w:lineRule="auto"/>
        <w:ind w:hanging="720"/>
        <w:jc w:val="both"/>
        <w:rPr>
          <w:rFonts w:ascii="Arial" w:hAnsi="Arial" w:cs="Arial"/>
        </w:rPr>
      </w:pPr>
      <w:r w:rsidRPr="002D1A91">
        <w:rPr>
          <w:rFonts w:ascii="Arial" w:hAnsi="Arial" w:cs="Arial"/>
        </w:rPr>
        <w:t>if Termination occurs, the remaining credit balance in the Escrow Account shall be applied in accordance with the Order of Priority following the Termination Date.</w:t>
      </w:r>
      <w:r w:rsidR="005170EA" w:rsidRPr="006A4CA4">
        <w:rPr>
          <w:rFonts w:ascii="Arial" w:hAnsi="Arial" w:cs="Arial"/>
        </w:rPr>
        <w:t xml:space="preserve"> </w:t>
      </w:r>
    </w:p>
    <w:p w14:paraId="7039F03B" w14:textId="77777777" w:rsidR="005170EA" w:rsidRPr="006A4CA4" w:rsidRDefault="005170EA" w:rsidP="005170EA">
      <w:pPr>
        <w:pStyle w:val="ColorfulList-Accent11"/>
        <w:spacing w:line="240" w:lineRule="auto"/>
        <w:jc w:val="both"/>
        <w:rPr>
          <w:rFonts w:ascii="Arial" w:hAnsi="Arial" w:cs="Arial"/>
        </w:rPr>
      </w:pPr>
    </w:p>
    <w:p w14:paraId="0267705A" w14:textId="1A1F244C"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of Termination due to a Concessionaire Event of Default, the  </w:t>
      </w:r>
      <w:r w:rsidR="00AA16B2" w:rsidRPr="002D1A91">
        <w:rPr>
          <w:rFonts w:ascii="Arial" w:hAnsi="Arial" w:cs="Arial"/>
        </w:rPr>
        <w:t xml:space="preserve">Agency </w:t>
      </w:r>
      <w:r w:rsidRPr="002D1A91">
        <w:rPr>
          <w:rFonts w:ascii="Arial" w:hAnsi="Arial" w:cs="Arial"/>
        </w:rPr>
        <w:t xml:space="preserve">shall pay to the Concessionaire on or prior to the Termination Payment Date, by way of </w:t>
      </w:r>
      <w:bookmarkStart w:id="322" w:name="_Hlk226115465"/>
      <w:r w:rsidRPr="002D1A91">
        <w:rPr>
          <w:rFonts w:ascii="Arial" w:hAnsi="Arial" w:cs="Arial"/>
        </w:rPr>
        <w:t>Termination Payment</w:t>
      </w:r>
      <w:bookmarkEnd w:id="322"/>
      <w:r w:rsidRPr="002D1A91">
        <w:rPr>
          <w:rFonts w:ascii="Arial" w:hAnsi="Arial" w:cs="Arial"/>
        </w:rPr>
        <w:t xml:space="preserve">, an amount equal to the Concessionaire Default Termination Amount. </w:t>
      </w:r>
    </w:p>
    <w:p w14:paraId="554DDCB9" w14:textId="77777777" w:rsidR="00D96016" w:rsidRPr="002D1A91" w:rsidRDefault="00D96016" w:rsidP="001818F3">
      <w:pPr>
        <w:spacing w:line="240" w:lineRule="auto"/>
        <w:jc w:val="both"/>
        <w:rPr>
          <w:rFonts w:ascii="Arial" w:hAnsi="Arial" w:cs="Arial"/>
        </w:rPr>
      </w:pPr>
    </w:p>
    <w:p w14:paraId="27198F9C" w14:textId="1E615CB8" w:rsidR="00D96016" w:rsidRPr="002D1A91" w:rsidRDefault="00D96016" w:rsidP="001818F3">
      <w:pPr>
        <w:pStyle w:val="Heading2"/>
        <w:spacing w:line="240" w:lineRule="auto"/>
        <w:ind w:left="720"/>
        <w:jc w:val="both"/>
        <w:rPr>
          <w:rFonts w:ascii="Arial" w:hAnsi="Arial" w:cs="Arial"/>
          <w:u w:val="single"/>
        </w:rPr>
      </w:pPr>
      <w:bookmarkStart w:id="323" w:name="_Toc333900070"/>
      <w:r w:rsidRPr="002D1A91">
        <w:rPr>
          <w:rFonts w:ascii="Arial" w:hAnsi="Arial" w:cs="Arial"/>
          <w:u w:val="single"/>
        </w:rPr>
        <w:t xml:space="preserve">Termination For </w:t>
      </w:r>
      <w:r w:rsidR="000350B0" w:rsidRPr="002D1A91">
        <w:rPr>
          <w:rFonts w:ascii="Arial" w:hAnsi="Arial" w:cs="Arial"/>
          <w:u w:val="single"/>
        </w:rPr>
        <w:t>Agency</w:t>
      </w:r>
      <w:r w:rsidR="00AA16B2" w:rsidRPr="002D1A91">
        <w:rPr>
          <w:rFonts w:ascii="Arial" w:hAnsi="Arial" w:cs="Arial"/>
          <w:u w:val="single"/>
        </w:rPr>
        <w:t xml:space="preserve"> </w:t>
      </w:r>
      <w:r w:rsidRPr="002D1A91">
        <w:rPr>
          <w:rFonts w:ascii="Arial" w:hAnsi="Arial" w:cs="Arial"/>
          <w:u w:val="single"/>
        </w:rPr>
        <w:t>Event Of Default</w:t>
      </w:r>
      <w:bookmarkEnd w:id="323"/>
    </w:p>
    <w:p w14:paraId="1AA71B75" w14:textId="77777777" w:rsidR="00D96016" w:rsidRPr="002D1A91" w:rsidRDefault="00D96016" w:rsidP="001818F3">
      <w:pPr>
        <w:spacing w:line="240" w:lineRule="auto"/>
        <w:jc w:val="both"/>
        <w:rPr>
          <w:rFonts w:ascii="Arial" w:hAnsi="Arial" w:cs="Arial"/>
        </w:rPr>
      </w:pPr>
    </w:p>
    <w:p w14:paraId="17D50B6F" w14:textId="3FE5D35F"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Without prejudice to any other right or remedy which the Concessionaire may have in respect thereof under this Agreement, upon the occurrence and continuation of any of </w:t>
      </w:r>
      <w:r w:rsidR="006C1563">
        <w:rPr>
          <w:rFonts w:ascii="Arial" w:hAnsi="Arial" w:cs="Arial"/>
        </w:rPr>
        <w:t>any</w:t>
      </w:r>
      <w:r w:rsidRPr="002D1A91">
        <w:rPr>
          <w:rFonts w:ascii="Arial" w:hAnsi="Arial" w:cs="Arial"/>
        </w:rPr>
        <w:t xml:space="preserve"> </w:t>
      </w:r>
      <w:r w:rsidR="00AA16B2" w:rsidRPr="002D1A91">
        <w:rPr>
          <w:rFonts w:ascii="Arial" w:hAnsi="Arial" w:cs="Arial"/>
        </w:rPr>
        <w:t xml:space="preserve">Agency </w:t>
      </w:r>
      <w:r w:rsidRPr="002D1A91">
        <w:rPr>
          <w:rFonts w:ascii="Arial" w:hAnsi="Arial" w:cs="Arial"/>
        </w:rPr>
        <w:t xml:space="preserve">Event of Default, the Concessionaire shall by a notice in writing inform the  </w:t>
      </w:r>
      <w:r w:rsidR="00AA16B2" w:rsidRPr="002D1A91">
        <w:rPr>
          <w:rFonts w:ascii="Arial" w:hAnsi="Arial" w:cs="Arial"/>
        </w:rPr>
        <w:t xml:space="preserve">Agency </w:t>
      </w:r>
      <w:r w:rsidRPr="002D1A91">
        <w:rPr>
          <w:rFonts w:ascii="Arial" w:hAnsi="Arial" w:cs="Arial"/>
        </w:rPr>
        <w:t xml:space="preserve">of its intention to issue the Termination Notice (the </w:t>
      </w:r>
      <w:bookmarkStart w:id="324" w:name="_Hlk226115477"/>
      <w:r w:rsidRPr="002D1A91">
        <w:rPr>
          <w:rFonts w:ascii="Arial" w:hAnsi="Arial" w:cs="Arial"/>
          <w:b/>
        </w:rPr>
        <w:t>Concessionaire Preliminary Notice</w:t>
      </w:r>
      <w:bookmarkEnd w:id="324"/>
      <w:r w:rsidRPr="002D1A91">
        <w:rPr>
          <w:rFonts w:ascii="Arial" w:hAnsi="Arial" w:cs="Arial"/>
        </w:rPr>
        <w:t xml:space="preserve">). </w:t>
      </w:r>
    </w:p>
    <w:p w14:paraId="63245014" w14:textId="77777777" w:rsidR="00D96016" w:rsidRPr="002D1A91" w:rsidRDefault="00D96016" w:rsidP="001818F3">
      <w:pPr>
        <w:spacing w:line="240" w:lineRule="auto"/>
        <w:jc w:val="both"/>
        <w:rPr>
          <w:rFonts w:ascii="Arial" w:hAnsi="Arial" w:cs="Arial"/>
        </w:rPr>
      </w:pPr>
    </w:p>
    <w:p w14:paraId="0320F64C" w14:textId="63CF3250"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the underlying  </w:t>
      </w:r>
      <w:r w:rsidR="00AA16B2" w:rsidRPr="002D1A91">
        <w:rPr>
          <w:rFonts w:ascii="Arial" w:hAnsi="Arial" w:cs="Arial"/>
        </w:rPr>
        <w:t xml:space="preserve">Agency </w:t>
      </w:r>
      <w:r w:rsidRPr="002D1A91">
        <w:rPr>
          <w:rFonts w:ascii="Arial" w:hAnsi="Arial" w:cs="Arial"/>
        </w:rPr>
        <w:t xml:space="preserve">Event of Default is not cured by the  </w:t>
      </w:r>
      <w:r w:rsidR="00AA16B2" w:rsidRPr="002D1A91">
        <w:rPr>
          <w:rFonts w:ascii="Arial" w:hAnsi="Arial" w:cs="Arial"/>
        </w:rPr>
        <w:t xml:space="preserve">Agency </w:t>
      </w:r>
      <w:r w:rsidRPr="002D1A91">
        <w:rPr>
          <w:rFonts w:ascii="Arial" w:hAnsi="Arial" w:cs="Arial"/>
        </w:rPr>
        <w:t xml:space="preserve">within the Cure Period and the same is subsisting at the expiry of the Cure Period, the Concessionaire shall be entitled to </w:t>
      </w:r>
      <w:r w:rsidR="006C1563">
        <w:rPr>
          <w:rFonts w:ascii="Arial" w:hAnsi="Arial" w:cs="Arial"/>
        </w:rPr>
        <w:t>T</w:t>
      </w:r>
      <w:r w:rsidRPr="002D1A91">
        <w:rPr>
          <w:rFonts w:ascii="Arial" w:hAnsi="Arial" w:cs="Arial"/>
        </w:rPr>
        <w:t xml:space="preserve">erminate this Agreement by issuing the Termination Notice upon expiry of the Cure Period. </w:t>
      </w:r>
    </w:p>
    <w:p w14:paraId="22956BB9" w14:textId="77777777" w:rsidR="00D96016" w:rsidRPr="002D1A91" w:rsidRDefault="00D96016" w:rsidP="001818F3">
      <w:pPr>
        <w:spacing w:line="240" w:lineRule="auto"/>
        <w:jc w:val="both"/>
        <w:rPr>
          <w:rFonts w:ascii="Arial" w:hAnsi="Arial" w:cs="Arial"/>
        </w:rPr>
      </w:pPr>
    </w:p>
    <w:p w14:paraId="59524ED5" w14:textId="3B5B24EB"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of Termination due to </w:t>
      </w:r>
      <w:r w:rsidR="006C1563" w:rsidRPr="002D1A91">
        <w:rPr>
          <w:rFonts w:ascii="Arial" w:hAnsi="Arial" w:cs="Arial"/>
        </w:rPr>
        <w:t>an</w:t>
      </w:r>
      <w:r w:rsidRPr="002D1A91">
        <w:rPr>
          <w:rFonts w:ascii="Arial" w:hAnsi="Arial" w:cs="Arial"/>
        </w:rPr>
        <w:t xml:space="preserve"> </w:t>
      </w:r>
      <w:r w:rsidR="00AA16B2" w:rsidRPr="002D1A91">
        <w:rPr>
          <w:rFonts w:ascii="Arial" w:hAnsi="Arial" w:cs="Arial"/>
        </w:rPr>
        <w:t xml:space="preserve">Agency </w:t>
      </w:r>
      <w:r w:rsidRPr="002D1A91">
        <w:rPr>
          <w:rFonts w:ascii="Arial" w:hAnsi="Arial" w:cs="Arial"/>
        </w:rPr>
        <w:t xml:space="preserve">Event of Default, the  </w:t>
      </w:r>
      <w:r w:rsidR="00AA16B2" w:rsidRPr="002D1A91">
        <w:rPr>
          <w:rFonts w:ascii="Arial" w:hAnsi="Arial" w:cs="Arial"/>
        </w:rPr>
        <w:t xml:space="preserve">Agency </w:t>
      </w:r>
      <w:r w:rsidRPr="002D1A91">
        <w:rPr>
          <w:rFonts w:ascii="Arial" w:hAnsi="Arial" w:cs="Arial"/>
        </w:rPr>
        <w:t>shall</w:t>
      </w:r>
      <w:r w:rsidR="00E6671F" w:rsidRPr="002D1A91">
        <w:rPr>
          <w:rFonts w:ascii="Arial" w:hAnsi="Arial" w:cs="Arial"/>
        </w:rPr>
        <w:t xml:space="preserve"> have the obligation to</w:t>
      </w:r>
      <w:r w:rsidRPr="002D1A91">
        <w:rPr>
          <w:rFonts w:ascii="Arial" w:hAnsi="Arial" w:cs="Arial"/>
        </w:rPr>
        <w:t xml:space="preserve"> pay to the Concessionaire on or prior to the Termination Payment Date, by way of Termination Payment, an amount equal to the </w:t>
      </w:r>
      <w:bookmarkStart w:id="325" w:name="_Hlk226115494"/>
      <w:r w:rsidRPr="002D1A91">
        <w:rPr>
          <w:rFonts w:ascii="Arial" w:hAnsi="Arial" w:cs="Arial"/>
        </w:rPr>
        <w:t xml:space="preserve"> </w:t>
      </w:r>
      <w:r w:rsidR="00AA16B2" w:rsidRPr="002D1A91">
        <w:rPr>
          <w:rFonts w:ascii="Arial" w:hAnsi="Arial" w:cs="Arial"/>
        </w:rPr>
        <w:t xml:space="preserve">Agency </w:t>
      </w:r>
      <w:r w:rsidRPr="002D1A91">
        <w:rPr>
          <w:rFonts w:ascii="Arial" w:hAnsi="Arial" w:cs="Arial"/>
        </w:rPr>
        <w:t>Default Termination Amount.</w:t>
      </w:r>
      <w:r w:rsidRPr="002D1A91">
        <w:rPr>
          <w:rFonts w:ascii="Arial" w:hAnsi="Arial" w:cs="Arial"/>
        </w:rPr>
        <w:cr/>
      </w:r>
      <w:bookmarkEnd w:id="325"/>
    </w:p>
    <w:p w14:paraId="45A71BD1" w14:textId="77777777" w:rsidR="00D96016" w:rsidRPr="002D1A91" w:rsidRDefault="00D96016" w:rsidP="001818F3">
      <w:pPr>
        <w:pStyle w:val="Heading2"/>
        <w:spacing w:line="240" w:lineRule="auto"/>
        <w:ind w:left="720"/>
        <w:jc w:val="both"/>
        <w:rPr>
          <w:rFonts w:ascii="Arial" w:hAnsi="Arial" w:cs="Arial"/>
          <w:u w:val="single"/>
        </w:rPr>
      </w:pPr>
      <w:bookmarkStart w:id="326" w:name="_Toc333900071"/>
      <w:r w:rsidRPr="002D1A91">
        <w:rPr>
          <w:rFonts w:ascii="Arial" w:hAnsi="Arial" w:cs="Arial"/>
          <w:u w:val="single"/>
        </w:rPr>
        <w:t>Termination for Corrupt Acts</w:t>
      </w:r>
      <w:bookmarkEnd w:id="326"/>
    </w:p>
    <w:p w14:paraId="36E303FB" w14:textId="77777777" w:rsidR="00D96016" w:rsidRPr="002D1A91" w:rsidRDefault="00D96016" w:rsidP="001818F3">
      <w:pPr>
        <w:spacing w:line="240" w:lineRule="auto"/>
        <w:jc w:val="both"/>
        <w:rPr>
          <w:rFonts w:ascii="Arial" w:hAnsi="Arial" w:cs="Arial"/>
        </w:rPr>
      </w:pPr>
    </w:p>
    <w:p w14:paraId="3E1C92F8"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The Concessionaire warrants that in entering into this Agreement it has not committed any Corrupt Act.</w:t>
      </w:r>
    </w:p>
    <w:p w14:paraId="693F0550" w14:textId="77777777" w:rsidR="00D96016" w:rsidRPr="002D1A91" w:rsidRDefault="00D96016" w:rsidP="001818F3">
      <w:pPr>
        <w:spacing w:line="240" w:lineRule="auto"/>
        <w:jc w:val="both"/>
        <w:rPr>
          <w:rFonts w:ascii="Arial" w:hAnsi="Arial" w:cs="Arial"/>
        </w:rPr>
      </w:pPr>
    </w:p>
    <w:p w14:paraId="31BBCA5F" w14:textId="5E39DC6E"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If any Corrupt Act is committed, then the </w:t>
      </w:r>
      <w:r w:rsidR="00AA16B2" w:rsidRPr="002D1A91">
        <w:rPr>
          <w:rFonts w:ascii="Arial" w:hAnsi="Arial" w:cs="Arial"/>
        </w:rPr>
        <w:t xml:space="preserve">Agency </w:t>
      </w:r>
      <w:r w:rsidRPr="002D1A91">
        <w:rPr>
          <w:rFonts w:ascii="Arial" w:hAnsi="Arial" w:cs="Arial"/>
        </w:rPr>
        <w:t xml:space="preserve">shall be entitled to act in accordance with the following provisions of this Section </w:t>
      </w:r>
      <w:r w:rsidR="00BF5F6C" w:rsidRPr="002D1A91">
        <w:rPr>
          <w:rFonts w:ascii="Arial" w:hAnsi="Arial" w:cs="Arial"/>
        </w:rPr>
        <w:t>23.3; provided</w:t>
      </w:r>
      <w:r w:rsidRPr="002D1A91">
        <w:rPr>
          <w:rFonts w:ascii="Arial" w:hAnsi="Arial" w:cs="Arial"/>
        </w:rPr>
        <w:t xml:space="preserve">, that at all times the  </w:t>
      </w:r>
      <w:r w:rsidR="0063778A" w:rsidRPr="002D1A91">
        <w:rPr>
          <w:rFonts w:ascii="Arial" w:hAnsi="Arial" w:cs="Arial"/>
        </w:rPr>
        <w:t xml:space="preserve">Agency </w:t>
      </w:r>
      <w:r w:rsidRPr="002D1A91">
        <w:rPr>
          <w:rFonts w:ascii="Arial" w:hAnsi="Arial" w:cs="Arial"/>
        </w:rPr>
        <w:t>shall bear the burden of proof for establishing that a Corrupt Act has been committed:</w:t>
      </w:r>
    </w:p>
    <w:p w14:paraId="0C4F5F1A" w14:textId="77777777" w:rsidR="00D96016" w:rsidRPr="002D1A91" w:rsidRDefault="00D96016" w:rsidP="001818F3">
      <w:pPr>
        <w:spacing w:line="240" w:lineRule="auto"/>
        <w:jc w:val="both"/>
        <w:rPr>
          <w:rFonts w:ascii="Arial" w:hAnsi="Arial" w:cs="Arial"/>
        </w:rPr>
      </w:pPr>
    </w:p>
    <w:p w14:paraId="5C0031F3" w14:textId="299B20FF" w:rsidR="00D96016" w:rsidRPr="002D1A91" w:rsidRDefault="00D96016" w:rsidP="001818F3">
      <w:pPr>
        <w:pStyle w:val="ColorfulList-Accent11"/>
        <w:numPr>
          <w:ilvl w:val="0"/>
          <w:numId w:val="47"/>
        </w:numPr>
        <w:spacing w:line="240" w:lineRule="auto"/>
        <w:ind w:left="1440"/>
        <w:jc w:val="both"/>
        <w:rPr>
          <w:rFonts w:ascii="Arial" w:hAnsi="Arial" w:cs="Arial"/>
        </w:rPr>
      </w:pPr>
      <w:r w:rsidRPr="002D1A91">
        <w:rPr>
          <w:rFonts w:ascii="Arial" w:hAnsi="Arial" w:cs="Arial"/>
        </w:rPr>
        <w:t xml:space="preserve">if the </w:t>
      </w:r>
      <w:bookmarkStart w:id="327" w:name="_Hlk226115521"/>
      <w:r w:rsidRPr="002D1A91">
        <w:rPr>
          <w:rFonts w:ascii="Arial" w:hAnsi="Arial" w:cs="Arial"/>
        </w:rPr>
        <w:t xml:space="preserve">Corrupt Act </w:t>
      </w:r>
      <w:bookmarkEnd w:id="327"/>
      <w:r w:rsidRPr="002D1A91">
        <w:rPr>
          <w:rFonts w:ascii="Arial" w:hAnsi="Arial" w:cs="Arial"/>
        </w:rPr>
        <w:t xml:space="preserve">is committed by the Concessionaire or any Associate of the Concessionaire, as the case may be, then in any such case, the </w:t>
      </w:r>
      <w:r w:rsidR="00AA16B2" w:rsidRPr="002D1A91">
        <w:rPr>
          <w:rFonts w:ascii="Arial" w:hAnsi="Arial" w:cs="Arial"/>
        </w:rPr>
        <w:t xml:space="preserve">Agency </w:t>
      </w:r>
      <w:r w:rsidRPr="002D1A91">
        <w:rPr>
          <w:rFonts w:ascii="Arial" w:hAnsi="Arial" w:cs="Arial"/>
        </w:rPr>
        <w:t>may issue a notice to the Concessionaire of its intent to issue a Termination Notice;</w:t>
      </w:r>
    </w:p>
    <w:p w14:paraId="0E891863" w14:textId="77777777" w:rsidR="00D96016" w:rsidRPr="002D1A91" w:rsidRDefault="00D96016" w:rsidP="001818F3">
      <w:pPr>
        <w:spacing w:line="240" w:lineRule="auto"/>
        <w:jc w:val="both"/>
        <w:rPr>
          <w:rFonts w:ascii="Arial" w:hAnsi="Arial" w:cs="Arial"/>
        </w:rPr>
      </w:pPr>
    </w:p>
    <w:p w14:paraId="3C795107" w14:textId="594E5587" w:rsidR="00D96016" w:rsidRPr="002D1A91" w:rsidRDefault="00D96016" w:rsidP="001818F3">
      <w:pPr>
        <w:pStyle w:val="ColorfulList-Accent11"/>
        <w:numPr>
          <w:ilvl w:val="0"/>
          <w:numId w:val="47"/>
        </w:numPr>
        <w:spacing w:line="240" w:lineRule="auto"/>
        <w:ind w:left="1440"/>
        <w:jc w:val="both"/>
        <w:rPr>
          <w:rFonts w:ascii="Arial" w:hAnsi="Arial" w:cs="Arial"/>
        </w:rPr>
      </w:pPr>
      <w:r w:rsidRPr="002D1A91">
        <w:rPr>
          <w:rFonts w:ascii="Arial" w:hAnsi="Arial" w:cs="Arial"/>
        </w:rPr>
        <w:t>if the Corrupt Act is committed by an employee of the Concessionaire, then in such case, the</w:t>
      </w:r>
      <w:r w:rsidR="00A32861" w:rsidRPr="002D1A91">
        <w:rPr>
          <w:rFonts w:ascii="Arial" w:hAnsi="Arial" w:cs="Arial"/>
        </w:rPr>
        <w:t xml:space="preserve"> </w:t>
      </w:r>
      <w:r w:rsidR="00AA16B2" w:rsidRPr="002D1A91">
        <w:rPr>
          <w:rFonts w:ascii="Arial" w:hAnsi="Arial" w:cs="Arial"/>
        </w:rPr>
        <w:t xml:space="preserve">Agency </w:t>
      </w:r>
      <w:r w:rsidRPr="002D1A91">
        <w:rPr>
          <w:rFonts w:ascii="Arial" w:hAnsi="Arial" w:cs="Arial"/>
        </w:rPr>
        <w:t xml:space="preserve">may give written notice to the Concessionaire of its intention to issue a Termination Notice; provided, however, the  </w:t>
      </w:r>
      <w:r w:rsidR="00AA16B2" w:rsidRPr="002D1A91">
        <w:rPr>
          <w:rFonts w:ascii="Arial" w:hAnsi="Arial" w:cs="Arial"/>
        </w:rPr>
        <w:t xml:space="preserve">Agency </w:t>
      </w:r>
      <w:r w:rsidRPr="002D1A91">
        <w:rPr>
          <w:rFonts w:ascii="Arial" w:hAnsi="Arial" w:cs="Arial"/>
        </w:rPr>
        <w:t>shall not be entitled to issue a Termination Notice in the event the Concessionaire, within forty-five (45) days of its receipt</w:t>
      </w:r>
      <w:r w:rsidR="006C1563">
        <w:rPr>
          <w:rFonts w:ascii="Arial" w:hAnsi="Arial" w:cs="Arial"/>
        </w:rPr>
        <w:t xml:space="preserve"> of</w:t>
      </w:r>
      <w:r w:rsidRPr="002D1A91">
        <w:rPr>
          <w:rFonts w:ascii="Arial" w:hAnsi="Arial" w:cs="Arial"/>
        </w:rPr>
        <w:t xml:space="preserve"> the </w:t>
      </w:r>
      <w:r w:rsidR="00AA16B2" w:rsidRPr="002D1A91">
        <w:rPr>
          <w:rFonts w:ascii="Arial" w:hAnsi="Arial" w:cs="Arial"/>
        </w:rPr>
        <w:t xml:space="preserve">Agency’s </w:t>
      </w:r>
      <w:r w:rsidRPr="002D1A91">
        <w:rPr>
          <w:rFonts w:ascii="Arial" w:hAnsi="Arial" w:cs="Arial"/>
        </w:rPr>
        <w:t xml:space="preserve">notice stating its intention to issue a Termination Notice, terminates such employee’s involvement in the Project and (if necessary) provides evidence to the </w:t>
      </w:r>
      <w:r w:rsidR="00AA16B2" w:rsidRPr="002D1A91">
        <w:rPr>
          <w:rFonts w:ascii="Arial" w:hAnsi="Arial" w:cs="Arial"/>
        </w:rPr>
        <w:t xml:space="preserve">Agency </w:t>
      </w:r>
      <w:r w:rsidRPr="002D1A91">
        <w:rPr>
          <w:rFonts w:ascii="Arial" w:hAnsi="Arial" w:cs="Arial"/>
        </w:rPr>
        <w:t>of the performance of any part of the Project deliverables previously performed by such employee by another person;</w:t>
      </w:r>
    </w:p>
    <w:p w14:paraId="152642D3" w14:textId="77777777" w:rsidR="00D96016" w:rsidRPr="002D1A91" w:rsidRDefault="00D96016" w:rsidP="001818F3">
      <w:pPr>
        <w:spacing w:line="240" w:lineRule="auto"/>
        <w:jc w:val="both"/>
        <w:rPr>
          <w:rFonts w:ascii="Arial" w:hAnsi="Arial" w:cs="Arial"/>
        </w:rPr>
      </w:pPr>
    </w:p>
    <w:p w14:paraId="25675C69" w14:textId="342F231D" w:rsidR="00D96016" w:rsidRPr="002D1A91" w:rsidRDefault="00D96016" w:rsidP="001818F3">
      <w:pPr>
        <w:pStyle w:val="ColorfulList-Accent11"/>
        <w:numPr>
          <w:ilvl w:val="0"/>
          <w:numId w:val="47"/>
        </w:numPr>
        <w:spacing w:line="240" w:lineRule="auto"/>
        <w:ind w:left="1440"/>
        <w:jc w:val="both"/>
        <w:rPr>
          <w:rFonts w:ascii="Arial" w:hAnsi="Arial" w:cs="Arial"/>
        </w:rPr>
      </w:pPr>
      <w:r w:rsidRPr="002D1A91">
        <w:rPr>
          <w:rFonts w:ascii="Arial" w:hAnsi="Arial" w:cs="Arial"/>
        </w:rPr>
        <w:t xml:space="preserve">if the Corrupt Act is committed by any other person not specified in sub-section (b) above but involved in the Project as a subcontractor or supplier to any Contractor or to the Concessionaire, then the  </w:t>
      </w:r>
      <w:r w:rsidR="00AA16B2" w:rsidRPr="002D1A91">
        <w:rPr>
          <w:rFonts w:ascii="Arial" w:hAnsi="Arial" w:cs="Arial"/>
        </w:rPr>
        <w:t xml:space="preserve">Agency </w:t>
      </w:r>
      <w:r w:rsidRPr="002D1A91">
        <w:rPr>
          <w:rFonts w:ascii="Arial" w:hAnsi="Arial" w:cs="Arial"/>
        </w:rPr>
        <w:t xml:space="preserve">may give notice to the Concessionaire of its intention to issue a Termination Notice; provided, however, that the </w:t>
      </w:r>
      <w:r w:rsidR="00AA16B2" w:rsidRPr="002D1A91">
        <w:rPr>
          <w:rFonts w:ascii="Arial" w:hAnsi="Arial" w:cs="Arial"/>
        </w:rPr>
        <w:t xml:space="preserve">Agency </w:t>
      </w:r>
      <w:r w:rsidRPr="002D1A91">
        <w:rPr>
          <w:rFonts w:ascii="Arial" w:hAnsi="Arial" w:cs="Arial"/>
        </w:rPr>
        <w:t xml:space="preserve">shall not be entitled to issue a Termination Notice in the event the Concessionaire, within thirty (30) days of its receipt </w:t>
      </w:r>
      <w:r w:rsidR="000729D6">
        <w:rPr>
          <w:rFonts w:ascii="Arial" w:hAnsi="Arial" w:cs="Arial"/>
        </w:rPr>
        <w:t xml:space="preserve">of </w:t>
      </w:r>
      <w:r w:rsidRPr="002D1A91">
        <w:rPr>
          <w:rFonts w:ascii="Arial" w:hAnsi="Arial" w:cs="Arial"/>
        </w:rPr>
        <w:t xml:space="preserve">the </w:t>
      </w:r>
      <w:r w:rsidR="00AA16B2" w:rsidRPr="002D1A91">
        <w:rPr>
          <w:rFonts w:ascii="Arial" w:hAnsi="Arial" w:cs="Arial"/>
        </w:rPr>
        <w:t xml:space="preserve">Agency’s </w:t>
      </w:r>
      <w:r w:rsidRPr="002D1A91">
        <w:rPr>
          <w:rFonts w:ascii="Arial" w:hAnsi="Arial" w:cs="Arial"/>
        </w:rPr>
        <w:t>notice stating its intention to issue a Termination Notice, procures the termination of such person’s involvement in the Project and (if necessary) procures the performance of the relevant contract and procures the performance of the relevant part of the Project Works by another person.</w:t>
      </w:r>
    </w:p>
    <w:p w14:paraId="0950EAAF" w14:textId="77777777" w:rsidR="00D96016" w:rsidRPr="002D1A91" w:rsidRDefault="00D96016" w:rsidP="001818F3">
      <w:pPr>
        <w:spacing w:line="240" w:lineRule="auto"/>
        <w:jc w:val="both"/>
        <w:rPr>
          <w:rFonts w:ascii="Arial" w:hAnsi="Arial" w:cs="Arial"/>
        </w:rPr>
      </w:pPr>
    </w:p>
    <w:p w14:paraId="0047FA71" w14:textId="0F62D453"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Any notice of intention to issue a Termination Notice by the  </w:t>
      </w:r>
      <w:r w:rsidR="00AA16B2" w:rsidRPr="002D1A91">
        <w:rPr>
          <w:rFonts w:ascii="Arial" w:hAnsi="Arial" w:cs="Arial"/>
        </w:rPr>
        <w:t xml:space="preserve">Agency </w:t>
      </w:r>
      <w:r w:rsidRPr="002D1A91">
        <w:rPr>
          <w:rFonts w:ascii="Arial" w:hAnsi="Arial" w:cs="Arial"/>
        </w:rPr>
        <w:t>under this Section 23.3 shall specify:</w:t>
      </w:r>
    </w:p>
    <w:p w14:paraId="645F83BC" w14:textId="77777777" w:rsidR="00D96016" w:rsidRPr="002D1A91" w:rsidRDefault="00D96016" w:rsidP="001818F3">
      <w:pPr>
        <w:spacing w:line="240" w:lineRule="auto"/>
        <w:jc w:val="both"/>
        <w:rPr>
          <w:rFonts w:ascii="Arial" w:hAnsi="Arial" w:cs="Arial"/>
        </w:rPr>
      </w:pPr>
    </w:p>
    <w:p w14:paraId="3F4DB677" w14:textId="77777777" w:rsidR="00D96016" w:rsidRPr="002D1A91" w:rsidRDefault="00D96016" w:rsidP="001818F3">
      <w:pPr>
        <w:pStyle w:val="ColorfulList-Accent11"/>
        <w:numPr>
          <w:ilvl w:val="0"/>
          <w:numId w:val="48"/>
        </w:numPr>
        <w:spacing w:line="240" w:lineRule="auto"/>
        <w:ind w:left="1440"/>
        <w:jc w:val="both"/>
        <w:rPr>
          <w:rFonts w:ascii="Arial" w:hAnsi="Arial" w:cs="Arial"/>
        </w:rPr>
      </w:pPr>
      <w:r w:rsidRPr="002D1A91">
        <w:rPr>
          <w:rFonts w:ascii="Arial" w:hAnsi="Arial" w:cs="Arial"/>
        </w:rPr>
        <w:t>the nature of the Corrupt Act;</w:t>
      </w:r>
    </w:p>
    <w:p w14:paraId="235DBC10" w14:textId="77777777" w:rsidR="00D96016" w:rsidRPr="002D1A91" w:rsidRDefault="00D96016" w:rsidP="001818F3">
      <w:pPr>
        <w:spacing w:line="240" w:lineRule="auto"/>
        <w:jc w:val="both"/>
        <w:rPr>
          <w:rFonts w:ascii="Arial" w:hAnsi="Arial" w:cs="Arial"/>
        </w:rPr>
      </w:pPr>
    </w:p>
    <w:p w14:paraId="5E047A91" w14:textId="641F6DF8" w:rsidR="00D96016" w:rsidRPr="002D1A91" w:rsidRDefault="00D96016" w:rsidP="001818F3">
      <w:pPr>
        <w:pStyle w:val="ColorfulList-Accent11"/>
        <w:numPr>
          <w:ilvl w:val="0"/>
          <w:numId w:val="48"/>
        </w:numPr>
        <w:spacing w:line="240" w:lineRule="auto"/>
        <w:ind w:left="1440"/>
        <w:jc w:val="both"/>
        <w:rPr>
          <w:rFonts w:ascii="Arial" w:hAnsi="Arial" w:cs="Arial"/>
        </w:rPr>
      </w:pPr>
      <w:r w:rsidRPr="002D1A91">
        <w:rPr>
          <w:rFonts w:ascii="Arial" w:hAnsi="Arial" w:cs="Arial"/>
        </w:rPr>
        <w:t xml:space="preserve">the identity of the party or parties who the </w:t>
      </w:r>
      <w:r w:rsidR="00AA16B2" w:rsidRPr="002D1A91">
        <w:rPr>
          <w:rFonts w:ascii="Arial" w:hAnsi="Arial" w:cs="Arial"/>
        </w:rPr>
        <w:t xml:space="preserve">Agency </w:t>
      </w:r>
      <w:r w:rsidRPr="002D1A91">
        <w:rPr>
          <w:rFonts w:ascii="Arial" w:hAnsi="Arial" w:cs="Arial"/>
        </w:rPr>
        <w:t>believes has committed the Corrupt Act; and</w:t>
      </w:r>
    </w:p>
    <w:p w14:paraId="6CDEF4D3" w14:textId="77777777" w:rsidR="00D96016" w:rsidRPr="002D1A91" w:rsidRDefault="00D96016" w:rsidP="001818F3">
      <w:pPr>
        <w:spacing w:line="240" w:lineRule="auto"/>
        <w:jc w:val="both"/>
        <w:rPr>
          <w:rFonts w:ascii="Arial" w:hAnsi="Arial" w:cs="Arial"/>
        </w:rPr>
      </w:pPr>
    </w:p>
    <w:p w14:paraId="40632EED" w14:textId="182CE3DD" w:rsidR="00D96016" w:rsidRPr="002D1A91" w:rsidRDefault="00D96016" w:rsidP="001818F3">
      <w:pPr>
        <w:pStyle w:val="ColorfulList-Accent11"/>
        <w:numPr>
          <w:ilvl w:val="0"/>
          <w:numId w:val="48"/>
        </w:numPr>
        <w:spacing w:line="240" w:lineRule="auto"/>
        <w:ind w:left="1440"/>
        <w:jc w:val="both"/>
        <w:rPr>
          <w:rFonts w:ascii="Arial" w:hAnsi="Arial" w:cs="Arial"/>
        </w:rPr>
      </w:pPr>
      <w:r w:rsidRPr="002D1A91">
        <w:rPr>
          <w:rFonts w:ascii="Arial" w:hAnsi="Arial" w:cs="Arial"/>
        </w:rPr>
        <w:t xml:space="preserve">the date on which the Termination Notice </w:t>
      </w:r>
      <w:r w:rsidR="00A66EC0" w:rsidRPr="002D1A91">
        <w:rPr>
          <w:rFonts w:ascii="Arial" w:hAnsi="Arial" w:cs="Arial"/>
        </w:rPr>
        <w:t>shall</w:t>
      </w:r>
      <w:r w:rsidRPr="002D1A91">
        <w:rPr>
          <w:rFonts w:ascii="Arial" w:hAnsi="Arial" w:cs="Arial"/>
        </w:rPr>
        <w:t xml:space="preserve"> be issued, which date shall be subject to the timelines provided in Section 23.3.2(b) and (</w:t>
      </w:r>
      <w:r w:rsidR="00963F07">
        <w:rPr>
          <w:rFonts w:ascii="Arial" w:hAnsi="Arial" w:cs="Arial"/>
        </w:rPr>
        <w:t>c</w:t>
      </w:r>
      <w:r w:rsidRPr="002D1A91">
        <w:rPr>
          <w:rFonts w:ascii="Arial" w:hAnsi="Arial" w:cs="Arial"/>
        </w:rPr>
        <w:t>), as applicable.</w:t>
      </w:r>
    </w:p>
    <w:p w14:paraId="380BFFB5" w14:textId="77777777" w:rsidR="00D96016" w:rsidRPr="002D1A91" w:rsidRDefault="00D96016" w:rsidP="001818F3">
      <w:pPr>
        <w:spacing w:line="240" w:lineRule="auto"/>
        <w:jc w:val="both"/>
        <w:rPr>
          <w:rFonts w:ascii="Arial" w:hAnsi="Arial" w:cs="Arial"/>
          <w:sz w:val="16"/>
          <w:szCs w:val="16"/>
        </w:rPr>
      </w:pPr>
    </w:p>
    <w:p w14:paraId="3F5D92C7" w14:textId="24CAC180"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Without prejudice to its other rights or remedies under this Section, the  </w:t>
      </w:r>
      <w:r w:rsidR="003C2837" w:rsidRPr="002D1A91">
        <w:rPr>
          <w:rFonts w:ascii="Arial" w:hAnsi="Arial" w:cs="Arial"/>
        </w:rPr>
        <w:t xml:space="preserve">Agency </w:t>
      </w:r>
      <w:r w:rsidRPr="002D1A91">
        <w:rPr>
          <w:rFonts w:ascii="Arial" w:hAnsi="Arial" w:cs="Arial"/>
        </w:rPr>
        <w:t>shall be entitled to recover from the Concessionaire, the greater of:</w:t>
      </w:r>
    </w:p>
    <w:p w14:paraId="03D4B5D6" w14:textId="77777777" w:rsidR="00D96016" w:rsidRPr="002D1A91" w:rsidRDefault="00D96016" w:rsidP="001818F3">
      <w:pPr>
        <w:spacing w:line="240" w:lineRule="auto"/>
        <w:jc w:val="both"/>
        <w:rPr>
          <w:rFonts w:ascii="Arial" w:hAnsi="Arial" w:cs="Arial"/>
          <w:sz w:val="18"/>
          <w:szCs w:val="18"/>
        </w:rPr>
      </w:pPr>
    </w:p>
    <w:p w14:paraId="1250888B" w14:textId="77777777" w:rsidR="00D96016" w:rsidRPr="002D1A91" w:rsidRDefault="00D96016" w:rsidP="001818F3">
      <w:pPr>
        <w:pStyle w:val="ColorfulList-Accent11"/>
        <w:numPr>
          <w:ilvl w:val="0"/>
          <w:numId w:val="49"/>
        </w:numPr>
        <w:spacing w:line="240" w:lineRule="auto"/>
        <w:ind w:left="1440"/>
        <w:jc w:val="both"/>
        <w:rPr>
          <w:rFonts w:ascii="Arial" w:hAnsi="Arial" w:cs="Arial"/>
        </w:rPr>
      </w:pPr>
      <w:r w:rsidRPr="002D1A91">
        <w:rPr>
          <w:rFonts w:ascii="Arial" w:hAnsi="Arial" w:cs="Arial"/>
        </w:rPr>
        <w:t>the amount or value of the gift, consideration or commission which is the subject of the Corrupt Act; and</w:t>
      </w:r>
    </w:p>
    <w:p w14:paraId="36930002" w14:textId="77777777" w:rsidR="00D96016" w:rsidRPr="002D1A91" w:rsidRDefault="00D96016" w:rsidP="001818F3">
      <w:pPr>
        <w:spacing w:line="240" w:lineRule="auto"/>
        <w:jc w:val="both"/>
        <w:rPr>
          <w:rFonts w:ascii="Arial" w:hAnsi="Arial" w:cs="Arial"/>
          <w:sz w:val="16"/>
          <w:szCs w:val="16"/>
        </w:rPr>
      </w:pPr>
    </w:p>
    <w:p w14:paraId="40741974" w14:textId="4EDD22E3" w:rsidR="00D96016" w:rsidRPr="002D1A91" w:rsidRDefault="00D96016" w:rsidP="001818F3">
      <w:pPr>
        <w:pStyle w:val="ColorfulList-Accent11"/>
        <w:numPr>
          <w:ilvl w:val="0"/>
          <w:numId w:val="49"/>
        </w:numPr>
        <w:spacing w:line="240" w:lineRule="auto"/>
        <w:ind w:left="1440"/>
        <w:jc w:val="both"/>
        <w:rPr>
          <w:rFonts w:ascii="Arial" w:hAnsi="Arial" w:cs="Arial"/>
        </w:rPr>
      </w:pPr>
      <w:r w:rsidRPr="002D1A91">
        <w:rPr>
          <w:rFonts w:ascii="Arial" w:hAnsi="Arial" w:cs="Arial"/>
        </w:rPr>
        <w:t>any direct losses</w:t>
      </w:r>
      <w:r w:rsidR="00B767B0" w:rsidRPr="002D1A91">
        <w:rPr>
          <w:rFonts w:ascii="Arial" w:hAnsi="Arial" w:cs="Arial"/>
        </w:rPr>
        <w:t xml:space="preserve"> </w:t>
      </w:r>
      <w:r w:rsidRPr="002D1A91">
        <w:rPr>
          <w:rFonts w:ascii="Arial" w:hAnsi="Arial" w:cs="Arial"/>
        </w:rPr>
        <w:t>(including Losses) sustained by the</w:t>
      </w:r>
      <w:r w:rsidR="00B767B0" w:rsidRPr="002D1A91">
        <w:rPr>
          <w:rFonts w:ascii="Arial" w:hAnsi="Arial" w:cs="Arial"/>
        </w:rPr>
        <w:t xml:space="preserve"> </w:t>
      </w:r>
      <w:r w:rsidR="00AA16B2" w:rsidRPr="002D1A91">
        <w:rPr>
          <w:rFonts w:ascii="Arial" w:hAnsi="Arial" w:cs="Arial"/>
        </w:rPr>
        <w:t xml:space="preserve">Agency </w:t>
      </w:r>
      <w:r w:rsidRPr="002D1A91">
        <w:rPr>
          <w:rFonts w:ascii="Arial" w:hAnsi="Arial" w:cs="Arial"/>
        </w:rPr>
        <w:t>in consequence of any breach of this Section by the Concessionaire.</w:t>
      </w:r>
    </w:p>
    <w:p w14:paraId="410150FB" w14:textId="77777777" w:rsidR="00D96016" w:rsidRPr="002D1A91" w:rsidRDefault="00D96016" w:rsidP="001818F3">
      <w:pPr>
        <w:spacing w:line="240" w:lineRule="auto"/>
        <w:jc w:val="both"/>
        <w:rPr>
          <w:rFonts w:ascii="Arial" w:hAnsi="Arial" w:cs="Arial"/>
          <w:sz w:val="18"/>
          <w:szCs w:val="18"/>
        </w:rPr>
      </w:pPr>
    </w:p>
    <w:p w14:paraId="6A8C7EDA"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Nothing contained in this Section shall prevent the Concessionaire from paying any proper commission or bonus to its employees within the agreed terms of their employment.</w:t>
      </w:r>
    </w:p>
    <w:p w14:paraId="2AEB70F3" w14:textId="77777777" w:rsidR="00D96016" w:rsidRPr="002D1A91" w:rsidRDefault="00D96016" w:rsidP="001818F3">
      <w:pPr>
        <w:spacing w:line="240" w:lineRule="auto"/>
        <w:jc w:val="both"/>
        <w:rPr>
          <w:rFonts w:ascii="Arial" w:hAnsi="Arial" w:cs="Arial"/>
          <w:sz w:val="16"/>
          <w:szCs w:val="16"/>
        </w:rPr>
      </w:pPr>
    </w:p>
    <w:p w14:paraId="2558E881" w14:textId="7ED7D6F5"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the event of Termination due to a Corrupt Act in accordance with this Section 23.3, the </w:t>
      </w:r>
      <w:r w:rsidR="00AA16B2" w:rsidRPr="002D1A91">
        <w:rPr>
          <w:rFonts w:ascii="Arial" w:hAnsi="Arial" w:cs="Arial"/>
        </w:rPr>
        <w:t xml:space="preserve">Agency </w:t>
      </w:r>
      <w:r w:rsidRPr="002D1A91">
        <w:rPr>
          <w:rFonts w:ascii="Arial" w:hAnsi="Arial" w:cs="Arial"/>
        </w:rPr>
        <w:t xml:space="preserve">shall </w:t>
      </w:r>
      <w:r w:rsidR="004F033B" w:rsidRPr="002D1A91">
        <w:rPr>
          <w:rFonts w:ascii="Arial" w:hAnsi="Arial" w:cs="Arial"/>
        </w:rPr>
        <w:t xml:space="preserve">have the obligation to </w:t>
      </w:r>
      <w:r w:rsidRPr="002D1A91">
        <w:rPr>
          <w:rFonts w:ascii="Arial" w:hAnsi="Arial" w:cs="Arial"/>
        </w:rPr>
        <w:t xml:space="preserve">pay to the Concessionaire on or prior to the Termination Payment Date, by way of Termination Payment, an amount equal to the </w:t>
      </w:r>
      <w:bookmarkStart w:id="328" w:name="_Hlk226115543"/>
      <w:r w:rsidRPr="002D1A91">
        <w:rPr>
          <w:rFonts w:ascii="Arial" w:hAnsi="Arial" w:cs="Arial"/>
        </w:rPr>
        <w:t xml:space="preserve">Corrupt Act Termination Amount. </w:t>
      </w:r>
      <w:bookmarkEnd w:id="328"/>
    </w:p>
    <w:p w14:paraId="5EDC689D" w14:textId="77777777" w:rsidR="00D96016" w:rsidRPr="002D1A91" w:rsidRDefault="00D96016" w:rsidP="001818F3">
      <w:pPr>
        <w:spacing w:line="240" w:lineRule="auto"/>
        <w:jc w:val="both"/>
        <w:rPr>
          <w:rFonts w:ascii="Arial" w:hAnsi="Arial" w:cs="Arial"/>
          <w:sz w:val="18"/>
          <w:szCs w:val="18"/>
        </w:rPr>
      </w:pPr>
    </w:p>
    <w:p w14:paraId="48A64160" w14:textId="395E707D" w:rsidR="00D96016" w:rsidRPr="002D1A91" w:rsidRDefault="00D96016" w:rsidP="001818F3">
      <w:pPr>
        <w:pStyle w:val="Heading2"/>
        <w:spacing w:line="240" w:lineRule="auto"/>
        <w:ind w:left="720"/>
        <w:jc w:val="both"/>
        <w:rPr>
          <w:rFonts w:ascii="Arial" w:hAnsi="Arial" w:cs="Arial"/>
          <w:u w:val="single"/>
        </w:rPr>
      </w:pPr>
      <w:bookmarkStart w:id="329" w:name="_Toc333900072"/>
      <w:r w:rsidRPr="002D1A91">
        <w:rPr>
          <w:rFonts w:ascii="Arial" w:hAnsi="Arial" w:cs="Arial"/>
          <w:u w:val="single"/>
        </w:rPr>
        <w:t xml:space="preserve">Rights of the  </w:t>
      </w:r>
      <w:r w:rsidR="00BD6048" w:rsidRPr="002D1A91">
        <w:rPr>
          <w:rFonts w:ascii="Arial" w:hAnsi="Arial" w:cs="Arial"/>
          <w:u w:val="single"/>
        </w:rPr>
        <w:t xml:space="preserve">Agency </w:t>
      </w:r>
      <w:r w:rsidRPr="002D1A91">
        <w:rPr>
          <w:rFonts w:ascii="Arial" w:hAnsi="Arial" w:cs="Arial"/>
          <w:u w:val="single"/>
        </w:rPr>
        <w:t>on Termination</w:t>
      </w:r>
      <w:bookmarkEnd w:id="329"/>
      <w:r w:rsidRPr="002D1A91">
        <w:rPr>
          <w:rFonts w:ascii="Arial" w:hAnsi="Arial" w:cs="Arial"/>
          <w:u w:val="single"/>
        </w:rPr>
        <w:t xml:space="preserve"> and/or Final Expiry Date</w:t>
      </w:r>
    </w:p>
    <w:p w14:paraId="2D26E0C2" w14:textId="77777777" w:rsidR="00D96016" w:rsidRPr="002D1A91" w:rsidRDefault="00D96016" w:rsidP="001818F3">
      <w:pPr>
        <w:spacing w:line="240" w:lineRule="auto"/>
        <w:jc w:val="both"/>
        <w:rPr>
          <w:rFonts w:ascii="Arial" w:hAnsi="Arial" w:cs="Arial"/>
          <w:sz w:val="18"/>
          <w:szCs w:val="18"/>
        </w:rPr>
      </w:pPr>
    </w:p>
    <w:p w14:paraId="478946FF" w14:textId="770E2C12"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case of Termination of this Agreement for any reason whatsoever and subject to receipt by the Concessionaire of the Termination Payment on or prior to the Transfer Date or in case of expiry of this Agreement on the </w:t>
      </w:r>
      <w:bookmarkStart w:id="330" w:name="_Hlk226115556"/>
      <w:r w:rsidRPr="002D1A91">
        <w:rPr>
          <w:rFonts w:ascii="Arial" w:hAnsi="Arial" w:cs="Arial"/>
        </w:rPr>
        <w:t>Final Expiry Date</w:t>
      </w:r>
      <w:bookmarkEnd w:id="330"/>
      <w:r w:rsidRPr="002D1A91">
        <w:rPr>
          <w:rFonts w:ascii="Arial" w:hAnsi="Arial" w:cs="Arial"/>
        </w:rPr>
        <w:t xml:space="preserve">, the  </w:t>
      </w:r>
      <w:r w:rsidR="00BD6048" w:rsidRPr="002D1A91">
        <w:rPr>
          <w:rFonts w:ascii="Arial" w:hAnsi="Arial" w:cs="Arial"/>
        </w:rPr>
        <w:t xml:space="preserve">Agency </w:t>
      </w:r>
      <w:r w:rsidRPr="002D1A91">
        <w:rPr>
          <w:rFonts w:ascii="Arial" w:hAnsi="Arial" w:cs="Arial"/>
        </w:rPr>
        <w:t>shall, on the Transfer Date, have the power and authority to:</w:t>
      </w:r>
    </w:p>
    <w:p w14:paraId="78757A47" w14:textId="77777777" w:rsidR="00D96016" w:rsidRPr="002D1A91" w:rsidRDefault="00D96016" w:rsidP="001818F3">
      <w:pPr>
        <w:spacing w:line="240" w:lineRule="auto"/>
        <w:jc w:val="both"/>
        <w:rPr>
          <w:rFonts w:ascii="Arial" w:hAnsi="Arial" w:cs="Arial"/>
          <w:sz w:val="18"/>
          <w:szCs w:val="18"/>
        </w:rPr>
      </w:pPr>
    </w:p>
    <w:p w14:paraId="4DE0E73C" w14:textId="07D450CB" w:rsidR="00D96016" w:rsidRPr="002D1A91" w:rsidRDefault="00D96016" w:rsidP="001818F3">
      <w:pPr>
        <w:pStyle w:val="ColorfulList-Accent11"/>
        <w:numPr>
          <w:ilvl w:val="0"/>
          <w:numId w:val="50"/>
        </w:numPr>
        <w:spacing w:line="240" w:lineRule="auto"/>
        <w:ind w:left="1440"/>
        <w:jc w:val="both"/>
        <w:rPr>
          <w:rFonts w:ascii="Arial" w:hAnsi="Arial" w:cs="Arial"/>
        </w:rPr>
      </w:pPr>
      <w:r w:rsidRPr="002D1A91">
        <w:rPr>
          <w:rFonts w:ascii="Arial" w:hAnsi="Arial" w:cs="Arial"/>
        </w:rPr>
        <w:t xml:space="preserve">take possession and control of </w:t>
      </w:r>
      <w:r w:rsidR="000729D6">
        <w:rPr>
          <w:rFonts w:ascii="Arial" w:hAnsi="Arial" w:cs="Arial"/>
        </w:rPr>
        <w:t xml:space="preserve">the </w:t>
      </w:r>
      <w:r w:rsidRPr="002D1A91">
        <w:rPr>
          <w:rFonts w:ascii="Arial" w:hAnsi="Arial" w:cs="Arial"/>
        </w:rPr>
        <w:t>Concession Assets;</w:t>
      </w:r>
    </w:p>
    <w:p w14:paraId="4813C2EF" w14:textId="77777777" w:rsidR="00D96016" w:rsidRPr="002D1A91" w:rsidRDefault="00D96016" w:rsidP="001818F3">
      <w:pPr>
        <w:spacing w:line="240" w:lineRule="auto"/>
        <w:jc w:val="both"/>
        <w:rPr>
          <w:rFonts w:ascii="Arial" w:hAnsi="Arial" w:cs="Arial"/>
          <w:sz w:val="18"/>
          <w:szCs w:val="18"/>
        </w:rPr>
      </w:pPr>
    </w:p>
    <w:p w14:paraId="392A385F" w14:textId="077E3104" w:rsidR="00D96016" w:rsidRPr="002D1A91" w:rsidRDefault="00D96016" w:rsidP="001818F3">
      <w:pPr>
        <w:pStyle w:val="ColorfulList-Accent11"/>
        <w:numPr>
          <w:ilvl w:val="0"/>
          <w:numId w:val="50"/>
        </w:numPr>
        <w:spacing w:line="240" w:lineRule="auto"/>
        <w:ind w:left="1440"/>
        <w:jc w:val="both"/>
        <w:rPr>
          <w:rFonts w:ascii="Arial" w:hAnsi="Arial" w:cs="Arial"/>
        </w:rPr>
      </w:pPr>
      <w:r w:rsidRPr="002D1A91">
        <w:rPr>
          <w:rFonts w:ascii="Arial" w:hAnsi="Arial" w:cs="Arial"/>
        </w:rPr>
        <w:t xml:space="preserve">prohibit the Concessionaire and any person claiming through or under the Concessionaire from entering upon the Concession Assets or dealing with </w:t>
      </w:r>
      <w:r w:rsidR="000729D6">
        <w:rPr>
          <w:rFonts w:ascii="Arial" w:hAnsi="Arial" w:cs="Arial"/>
        </w:rPr>
        <w:t xml:space="preserve">the Concession Assets </w:t>
      </w:r>
      <w:r w:rsidRPr="002D1A91">
        <w:rPr>
          <w:rFonts w:ascii="Arial" w:hAnsi="Arial" w:cs="Arial"/>
        </w:rPr>
        <w:t>or any part thereof .</w:t>
      </w:r>
    </w:p>
    <w:p w14:paraId="73773063" w14:textId="77777777" w:rsidR="00264955" w:rsidRPr="002D1A91" w:rsidRDefault="00264955" w:rsidP="00264955">
      <w:pPr>
        <w:pStyle w:val="ListParagraph"/>
        <w:rPr>
          <w:rFonts w:ascii="Arial" w:hAnsi="Arial" w:cs="Arial"/>
        </w:rPr>
      </w:pPr>
    </w:p>
    <w:p w14:paraId="76C15F70" w14:textId="0F2B118A" w:rsidR="00264955" w:rsidRPr="002D1A91" w:rsidRDefault="00264955" w:rsidP="00264955">
      <w:pPr>
        <w:pStyle w:val="ColorfulList-Accent11"/>
        <w:spacing w:line="240" w:lineRule="auto"/>
        <w:ind w:hanging="720"/>
        <w:jc w:val="both"/>
        <w:rPr>
          <w:rFonts w:ascii="Arial" w:hAnsi="Arial" w:cs="Arial"/>
        </w:rPr>
      </w:pPr>
      <w:r w:rsidRPr="006A4CA4">
        <w:rPr>
          <w:rFonts w:ascii="Arial" w:hAnsi="Arial" w:cs="Arial"/>
        </w:rPr>
        <w:t xml:space="preserve">23.4.2 Notwithstanding the issuance of a Termination Notice, if the </w:t>
      </w:r>
      <w:r w:rsidRPr="00365A1E">
        <w:rPr>
          <w:rFonts w:ascii="Arial" w:hAnsi="Arial" w:cs="Arial"/>
        </w:rPr>
        <w:t>Termination Payment</w:t>
      </w:r>
      <w:r w:rsidRPr="006A4CA4">
        <w:rPr>
          <w:rFonts w:ascii="Arial" w:hAnsi="Arial" w:cs="Arial"/>
        </w:rPr>
        <w:t xml:space="preserve"> is not received in full by the Concessionaire by the</w:t>
      </w:r>
      <w:r w:rsidR="00B767B0" w:rsidRPr="006A4CA4">
        <w:rPr>
          <w:rFonts w:ascii="Arial" w:hAnsi="Arial" w:cs="Arial"/>
        </w:rPr>
        <w:t xml:space="preserve"> </w:t>
      </w:r>
      <w:r w:rsidRPr="00365A1E">
        <w:rPr>
          <w:rFonts w:ascii="Arial" w:hAnsi="Arial" w:cs="Arial"/>
        </w:rPr>
        <w:t>Termination Payment Date</w:t>
      </w:r>
      <w:r w:rsidRPr="006A4CA4">
        <w:rPr>
          <w:rFonts w:ascii="Arial" w:hAnsi="Arial" w:cs="Arial"/>
        </w:rPr>
        <w:t xml:space="preserve">, the Concessionaire shall have the right (but not the obligation) to </w:t>
      </w:r>
      <w:r w:rsidRPr="00365A1E">
        <w:rPr>
          <w:rFonts w:ascii="Arial" w:hAnsi="Arial" w:cs="Arial"/>
        </w:rPr>
        <w:t>remain in possession</w:t>
      </w:r>
      <w:r w:rsidRPr="006A4CA4">
        <w:rPr>
          <w:rFonts w:ascii="Arial" w:hAnsi="Arial" w:cs="Arial"/>
        </w:rPr>
        <w:t xml:space="preserve"> of the Concession Assets and </w:t>
      </w:r>
      <w:r w:rsidRPr="00365A1E">
        <w:rPr>
          <w:rFonts w:ascii="Arial" w:hAnsi="Arial" w:cs="Arial"/>
        </w:rPr>
        <w:t>continue to operate</w:t>
      </w:r>
      <w:r w:rsidRPr="006A4CA4">
        <w:rPr>
          <w:rFonts w:ascii="Arial" w:hAnsi="Arial" w:cs="Arial"/>
        </w:rPr>
        <w:t xml:space="preserve"> the Project and collect all </w:t>
      </w:r>
      <w:r w:rsidR="000337D9" w:rsidRPr="002D1A91">
        <w:rPr>
          <w:rFonts w:ascii="Arial" w:hAnsi="Arial" w:cs="Arial"/>
        </w:rPr>
        <w:t>Revenue</w:t>
      </w:r>
      <w:r w:rsidRPr="006A4CA4">
        <w:rPr>
          <w:rFonts w:ascii="Arial" w:hAnsi="Arial" w:cs="Arial"/>
        </w:rPr>
        <w:t xml:space="preserve"> until such time as the Termination Payment is received in full.</w:t>
      </w:r>
    </w:p>
    <w:p w14:paraId="23C15D6B" w14:textId="77777777" w:rsidR="00D96016" w:rsidRPr="002D1A91" w:rsidRDefault="00D96016" w:rsidP="001818F3">
      <w:pPr>
        <w:spacing w:line="240" w:lineRule="auto"/>
        <w:jc w:val="both"/>
        <w:rPr>
          <w:rFonts w:ascii="Arial" w:hAnsi="Arial" w:cs="Arial"/>
          <w:sz w:val="18"/>
          <w:szCs w:val="18"/>
        </w:rPr>
      </w:pPr>
    </w:p>
    <w:p w14:paraId="4C29A198" w14:textId="77777777" w:rsidR="00D96016" w:rsidRPr="002D1A91" w:rsidRDefault="00D96016" w:rsidP="006E478D">
      <w:pPr>
        <w:pStyle w:val="Heading2"/>
        <w:spacing w:line="240" w:lineRule="auto"/>
        <w:ind w:left="720"/>
        <w:jc w:val="both"/>
        <w:rPr>
          <w:rFonts w:ascii="Arial" w:hAnsi="Arial" w:cs="Arial"/>
          <w:u w:val="single"/>
        </w:rPr>
      </w:pPr>
      <w:bookmarkStart w:id="331" w:name="_Toc333900073"/>
      <w:r w:rsidRPr="002D1A91">
        <w:rPr>
          <w:rFonts w:ascii="Arial" w:hAnsi="Arial" w:cs="Arial"/>
          <w:u w:val="single"/>
        </w:rPr>
        <w:t>Termination Payments</w:t>
      </w:r>
      <w:bookmarkEnd w:id="331"/>
    </w:p>
    <w:p w14:paraId="7429283F" w14:textId="77777777" w:rsidR="00D96016" w:rsidRPr="002D1A91" w:rsidRDefault="00D96016" w:rsidP="001818F3">
      <w:pPr>
        <w:spacing w:line="240" w:lineRule="auto"/>
        <w:jc w:val="both"/>
        <w:rPr>
          <w:rFonts w:ascii="Arial" w:hAnsi="Arial" w:cs="Arial"/>
          <w:sz w:val="18"/>
          <w:szCs w:val="18"/>
        </w:rPr>
      </w:pPr>
    </w:p>
    <w:p w14:paraId="69F9E588" w14:textId="321CDBB3"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Termination Payment shall be payable to the Concessionaire by the </w:t>
      </w:r>
      <w:r w:rsidR="00BD6048" w:rsidRPr="002D1A91">
        <w:rPr>
          <w:rFonts w:ascii="Arial" w:hAnsi="Arial" w:cs="Arial"/>
        </w:rPr>
        <w:t xml:space="preserve">Agency </w:t>
      </w:r>
      <w:r w:rsidRPr="002D1A91">
        <w:rPr>
          <w:rFonts w:ascii="Arial" w:hAnsi="Arial" w:cs="Arial"/>
        </w:rPr>
        <w:t>on or prior to the Termination Payment Date in accordance with a demand being made by the Concessionaire in writing, subject to the same being duly certified by the Independent Engineer and Independent Auditor.</w:t>
      </w:r>
      <w:r w:rsidR="00B767B0" w:rsidRPr="002D1A91">
        <w:rPr>
          <w:rFonts w:ascii="Arial" w:hAnsi="Arial" w:cs="Arial"/>
        </w:rPr>
        <w:t xml:space="preserve"> </w:t>
      </w:r>
      <w:r w:rsidR="00135EF0" w:rsidRPr="006A4CA4">
        <w:rPr>
          <w:rFonts w:ascii="Arial" w:hAnsi="Arial" w:cs="Arial"/>
        </w:rPr>
        <w:t>Within</w:t>
      </w:r>
      <w:r w:rsidR="008E6240" w:rsidRPr="006A4CA4">
        <w:rPr>
          <w:rFonts w:ascii="Arial" w:hAnsi="Arial" w:cs="Arial"/>
        </w:rPr>
        <w:t xml:space="preserve"> </w:t>
      </w:r>
      <w:r w:rsidR="00135EF0" w:rsidRPr="006A4CA4">
        <w:rPr>
          <w:rFonts w:ascii="Arial" w:hAnsi="Arial" w:cs="Arial"/>
          <w:bCs/>
        </w:rPr>
        <w:t>thirty</w:t>
      </w:r>
      <w:r w:rsidR="008E6240" w:rsidRPr="006A4CA4">
        <w:rPr>
          <w:rFonts w:ascii="Arial" w:hAnsi="Arial" w:cs="Arial"/>
          <w:bCs/>
        </w:rPr>
        <w:t xml:space="preserve"> </w:t>
      </w:r>
      <w:r w:rsidR="00135EF0" w:rsidRPr="006A4CA4">
        <w:rPr>
          <w:rFonts w:ascii="Arial" w:hAnsi="Arial" w:cs="Arial"/>
          <w:bCs/>
        </w:rPr>
        <w:t>(30) Business Days</w:t>
      </w:r>
      <w:r w:rsidR="00135EF0" w:rsidRPr="006A4CA4">
        <w:rPr>
          <w:rFonts w:ascii="Arial" w:hAnsi="Arial" w:cs="Arial"/>
        </w:rPr>
        <w:t xml:space="preserve"> of receipt of a written demand from the Concessionaire, the Independent Engineer and the Independent Auditor shall jointly issue such certificate.</w:t>
      </w:r>
      <w:r w:rsidR="00475DB2" w:rsidRPr="002D1A91">
        <w:rPr>
          <w:rFonts w:ascii="Arial" w:hAnsi="Arial" w:cs="Arial"/>
        </w:rPr>
        <w:t xml:space="preserve">If the Termination Payment becomes subject to any tax (corporate tax, </w:t>
      </w:r>
      <w:r w:rsidR="00475DB2" w:rsidRPr="002D1A91">
        <w:rPr>
          <w:rFonts w:ascii="Arial" w:hAnsi="Arial" w:cs="Arial"/>
        </w:rPr>
        <w:lastRenderedPageBreak/>
        <w:t xml:space="preserve">minimum tax or alternate corporate tax), the </w:t>
      </w:r>
      <w:r w:rsidR="00BD6048" w:rsidRPr="002D1A91">
        <w:rPr>
          <w:rFonts w:ascii="Arial" w:hAnsi="Arial" w:cs="Arial"/>
        </w:rPr>
        <w:t xml:space="preserve">Agency </w:t>
      </w:r>
      <w:r w:rsidR="00475DB2" w:rsidRPr="002D1A91">
        <w:rPr>
          <w:rFonts w:ascii="Arial" w:hAnsi="Arial" w:cs="Arial"/>
        </w:rPr>
        <w:t>shall pay to the Concessionaire such additional</w:t>
      </w:r>
      <w:r w:rsidR="008E6240" w:rsidRPr="002D1A91">
        <w:rPr>
          <w:rFonts w:ascii="Arial" w:hAnsi="Arial" w:cs="Arial"/>
        </w:rPr>
        <w:t xml:space="preserve"> </w:t>
      </w:r>
      <w:r w:rsidR="00475DB2" w:rsidRPr="002D1A91">
        <w:rPr>
          <w:rFonts w:ascii="Arial" w:hAnsi="Arial" w:cs="Arial"/>
        </w:rPr>
        <w:t>compensation (as determined by the Independent Auditor) such that the net amount received by the Concessionaire after deduction of any tax shall be equal to the total Termination Payment that would have been received had no such tax been paid or incurred.</w:t>
      </w:r>
    </w:p>
    <w:p w14:paraId="2740071C" w14:textId="77777777" w:rsidR="003577CA" w:rsidRPr="002D1A91" w:rsidRDefault="003577CA" w:rsidP="003577CA">
      <w:pPr>
        <w:pStyle w:val="ColorfulList-Accent11"/>
        <w:spacing w:line="240" w:lineRule="auto"/>
        <w:jc w:val="both"/>
        <w:rPr>
          <w:rFonts w:ascii="Arial" w:hAnsi="Arial" w:cs="Arial"/>
        </w:rPr>
      </w:pPr>
    </w:p>
    <w:p w14:paraId="32E77AEF" w14:textId="29F03617" w:rsidR="00D96016" w:rsidRPr="002D1A91" w:rsidRDefault="00D96016" w:rsidP="001818F3">
      <w:pPr>
        <w:pStyle w:val="ColorfulList-Accent11"/>
        <w:spacing w:line="240" w:lineRule="auto"/>
        <w:jc w:val="both"/>
        <w:rPr>
          <w:rFonts w:ascii="Arial" w:hAnsi="Arial" w:cs="Arial"/>
          <w:sz w:val="18"/>
          <w:szCs w:val="18"/>
        </w:rPr>
      </w:pPr>
    </w:p>
    <w:p w14:paraId="2E9363CB" w14:textId="7AC32201" w:rsidR="004361F2" w:rsidRPr="002D1A91" w:rsidRDefault="004361F2"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The recipients of the Termination Payment shall be</w:t>
      </w:r>
      <w:r w:rsidR="0034424C" w:rsidRPr="002D1A91">
        <w:rPr>
          <w:rFonts w:ascii="Arial" w:hAnsi="Arial" w:cs="Arial"/>
        </w:rPr>
        <w:t xml:space="preserve"> shareholders of</w:t>
      </w:r>
      <w:r w:rsidRPr="002D1A91">
        <w:rPr>
          <w:rFonts w:ascii="Arial" w:hAnsi="Arial" w:cs="Arial"/>
        </w:rPr>
        <w:t xml:space="preserve"> the </w:t>
      </w:r>
      <w:bookmarkStart w:id="332" w:name="_Hlk226115603"/>
      <w:r w:rsidR="0089080A" w:rsidRPr="002D1A91">
        <w:rPr>
          <w:rFonts w:ascii="Arial" w:hAnsi="Arial" w:cs="Arial"/>
        </w:rPr>
        <w:t xml:space="preserve">Sponsor </w:t>
      </w:r>
      <w:r w:rsidRPr="002D1A91">
        <w:rPr>
          <w:rFonts w:ascii="Arial" w:hAnsi="Arial" w:cs="Arial"/>
        </w:rPr>
        <w:t>Shares</w:t>
      </w:r>
      <w:bookmarkEnd w:id="332"/>
      <w:r w:rsidRPr="002D1A91">
        <w:rPr>
          <w:rFonts w:ascii="Arial" w:hAnsi="Arial" w:cs="Arial"/>
        </w:rPr>
        <w:t xml:space="preserve">, provided however, for the purposes of calculating the Termination Payment, the term Equity shall exclude </w:t>
      </w:r>
      <w:r w:rsidR="00F0661B" w:rsidRPr="002D1A91">
        <w:rPr>
          <w:rFonts w:ascii="Arial" w:hAnsi="Arial" w:cs="Arial"/>
        </w:rPr>
        <w:t>a</w:t>
      </w:r>
      <w:r w:rsidRPr="002D1A91">
        <w:rPr>
          <w:rFonts w:ascii="Arial" w:hAnsi="Arial" w:cs="Arial"/>
        </w:rPr>
        <w:t xml:space="preserve">ll amounts comprising injections to the Equity effected after </w:t>
      </w:r>
      <w:bookmarkStart w:id="333" w:name="_Hlk226115615"/>
      <w:r w:rsidR="00842FA8">
        <w:rPr>
          <w:rFonts w:ascii="Arial" w:hAnsi="Arial" w:cs="Arial"/>
        </w:rPr>
        <w:t xml:space="preserve">the </w:t>
      </w:r>
      <w:r w:rsidR="00FB445C" w:rsidRPr="002D1A91">
        <w:rPr>
          <w:rFonts w:ascii="Arial" w:hAnsi="Arial" w:cs="Arial"/>
          <w:bCs/>
        </w:rPr>
        <w:t xml:space="preserve">Project Development </w:t>
      </w:r>
      <w:r w:rsidRPr="002D1A91">
        <w:rPr>
          <w:rFonts w:ascii="Arial" w:hAnsi="Arial" w:cs="Arial"/>
        </w:rPr>
        <w:t>Completion Date</w:t>
      </w:r>
      <w:bookmarkEnd w:id="333"/>
      <w:r w:rsidRPr="002D1A91">
        <w:rPr>
          <w:rFonts w:ascii="Arial" w:hAnsi="Arial" w:cs="Arial"/>
        </w:rPr>
        <w:t>; provided, that such amounts shall constitute Equity to the extent the same are part of the Pre-Estimated Project Cost and determined by the Indepen</w:t>
      </w:r>
      <w:r w:rsidR="008E6240" w:rsidRPr="002D1A91">
        <w:rPr>
          <w:rFonts w:ascii="Arial" w:hAnsi="Arial" w:cs="Arial"/>
        </w:rPr>
        <w:t>d</w:t>
      </w:r>
      <w:r w:rsidRPr="002D1A91">
        <w:rPr>
          <w:rFonts w:ascii="Arial" w:hAnsi="Arial" w:cs="Arial"/>
        </w:rPr>
        <w:t>ent Auditor to be part of the Total Project Cost</w:t>
      </w:r>
      <w:r w:rsidR="000A7896" w:rsidRPr="002D1A91">
        <w:rPr>
          <w:rFonts w:ascii="Arial" w:hAnsi="Arial" w:cs="Arial"/>
        </w:rPr>
        <w:t>.</w:t>
      </w:r>
    </w:p>
    <w:p w14:paraId="2CB27677" w14:textId="77777777" w:rsidR="00D231E4" w:rsidRPr="002D1A91" w:rsidRDefault="00D231E4" w:rsidP="001818F3">
      <w:pPr>
        <w:pStyle w:val="ColorfulList-Accent11"/>
        <w:spacing w:line="240" w:lineRule="auto"/>
        <w:jc w:val="both"/>
        <w:rPr>
          <w:rFonts w:ascii="Arial" w:hAnsi="Arial" w:cs="Arial"/>
          <w:sz w:val="18"/>
          <w:szCs w:val="18"/>
        </w:rPr>
      </w:pPr>
    </w:p>
    <w:p w14:paraId="7563E535"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To the extent:</w:t>
      </w:r>
    </w:p>
    <w:p w14:paraId="145D1FE9" w14:textId="77777777" w:rsidR="00D96016" w:rsidRPr="002D1A91" w:rsidRDefault="00D96016" w:rsidP="001818F3">
      <w:pPr>
        <w:pStyle w:val="ListParagraph"/>
        <w:spacing w:line="240" w:lineRule="auto"/>
        <w:rPr>
          <w:rFonts w:ascii="Arial" w:hAnsi="Arial" w:cs="Arial"/>
        </w:rPr>
      </w:pPr>
    </w:p>
    <w:p w14:paraId="539DF8A6" w14:textId="34DA010B" w:rsidR="00D96016" w:rsidRPr="002D1A91" w:rsidRDefault="00D96016" w:rsidP="00D86CA8">
      <w:pPr>
        <w:pStyle w:val="ColorfulList-Accent11"/>
        <w:numPr>
          <w:ilvl w:val="0"/>
          <w:numId w:val="111"/>
        </w:numPr>
        <w:spacing w:line="240" w:lineRule="auto"/>
        <w:ind w:left="1418" w:hanging="698"/>
        <w:jc w:val="both"/>
        <w:rPr>
          <w:rFonts w:ascii="Arial" w:hAnsi="Arial" w:cs="Arial"/>
        </w:rPr>
      </w:pPr>
      <w:r w:rsidRPr="002D1A91">
        <w:rPr>
          <w:rFonts w:ascii="Arial" w:hAnsi="Arial" w:cs="Arial"/>
        </w:rPr>
        <w:t xml:space="preserve">the </w:t>
      </w:r>
      <w:bookmarkStart w:id="334" w:name="_Hlk226115626"/>
      <w:r w:rsidRPr="002D1A91">
        <w:rPr>
          <w:rFonts w:ascii="Arial" w:hAnsi="Arial" w:cs="Arial"/>
        </w:rPr>
        <w:t xml:space="preserve">Termination Equity </w:t>
      </w:r>
      <w:bookmarkEnd w:id="334"/>
      <w:r w:rsidRPr="002D1A91">
        <w:rPr>
          <w:rFonts w:ascii="Arial" w:hAnsi="Arial" w:cs="Arial"/>
        </w:rPr>
        <w:t xml:space="preserve">and/or </w:t>
      </w:r>
      <w:bookmarkStart w:id="335" w:name="_Hlk226115632"/>
      <w:r w:rsidRPr="002D1A91">
        <w:rPr>
          <w:rFonts w:ascii="Arial" w:hAnsi="Arial" w:cs="Arial"/>
        </w:rPr>
        <w:t xml:space="preserve">Termination Dividend Amount </w:t>
      </w:r>
      <w:bookmarkEnd w:id="335"/>
      <w:r w:rsidRPr="002D1A91">
        <w:rPr>
          <w:rFonts w:ascii="Arial" w:hAnsi="Arial" w:cs="Arial"/>
        </w:rPr>
        <w:t xml:space="preserve">is payable by the </w:t>
      </w:r>
      <w:r w:rsidR="00BD6048" w:rsidRPr="002D1A91">
        <w:rPr>
          <w:rFonts w:ascii="Arial" w:hAnsi="Arial" w:cs="Arial"/>
        </w:rPr>
        <w:t xml:space="preserve">Agency </w:t>
      </w:r>
      <w:r w:rsidRPr="002D1A91">
        <w:rPr>
          <w:rFonts w:ascii="Arial" w:hAnsi="Arial" w:cs="Arial"/>
        </w:rPr>
        <w:t>to the Concessionaire upon Termination of this Agreement; and</w:t>
      </w:r>
    </w:p>
    <w:p w14:paraId="6E58CB53" w14:textId="77777777" w:rsidR="00D96016" w:rsidRPr="002D1A91" w:rsidRDefault="00D96016" w:rsidP="001818F3">
      <w:pPr>
        <w:pStyle w:val="ColorfulList-Accent11"/>
        <w:spacing w:line="240" w:lineRule="auto"/>
        <w:ind w:left="1080"/>
        <w:jc w:val="both"/>
        <w:rPr>
          <w:rFonts w:ascii="Arial" w:hAnsi="Arial" w:cs="Arial"/>
        </w:rPr>
      </w:pPr>
    </w:p>
    <w:p w14:paraId="5F7D12E1" w14:textId="4592022B" w:rsidR="00D96016" w:rsidRPr="002D1A91" w:rsidRDefault="00D96016" w:rsidP="00D86CA8">
      <w:pPr>
        <w:pStyle w:val="ColorfulList-Accent11"/>
        <w:numPr>
          <w:ilvl w:val="0"/>
          <w:numId w:val="111"/>
        </w:numPr>
        <w:spacing w:line="240" w:lineRule="auto"/>
        <w:ind w:left="1418" w:hanging="698"/>
        <w:jc w:val="both"/>
        <w:rPr>
          <w:rFonts w:ascii="Arial" w:hAnsi="Arial" w:cs="Arial"/>
        </w:rPr>
      </w:pPr>
      <w:r w:rsidRPr="002D1A91">
        <w:rPr>
          <w:rFonts w:ascii="Arial" w:hAnsi="Arial" w:cs="Arial"/>
        </w:rPr>
        <w:t xml:space="preserve">the </w:t>
      </w:r>
      <w:r w:rsidR="00BD6048" w:rsidRPr="002D1A91">
        <w:rPr>
          <w:rFonts w:ascii="Arial" w:hAnsi="Arial" w:cs="Arial"/>
        </w:rPr>
        <w:t xml:space="preserve">Agency </w:t>
      </w:r>
      <w:r w:rsidRPr="002D1A91">
        <w:rPr>
          <w:rFonts w:ascii="Arial" w:hAnsi="Arial" w:cs="Arial"/>
        </w:rPr>
        <w:t>fails to make payment of such due and payable Termination Equity and/or Termination Dividend Amount (the</w:t>
      </w:r>
      <w:bookmarkStart w:id="336" w:name="_Hlk226115644"/>
      <w:r w:rsidRPr="002D1A91">
        <w:rPr>
          <w:rFonts w:ascii="Arial" w:hAnsi="Arial" w:cs="Arial"/>
        </w:rPr>
        <w:t xml:space="preserve"> </w:t>
      </w:r>
      <w:r w:rsidRPr="002D1A91">
        <w:rPr>
          <w:rFonts w:ascii="Arial" w:hAnsi="Arial" w:cs="Arial"/>
          <w:b/>
        </w:rPr>
        <w:t>Unpaid Termination Equity Amount</w:t>
      </w:r>
      <w:r w:rsidRPr="002D1A91">
        <w:rPr>
          <w:rFonts w:ascii="Arial" w:hAnsi="Arial" w:cs="Arial"/>
        </w:rPr>
        <w:t xml:space="preserve">) </w:t>
      </w:r>
      <w:bookmarkEnd w:id="336"/>
      <w:r w:rsidRPr="002D1A91">
        <w:rPr>
          <w:rFonts w:ascii="Arial" w:hAnsi="Arial" w:cs="Arial"/>
        </w:rPr>
        <w:t xml:space="preserve">by the date falling fifty (50) days </w:t>
      </w:r>
      <w:r w:rsidR="00BF5F6C" w:rsidRPr="002D1A91">
        <w:rPr>
          <w:rFonts w:ascii="Arial" w:hAnsi="Arial" w:cs="Arial"/>
        </w:rPr>
        <w:t>following the</w:t>
      </w:r>
      <w:r w:rsidRPr="002D1A91">
        <w:rPr>
          <w:rFonts w:ascii="Arial" w:hAnsi="Arial" w:cs="Arial"/>
        </w:rPr>
        <w:t xml:space="preserve"> Termination Payment Date,</w:t>
      </w:r>
    </w:p>
    <w:p w14:paraId="5C4A38F3" w14:textId="77777777" w:rsidR="00D96016" w:rsidRPr="002D1A91" w:rsidRDefault="00D96016" w:rsidP="001818F3">
      <w:pPr>
        <w:spacing w:line="240" w:lineRule="auto"/>
        <w:jc w:val="both"/>
        <w:rPr>
          <w:rFonts w:ascii="Arial" w:hAnsi="Arial" w:cs="Arial"/>
        </w:rPr>
      </w:pPr>
    </w:p>
    <w:p w14:paraId="26779BBE" w14:textId="164BA9B1" w:rsidR="00D96016" w:rsidRPr="002D1A91" w:rsidRDefault="00D96016" w:rsidP="001818F3">
      <w:pPr>
        <w:spacing w:line="240" w:lineRule="auto"/>
        <w:ind w:left="720"/>
        <w:jc w:val="both"/>
        <w:rPr>
          <w:rFonts w:ascii="Arial" w:hAnsi="Arial" w:cs="Arial"/>
        </w:rPr>
      </w:pPr>
      <w:r w:rsidRPr="002D1A91">
        <w:rPr>
          <w:rFonts w:ascii="Arial" w:hAnsi="Arial" w:cs="Arial"/>
        </w:rPr>
        <w:t xml:space="preserve">then, the  </w:t>
      </w:r>
      <w:r w:rsidR="00BD6048" w:rsidRPr="002D1A91">
        <w:rPr>
          <w:rFonts w:ascii="Arial" w:hAnsi="Arial" w:cs="Arial"/>
        </w:rPr>
        <w:t xml:space="preserve">Agency </w:t>
      </w:r>
      <w:r w:rsidRPr="002D1A91">
        <w:rPr>
          <w:rFonts w:ascii="Arial" w:hAnsi="Arial" w:cs="Arial"/>
        </w:rPr>
        <w:t xml:space="preserve">shall (in addition to the payment of the due and payable Unpaid Termination Equity Amount) make payment to the Concessionaire of late payment interest on the Unpaid Termination Equity Amount at the </w:t>
      </w:r>
      <w:bookmarkStart w:id="337" w:name="_Hlk226115652"/>
      <w:r w:rsidRPr="002D1A91">
        <w:rPr>
          <w:rFonts w:ascii="Arial" w:hAnsi="Arial" w:cs="Arial"/>
        </w:rPr>
        <w:t>Delayed Payment Rate</w:t>
      </w:r>
      <w:bookmarkEnd w:id="337"/>
      <w:r w:rsidRPr="002D1A91">
        <w:rPr>
          <w:rFonts w:ascii="Arial" w:hAnsi="Arial" w:cs="Arial"/>
        </w:rPr>
        <w:t xml:space="preserve">, such interest commencing to accrue on the date falling fifty (50) days following the Termination Payment Date and ending on the actual date on which the </w:t>
      </w:r>
      <w:r w:rsidR="00BD6048" w:rsidRPr="002D1A91">
        <w:rPr>
          <w:rFonts w:ascii="Arial" w:hAnsi="Arial" w:cs="Arial"/>
        </w:rPr>
        <w:t xml:space="preserve">Agency </w:t>
      </w:r>
      <w:r w:rsidRPr="002D1A91">
        <w:rPr>
          <w:rFonts w:ascii="Arial" w:hAnsi="Arial" w:cs="Arial"/>
        </w:rPr>
        <w:t>makes payment of the Unpaid Termination Equity Amount. The stipulation regarding additional amounts payable in respect of delayed Unpaid Termination Equity Amount contained in this Section 23.5.2 shall not be construed nor be deemed to authorize any delay in payment of any amount due to the Concessionaire nor be construed or deemed to be a waiver of the underlying breach of payment obligations, in each case, in the afore-stated circumstances.</w:t>
      </w:r>
    </w:p>
    <w:p w14:paraId="559E9D37" w14:textId="77777777" w:rsidR="00D96016" w:rsidRPr="002D1A91" w:rsidRDefault="00D96016" w:rsidP="001818F3">
      <w:pPr>
        <w:spacing w:line="240" w:lineRule="auto"/>
        <w:jc w:val="both"/>
        <w:rPr>
          <w:rFonts w:ascii="Arial" w:hAnsi="Arial" w:cs="Arial"/>
        </w:rPr>
      </w:pPr>
    </w:p>
    <w:p w14:paraId="410234FA" w14:textId="77777777" w:rsidR="00D96016" w:rsidRPr="002D1A91" w:rsidRDefault="00D96016" w:rsidP="001818F3">
      <w:pPr>
        <w:pStyle w:val="Heading2"/>
        <w:spacing w:line="240" w:lineRule="auto"/>
        <w:ind w:left="720"/>
        <w:jc w:val="both"/>
        <w:rPr>
          <w:rFonts w:ascii="Arial" w:hAnsi="Arial" w:cs="Arial"/>
          <w:u w:val="single"/>
        </w:rPr>
      </w:pPr>
      <w:bookmarkStart w:id="338" w:name="_Toc333900074"/>
      <w:r w:rsidRPr="002D1A91">
        <w:rPr>
          <w:rFonts w:ascii="Arial" w:hAnsi="Arial" w:cs="Arial"/>
          <w:u w:val="single"/>
        </w:rPr>
        <w:t>Mode of Payment</w:t>
      </w:r>
      <w:bookmarkEnd w:id="338"/>
    </w:p>
    <w:p w14:paraId="0CB7272D" w14:textId="77777777" w:rsidR="00D96016" w:rsidRPr="002D1A91" w:rsidRDefault="00D96016" w:rsidP="001818F3">
      <w:pPr>
        <w:spacing w:line="240" w:lineRule="auto"/>
        <w:jc w:val="both"/>
        <w:rPr>
          <w:rFonts w:ascii="Arial" w:hAnsi="Arial" w:cs="Arial"/>
        </w:rPr>
      </w:pPr>
    </w:p>
    <w:p w14:paraId="3887E667"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Notwithstanding anything to the contrary contained in this Agreement, any Termination pursuant to the provisions of this Agreement shall be without prejudice to accrued rights of either Party including its right to claim and recover money damages and other rights and remedies which it may have in law or contract. All rights and obligations of either Party under this Agreement, including </w:t>
      </w:r>
      <w:r w:rsidRPr="002D1A91">
        <w:rPr>
          <w:rFonts w:ascii="Arial" w:hAnsi="Arial" w:cs="Arial"/>
        </w:rPr>
        <w:lastRenderedPageBreak/>
        <w:t>without limitation Termination Payment, shall survive the Termination of this Agreement to the extent such survival is necessary for giving effect to such rights and obligations.</w:t>
      </w:r>
    </w:p>
    <w:p w14:paraId="509EDD40" w14:textId="77777777" w:rsidR="00D96016" w:rsidRPr="002D1A91" w:rsidRDefault="00D96016" w:rsidP="001818F3">
      <w:pPr>
        <w:spacing w:line="240" w:lineRule="auto"/>
        <w:jc w:val="both"/>
        <w:rPr>
          <w:rFonts w:ascii="Arial" w:hAnsi="Arial" w:cs="Arial"/>
        </w:rPr>
      </w:pPr>
    </w:p>
    <w:p w14:paraId="41B660F3" w14:textId="77777777" w:rsidR="00D96016" w:rsidRPr="002D1A91" w:rsidRDefault="00D96016" w:rsidP="001818F3">
      <w:pPr>
        <w:pStyle w:val="Heading1"/>
        <w:spacing w:line="240" w:lineRule="auto"/>
        <w:ind w:left="720" w:hanging="720"/>
        <w:jc w:val="both"/>
        <w:rPr>
          <w:rFonts w:ascii="Arial" w:hAnsi="Arial" w:cs="Arial"/>
        </w:rPr>
      </w:pPr>
      <w:r w:rsidRPr="002D1A91">
        <w:rPr>
          <w:rFonts w:ascii="Arial" w:hAnsi="Arial" w:cs="Arial"/>
        </w:rPr>
        <w:br w:type="page"/>
      </w:r>
      <w:bookmarkStart w:id="339" w:name="_Toc333900075"/>
      <w:bookmarkStart w:id="340" w:name="_Toc229101117"/>
      <w:r w:rsidRPr="002D1A91">
        <w:rPr>
          <w:rFonts w:ascii="Arial" w:hAnsi="Arial" w:cs="Arial"/>
        </w:rPr>
        <w:lastRenderedPageBreak/>
        <w:t>Divestment of Rights and Interest</w:t>
      </w:r>
      <w:bookmarkEnd w:id="339"/>
      <w:bookmarkEnd w:id="340"/>
    </w:p>
    <w:p w14:paraId="0CB21030" w14:textId="77777777" w:rsidR="00D96016" w:rsidRPr="002D1A91" w:rsidRDefault="00D96016" w:rsidP="001818F3">
      <w:pPr>
        <w:spacing w:line="240" w:lineRule="auto"/>
        <w:jc w:val="both"/>
        <w:rPr>
          <w:rFonts w:ascii="Arial" w:hAnsi="Arial" w:cs="Arial"/>
          <w:sz w:val="18"/>
          <w:szCs w:val="18"/>
        </w:rPr>
      </w:pPr>
    </w:p>
    <w:p w14:paraId="2623C6F9" w14:textId="77777777" w:rsidR="00D96016" w:rsidRPr="002D1A91" w:rsidRDefault="00D96016" w:rsidP="001818F3">
      <w:pPr>
        <w:pStyle w:val="Heading2"/>
        <w:spacing w:line="240" w:lineRule="auto"/>
        <w:ind w:left="720"/>
        <w:jc w:val="both"/>
        <w:rPr>
          <w:rFonts w:ascii="Arial" w:hAnsi="Arial" w:cs="Arial"/>
          <w:u w:val="single"/>
        </w:rPr>
      </w:pPr>
      <w:bookmarkStart w:id="341" w:name="_Toc333900076"/>
      <w:r w:rsidRPr="002D1A91">
        <w:rPr>
          <w:rFonts w:ascii="Arial" w:hAnsi="Arial" w:cs="Arial"/>
          <w:u w:val="single"/>
        </w:rPr>
        <w:t>Requirements for Divestment</w:t>
      </w:r>
      <w:bookmarkEnd w:id="341"/>
    </w:p>
    <w:p w14:paraId="45950783" w14:textId="77777777" w:rsidR="00D96016" w:rsidRPr="002D1A91" w:rsidRDefault="00D96016" w:rsidP="001818F3">
      <w:pPr>
        <w:spacing w:line="240" w:lineRule="auto"/>
        <w:jc w:val="both"/>
        <w:rPr>
          <w:rFonts w:ascii="Arial" w:hAnsi="Arial" w:cs="Arial"/>
          <w:sz w:val="18"/>
          <w:szCs w:val="18"/>
        </w:rPr>
      </w:pPr>
    </w:p>
    <w:p w14:paraId="014E0A41" w14:textId="525ABC01"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case of (as applicable): </w:t>
      </w:r>
    </w:p>
    <w:p w14:paraId="29EC150A" w14:textId="16E5287E" w:rsidR="00D96016" w:rsidRPr="002D1A91" w:rsidRDefault="00D96016" w:rsidP="001818F3">
      <w:pPr>
        <w:pStyle w:val="ColorfulList-Accent11"/>
        <w:spacing w:line="240" w:lineRule="auto"/>
        <w:jc w:val="both"/>
        <w:rPr>
          <w:rFonts w:ascii="Arial" w:hAnsi="Arial" w:cs="Arial"/>
          <w:sz w:val="18"/>
          <w:szCs w:val="18"/>
        </w:rPr>
      </w:pPr>
    </w:p>
    <w:p w14:paraId="60EFE7AA" w14:textId="3FA842FB" w:rsidR="00D96016" w:rsidRPr="002D1A91" w:rsidRDefault="00D96016" w:rsidP="00511701">
      <w:pPr>
        <w:pStyle w:val="ColorfulList-Accent11"/>
        <w:numPr>
          <w:ilvl w:val="0"/>
          <w:numId w:val="51"/>
        </w:numPr>
        <w:spacing w:line="240" w:lineRule="auto"/>
        <w:ind w:left="1440"/>
        <w:jc w:val="both"/>
        <w:rPr>
          <w:rFonts w:ascii="Arial" w:hAnsi="Arial" w:cs="Arial"/>
        </w:rPr>
      </w:pPr>
      <w:r w:rsidRPr="002D1A91">
        <w:rPr>
          <w:rFonts w:ascii="Arial" w:hAnsi="Arial" w:cs="Arial"/>
        </w:rPr>
        <w:t xml:space="preserve">Termination of this Agreement prior to Final Expiry Date and subject to the  </w:t>
      </w:r>
      <w:r w:rsidR="00BD6048" w:rsidRPr="002D1A91">
        <w:rPr>
          <w:rFonts w:ascii="Arial" w:hAnsi="Arial" w:cs="Arial"/>
        </w:rPr>
        <w:t xml:space="preserve">Agency </w:t>
      </w:r>
      <w:r w:rsidRPr="002D1A91">
        <w:rPr>
          <w:rFonts w:ascii="Arial" w:hAnsi="Arial" w:cs="Arial"/>
        </w:rPr>
        <w:t xml:space="preserve">fully complying with all its obligations in respect of making Termination Payments on or prior to the Termination Payment Date; or </w:t>
      </w:r>
    </w:p>
    <w:p w14:paraId="6E975197" w14:textId="77777777" w:rsidR="00D96016" w:rsidRPr="002D1A91" w:rsidRDefault="00D96016" w:rsidP="00511701">
      <w:pPr>
        <w:pStyle w:val="ColorfulList-Accent11"/>
        <w:spacing w:line="240" w:lineRule="auto"/>
        <w:ind w:left="1440"/>
        <w:jc w:val="both"/>
        <w:rPr>
          <w:rFonts w:ascii="Arial" w:hAnsi="Arial" w:cs="Arial"/>
        </w:rPr>
      </w:pPr>
    </w:p>
    <w:p w14:paraId="5F0544A5" w14:textId="6DBBA1E3" w:rsidR="00E845E3" w:rsidRPr="002D1A91" w:rsidRDefault="00D96016" w:rsidP="00511701">
      <w:pPr>
        <w:pStyle w:val="ColorfulList-Accent11"/>
        <w:numPr>
          <w:ilvl w:val="0"/>
          <w:numId w:val="51"/>
        </w:numPr>
        <w:spacing w:line="240" w:lineRule="auto"/>
        <w:ind w:left="1440"/>
        <w:jc w:val="both"/>
        <w:rPr>
          <w:rFonts w:ascii="Arial" w:hAnsi="Arial" w:cs="Arial"/>
        </w:rPr>
      </w:pPr>
      <w:r w:rsidRPr="002D1A91">
        <w:rPr>
          <w:rFonts w:ascii="Arial" w:hAnsi="Arial" w:cs="Arial"/>
        </w:rPr>
        <w:t>one (1) year prior to expiry of this Agreement on the Final Expiry Date,</w:t>
      </w:r>
      <w:r w:rsidR="00E845E3" w:rsidRPr="002D1A91">
        <w:rPr>
          <w:rFonts w:ascii="Arial" w:hAnsi="Arial" w:cs="Arial"/>
        </w:rPr>
        <w:t xml:space="preserve"> </w:t>
      </w:r>
      <w:r w:rsidRPr="002D1A91">
        <w:rPr>
          <w:rFonts w:ascii="Arial" w:hAnsi="Arial" w:cs="Arial"/>
        </w:rPr>
        <w:t xml:space="preserve">the Concessionaire shall comply with and conform complete compliance with the following requirements by the Transfer Date (the </w:t>
      </w:r>
      <w:r w:rsidRPr="00365A1E">
        <w:rPr>
          <w:rFonts w:ascii="Arial" w:hAnsi="Arial" w:cs="Arial"/>
          <w:b/>
          <w:bCs/>
        </w:rPr>
        <w:t>Divestment Requirements</w:t>
      </w:r>
      <w:r w:rsidRPr="002D1A91">
        <w:rPr>
          <w:rFonts w:ascii="Arial" w:hAnsi="Arial" w:cs="Arial"/>
        </w:rPr>
        <w:t>)</w:t>
      </w:r>
      <w:r w:rsidR="00E845E3" w:rsidRPr="002D1A91">
        <w:rPr>
          <w:rFonts w:ascii="Arial" w:hAnsi="Arial" w:cs="Arial"/>
        </w:rPr>
        <w:t>;</w:t>
      </w:r>
    </w:p>
    <w:p w14:paraId="46C5AC25" w14:textId="77777777" w:rsidR="00E845E3" w:rsidRPr="002D1A91" w:rsidRDefault="00E845E3" w:rsidP="00511701">
      <w:pPr>
        <w:pStyle w:val="ColorfulList-Accent11"/>
        <w:spacing w:line="240" w:lineRule="auto"/>
        <w:ind w:left="1440"/>
        <w:jc w:val="both"/>
        <w:rPr>
          <w:rFonts w:ascii="Arial" w:hAnsi="Arial" w:cs="Arial"/>
        </w:rPr>
      </w:pPr>
    </w:p>
    <w:p w14:paraId="71839185" w14:textId="42D350F0" w:rsidR="00D96016" w:rsidRPr="002D1A91" w:rsidRDefault="00D96016" w:rsidP="00365A1E">
      <w:pPr>
        <w:pStyle w:val="ColorfulList-Accent11"/>
        <w:numPr>
          <w:ilvl w:val="0"/>
          <w:numId w:val="44"/>
        </w:numPr>
        <w:spacing w:line="240" w:lineRule="auto"/>
        <w:ind w:left="2160"/>
        <w:jc w:val="both"/>
        <w:rPr>
          <w:rFonts w:ascii="Arial" w:hAnsi="Arial" w:cs="Arial"/>
        </w:rPr>
      </w:pPr>
      <w:r w:rsidRPr="002D1A91">
        <w:rPr>
          <w:rFonts w:ascii="Arial" w:hAnsi="Arial" w:cs="Arial"/>
        </w:rPr>
        <w:t xml:space="preserve">Notify to the </w:t>
      </w:r>
      <w:r w:rsidR="00BD6048" w:rsidRPr="002D1A91">
        <w:rPr>
          <w:rFonts w:ascii="Arial" w:hAnsi="Arial" w:cs="Arial"/>
        </w:rPr>
        <w:t xml:space="preserve">Agency </w:t>
      </w:r>
      <w:r w:rsidRPr="002D1A91">
        <w:rPr>
          <w:rFonts w:ascii="Arial" w:hAnsi="Arial" w:cs="Arial"/>
        </w:rPr>
        <w:t>forthwith the location and particulars of all Concession Assets;</w:t>
      </w:r>
    </w:p>
    <w:p w14:paraId="5F728C88" w14:textId="77777777" w:rsidR="00D96016" w:rsidRPr="002D1A91" w:rsidRDefault="00D96016" w:rsidP="001818F3">
      <w:pPr>
        <w:spacing w:line="240" w:lineRule="auto"/>
        <w:jc w:val="both"/>
        <w:rPr>
          <w:rFonts w:ascii="Arial" w:hAnsi="Arial" w:cs="Arial"/>
          <w:sz w:val="18"/>
          <w:szCs w:val="18"/>
        </w:rPr>
      </w:pPr>
    </w:p>
    <w:p w14:paraId="488628EE" w14:textId="38002776" w:rsidR="00D96016" w:rsidRPr="002D1A91" w:rsidRDefault="00D96016" w:rsidP="00365A1E">
      <w:pPr>
        <w:pStyle w:val="ColorfulList-Accent11"/>
        <w:numPr>
          <w:ilvl w:val="0"/>
          <w:numId w:val="306"/>
        </w:numPr>
        <w:spacing w:line="240" w:lineRule="auto"/>
        <w:ind w:left="2160" w:hanging="720"/>
        <w:jc w:val="both"/>
        <w:rPr>
          <w:rFonts w:ascii="Arial" w:hAnsi="Arial" w:cs="Arial"/>
        </w:rPr>
      </w:pPr>
      <w:r w:rsidRPr="002D1A91">
        <w:rPr>
          <w:rFonts w:ascii="Arial" w:hAnsi="Arial" w:cs="Arial"/>
        </w:rPr>
        <w:t>deliver forthwith the actual or constructive possession of the Concession Assets, free and clear of all Encumbrances;</w:t>
      </w:r>
    </w:p>
    <w:p w14:paraId="5DDCFF09" w14:textId="77777777" w:rsidR="00D96016" w:rsidRPr="002D1A91" w:rsidRDefault="00D96016" w:rsidP="001818F3">
      <w:pPr>
        <w:spacing w:line="240" w:lineRule="auto"/>
        <w:jc w:val="both"/>
        <w:rPr>
          <w:rFonts w:ascii="Arial" w:hAnsi="Arial" w:cs="Arial"/>
          <w:sz w:val="18"/>
          <w:szCs w:val="18"/>
        </w:rPr>
      </w:pPr>
    </w:p>
    <w:p w14:paraId="0230EE8A" w14:textId="3FD4DCC2" w:rsidR="00D96016" w:rsidRPr="002D1A91" w:rsidRDefault="00D96016" w:rsidP="00365A1E">
      <w:pPr>
        <w:pStyle w:val="ColorfulList-Accent11"/>
        <w:numPr>
          <w:ilvl w:val="0"/>
          <w:numId w:val="306"/>
        </w:numPr>
        <w:spacing w:line="240" w:lineRule="auto"/>
        <w:ind w:left="2160" w:hanging="720"/>
        <w:jc w:val="both"/>
        <w:rPr>
          <w:rFonts w:ascii="Arial" w:hAnsi="Arial" w:cs="Arial"/>
        </w:rPr>
      </w:pPr>
      <w:r w:rsidRPr="002D1A91">
        <w:rPr>
          <w:rFonts w:ascii="Arial" w:hAnsi="Arial" w:cs="Arial"/>
        </w:rPr>
        <w:t xml:space="preserve">unless this Agreement is Terminated due to a Permitted Event (excluding Non-Political Event), cure all Concession Assets of all Defects &amp; Deficiencies in accordance with the Handover List; provided, that in the event of Termination during the  </w:t>
      </w:r>
      <w:r w:rsidR="003C24FC" w:rsidRPr="002D1A91">
        <w:rPr>
          <w:rFonts w:ascii="Arial" w:hAnsi="Arial" w:cs="Arial"/>
        </w:rPr>
        <w:t xml:space="preserve">Development </w:t>
      </w:r>
      <w:r w:rsidRPr="002D1A91">
        <w:rPr>
          <w:rFonts w:ascii="Arial" w:hAnsi="Arial" w:cs="Arial"/>
        </w:rPr>
        <w:t>Period, all Concession Assets shall be handed over on ‘</w:t>
      </w:r>
      <w:r w:rsidRPr="002D1A91">
        <w:rPr>
          <w:rFonts w:ascii="Arial" w:hAnsi="Arial" w:cs="Arial"/>
          <w:i/>
        </w:rPr>
        <w:t>as is where is</w:t>
      </w:r>
      <w:r w:rsidRPr="002D1A91">
        <w:rPr>
          <w:rFonts w:ascii="Arial" w:hAnsi="Arial" w:cs="Arial"/>
        </w:rPr>
        <w:t>’ basis after bringing them to a safe condition;</w:t>
      </w:r>
    </w:p>
    <w:p w14:paraId="2A3BD7AF" w14:textId="77777777" w:rsidR="00D96016" w:rsidRPr="002D1A91" w:rsidRDefault="00D96016" w:rsidP="001818F3">
      <w:pPr>
        <w:spacing w:line="240" w:lineRule="auto"/>
        <w:jc w:val="both"/>
        <w:rPr>
          <w:rFonts w:ascii="Arial" w:hAnsi="Arial" w:cs="Arial"/>
          <w:sz w:val="16"/>
          <w:szCs w:val="16"/>
        </w:rPr>
      </w:pPr>
    </w:p>
    <w:p w14:paraId="54CE2D37" w14:textId="5F22A7D4" w:rsidR="00D96016" w:rsidRPr="002D1A91" w:rsidRDefault="00D96016" w:rsidP="00365A1E">
      <w:pPr>
        <w:pStyle w:val="ColorfulList-Accent11"/>
        <w:numPr>
          <w:ilvl w:val="0"/>
          <w:numId w:val="306"/>
        </w:numPr>
        <w:spacing w:line="240" w:lineRule="auto"/>
        <w:ind w:left="2160" w:hanging="720"/>
        <w:jc w:val="both"/>
        <w:rPr>
          <w:rFonts w:ascii="Arial" w:hAnsi="Arial" w:cs="Arial"/>
        </w:rPr>
      </w:pPr>
      <w:r w:rsidRPr="002D1A91">
        <w:rPr>
          <w:rFonts w:ascii="Arial" w:hAnsi="Arial" w:cs="Arial"/>
        </w:rPr>
        <w:t xml:space="preserve">deliver and transfer all relevant records, reports, intellectual property and other </w:t>
      </w:r>
      <w:r w:rsidR="00AA4636" w:rsidRPr="002D1A91">
        <w:rPr>
          <w:rFonts w:ascii="Arial" w:hAnsi="Arial" w:cs="Arial"/>
        </w:rPr>
        <w:t xml:space="preserve">Licenses </w:t>
      </w:r>
      <w:r w:rsidRPr="002D1A91">
        <w:rPr>
          <w:rFonts w:ascii="Arial" w:hAnsi="Arial" w:cs="Arial"/>
        </w:rPr>
        <w:t xml:space="preserve">pertaining to the Concession Assets and its design, engineering, </w:t>
      </w:r>
      <w:r w:rsidR="00FB445C" w:rsidRPr="002D1A91">
        <w:rPr>
          <w:rFonts w:ascii="Arial" w:hAnsi="Arial" w:cs="Arial"/>
        </w:rPr>
        <w:t>development</w:t>
      </w:r>
      <w:r w:rsidRPr="002D1A91">
        <w:rPr>
          <w:rFonts w:ascii="Arial" w:hAnsi="Arial" w:cs="Arial"/>
        </w:rPr>
        <w:t xml:space="preserve">, Operation and Maintenance, including all programs and manuals pertaining thereto and the O&amp;M Documents as on the Transfer Date; </w:t>
      </w:r>
    </w:p>
    <w:p w14:paraId="04A98341" w14:textId="77777777" w:rsidR="00D96016" w:rsidRPr="002D1A91" w:rsidRDefault="00D96016" w:rsidP="001818F3">
      <w:pPr>
        <w:spacing w:line="240" w:lineRule="auto"/>
        <w:jc w:val="both"/>
        <w:rPr>
          <w:rFonts w:ascii="Arial" w:hAnsi="Arial" w:cs="Arial"/>
          <w:sz w:val="18"/>
          <w:szCs w:val="18"/>
        </w:rPr>
      </w:pPr>
    </w:p>
    <w:p w14:paraId="761D1A25" w14:textId="4F8D649A" w:rsidR="00D96016" w:rsidRPr="002D1A91" w:rsidRDefault="00D96016" w:rsidP="00365A1E">
      <w:pPr>
        <w:pStyle w:val="ColorfulList-Accent11"/>
        <w:numPr>
          <w:ilvl w:val="0"/>
          <w:numId w:val="306"/>
        </w:numPr>
        <w:spacing w:line="240" w:lineRule="auto"/>
        <w:ind w:left="2160" w:hanging="720"/>
        <w:jc w:val="both"/>
        <w:rPr>
          <w:rFonts w:ascii="Arial" w:hAnsi="Arial" w:cs="Arial"/>
        </w:rPr>
      </w:pPr>
      <w:r w:rsidRPr="002D1A91">
        <w:rPr>
          <w:rFonts w:ascii="Arial" w:hAnsi="Arial" w:cs="Arial"/>
        </w:rPr>
        <w:t xml:space="preserve">transfer and/or deliver to the </w:t>
      </w:r>
      <w:r w:rsidR="00BD6048" w:rsidRPr="002D1A91">
        <w:rPr>
          <w:rFonts w:ascii="Arial" w:hAnsi="Arial" w:cs="Arial"/>
        </w:rPr>
        <w:t xml:space="preserve"> Agency</w:t>
      </w:r>
      <w:r w:rsidRPr="002D1A91">
        <w:rPr>
          <w:rFonts w:ascii="Arial" w:hAnsi="Arial" w:cs="Arial"/>
        </w:rPr>
        <w:t>, all Concessionaire Permits to the extent permissible under Applicable Laws;</w:t>
      </w:r>
    </w:p>
    <w:p w14:paraId="5580ECDC" w14:textId="77777777" w:rsidR="00D96016" w:rsidRPr="002D1A91" w:rsidRDefault="00D96016" w:rsidP="001818F3">
      <w:pPr>
        <w:spacing w:line="240" w:lineRule="auto"/>
        <w:jc w:val="both"/>
        <w:rPr>
          <w:rFonts w:ascii="Arial" w:hAnsi="Arial" w:cs="Arial"/>
          <w:sz w:val="20"/>
          <w:szCs w:val="20"/>
        </w:rPr>
      </w:pPr>
    </w:p>
    <w:p w14:paraId="4E0B91A8" w14:textId="028F9D6B" w:rsidR="00D96016" w:rsidRPr="002D1A91" w:rsidRDefault="00D96016" w:rsidP="00365A1E">
      <w:pPr>
        <w:pStyle w:val="ColorfulList-Accent11"/>
        <w:numPr>
          <w:ilvl w:val="0"/>
          <w:numId w:val="306"/>
        </w:numPr>
        <w:spacing w:line="240" w:lineRule="auto"/>
        <w:ind w:left="2160" w:hanging="720"/>
        <w:jc w:val="both"/>
        <w:rPr>
          <w:rFonts w:ascii="Arial" w:hAnsi="Arial" w:cs="Arial"/>
        </w:rPr>
      </w:pPr>
      <w:r w:rsidRPr="002D1A91">
        <w:rPr>
          <w:rFonts w:ascii="Arial" w:hAnsi="Arial" w:cs="Arial"/>
        </w:rPr>
        <w:t xml:space="preserve">execute such deeds of conveyance, documents and other writings as the  </w:t>
      </w:r>
      <w:r w:rsidR="00BD6048" w:rsidRPr="002D1A91">
        <w:rPr>
          <w:rFonts w:ascii="Arial" w:hAnsi="Arial" w:cs="Arial"/>
        </w:rPr>
        <w:t xml:space="preserve">Agency </w:t>
      </w:r>
      <w:r w:rsidRPr="002D1A91">
        <w:rPr>
          <w:rFonts w:ascii="Arial" w:hAnsi="Arial" w:cs="Arial"/>
        </w:rPr>
        <w:t xml:space="preserve">may reasonably require for conveying, divesting and assigning all the rights, title and interest of the Concessionaire in the Concession Assets, including manufacturers’ warranties in respect of any plant or equipment and the right to receive outstanding insurance claims, absolutely unto the </w:t>
      </w:r>
      <w:r w:rsidR="00BD6048" w:rsidRPr="002D1A91">
        <w:rPr>
          <w:rFonts w:ascii="Arial" w:hAnsi="Arial" w:cs="Arial"/>
        </w:rPr>
        <w:t xml:space="preserve">Agency </w:t>
      </w:r>
      <w:r w:rsidRPr="002D1A91">
        <w:rPr>
          <w:rFonts w:ascii="Arial" w:hAnsi="Arial" w:cs="Arial"/>
        </w:rPr>
        <w:t>or its nominee; and</w:t>
      </w:r>
    </w:p>
    <w:p w14:paraId="2CDFBCCA" w14:textId="77777777" w:rsidR="00D96016" w:rsidRPr="002D1A91" w:rsidRDefault="00D96016" w:rsidP="001818F3">
      <w:pPr>
        <w:spacing w:line="240" w:lineRule="auto"/>
        <w:jc w:val="both"/>
        <w:rPr>
          <w:rFonts w:ascii="Arial" w:hAnsi="Arial" w:cs="Arial"/>
          <w:sz w:val="16"/>
          <w:szCs w:val="16"/>
        </w:rPr>
      </w:pPr>
    </w:p>
    <w:p w14:paraId="1E5A544C" w14:textId="5A96CDF6" w:rsidR="00D96016" w:rsidRPr="002D1A91" w:rsidRDefault="00D96016" w:rsidP="00365A1E">
      <w:pPr>
        <w:pStyle w:val="ColorfulList-Accent11"/>
        <w:numPr>
          <w:ilvl w:val="0"/>
          <w:numId w:val="306"/>
        </w:numPr>
        <w:spacing w:line="240" w:lineRule="auto"/>
        <w:ind w:left="2160" w:hanging="720"/>
        <w:jc w:val="both"/>
        <w:rPr>
          <w:rFonts w:ascii="Arial" w:hAnsi="Arial" w:cs="Arial"/>
        </w:rPr>
      </w:pPr>
      <w:r w:rsidRPr="002D1A91">
        <w:rPr>
          <w:rFonts w:ascii="Arial" w:hAnsi="Arial" w:cs="Arial"/>
        </w:rPr>
        <w:t xml:space="preserve">train all staff notified by the  </w:t>
      </w:r>
      <w:r w:rsidR="00BD6048" w:rsidRPr="002D1A91">
        <w:rPr>
          <w:rFonts w:ascii="Arial" w:hAnsi="Arial" w:cs="Arial"/>
        </w:rPr>
        <w:t xml:space="preserve">Agency </w:t>
      </w:r>
      <w:r w:rsidRPr="002D1A91">
        <w:rPr>
          <w:rFonts w:ascii="Arial" w:hAnsi="Arial" w:cs="Arial"/>
        </w:rPr>
        <w:t xml:space="preserve">for Operations and Maintenance in accordance with the O&amp;M Manual; </w:t>
      </w:r>
      <w:r w:rsidR="00A12D52">
        <w:rPr>
          <w:rFonts w:ascii="Arial" w:hAnsi="Arial" w:cs="Arial"/>
        </w:rPr>
        <w:t>and</w:t>
      </w:r>
    </w:p>
    <w:p w14:paraId="0A60A2F5" w14:textId="77777777" w:rsidR="00D96016" w:rsidRPr="002D1A91" w:rsidRDefault="00D96016" w:rsidP="00BD6048">
      <w:pPr>
        <w:pStyle w:val="ColorfulList-Accent11"/>
        <w:spacing w:line="240" w:lineRule="auto"/>
        <w:ind w:left="1440"/>
        <w:jc w:val="both"/>
        <w:rPr>
          <w:rFonts w:ascii="Arial" w:hAnsi="Arial" w:cs="Arial"/>
        </w:rPr>
      </w:pPr>
    </w:p>
    <w:p w14:paraId="38583F16" w14:textId="38621DF4" w:rsidR="00D96016" w:rsidRDefault="00D96016" w:rsidP="00365A1E">
      <w:pPr>
        <w:pStyle w:val="ColorfulList-Accent11"/>
        <w:numPr>
          <w:ilvl w:val="0"/>
          <w:numId w:val="306"/>
        </w:numPr>
        <w:spacing w:line="240" w:lineRule="auto"/>
        <w:ind w:left="2160" w:hanging="720"/>
        <w:jc w:val="both"/>
        <w:rPr>
          <w:rFonts w:ascii="Arial" w:hAnsi="Arial" w:cs="Arial"/>
        </w:rPr>
      </w:pPr>
      <w:r w:rsidRPr="002D1A91">
        <w:rPr>
          <w:rFonts w:ascii="Arial" w:hAnsi="Arial" w:cs="Arial"/>
        </w:rPr>
        <w:t xml:space="preserve">comply with all other requirements as may be prescribed or required under Applicable Laws for completing the divestment and assignment of all rights, title and interest of the Concessionaire in the Concession Assets, free from all Encumbrances, absolutely unto the </w:t>
      </w:r>
      <w:r w:rsidR="00D13495">
        <w:rPr>
          <w:rFonts w:ascii="Arial" w:hAnsi="Arial" w:cs="Arial"/>
        </w:rPr>
        <w:t xml:space="preserve">Agency </w:t>
      </w:r>
      <w:r w:rsidRPr="002D1A91">
        <w:rPr>
          <w:rFonts w:ascii="Arial" w:hAnsi="Arial" w:cs="Arial"/>
        </w:rPr>
        <w:t>or to its nominee</w:t>
      </w:r>
      <w:r w:rsidR="00A12D52">
        <w:rPr>
          <w:rFonts w:ascii="Arial" w:hAnsi="Arial" w:cs="Arial"/>
        </w:rPr>
        <w:t>.</w:t>
      </w:r>
    </w:p>
    <w:p w14:paraId="3169FF05" w14:textId="77777777" w:rsidR="00B76E5C" w:rsidRPr="002D1A91" w:rsidRDefault="00B76E5C" w:rsidP="001818F3">
      <w:pPr>
        <w:spacing w:line="240" w:lineRule="auto"/>
        <w:jc w:val="both"/>
        <w:rPr>
          <w:rFonts w:ascii="Arial" w:hAnsi="Arial" w:cs="Arial"/>
          <w:sz w:val="18"/>
          <w:szCs w:val="18"/>
        </w:rPr>
      </w:pPr>
    </w:p>
    <w:p w14:paraId="4A693589" w14:textId="5D05C332" w:rsidR="00B76E5C" w:rsidRPr="002D1A91" w:rsidRDefault="00B76E5C"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BD6048" w:rsidRPr="002D1A91">
        <w:rPr>
          <w:rFonts w:ascii="Arial" w:hAnsi="Arial" w:cs="Arial"/>
        </w:rPr>
        <w:t xml:space="preserve">Agency </w:t>
      </w:r>
      <w:r w:rsidRPr="002D1A91">
        <w:rPr>
          <w:rFonts w:ascii="Arial" w:hAnsi="Arial" w:cs="Arial"/>
        </w:rPr>
        <w:t>may, in its sole discretion,</w:t>
      </w:r>
      <w:r w:rsidR="00E845E3" w:rsidRPr="002D1A91">
        <w:rPr>
          <w:rFonts w:ascii="Arial" w:hAnsi="Arial" w:cs="Arial"/>
        </w:rPr>
        <w:t xml:space="preserve"> </w:t>
      </w:r>
      <w:r w:rsidRPr="002D1A91">
        <w:rPr>
          <w:rFonts w:ascii="Arial" w:hAnsi="Arial" w:cs="Arial"/>
        </w:rPr>
        <w:t xml:space="preserve">waive any of the Divestment Requirements set forth in Section 24.1.1. </w:t>
      </w:r>
    </w:p>
    <w:p w14:paraId="38A85852" w14:textId="77777777" w:rsidR="00D96016" w:rsidRPr="002D1A91" w:rsidRDefault="00D96016" w:rsidP="001818F3">
      <w:pPr>
        <w:spacing w:line="240" w:lineRule="auto"/>
        <w:jc w:val="both"/>
        <w:rPr>
          <w:rFonts w:ascii="Arial" w:hAnsi="Arial" w:cs="Arial"/>
          <w:sz w:val="16"/>
          <w:szCs w:val="16"/>
        </w:rPr>
      </w:pPr>
    </w:p>
    <w:p w14:paraId="2D511B68" w14:textId="77777777" w:rsidR="00D96016" w:rsidRPr="002D1A91" w:rsidRDefault="00D96016" w:rsidP="001818F3">
      <w:pPr>
        <w:pStyle w:val="Heading2"/>
        <w:spacing w:line="240" w:lineRule="auto"/>
        <w:ind w:left="720"/>
        <w:jc w:val="both"/>
        <w:rPr>
          <w:rFonts w:ascii="Arial" w:hAnsi="Arial" w:cs="Arial"/>
          <w:u w:val="single"/>
        </w:rPr>
      </w:pPr>
      <w:bookmarkStart w:id="342" w:name="_Toc333900077"/>
      <w:r w:rsidRPr="002D1A91">
        <w:rPr>
          <w:rFonts w:ascii="Arial" w:hAnsi="Arial" w:cs="Arial"/>
          <w:u w:val="single"/>
        </w:rPr>
        <w:t>Inspection and Cure</w:t>
      </w:r>
      <w:bookmarkEnd w:id="342"/>
    </w:p>
    <w:p w14:paraId="1B95218D" w14:textId="77777777" w:rsidR="00D96016" w:rsidRPr="002D1A91" w:rsidRDefault="00D96016" w:rsidP="001818F3">
      <w:pPr>
        <w:spacing w:line="240" w:lineRule="auto"/>
        <w:jc w:val="both"/>
        <w:rPr>
          <w:rFonts w:ascii="Arial" w:hAnsi="Arial" w:cs="Arial"/>
          <w:sz w:val="18"/>
          <w:szCs w:val="18"/>
        </w:rPr>
      </w:pPr>
    </w:p>
    <w:p w14:paraId="4334DD9D"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In case of:</w:t>
      </w:r>
    </w:p>
    <w:p w14:paraId="5E269D23" w14:textId="77777777" w:rsidR="00D96016" w:rsidRPr="002D1A91" w:rsidRDefault="00D96016" w:rsidP="001818F3">
      <w:pPr>
        <w:pStyle w:val="ColorfulList-Accent11"/>
        <w:spacing w:line="240" w:lineRule="auto"/>
        <w:jc w:val="both"/>
        <w:rPr>
          <w:rFonts w:ascii="Arial" w:hAnsi="Arial" w:cs="Arial"/>
        </w:rPr>
      </w:pPr>
    </w:p>
    <w:p w14:paraId="0A671E09" w14:textId="77777777" w:rsidR="00D96016" w:rsidRPr="002D1A91" w:rsidRDefault="00D96016" w:rsidP="00D86CA8">
      <w:pPr>
        <w:pStyle w:val="ColorfulList-Accent11"/>
        <w:numPr>
          <w:ilvl w:val="0"/>
          <w:numId w:val="107"/>
        </w:numPr>
        <w:spacing w:line="240" w:lineRule="auto"/>
        <w:ind w:left="1418" w:hanging="698"/>
        <w:jc w:val="both"/>
        <w:rPr>
          <w:rFonts w:ascii="Arial" w:hAnsi="Arial" w:cs="Arial"/>
        </w:rPr>
      </w:pPr>
      <w:r w:rsidRPr="002D1A91">
        <w:rPr>
          <w:rFonts w:ascii="Arial" w:hAnsi="Arial" w:cs="Arial"/>
        </w:rPr>
        <w:t>Termination during the Operations Period, not earlier than thirty (30) days prior to Termination but not later than fifteen (15) days prior to the Transfer Date; or</w:t>
      </w:r>
    </w:p>
    <w:p w14:paraId="30F7FC56" w14:textId="77777777" w:rsidR="00D96016" w:rsidRPr="002D1A91" w:rsidRDefault="00D96016" w:rsidP="001818F3">
      <w:pPr>
        <w:pStyle w:val="ColorfulList-Accent11"/>
        <w:spacing w:line="240" w:lineRule="auto"/>
        <w:ind w:left="1080"/>
        <w:jc w:val="both"/>
        <w:rPr>
          <w:rFonts w:ascii="Arial" w:hAnsi="Arial" w:cs="Arial"/>
        </w:rPr>
      </w:pPr>
    </w:p>
    <w:p w14:paraId="34984A82" w14:textId="3B6D5659" w:rsidR="00D96016" w:rsidRPr="002D1A91" w:rsidRDefault="00D96016" w:rsidP="00D86CA8">
      <w:pPr>
        <w:pStyle w:val="ColorfulList-Accent11"/>
        <w:numPr>
          <w:ilvl w:val="0"/>
          <w:numId w:val="107"/>
        </w:numPr>
        <w:spacing w:line="240" w:lineRule="auto"/>
        <w:ind w:left="1418" w:hanging="698"/>
        <w:jc w:val="both"/>
        <w:rPr>
          <w:rFonts w:ascii="Arial" w:hAnsi="Arial" w:cs="Arial"/>
        </w:rPr>
      </w:pPr>
      <w:r w:rsidRPr="002D1A91">
        <w:rPr>
          <w:rFonts w:ascii="Arial" w:hAnsi="Arial" w:cs="Arial"/>
        </w:rPr>
        <w:t xml:space="preserve">expiry of this Agreement on the Final Expiry Date, not earlier </w:t>
      </w:r>
      <w:r w:rsidR="00D13495">
        <w:rPr>
          <w:rFonts w:ascii="Arial" w:hAnsi="Arial" w:cs="Arial"/>
        </w:rPr>
        <w:t xml:space="preserve">than </w:t>
      </w:r>
      <w:r w:rsidRPr="002D1A91">
        <w:rPr>
          <w:rFonts w:ascii="Arial" w:hAnsi="Arial" w:cs="Arial"/>
        </w:rPr>
        <w:t xml:space="preserve">twelve (12) months prior to Transfer Date but not later than six (6) months prior to the Transfer Date, </w:t>
      </w:r>
    </w:p>
    <w:p w14:paraId="516F19D8" w14:textId="77777777" w:rsidR="00D96016" w:rsidRPr="002D1A91" w:rsidRDefault="00D96016" w:rsidP="001818F3">
      <w:pPr>
        <w:pStyle w:val="ListParagraph"/>
        <w:spacing w:line="240" w:lineRule="auto"/>
        <w:rPr>
          <w:rFonts w:ascii="Arial" w:hAnsi="Arial" w:cs="Arial"/>
        </w:rPr>
      </w:pPr>
    </w:p>
    <w:p w14:paraId="2E3F4B49" w14:textId="308F4B98" w:rsidR="00D96016" w:rsidRPr="002D1A91" w:rsidRDefault="00D96016" w:rsidP="001818F3">
      <w:pPr>
        <w:pStyle w:val="ColorfulList-Accent11"/>
        <w:spacing w:line="240" w:lineRule="auto"/>
        <w:jc w:val="both"/>
        <w:rPr>
          <w:rFonts w:ascii="Arial" w:hAnsi="Arial" w:cs="Arial"/>
        </w:rPr>
      </w:pPr>
      <w:r w:rsidRPr="002D1A91">
        <w:rPr>
          <w:rFonts w:ascii="Arial" w:hAnsi="Arial" w:cs="Arial"/>
        </w:rPr>
        <w:t xml:space="preserve">the Independent Engineer shall verify, after giving due notice to the Concessionaire of the time, date and venue of such verification, compliance by the Concessionaire with the Applicable Standards, and if required, cause appropriate tests to be carried out. In the event of Termination (excluding Termination due to Political Event or a  </w:t>
      </w:r>
      <w:r w:rsidR="00BD6048" w:rsidRPr="002D1A91">
        <w:rPr>
          <w:rFonts w:ascii="Arial" w:hAnsi="Arial" w:cs="Arial"/>
        </w:rPr>
        <w:t xml:space="preserve">Agency </w:t>
      </w:r>
      <w:r w:rsidRPr="002D1A91">
        <w:rPr>
          <w:rFonts w:ascii="Arial" w:hAnsi="Arial" w:cs="Arial"/>
        </w:rPr>
        <w:t xml:space="preserve">Event of Default) or expiry of this Agreement on the Final Expiry Date, the Concessionaire shall bear the cost for this purpose. In the event of Termination due to  </w:t>
      </w:r>
      <w:r w:rsidR="00BD6048" w:rsidRPr="002D1A91">
        <w:rPr>
          <w:rFonts w:ascii="Arial" w:hAnsi="Arial" w:cs="Arial"/>
        </w:rPr>
        <w:t xml:space="preserve">Agency </w:t>
      </w:r>
      <w:r w:rsidRPr="002D1A91">
        <w:rPr>
          <w:rFonts w:ascii="Arial" w:hAnsi="Arial" w:cs="Arial"/>
        </w:rPr>
        <w:t xml:space="preserve">Event of Default or Political Event, the  </w:t>
      </w:r>
      <w:r w:rsidR="00BD6048" w:rsidRPr="002D1A91">
        <w:rPr>
          <w:rFonts w:ascii="Arial" w:hAnsi="Arial" w:cs="Arial"/>
        </w:rPr>
        <w:t xml:space="preserve">Agency </w:t>
      </w:r>
      <w:r w:rsidRPr="002D1A91">
        <w:rPr>
          <w:rFonts w:ascii="Arial" w:hAnsi="Arial" w:cs="Arial"/>
        </w:rPr>
        <w:t xml:space="preserve">shall bear the cost for this purpose. All Defects &amp; Deficiencies shall be cured by the Concessionaire at its cost unless the same is due to a Political Event or a  </w:t>
      </w:r>
      <w:r w:rsidR="00BD6048" w:rsidRPr="002D1A91">
        <w:rPr>
          <w:rFonts w:ascii="Arial" w:hAnsi="Arial" w:cs="Arial"/>
        </w:rPr>
        <w:t xml:space="preserve">Agency </w:t>
      </w:r>
      <w:r w:rsidRPr="002D1A91">
        <w:rPr>
          <w:rFonts w:ascii="Arial" w:hAnsi="Arial" w:cs="Arial"/>
        </w:rPr>
        <w:t xml:space="preserve">Event of Default in which case, the  </w:t>
      </w:r>
      <w:r w:rsidR="00BD6048" w:rsidRPr="002D1A91">
        <w:rPr>
          <w:rFonts w:ascii="Arial" w:hAnsi="Arial" w:cs="Arial"/>
        </w:rPr>
        <w:t xml:space="preserve">Agency </w:t>
      </w:r>
      <w:r w:rsidRPr="002D1A91">
        <w:rPr>
          <w:rFonts w:ascii="Arial" w:hAnsi="Arial" w:cs="Arial"/>
        </w:rPr>
        <w:t xml:space="preserve">shall bear such costs. </w:t>
      </w:r>
    </w:p>
    <w:p w14:paraId="4D3804DD" w14:textId="77777777" w:rsidR="00D96016" w:rsidRPr="002D1A91" w:rsidRDefault="00D96016" w:rsidP="001818F3">
      <w:pPr>
        <w:spacing w:line="240" w:lineRule="auto"/>
        <w:jc w:val="both"/>
        <w:rPr>
          <w:rFonts w:ascii="Arial" w:hAnsi="Arial" w:cs="Arial"/>
        </w:rPr>
      </w:pPr>
    </w:p>
    <w:p w14:paraId="791F67DA" w14:textId="0453D6FF"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Until the Transfer Date, all risks shall vest with the Concessionaire for loss of or damage to the whole or any part of the Concession Assets and following the Transfer Date, all risks in relation to the same shall be deemed to have been transferred to and vest with the </w:t>
      </w:r>
      <w:r w:rsidR="00BD6048" w:rsidRPr="002D1A91">
        <w:rPr>
          <w:rFonts w:ascii="Arial" w:hAnsi="Arial" w:cs="Arial"/>
        </w:rPr>
        <w:t xml:space="preserve"> Agency</w:t>
      </w:r>
      <w:r w:rsidRPr="002D1A91">
        <w:rPr>
          <w:rFonts w:ascii="Arial" w:hAnsi="Arial" w:cs="Arial"/>
        </w:rPr>
        <w:t>.</w:t>
      </w:r>
    </w:p>
    <w:p w14:paraId="44E000AB" w14:textId="77777777" w:rsidR="00D96016" w:rsidRPr="002D1A91" w:rsidRDefault="00D96016" w:rsidP="001818F3">
      <w:pPr>
        <w:spacing w:line="240" w:lineRule="auto"/>
        <w:jc w:val="both"/>
        <w:rPr>
          <w:rFonts w:ascii="Arial" w:hAnsi="Arial" w:cs="Arial"/>
        </w:rPr>
      </w:pPr>
    </w:p>
    <w:p w14:paraId="60867E4E" w14:textId="77777777" w:rsidR="00D96016" w:rsidRPr="002D1A91" w:rsidRDefault="00D96016" w:rsidP="001818F3">
      <w:pPr>
        <w:pStyle w:val="Heading2"/>
        <w:spacing w:line="240" w:lineRule="auto"/>
        <w:ind w:left="720"/>
        <w:jc w:val="both"/>
        <w:rPr>
          <w:rFonts w:ascii="Arial" w:hAnsi="Arial" w:cs="Arial"/>
          <w:u w:val="single"/>
        </w:rPr>
      </w:pPr>
      <w:bookmarkStart w:id="343" w:name="_Toc333900078"/>
      <w:r w:rsidRPr="002D1A91">
        <w:rPr>
          <w:rFonts w:ascii="Arial" w:hAnsi="Arial" w:cs="Arial"/>
          <w:u w:val="single"/>
        </w:rPr>
        <w:t>Cooperation and Assistance for Transfer of the Concession Assets</w:t>
      </w:r>
      <w:bookmarkEnd w:id="343"/>
    </w:p>
    <w:p w14:paraId="22A85C8A" w14:textId="77777777" w:rsidR="00D96016" w:rsidRPr="002D1A91" w:rsidRDefault="00D96016" w:rsidP="001818F3">
      <w:pPr>
        <w:spacing w:line="240" w:lineRule="auto"/>
        <w:jc w:val="both"/>
        <w:rPr>
          <w:rFonts w:ascii="Arial" w:hAnsi="Arial" w:cs="Arial"/>
        </w:rPr>
      </w:pPr>
    </w:p>
    <w:p w14:paraId="2FF2EAAF"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Parties shall cooperate on a best effort basis and take all necessary measures, in good faith, to achieve a smooth transfer of the Concession Assets in accordance with the provisions of this Agreement so as to protect the safety of and avoid undue delay or inconvenience to the users, other members of the </w:t>
      </w:r>
      <w:r w:rsidRPr="002D1A91">
        <w:rPr>
          <w:rFonts w:ascii="Arial" w:hAnsi="Arial" w:cs="Arial"/>
        </w:rPr>
        <w:lastRenderedPageBreak/>
        <w:t>public or the lawful occupiers of any part of the Project Site and the Concession Assets.</w:t>
      </w:r>
    </w:p>
    <w:p w14:paraId="1521F92B" w14:textId="77777777" w:rsidR="00D96016" w:rsidRPr="002D1A91" w:rsidRDefault="00D96016" w:rsidP="001818F3">
      <w:pPr>
        <w:spacing w:line="240" w:lineRule="auto"/>
        <w:jc w:val="both"/>
        <w:rPr>
          <w:rFonts w:ascii="Arial" w:hAnsi="Arial" w:cs="Arial"/>
        </w:rPr>
      </w:pPr>
    </w:p>
    <w:p w14:paraId="5360A5EF"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The Parties shall provide to each other (as applicable):</w:t>
      </w:r>
    </w:p>
    <w:p w14:paraId="3DCAAE52" w14:textId="77777777" w:rsidR="00D96016" w:rsidRPr="002D1A91" w:rsidRDefault="00D96016" w:rsidP="001818F3">
      <w:pPr>
        <w:pStyle w:val="ListParagraph"/>
        <w:spacing w:line="240" w:lineRule="auto"/>
        <w:rPr>
          <w:rFonts w:ascii="Arial" w:hAnsi="Arial" w:cs="Arial"/>
        </w:rPr>
      </w:pPr>
    </w:p>
    <w:p w14:paraId="238E5A3B" w14:textId="77777777" w:rsidR="00D96016" w:rsidRPr="002D1A91" w:rsidRDefault="00D96016" w:rsidP="00D86CA8">
      <w:pPr>
        <w:pStyle w:val="ColorfulList-Accent11"/>
        <w:numPr>
          <w:ilvl w:val="0"/>
          <w:numId w:val="108"/>
        </w:numPr>
        <w:spacing w:line="240" w:lineRule="auto"/>
        <w:ind w:left="1418" w:hanging="698"/>
        <w:jc w:val="both"/>
        <w:rPr>
          <w:rFonts w:ascii="Arial" w:hAnsi="Arial" w:cs="Arial"/>
        </w:rPr>
      </w:pPr>
      <w:r w:rsidRPr="002D1A91">
        <w:rPr>
          <w:rFonts w:ascii="Arial" w:hAnsi="Arial" w:cs="Arial"/>
        </w:rPr>
        <w:t>in case of Termination of this Agreement, two (2) months prior to the Termination Payment Date in the event of Termination and immediately in the event of either Party conveying to the other Party its intent to issue a Termination Notice, as the case may be; or</w:t>
      </w:r>
    </w:p>
    <w:p w14:paraId="27284621" w14:textId="77777777" w:rsidR="00D96016" w:rsidRPr="002D1A91" w:rsidRDefault="00D96016" w:rsidP="001818F3">
      <w:pPr>
        <w:pStyle w:val="ColorfulList-Accent11"/>
        <w:spacing w:line="240" w:lineRule="auto"/>
        <w:ind w:left="1080"/>
        <w:jc w:val="both"/>
        <w:rPr>
          <w:rFonts w:ascii="Arial" w:hAnsi="Arial" w:cs="Arial"/>
        </w:rPr>
      </w:pPr>
    </w:p>
    <w:p w14:paraId="4F171869" w14:textId="77777777" w:rsidR="00D96016" w:rsidRPr="002D1A91" w:rsidRDefault="00D96016" w:rsidP="00D86CA8">
      <w:pPr>
        <w:pStyle w:val="ColorfulList-Accent11"/>
        <w:numPr>
          <w:ilvl w:val="0"/>
          <w:numId w:val="108"/>
        </w:numPr>
        <w:spacing w:line="240" w:lineRule="auto"/>
        <w:ind w:left="1418" w:hanging="698"/>
        <w:jc w:val="both"/>
        <w:rPr>
          <w:rFonts w:ascii="Arial" w:hAnsi="Arial" w:cs="Arial"/>
        </w:rPr>
      </w:pPr>
      <w:r w:rsidRPr="002D1A91">
        <w:rPr>
          <w:rFonts w:ascii="Arial" w:hAnsi="Arial" w:cs="Arial"/>
        </w:rPr>
        <w:t>in case of expiry of this Agreement on the Final Expiry Date, six (6) months prior to the Final Expiry Date,</w:t>
      </w:r>
    </w:p>
    <w:p w14:paraId="4410455E" w14:textId="77777777" w:rsidR="00D96016" w:rsidRPr="002D1A91" w:rsidRDefault="00D96016" w:rsidP="001818F3">
      <w:pPr>
        <w:pStyle w:val="ColorfulList-Accent11"/>
        <w:spacing w:line="240" w:lineRule="auto"/>
        <w:jc w:val="both"/>
        <w:rPr>
          <w:rFonts w:ascii="Arial" w:hAnsi="Arial" w:cs="Arial"/>
        </w:rPr>
      </w:pPr>
    </w:p>
    <w:p w14:paraId="3F41FD17" w14:textId="7F037EE1" w:rsidR="00D96016" w:rsidRPr="002D1A91" w:rsidRDefault="00D96016" w:rsidP="001818F3">
      <w:pPr>
        <w:pStyle w:val="ColorfulList-Accent11"/>
        <w:spacing w:line="240" w:lineRule="auto"/>
        <w:jc w:val="both"/>
        <w:rPr>
          <w:rFonts w:ascii="Arial" w:hAnsi="Arial" w:cs="Arial"/>
        </w:rPr>
      </w:pPr>
      <w:r w:rsidRPr="002D1A91">
        <w:rPr>
          <w:rFonts w:ascii="Arial" w:hAnsi="Arial" w:cs="Arial"/>
        </w:rPr>
        <w:t>as much information and advice as is reasonably practicable regarding the proposed arrangements for operation of the Project following the Transfer Date. The Concessionaire shall further provide such reasonable advice and assistance as the</w:t>
      </w:r>
      <w:r w:rsidR="00BD6048" w:rsidRPr="002D1A91">
        <w:rPr>
          <w:rFonts w:ascii="Arial" w:hAnsi="Arial" w:cs="Arial"/>
        </w:rPr>
        <w:t xml:space="preserve"> Agency</w:t>
      </w:r>
      <w:r w:rsidRPr="002D1A91">
        <w:rPr>
          <w:rFonts w:ascii="Arial" w:hAnsi="Arial" w:cs="Arial"/>
        </w:rPr>
        <w:t>, its appointed concessionaire or agent may reasonably require for operation of the Project until the Transfer Date.</w:t>
      </w:r>
    </w:p>
    <w:p w14:paraId="6197424E" w14:textId="77777777" w:rsidR="00D96016" w:rsidRPr="002D1A91" w:rsidRDefault="00D96016" w:rsidP="001818F3">
      <w:pPr>
        <w:spacing w:line="240" w:lineRule="auto"/>
        <w:jc w:val="both"/>
        <w:rPr>
          <w:rFonts w:ascii="Arial" w:hAnsi="Arial" w:cs="Arial"/>
        </w:rPr>
      </w:pPr>
    </w:p>
    <w:p w14:paraId="51112910" w14:textId="77777777" w:rsidR="00D96016" w:rsidRPr="002D1A91" w:rsidRDefault="00D96016" w:rsidP="001818F3">
      <w:pPr>
        <w:pStyle w:val="Heading2"/>
        <w:spacing w:line="240" w:lineRule="auto"/>
        <w:ind w:left="720"/>
        <w:jc w:val="both"/>
        <w:rPr>
          <w:rFonts w:ascii="Arial" w:hAnsi="Arial" w:cs="Arial"/>
          <w:u w:val="single"/>
        </w:rPr>
      </w:pPr>
      <w:bookmarkStart w:id="344" w:name="_Toc333900079"/>
      <w:r w:rsidRPr="002D1A91">
        <w:rPr>
          <w:rFonts w:ascii="Arial" w:hAnsi="Arial" w:cs="Arial"/>
          <w:u w:val="single"/>
        </w:rPr>
        <w:t>Vesting Certificate</w:t>
      </w:r>
      <w:bookmarkEnd w:id="344"/>
    </w:p>
    <w:p w14:paraId="1A612B19" w14:textId="77777777" w:rsidR="00D96016" w:rsidRPr="002D1A91" w:rsidRDefault="00D96016" w:rsidP="001818F3">
      <w:pPr>
        <w:spacing w:line="240" w:lineRule="auto"/>
        <w:jc w:val="both"/>
        <w:rPr>
          <w:rFonts w:ascii="Arial" w:hAnsi="Arial" w:cs="Arial"/>
        </w:rPr>
      </w:pPr>
    </w:p>
    <w:p w14:paraId="1CBF2138" w14:textId="77777777"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Subject to:</w:t>
      </w:r>
    </w:p>
    <w:p w14:paraId="6B6A3197" w14:textId="77777777" w:rsidR="00D96016" w:rsidRPr="002D1A91" w:rsidRDefault="00D96016" w:rsidP="001818F3">
      <w:pPr>
        <w:pStyle w:val="ColorfulList-Accent11"/>
        <w:spacing w:line="240" w:lineRule="auto"/>
        <w:jc w:val="both"/>
        <w:rPr>
          <w:rFonts w:ascii="Arial" w:hAnsi="Arial" w:cs="Arial"/>
        </w:rPr>
      </w:pPr>
    </w:p>
    <w:p w14:paraId="63FD5C4C" w14:textId="374E785F" w:rsidR="00D96016" w:rsidRPr="002D1A91" w:rsidRDefault="00D96016" w:rsidP="00D86CA8">
      <w:pPr>
        <w:pStyle w:val="ColorfulList-Accent11"/>
        <w:numPr>
          <w:ilvl w:val="0"/>
          <w:numId w:val="109"/>
        </w:numPr>
        <w:spacing w:line="240" w:lineRule="auto"/>
        <w:ind w:left="1418" w:hanging="698"/>
        <w:jc w:val="both"/>
        <w:rPr>
          <w:rFonts w:ascii="Arial" w:hAnsi="Arial" w:cs="Arial"/>
        </w:rPr>
      </w:pPr>
      <w:r w:rsidRPr="002D1A91">
        <w:rPr>
          <w:rFonts w:ascii="Arial" w:hAnsi="Arial" w:cs="Arial"/>
        </w:rPr>
        <w:t xml:space="preserve">in case of Termination of this Agreement, the </w:t>
      </w:r>
      <w:r w:rsidR="00BD6048" w:rsidRPr="002D1A91">
        <w:rPr>
          <w:rFonts w:ascii="Arial" w:hAnsi="Arial" w:cs="Arial"/>
        </w:rPr>
        <w:t xml:space="preserve">Agency </w:t>
      </w:r>
      <w:r w:rsidRPr="002D1A91">
        <w:rPr>
          <w:rFonts w:ascii="Arial" w:hAnsi="Arial" w:cs="Arial"/>
        </w:rPr>
        <w:t>fully complying with all its obligations in respect of making Termination Payments on or prior to the Termination Payment Date; or</w:t>
      </w:r>
    </w:p>
    <w:p w14:paraId="09CAC5ED" w14:textId="77777777" w:rsidR="00D96016" w:rsidRPr="002D1A91" w:rsidRDefault="00D96016" w:rsidP="001818F3">
      <w:pPr>
        <w:pStyle w:val="ColorfulList-Accent11"/>
        <w:spacing w:line="240" w:lineRule="auto"/>
        <w:ind w:left="1095"/>
        <w:jc w:val="both"/>
        <w:rPr>
          <w:rFonts w:ascii="Arial" w:hAnsi="Arial" w:cs="Arial"/>
        </w:rPr>
      </w:pPr>
    </w:p>
    <w:p w14:paraId="4317C14E" w14:textId="77777777" w:rsidR="00D96016" w:rsidRPr="002D1A91" w:rsidRDefault="00D96016" w:rsidP="00D86CA8">
      <w:pPr>
        <w:pStyle w:val="ColorfulList-Accent11"/>
        <w:numPr>
          <w:ilvl w:val="0"/>
          <w:numId w:val="109"/>
        </w:numPr>
        <w:spacing w:line="240" w:lineRule="auto"/>
        <w:ind w:left="1418" w:hanging="698"/>
        <w:jc w:val="both"/>
        <w:rPr>
          <w:rFonts w:ascii="Arial" w:hAnsi="Arial" w:cs="Arial"/>
        </w:rPr>
      </w:pPr>
      <w:r w:rsidRPr="002D1A91">
        <w:rPr>
          <w:rFonts w:ascii="Arial" w:hAnsi="Arial" w:cs="Arial"/>
        </w:rPr>
        <w:t>expiry of this Agreement on the Final Expiry Date,</w:t>
      </w:r>
    </w:p>
    <w:p w14:paraId="015FAD9F" w14:textId="77777777" w:rsidR="00D96016" w:rsidRPr="002D1A91" w:rsidRDefault="00D96016" w:rsidP="001818F3">
      <w:pPr>
        <w:pStyle w:val="ListParagraph"/>
        <w:spacing w:line="240" w:lineRule="auto"/>
        <w:rPr>
          <w:rFonts w:ascii="Arial" w:hAnsi="Arial" w:cs="Arial"/>
        </w:rPr>
      </w:pPr>
    </w:p>
    <w:p w14:paraId="4E946FE6" w14:textId="586CA715" w:rsidR="00D96016" w:rsidRPr="002D1A91" w:rsidRDefault="00D96016" w:rsidP="001818F3">
      <w:pPr>
        <w:pStyle w:val="ColorfulList-Accent11"/>
        <w:spacing w:line="240" w:lineRule="auto"/>
        <w:jc w:val="both"/>
        <w:rPr>
          <w:rFonts w:ascii="Arial" w:hAnsi="Arial" w:cs="Arial"/>
        </w:rPr>
      </w:pPr>
      <w:r w:rsidRPr="002D1A91">
        <w:rPr>
          <w:rFonts w:ascii="Arial" w:hAnsi="Arial" w:cs="Arial"/>
        </w:rPr>
        <w:t xml:space="preserve">the divestment of all rights, title and interest in the Project shall be deemed to be complete on the Transfer Date, and the Independent Auditor and the Independent Engineer shall jointly, without unreasonable delay, thereupon issue a certificate (the </w:t>
      </w:r>
      <w:r w:rsidRPr="002D1A91">
        <w:rPr>
          <w:rFonts w:ascii="Arial" w:hAnsi="Arial" w:cs="Arial"/>
          <w:b/>
        </w:rPr>
        <w:t>Vesting Certificate</w:t>
      </w:r>
      <w:r w:rsidRPr="002D1A91">
        <w:rPr>
          <w:rFonts w:ascii="Arial" w:hAnsi="Arial" w:cs="Arial"/>
        </w:rPr>
        <w:t xml:space="preserve">) substantially in the form set forth in </w:t>
      </w:r>
      <w:r w:rsidRPr="002D1A91">
        <w:rPr>
          <w:rFonts w:ascii="Arial" w:hAnsi="Arial" w:cs="Arial"/>
          <w:b/>
          <w:smallCaps/>
        </w:rPr>
        <w:t>Schedule O</w:t>
      </w:r>
      <w:r w:rsidRPr="002D1A91">
        <w:rPr>
          <w:rFonts w:ascii="Arial" w:hAnsi="Arial" w:cs="Arial"/>
        </w:rPr>
        <w:t xml:space="preserve"> (</w:t>
      </w:r>
      <w:r w:rsidRPr="002D1A91">
        <w:rPr>
          <w:rFonts w:ascii="Arial" w:hAnsi="Arial" w:cs="Arial"/>
          <w:b/>
          <w:i/>
        </w:rPr>
        <w:t>Form of Vesting Certificate</w:t>
      </w:r>
      <w:r w:rsidRPr="002D1A91">
        <w:rPr>
          <w:rFonts w:ascii="Arial" w:hAnsi="Arial" w:cs="Arial"/>
        </w:rPr>
        <w:t xml:space="preserve">), which </w:t>
      </w:r>
      <w:r w:rsidR="00A66EC0" w:rsidRPr="002D1A91">
        <w:rPr>
          <w:rFonts w:ascii="Arial" w:hAnsi="Arial" w:cs="Arial"/>
        </w:rPr>
        <w:t>shall</w:t>
      </w:r>
      <w:r w:rsidRPr="002D1A91">
        <w:rPr>
          <w:rFonts w:ascii="Arial" w:hAnsi="Arial" w:cs="Arial"/>
        </w:rPr>
        <w:t xml:space="preserve"> have the effect of constituting evidence of divestment by the Concessionaire of all of its rights, title and interest in the Concession Assets, and their vesting in the  </w:t>
      </w:r>
      <w:r w:rsidR="00BD6048" w:rsidRPr="002D1A91">
        <w:rPr>
          <w:rFonts w:ascii="Arial" w:hAnsi="Arial" w:cs="Arial"/>
        </w:rPr>
        <w:t xml:space="preserve">Agency </w:t>
      </w:r>
      <w:r w:rsidRPr="002D1A91">
        <w:rPr>
          <w:rFonts w:ascii="Arial" w:hAnsi="Arial" w:cs="Arial"/>
        </w:rPr>
        <w:t xml:space="preserve">pursuant hereto. </w:t>
      </w:r>
    </w:p>
    <w:p w14:paraId="2F959ACE" w14:textId="77777777" w:rsidR="00D96016" w:rsidRPr="002D1A91" w:rsidRDefault="00D96016" w:rsidP="001818F3">
      <w:pPr>
        <w:spacing w:line="240" w:lineRule="auto"/>
        <w:jc w:val="both"/>
        <w:rPr>
          <w:rFonts w:ascii="Arial" w:hAnsi="Arial" w:cs="Arial"/>
        </w:rPr>
      </w:pPr>
    </w:p>
    <w:p w14:paraId="1960A462" w14:textId="77777777" w:rsidR="00D96016" w:rsidRPr="002D1A91" w:rsidRDefault="00D96016" w:rsidP="001818F3">
      <w:pPr>
        <w:pStyle w:val="Heading2"/>
        <w:spacing w:line="240" w:lineRule="auto"/>
        <w:ind w:left="720"/>
        <w:jc w:val="both"/>
        <w:rPr>
          <w:rFonts w:ascii="Arial" w:hAnsi="Arial" w:cs="Arial"/>
          <w:u w:val="single"/>
        </w:rPr>
      </w:pPr>
      <w:r w:rsidRPr="002D1A91">
        <w:rPr>
          <w:rFonts w:ascii="Arial" w:hAnsi="Arial" w:cs="Arial"/>
          <w:u w:val="single"/>
        </w:rPr>
        <w:t>Transfer Consideration</w:t>
      </w:r>
    </w:p>
    <w:p w14:paraId="2B8F0B62" w14:textId="77777777" w:rsidR="00D96016" w:rsidRPr="002D1A91" w:rsidRDefault="00D96016" w:rsidP="001818F3">
      <w:pPr>
        <w:spacing w:line="240" w:lineRule="auto"/>
        <w:jc w:val="both"/>
        <w:rPr>
          <w:rFonts w:ascii="Arial" w:hAnsi="Arial" w:cs="Arial"/>
        </w:rPr>
      </w:pPr>
    </w:p>
    <w:p w14:paraId="29B488E4" w14:textId="0E59C426"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Parties agree that the Concession Assets shall be transferred to the </w:t>
      </w:r>
      <w:r w:rsidR="00BD6048" w:rsidRPr="002D1A91">
        <w:rPr>
          <w:rFonts w:ascii="Arial" w:hAnsi="Arial" w:cs="Arial"/>
        </w:rPr>
        <w:t xml:space="preserve">Agency </w:t>
      </w:r>
      <w:r w:rsidRPr="002D1A91">
        <w:rPr>
          <w:rFonts w:ascii="Arial" w:hAnsi="Arial" w:cs="Arial"/>
        </w:rPr>
        <w:t>on the Transfer Date for a sum of (as consideration) PKR 1/- (Pakistani Rupees One only).</w:t>
      </w:r>
    </w:p>
    <w:p w14:paraId="0DF467F3" w14:textId="77777777" w:rsidR="00D96016" w:rsidRPr="002D1A91" w:rsidRDefault="00D96016" w:rsidP="001818F3">
      <w:pPr>
        <w:spacing w:line="240" w:lineRule="auto"/>
        <w:jc w:val="both"/>
        <w:rPr>
          <w:rFonts w:ascii="Arial" w:hAnsi="Arial" w:cs="Arial"/>
        </w:rPr>
      </w:pPr>
    </w:p>
    <w:p w14:paraId="744495F0" w14:textId="77777777" w:rsidR="00D96016" w:rsidRPr="002D1A91" w:rsidRDefault="00D96016" w:rsidP="001818F3">
      <w:pPr>
        <w:pStyle w:val="Heading2"/>
        <w:spacing w:line="240" w:lineRule="auto"/>
        <w:ind w:left="720"/>
        <w:jc w:val="both"/>
        <w:rPr>
          <w:rFonts w:ascii="Arial" w:hAnsi="Arial" w:cs="Arial"/>
          <w:u w:val="single"/>
        </w:rPr>
      </w:pPr>
      <w:bookmarkStart w:id="345" w:name="_Toc333900081"/>
      <w:r w:rsidRPr="002D1A91">
        <w:rPr>
          <w:rFonts w:ascii="Arial" w:hAnsi="Arial" w:cs="Arial"/>
          <w:u w:val="single"/>
        </w:rPr>
        <w:t>Divestment Costs</w:t>
      </w:r>
      <w:bookmarkEnd w:id="345"/>
    </w:p>
    <w:p w14:paraId="06390F07" w14:textId="77777777" w:rsidR="00D96016" w:rsidRPr="002D1A91" w:rsidRDefault="00D96016" w:rsidP="001818F3">
      <w:pPr>
        <w:spacing w:line="240" w:lineRule="auto"/>
        <w:jc w:val="both"/>
        <w:rPr>
          <w:rFonts w:ascii="Arial" w:hAnsi="Arial" w:cs="Arial"/>
        </w:rPr>
      </w:pPr>
    </w:p>
    <w:p w14:paraId="56023651" w14:textId="73E09265"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Subject to Section 24.6.2, the Concessionaire shall bear and pay, in case of Termination due to a Concessionaire Event of Default and/or due to Corrupt Act and/or due to a Non Political Event or in case of expiry of this Agreement on the Final Expiry Date, all costs incidental to divestment of all of the rights, title and interest of the Concessionaire in the Concession Assets in favor of the </w:t>
      </w:r>
      <w:r w:rsidR="00BD6048" w:rsidRPr="002D1A91">
        <w:rPr>
          <w:rFonts w:ascii="Arial" w:hAnsi="Arial" w:cs="Arial"/>
        </w:rPr>
        <w:t>Agency</w:t>
      </w:r>
      <w:r w:rsidRPr="002D1A91">
        <w:rPr>
          <w:rFonts w:ascii="Arial" w:hAnsi="Arial" w:cs="Arial"/>
        </w:rPr>
        <w:t xml:space="preserve">, save and except that all stamp duties payable on any deeds or documents executed by the Concessionaire in connection with such divestment shall be borne by the </w:t>
      </w:r>
      <w:r w:rsidR="00BD6048" w:rsidRPr="002D1A91">
        <w:rPr>
          <w:rFonts w:ascii="Arial" w:hAnsi="Arial" w:cs="Arial"/>
        </w:rPr>
        <w:t>Agency</w:t>
      </w:r>
      <w:r w:rsidRPr="002D1A91">
        <w:rPr>
          <w:rFonts w:ascii="Arial" w:hAnsi="Arial" w:cs="Arial"/>
        </w:rPr>
        <w:t xml:space="preserve">. In the event of Termination due to a Force Majeure Event and/or a </w:t>
      </w:r>
      <w:r w:rsidR="00BD6048" w:rsidRPr="002D1A91">
        <w:rPr>
          <w:rFonts w:ascii="Arial" w:hAnsi="Arial" w:cs="Arial"/>
        </w:rPr>
        <w:t xml:space="preserve">Agency </w:t>
      </w:r>
      <w:r w:rsidRPr="002D1A91">
        <w:rPr>
          <w:rFonts w:ascii="Arial" w:hAnsi="Arial" w:cs="Arial"/>
        </w:rPr>
        <w:t xml:space="preserve">Event of Default, the </w:t>
      </w:r>
      <w:r w:rsidR="00BD6048" w:rsidRPr="002D1A91">
        <w:rPr>
          <w:rFonts w:ascii="Arial" w:hAnsi="Arial" w:cs="Arial"/>
        </w:rPr>
        <w:t xml:space="preserve">Agency </w:t>
      </w:r>
      <w:r w:rsidRPr="002D1A91">
        <w:rPr>
          <w:rFonts w:ascii="Arial" w:hAnsi="Arial" w:cs="Arial"/>
        </w:rPr>
        <w:t xml:space="preserve">shall bear and pay all the </w:t>
      </w:r>
      <w:r w:rsidR="00BF5F6C" w:rsidRPr="002D1A91">
        <w:rPr>
          <w:rFonts w:ascii="Arial" w:hAnsi="Arial" w:cs="Arial"/>
        </w:rPr>
        <w:t>above-mentioned</w:t>
      </w:r>
      <w:r w:rsidRPr="002D1A91">
        <w:rPr>
          <w:rFonts w:ascii="Arial" w:hAnsi="Arial" w:cs="Arial"/>
        </w:rPr>
        <w:t xml:space="preserve"> costs.</w:t>
      </w:r>
    </w:p>
    <w:p w14:paraId="2DEA92CD" w14:textId="77777777" w:rsidR="00D96016" w:rsidRPr="002D1A91" w:rsidRDefault="00D96016" w:rsidP="001818F3">
      <w:pPr>
        <w:spacing w:line="240" w:lineRule="auto"/>
        <w:jc w:val="both"/>
        <w:rPr>
          <w:rFonts w:ascii="Arial" w:hAnsi="Arial" w:cs="Arial"/>
        </w:rPr>
      </w:pPr>
    </w:p>
    <w:p w14:paraId="1B0E7FFE" w14:textId="634F943C"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BD6048" w:rsidRPr="002D1A91">
        <w:rPr>
          <w:rFonts w:ascii="Arial" w:hAnsi="Arial" w:cs="Arial"/>
        </w:rPr>
        <w:t xml:space="preserve">Agency </w:t>
      </w:r>
      <w:r w:rsidRPr="002D1A91">
        <w:rPr>
          <w:rFonts w:ascii="Arial" w:hAnsi="Arial" w:cs="Arial"/>
        </w:rPr>
        <w:t xml:space="preserve">shall be responsible for the costs and expenses, including stamp duties, taxes, legal fees and expenses incurred in connection with the transfer of the Concession Assets to the </w:t>
      </w:r>
      <w:r w:rsidR="00BD6048" w:rsidRPr="002D1A91">
        <w:rPr>
          <w:rFonts w:ascii="Arial" w:hAnsi="Arial" w:cs="Arial"/>
        </w:rPr>
        <w:t xml:space="preserve">Agency </w:t>
      </w:r>
      <w:r w:rsidRPr="002D1A91">
        <w:rPr>
          <w:rFonts w:ascii="Arial" w:hAnsi="Arial" w:cs="Arial"/>
        </w:rPr>
        <w:t xml:space="preserve">or its nominated agency on the Transfer Date. The </w:t>
      </w:r>
      <w:r w:rsidR="00BD6048" w:rsidRPr="002D1A91">
        <w:rPr>
          <w:rFonts w:ascii="Arial" w:hAnsi="Arial" w:cs="Arial"/>
        </w:rPr>
        <w:t xml:space="preserve">Agency </w:t>
      </w:r>
      <w:r w:rsidRPr="002D1A91">
        <w:rPr>
          <w:rFonts w:ascii="Arial" w:hAnsi="Arial" w:cs="Arial"/>
        </w:rPr>
        <w:t xml:space="preserve">shall at its own cost obtain or effect all clearances, permits, authorizations, consents and approvals under or pursuant to Applicable Laws and take such other actions as may be necessary for such transfer. </w:t>
      </w:r>
    </w:p>
    <w:p w14:paraId="1650EB9F" w14:textId="77777777" w:rsidR="00D96016" w:rsidRPr="002D1A91" w:rsidRDefault="00D96016" w:rsidP="001818F3">
      <w:pPr>
        <w:spacing w:line="240" w:lineRule="auto"/>
        <w:jc w:val="both"/>
        <w:rPr>
          <w:rFonts w:ascii="Arial" w:hAnsi="Arial" w:cs="Arial"/>
        </w:rPr>
      </w:pPr>
    </w:p>
    <w:p w14:paraId="75554FB7" w14:textId="53740558" w:rsidR="004B51BB" w:rsidRPr="002D1A91" w:rsidRDefault="00D96016" w:rsidP="004B51BB">
      <w:pPr>
        <w:pStyle w:val="ColorfulList-Accent11"/>
        <w:numPr>
          <w:ilvl w:val="2"/>
          <w:numId w:val="2"/>
        </w:numPr>
        <w:spacing w:line="240" w:lineRule="auto"/>
        <w:ind w:left="720"/>
        <w:jc w:val="both"/>
        <w:rPr>
          <w:rFonts w:ascii="Arial" w:hAnsi="Arial" w:cs="Arial"/>
        </w:rPr>
      </w:pPr>
      <w:r w:rsidRPr="002D1A91">
        <w:rPr>
          <w:rFonts w:ascii="Arial" w:hAnsi="Arial" w:cs="Arial"/>
        </w:rPr>
        <w:t>In the event of any Dispute relating to matters covered by and under this Article 24 (</w:t>
      </w:r>
      <w:r w:rsidRPr="002D1A91">
        <w:rPr>
          <w:rFonts w:ascii="Arial" w:hAnsi="Arial" w:cs="Arial"/>
          <w:i/>
        </w:rPr>
        <w:t>Divestment of Rights and Interest</w:t>
      </w:r>
      <w:r w:rsidRPr="002D1A91">
        <w:rPr>
          <w:rFonts w:ascii="Arial" w:hAnsi="Arial" w:cs="Arial"/>
        </w:rPr>
        <w:t>), the Dispute Resolution Procedure shall apply.</w:t>
      </w:r>
    </w:p>
    <w:p w14:paraId="3AE53BAE" w14:textId="77777777" w:rsidR="004B51BB" w:rsidRPr="002D1A91" w:rsidRDefault="004B51BB" w:rsidP="00511701">
      <w:pPr>
        <w:pStyle w:val="Heading2"/>
        <w:numPr>
          <w:ilvl w:val="0"/>
          <w:numId w:val="0"/>
        </w:numPr>
        <w:spacing w:line="240" w:lineRule="auto"/>
        <w:ind w:left="720"/>
        <w:jc w:val="both"/>
        <w:rPr>
          <w:rFonts w:ascii="Arial" w:hAnsi="Arial" w:cs="Arial"/>
          <w:u w:val="single"/>
        </w:rPr>
      </w:pPr>
    </w:p>
    <w:p w14:paraId="0F9B17D4" w14:textId="26835063" w:rsidR="0079656B" w:rsidRPr="002D1A91" w:rsidRDefault="004B51BB" w:rsidP="00511701">
      <w:pPr>
        <w:pStyle w:val="Heading2"/>
        <w:spacing w:line="240" w:lineRule="auto"/>
        <w:ind w:left="720"/>
        <w:jc w:val="both"/>
        <w:rPr>
          <w:rFonts w:ascii="Arial" w:hAnsi="Arial" w:cs="Arial"/>
          <w:u w:val="single"/>
        </w:rPr>
      </w:pPr>
      <w:r w:rsidRPr="002D1A91">
        <w:rPr>
          <w:rFonts w:ascii="Arial" w:hAnsi="Arial" w:cs="Arial"/>
          <w:u w:val="single"/>
        </w:rPr>
        <w:t>Transfer Bond</w:t>
      </w:r>
    </w:p>
    <w:p w14:paraId="5F534AC6" w14:textId="77777777" w:rsidR="00E845E3" w:rsidRPr="002D1A91" w:rsidRDefault="00E845E3" w:rsidP="00511701">
      <w:pPr>
        <w:pStyle w:val="ColorfulList-Accent11"/>
        <w:spacing w:line="240" w:lineRule="auto"/>
        <w:jc w:val="both"/>
        <w:rPr>
          <w:rFonts w:ascii="Arial" w:hAnsi="Arial" w:cs="Arial"/>
        </w:rPr>
      </w:pPr>
    </w:p>
    <w:p w14:paraId="34340061" w14:textId="538727FD" w:rsidR="004B51BB" w:rsidRPr="002D1A91" w:rsidRDefault="004B51BB" w:rsidP="00511701">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 The Concessionaire shall provide Transf</w:t>
      </w:r>
      <w:r w:rsidR="00E845E3" w:rsidRPr="002D1A91">
        <w:rPr>
          <w:rFonts w:ascii="Arial" w:hAnsi="Arial" w:cs="Arial"/>
        </w:rPr>
        <w:t>e</w:t>
      </w:r>
      <w:r w:rsidRPr="002D1A91">
        <w:rPr>
          <w:rFonts w:ascii="Arial" w:hAnsi="Arial" w:cs="Arial"/>
        </w:rPr>
        <w:t>r Bond:</w:t>
      </w:r>
    </w:p>
    <w:p w14:paraId="6D1522BB" w14:textId="77777777" w:rsidR="0079656B" w:rsidRPr="006A4CA4" w:rsidRDefault="0079656B" w:rsidP="00511701">
      <w:pPr>
        <w:pStyle w:val="ListParagraph"/>
        <w:spacing w:line="240" w:lineRule="auto"/>
        <w:ind w:left="1440"/>
        <w:jc w:val="both"/>
        <w:rPr>
          <w:rFonts w:ascii="Arial" w:eastAsia="Times New Roman" w:hAnsi="Arial" w:cs="Arial"/>
        </w:rPr>
      </w:pPr>
    </w:p>
    <w:p w14:paraId="27D32392" w14:textId="346E7833" w:rsidR="0079656B" w:rsidRPr="006A4CA4" w:rsidRDefault="0079656B" w:rsidP="0079656B">
      <w:pPr>
        <w:pStyle w:val="ListParagraph"/>
        <w:numPr>
          <w:ilvl w:val="0"/>
          <w:numId w:val="226"/>
        </w:numPr>
        <w:spacing w:line="240" w:lineRule="auto"/>
        <w:ind w:hanging="720"/>
        <w:jc w:val="both"/>
        <w:rPr>
          <w:rFonts w:ascii="Arial" w:eastAsia="Times New Roman" w:hAnsi="Arial" w:cs="Arial"/>
        </w:rPr>
      </w:pPr>
      <w:r w:rsidRPr="006A4CA4">
        <w:rPr>
          <w:rFonts w:ascii="Arial" w:eastAsia="Times New Roman" w:hAnsi="Arial" w:cs="Arial"/>
        </w:rPr>
        <w:t>n</w:t>
      </w:r>
      <w:r w:rsidR="004B51BB" w:rsidRPr="006A4CA4">
        <w:rPr>
          <w:rFonts w:ascii="Arial" w:eastAsia="Times New Roman" w:hAnsi="Arial" w:cs="Arial"/>
        </w:rPr>
        <w:t xml:space="preserve">o later than </w:t>
      </w:r>
      <w:r w:rsidR="004B51BB" w:rsidRPr="006A4CA4">
        <w:rPr>
          <w:rFonts w:ascii="Arial" w:eastAsia="Times New Roman" w:hAnsi="Arial" w:cs="Arial"/>
          <w:bCs/>
        </w:rPr>
        <w:t>eight (8)</w:t>
      </w:r>
      <w:r w:rsidR="0096624C" w:rsidRPr="006A4CA4">
        <w:rPr>
          <w:rFonts w:ascii="Arial" w:eastAsia="Times New Roman" w:hAnsi="Arial" w:cs="Arial"/>
          <w:bCs/>
        </w:rPr>
        <w:t xml:space="preserve"> </w:t>
      </w:r>
      <w:r w:rsidR="004B51BB" w:rsidRPr="006A4CA4">
        <w:rPr>
          <w:rFonts w:ascii="Arial" w:eastAsia="Times New Roman" w:hAnsi="Arial" w:cs="Arial"/>
          <w:bCs/>
        </w:rPr>
        <w:t>months</w:t>
      </w:r>
      <w:r w:rsidR="004B51BB" w:rsidRPr="006A4CA4">
        <w:rPr>
          <w:rFonts w:ascii="Arial" w:eastAsia="Times New Roman" w:hAnsi="Arial" w:cs="Arial"/>
        </w:rPr>
        <w:t xml:space="preserve"> prior to the </w:t>
      </w:r>
      <w:r w:rsidRPr="006A4CA4">
        <w:rPr>
          <w:rFonts w:ascii="Arial" w:eastAsia="Times New Roman" w:hAnsi="Arial" w:cs="Arial"/>
        </w:rPr>
        <w:t xml:space="preserve">Final </w:t>
      </w:r>
      <w:r w:rsidR="004B51BB" w:rsidRPr="006A4CA4">
        <w:rPr>
          <w:rFonts w:ascii="Arial" w:eastAsia="Times New Roman" w:hAnsi="Arial" w:cs="Arial"/>
        </w:rPr>
        <w:t xml:space="preserve">Expiry Date, the Concessionaire shall provide to the Agency a performance security to ensure the seamless handback of the Concession Assets (the </w:t>
      </w:r>
      <w:r w:rsidR="004B51BB" w:rsidRPr="006A4CA4">
        <w:rPr>
          <w:rFonts w:ascii="Arial" w:eastAsia="Times New Roman" w:hAnsi="Arial" w:cs="Arial"/>
          <w:b/>
        </w:rPr>
        <w:t>Transfer Bond</w:t>
      </w:r>
      <w:r w:rsidR="004B51BB" w:rsidRPr="006A4CA4">
        <w:rPr>
          <w:rFonts w:ascii="Arial" w:eastAsia="Times New Roman" w:hAnsi="Arial" w:cs="Arial"/>
        </w:rPr>
        <w:t>)</w:t>
      </w:r>
      <w:r w:rsidRPr="006A4CA4">
        <w:rPr>
          <w:rFonts w:ascii="Arial" w:eastAsia="Times New Roman" w:hAnsi="Arial" w:cs="Arial"/>
        </w:rPr>
        <w:t>;</w:t>
      </w:r>
    </w:p>
    <w:p w14:paraId="4F53F4FC" w14:textId="77777777" w:rsidR="0079656B" w:rsidRPr="006A4CA4" w:rsidRDefault="0079656B" w:rsidP="00511701">
      <w:pPr>
        <w:pStyle w:val="ListParagraph"/>
        <w:spacing w:line="240" w:lineRule="auto"/>
        <w:ind w:left="1440"/>
        <w:jc w:val="both"/>
        <w:rPr>
          <w:rFonts w:ascii="Arial" w:eastAsia="Times New Roman" w:hAnsi="Arial" w:cs="Arial"/>
        </w:rPr>
      </w:pPr>
    </w:p>
    <w:p w14:paraId="6B03D6FD" w14:textId="7529737F" w:rsidR="0079656B" w:rsidRPr="002D1A91" w:rsidRDefault="004B51BB" w:rsidP="00511701">
      <w:pPr>
        <w:pStyle w:val="ListParagraph"/>
        <w:numPr>
          <w:ilvl w:val="0"/>
          <w:numId w:val="226"/>
        </w:numPr>
        <w:spacing w:line="240" w:lineRule="auto"/>
        <w:ind w:hanging="720"/>
        <w:jc w:val="both"/>
        <w:rPr>
          <w:rFonts w:ascii="Arial" w:eastAsia="Times New Roman" w:hAnsi="Arial" w:cs="Arial"/>
        </w:rPr>
      </w:pPr>
      <w:r w:rsidRPr="006A4CA4">
        <w:rPr>
          <w:rFonts w:ascii="Arial" w:eastAsia="Times New Roman" w:hAnsi="Arial" w:cs="Arial"/>
        </w:rPr>
        <w:t xml:space="preserve">for an amount equal to </w:t>
      </w:r>
      <w:r w:rsidRPr="006A4CA4">
        <w:rPr>
          <w:rFonts w:ascii="Arial" w:eastAsia="Times New Roman" w:hAnsi="Arial" w:cs="Arial"/>
          <w:bCs/>
        </w:rPr>
        <w:t>two percent (2%) of the Total Project Cost</w:t>
      </w:r>
      <w:r w:rsidRPr="006A4CA4">
        <w:rPr>
          <w:rFonts w:ascii="Arial" w:eastAsia="Times New Roman" w:hAnsi="Arial" w:cs="Arial"/>
        </w:rPr>
        <w:t xml:space="preserve">, and shall be provided in the form of cash, a bank draft, an irrevocable </w:t>
      </w:r>
      <w:r w:rsidR="006335D7" w:rsidRPr="006A4CA4">
        <w:rPr>
          <w:rFonts w:ascii="Arial" w:eastAsia="Times New Roman" w:hAnsi="Arial" w:cs="Arial"/>
        </w:rPr>
        <w:t>l</w:t>
      </w:r>
      <w:r w:rsidRPr="006A4CA4">
        <w:rPr>
          <w:rFonts w:ascii="Arial" w:eastAsia="Times New Roman" w:hAnsi="Arial" w:cs="Arial"/>
        </w:rPr>
        <w:t xml:space="preserve">etter of </w:t>
      </w:r>
      <w:r w:rsidR="006335D7" w:rsidRPr="006A4CA4">
        <w:rPr>
          <w:rFonts w:ascii="Arial" w:eastAsia="Times New Roman" w:hAnsi="Arial" w:cs="Arial"/>
        </w:rPr>
        <w:t>c</w:t>
      </w:r>
      <w:r w:rsidRPr="006A4CA4">
        <w:rPr>
          <w:rFonts w:ascii="Arial" w:eastAsia="Times New Roman" w:hAnsi="Arial" w:cs="Arial"/>
        </w:rPr>
        <w:t xml:space="preserve">redit from an Acceptable </w:t>
      </w:r>
      <w:r w:rsidR="0056300D" w:rsidRPr="006A4CA4">
        <w:rPr>
          <w:rFonts w:ascii="Arial" w:eastAsia="Times New Roman" w:hAnsi="Arial" w:cs="Arial"/>
        </w:rPr>
        <w:t xml:space="preserve">Pakistani </w:t>
      </w:r>
      <w:r w:rsidRPr="006A4CA4">
        <w:rPr>
          <w:rFonts w:ascii="Arial" w:eastAsia="Times New Roman" w:hAnsi="Arial" w:cs="Arial"/>
        </w:rPr>
        <w:t xml:space="preserve">Bank, or an </w:t>
      </w:r>
      <w:r w:rsidRPr="006A4CA4">
        <w:rPr>
          <w:rFonts w:ascii="Arial" w:eastAsia="Times New Roman" w:hAnsi="Arial" w:cs="Arial"/>
          <w:bCs/>
        </w:rPr>
        <w:t>AA-rated insurance bond</w:t>
      </w:r>
      <w:r w:rsidR="00914B41" w:rsidRPr="006A4CA4">
        <w:rPr>
          <w:rFonts w:ascii="Arial" w:eastAsia="Times New Roman" w:hAnsi="Arial" w:cs="Arial"/>
        </w:rPr>
        <w:t>;</w:t>
      </w:r>
    </w:p>
    <w:p w14:paraId="1BFEEA1E" w14:textId="77777777" w:rsidR="0079656B" w:rsidRPr="002D1A91" w:rsidRDefault="0079656B" w:rsidP="00511701">
      <w:pPr>
        <w:pStyle w:val="ListParagraph"/>
        <w:spacing w:line="240" w:lineRule="auto"/>
        <w:ind w:left="1440"/>
        <w:jc w:val="both"/>
        <w:rPr>
          <w:rFonts w:ascii="Arial" w:eastAsia="Times New Roman" w:hAnsi="Arial" w:cs="Arial"/>
        </w:rPr>
      </w:pPr>
    </w:p>
    <w:p w14:paraId="24FDE274" w14:textId="20BBFCCF" w:rsidR="004B51BB" w:rsidRPr="002D1A91" w:rsidRDefault="00783678" w:rsidP="00511701">
      <w:pPr>
        <w:pStyle w:val="ListParagraph"/>
        <w:numPr>
          <w:ilvl w:val="0"/>
          <w:numId w:val="226"/>
        </w:numPr>
        <w:spacing w:line="240" w:lineRule="auto"/>
        <w:ind w:hanging="720"/>
        <w:jc w:val="both"/>
        <w:rPr>
          <w:rFonts w:ascii="Arial" w:eastAsia="Times New Roman" w:hAnsi="Arial" w:cs="Arial"/>
        </w:rPr>
      </w:pPr>
      <w:r w:rsidRPr="006A4CA4">
        <w:rPr>
          <w:rFonts w:ascii="Arial" w:eastAsia="Times New Roman" w:hAnsi="Arial" w:cs="Arial"/>
        </w:rPr>
        <w:t>w</w:t>
      </w:r>
      <w:r w:rsidR="00914B41" w:rsidRPr="006A4CA4">
        <w:rPr>
          <w:rFonts w:ascii="Arial" w:eastAsia="Times New Roman" w:hAnsi="Arial" w:cs="Arial"/>
        </w:rPr>
        <w:t xml:space="preserve">hich shall </w:t>
      </w:r>
      <w:r w:rsidR="004B51BB" w:rsidRPr="006A4CA4">
        <w:rPr>
          <w:rFonts w:ascii="Arial" w:eastAsia="Times New Roman" w:hAnsi="Arial" w:cs="Arial"/>
        </w:rPr>
        <w:t>entitle</w:t>
      </w:r>
      <w:r w:rsidR="00A938D5">
        <w:rPr>
          <w:rFonts w:ascii="Arial" w:eastAsia="Times New Roman" w:hAnsi="Arial" w:cs="Arial"/>
        </w:rPr>
        <w:t xml:space="preserve"> the Agency</w:t>
      </w:r>
      <w:r w:rsidR="004B51BB" w:rsidRPr="006A4CA4">
        <w:rPr>
          <w:rFonts w:ascii="Arial" w:eastAsia="Times New Roman" w:hAnsi="Arial" w:cs="Arial"/>
        </w:rPr>
        <w:t xml:space="preserve"> to draw upon the </w:t>
      </w:r>
      <w:r w:rsidR="004B51BB" w:rsidRPr="006A4CA4">
        <w:rPr>
          <w:rFonts w:ascii="Arial" w:eastAsia="Times New Roman" w:hAnsi="Arial" w:cs="Arial"/>
          <w:bCs/>
        </w:rPr>
        <w:t>certification by the Independent Engineer</w:t>
      </w:r>
      <w:r w:rsidR="004B51BB" w:rsidRPr="006A4CA4">
        <w:rPr>
          <w:rFonts w:ascii="Arial" w:eastAsia="Times New Roman" w:hAnsi="Arial" w:cs="Arial"/>
        </w:rPr>
        <w:t xml:space="preserve"> of the Concessionaire’s failure to complete any handback requirements.</w:t>
      </w:r>
    </w:p>
    <w:p w14:paraId="7ED65C83" w14:textId="77777777" w:rsidR="00D96016" w:rsidRPr="002D1A91" w:rsidRDefault="00D96016" w:rsidP="001818F3">
      <w:pPr>
        <w:spacing w:line="240" w:lineRule="auto"/>
        <w:jc w:val="both"/>
        <w:rPr>
          <w:rFonts w:ascii="Arial" w:hAnsi="Arial" w:cs="Arial"/>
        </w:rPr>
      </w:pPr>
    </w:p>
    <w:p w14:paraId="00A81A89" w14:textId="77777777" w:rsidR="00D96016" w:rsidRPr="002D1A91" w:rsidRDefault="00D96016" w:rsidP="001818F3">
      <w:pPr>
        <w:pStyle w:val="Heading1"/>
        <w:spacing w:line="240" w:lineRule="auto"/>
        <w:ind w:left="720" w:hanging="720"/>
        <w:jc w:val="both"/>
        <w:rPr>
          <w:rFonts w:ascii="Arial" w:hAnsi="Arial" w:cs="Arial"/>
        </w:rPr>
      </w:pPr>
      <w:r w:rsidRPr="002D1A91">
        <w:rPr>
          <w:rFonts w:ascii="Arial" w:hAnsi="Arial" w:cs="Arial"/>
        </w:rPr>
        <w:br w:type="page"/>
      </w:r>
      <w:bookmarkStart w:id="346" w:name="_Toc333900082"/>
      <w:bookmarkStart w:id="347" w:name="_Toc229101118"/>
      <w:r w:rsidRPr="002D1A91">
        <w:rPr>
          <w:rFonts w:ascii="Arial" w:hAnsi="Arial" w:cs="Arial"/>
        </w:rPr>
        <w:lastRenderedPageBreak/>
        <w:t>Defects Liability During Exit Implementation Period</w:t>
      </w:r>
      <w:bookmarkEnd w:id="346"/>
      <w:bookmarkEnd w:id="347"/>
    </w:p>
    <w:p w14:paraId="4C0EA082" w14:textId="77777777" w:rsidR="00D96016" w:rsidRPr="002D1A91" w:rsidRDefault="00D96016" w:rsidP="001818F3">
      <w:pPr>
        <w:spacing w:line="240" w:lineRule="auto"/>
        <w:jc w:val="both"/>
        <w:rPr>
          <w:rFonts w:ascii="Arial" w:hAnsi="Arial" w:cs="Arial"/>
        </w:rPr>
      </w:pPr>
    </w:p>
    <w:p w14:paraId="6830718B" w14:textId="77777777" w:rsidR="00D96016" w:rsidRPr="002D1A91" w:rsidRDefault="00D96016" w:rsidP="001818F3">
      <w:pPr>
        <w:pStyle w:val="Heading2"/>
        <w:spacing w:line="240" w:lineRule="auto"/>
        <w:ind w:left="720"/>
        <w:jc w:val="both"/>
        <w:rPr>
          <w:rFonts w:ascii="Arial" w:hAnsi="Arial" w:cs="Arial"/>
          <w:u w:val="single"/>
        </w:rPr>
      </w:pPr>
      <w:bookmarkStart w:id="348" w:name="_Toc333900083"/>
      <w:r w:rsidRPr="002D1A91">
        <w:rPr>
          <w:rFonts w:ascii="Arial" w:hAnsi="Arial" w:cs="Arial"/>
          <w:u w:val="single"/>
        </w:rPr>
        <w:t>Liability for Defects During Exit Implementation Period</w:t>
      </w:r>
      <w:bookmarkEnd w:id="348"/>
    </w:p>
    <w:p w14:paraId="2580D064" w14:textId="77777777" w:rsidR="00D96016" w:rsidRPr="002D1A91" w:rsidRDefault="00D96016" w:rsidP="001818F3">
      <w:pPr>
        <w:spacing w:line="240" w:lineRule="auto"/>
        <w:jc w:val="both"/>
        <w:rPr>
          <w:rFonts w:ascii="Arial" w:hAnsi="Arial" w:cs="Arial"/>
        </w:rPr>
      </w:pPr>
    </w:p>
    <w:p w14:paraId="59C75F92" w14:textId="64DA9648"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Without prejudice to any obligation of the Concessionaire in this Agreement</w:t>
      </w:r>
      <w:r w:rsidR="003D69A6" w:rsidRPr="002D1A91">
        <w:rPr>
          <w:rFonts w:ascii="Arial" w:eastAsiaTheme="minorHAnsi" w:hAnsi="Arial" w:cs="Arial"/>
          <w:i/>
          <w:iCs/>
          <w:spacing w:val="2"/>
          <w:sz w:val="20"/>
          <w:szCs w:val="20"/>
          <w:u w:val="single"/>
        </w:rPr>
        <w:t xml:space="preserve"> </w:t>
      </w:r>
      <w:r w:rsidR="003D69A6" w:rsidRPr="002D1A91">
        <w:rPr>
          <w:rFonts w:ascii="Arial" w:hAnsi="Arial" w:cs="Arial"/>
        </w:rPr>
        <w:t>and subject to Section 24.1.1(c)</w:t>
      </w:r>
      <w:r w:rsidRPr="002D1A91">
        <w:rPr>
          <w:rFonts w:ascii="Arial" w:hAnsi="Arial" w:cs="Arial"/>
        </w:rPr>
        <w:t xml:space="preserve">, the Concessionaire shall be responsible for all Defects &amp; Deficiencies in the Concession Assets during the Exit Implementation Period in accordance with this Section 25.1.1 and it shall have the obligation to repair or rectify all Defects &amp; Deficiencies observed by the Independent Engineer in the Concession Assets during the aforesaid period, as set out in a list jointly prepared by the Independent Engineer and the Concessionaire (the </w:t>
      </w:r>
      <w:r w:rsidRPr="002D1A91">
        <w:rPr>
          <w:rFonts w:ascii="Arial" w:hAnsi="Arial" w:cs="Arial"/>
          <w:b/>
        </w:rPr>
        <w:t>Handover List</w:t>
      </w:r>
      <w:r w:rsidRPr="002D1A91">
        <w:rPr>
          <w:rFonts w:ascii="Arial" w:hAnsi="Arial" w:cs="Arial"/>
        </w:rPr>
        <w:t>)</w:t>
      </w:r>
      <w:r w:rsidR="00A21BA0" w:rsidRPr="002D1A91">
        <w:rPr>
          <w:rFonts w:ascii="Arial" w:hAnsi="Arial" w:cs="Arial"/>
        </w:rPr>
        <w:t xml:space="preserve"> </w:t>
      </w:r>
      <w:r w:rsidRPr="002D1A91">
        <w:rPr>
          <w:rFonts w:ascii="Arial" w:hAnsi="Arial" w:cs="Arial"/>
        </w:rPr>
        <w:t>within:</w:t>
      </w:r>
    </w:p>
    <w:p w14:paraId="50AA5CAC" w14:textId="77777777" w:rsidR="00D96016" w:rsidRPr="002D1A91" w:rsidRDefault="00D96016" w:rsidP="001818F3">
      <w:pPr>
        <w:pStyle w:val="ColorfulList-Accent11"/>
        <w:spacing w:line="240" w:lineRule="auto"/>
        <w:jc w:val="both"/>
        <w:rPr>
          <w:rFonts w:ascii="Arial" w:hAnsi="Arial" w:cs="Arial"/>
        </w:rPr>
      </w:pPr>
    </w:p>
    <w:p w14:paraId="32B21D42" w14:textId="114221BB" w:rsidR="00D96016" w:rsidRPr="002D1A91" w:rsidRDefault="00D96016" w:rsidP="00D86CA8">
      <w:pPr>
        <w:pStyle w:val="ColorfulList-Accent11"/>
        <w:numPr>
          <w:ilvl w:val="0"/>
          <w:numId w:val="110"/>
        </w:numPr>
        <w:spacing w:line="240" w:lineRule="auto"/>
        <w:ind w:left="1440" w:hanging="720"/>
        <w:jc w:val="both"/>
        <w:rPr>
          <w:rFonts w:ascii="Arial" w:hAnsi="Arial" w:cs="Arial"/>
        </w:rPr>
      </w:pPr>
      <w:r w:rsidRPr="002D1A91">
        <w:rPr>
          <w:rFonts w:ascii="Arial" w:hAnsi="Arial" w:cs="Arial"/>
        </w:rPr>
        <w:t>in case of Termination of this Agreement, one (1) year of the issuance of a Termination Notice;</w:t>
      </w:r>
      <w:r w:rsidR="00DC5C5C" w:rsidRPr="002D1A91">
        <w:rPr>
          <w:rFonts w:ascii="Arial" w:hAnsi="Arial" w:cs="Arial"/>
        </w:rPr>
        <w:t xml:space="preserve"> or</w:t>
      </w:r>
    </w:p>
    <w:p w14:paraId="76194098" w14:textId="77777777" w:rsidR="00D96016" w:rsidRPr="002D1A91" w:rsidRDefault="00D96016" w:rsidP="001818F3">
      <w:pPr>
        <w:pStyle w:val="ColorfulList-Accent11"/>
        <w:spacing w:line="240" w:lineRule="auto"/>
        <w:ind w:left="1440" w:hanging="720"/>
        <w:jc w:val="both"/>
        <w:rPr>
          <w:rFonts w:ascii="Arial" w:hAnsi="Arial" w:cs="Arial"/>
        </w:rPr>
      </w:pPr>
    </w:p>
    <w:p w14:paraId="70064772" w14:textId="18407F81" w:rsidR="0077605E" w:rsidRPr="002D1A91" w:rsidRDefault="00D96016" w:rsidP="00D86CA8">
      <w:pPr>
        <w:pStyle w:val="ColorfulList-Accent11"/>
        <w:numPr>
          <w:ilvl w:val="0"/>
          <w:numId w:val="110"/>
        </w:numPr>
        <w:spacing w:line="240" w:lineRule="auto"/>
        <w:ind w:left="1440" w:hanging="720"/>
        <w:jc w:val="both"/>
        <w:rPr>
          <w:rFonts w:ascii="Arial" w:hAnsi="Arial" w:cs="Arial"/>
        </w:rPr>
      </w:pPr>
      <w:r w:rsidRPr="002D1A91">
        <w:rPr>
          <w:rFonts w:ascii="Arial" w:hAnsi="Arial" w:cs="Arial"/>
        </w:rPr>
        <w:t>in case of expiry of this Agreement on the Final Expiry Date, one (1) year after the Final Expiry Date</w:t>
      </w:r>
      <w:r w:rsidR="00DC5C5C" w:rsidRPr="002D1A91">
        <w:rPr>
          <w:rFonts w:ascii="Arial" w:hAnsi="Arial" w:cs="Arial"/>
        </w:rPr>
        <w:t>;</w:t>
      </w:r>
    </w:p>
    <w:p w14:paraId="3BEFC75E" w14:textId="77777777" w:rsidR="0077605E" w:rsidRPr="002D1A91" w:rsidRDefault="0077605E" w:rsidP="001818F3">
      <w:pPr>
        <w:pStyle w:val="ListParagraph"/>
        <w:spacing w:line="240" w:lineRule="auto"/>
        <w:ind w:left="1440" w:hanging="720"/>
        <w:rPr>
          <w:rFonts w:ascii="Arial" w:hAnsi="Arial" w:cs="Arial"/>
        </w:rPr>
      </w:pPr>
    </w:p>
    <w:p w14:paraId="3D2C46EB" w14:textId="54C733C5" w:rsidR="00AC56E8" w:rsidRPr="002D1A91" w:rsidRDefault="00DB6256" w:rsidP="001818F3">
      <w:pPr>
        <w:pStyle w:val="ColorfulList-Accent11"/>
        <w:spacing w:line="240" w:lineRule="auto"/>
        <w:jc w:val="both"/>
        <w:rPr>
          <w:rFonts w:ascii="Arial" w:hAnsi="Arial" w:cs="Arial"/>
        </w:rPr>
      </w:pPr>
      <w:r w:rsidRPr="002D1A91">
        <w:rPr>
          <w:rFonts w:ascii="Arial" w:hAnsi="Arial" w:cs="Arial"/>
        </w:rPr>
        <w:t xml:space="preserve">the aforesaid period </w:t>
      </w:r>
      <w:r w:rsidR="0077605E" w:rsidRPr="002D1A91">
        <w:rPr>
          <w:rFonts w:ascii="Arial" w:hAnsi="Arial" w:cs="Arial"/>
        </w:rPr>
        <w:t>in</w:t>
      </w:r>
      <w:r w:rsidR="00DC5C5C" w:rsidRPr="002D1A91">
        <w:rPr>
          <w:rFonts w:ascii="Arial" w:hAnsi="Arial" w:cs="Arial"/>
        </w:rPr>
        <w:t xml:space="preserve"> each case of part (a) and (b) above</w:t>
      </w:r>
      <w:r w:rsidRPr="002D1A91">
        <w:rPr>
          <w:rFonts w:ascii="Arial" w:hAnsi="Arial" w:cs="Arial"/>
        </w:rPr>
        <w:t xml:space="preserve"> shall be referred to as</w:t>
      </w:r>
      <w:r w:rsidR="0077605E" w:rsidRPr="002D1A91">
        <w:rPr>
          <w:rFonts w:ascii="Arial" w:hAnsi="Arial" w:cs="Arial"/>
        </w:rPr>
        <w:t xml:space="preserve"> </w:t>
      </w:r>
      <w:r w:rsidR="00DC5C5C" w:rsidRPr="002D1A91">
        <w:rPr>
          <w:rFonts w:ascii="Arial" w:hAnsi="Arial" w:cs="Arial"/>
        </w:rPr>
        <w:t>the</w:t>
      </w:r>
      <w:r w:rsidR="0096624C" w:rsidRPr="002D1A91">
        <w:rPr>
          <w:rFonts w:ascii="Arial" w:hAnsi="Arial" w:cs="Arial"/>
        </w:rPr>
        <w:t xml:space="preserve"> </w:t>
      </w:r>
      <w:r w:rsidR="00DC5C5C" w:rsidRPr="002D1A91">
        <w:rPr>
          <w:rFonts w:ascii="Arial" w:hAnsi="Arial" w:cs="Arial"/>
        </w:rPr>
        <w:t>defects</w:t>
      </w:r>
      <w:r w:rsidR="0096624C" w:rsidRPr="002D1A91">
        <w:rPr>
          <w:rFonts w:ascii="Arial" w:hAnsi="Arial" w:cs="Arial"/>
        </w:rPr>
        <w:t xml:space="preserve"> </w:t>
      </w:r>
      <w:r w:rsidR="00DC5C5C" w:rsidRPr="002D1A91">
        <w:rPr>
          <w:rFonts w:ascii="Arial" w:hAnsi="Arial" w:cs="Arial"/>
        </w:rPr>
        <w:t>liability period (</w:t>
      </w:r>
      <w:r w:rsidR="006F2D87">
        <w:rPr>
          <w:rFonts w:ascii="Arial" w:hAnsi="Arial" w:cs="Arial"/>
        </w:rPr>
        <w:t xml:space="preserve">the </w:t>
      </w:r>
      <w:r w:rsidR="00DC5C5C" w:rsidRPr="002D1A91">
        <w:rPr>
          <w:rFonts w:ascii="Arial" w:hAnsi="Arial" w:cs="Arial"/>
          <w:b/>
          <w:bCs/>
        </w:rPr>
        <w:t>Defects Liability Period</w:t>
      </w:r>
      <w:r w:rsidR="00DC5C5C" w:rsidRPr="002D1A91">
        <w:rPr>
          <w:rFonts w:ascii="Arial" w:hAnsi="Arial" w:cs="Arial"/>
        </w:rPr>
        <w:t>)</w:t>
      </w:r>
      <w:r w:rsidR="00D96016" w:rsidRPr="002D1A91">
        <w:rPr>
          <w:rFonts w:ascii="Arial" w:hAnsi="Arial" w:cs="Arial"/>
        </w:rPr>
        <w:t>.</w:t>
      </w:r>
    </w:p>
    <w:p w14:paraId="63101F1F" w14:textId="77777777" w:rsidR="00D96016" w:rsidRPr="002D1A91" w:rsidRDefault="00D96016" w:rsidP="001818F3">
      <w:pPr>
        <w:spacing w:line="240" w:lineRule="auto"/>
        <w:jc w:val="both"/>
        <w:rPr>
          <w:rFonts w:ascii="Arial" w:hAnsi="Arial" w:cs="Arial"/>
        </w:rPr>
      </w:pPr>
    </w:p>
    <w:p w14:paraId="7C86C4B8" w14:textId="75914872" w:rsidR="00D96016" w:rsidRPr="002D1A91" w:rsidRDefault="00D96016" w:rsidP="001818F3">
      <w:pPr>
        <w:pStyle w:val="ColorfulList-Accent11"/>
        <w:numPr>
          <w:ilvl w:val="2"/>
          <w:numId w:val="2"/>
        </w:numPr>
        <w:spacing w:line="240" w:lineRule="auto"/>
        <w:ind w:left="720"/>
        <w:jc w:val="both"/>
        <w:rPr>
          <w:rFonts w:ascii="Arial" w:hAnsi="Arial" w:cs="Arial"/>
        </w:rPr>
      </w:pPr>
      <w:r w:rsidRPr="002D1A91">
        <w:rPr>
          <w:rFonts w:ascii="Arial" w:hAnsi="Arial" w:cs="Arial"/>
        </w:rPr>
        <w:t>Notwithstanding anything to the contrary set out herein, the provisions of this Article 25 (</w:t>
      </w:r>
      <w:r w:rsidRPr="002D1A91">
        <w:rPr>
          <w:rFonts w:ascii="Arial" w:hAnsi="Arial" w:cs="Arial"/>
          <w:i/>
        </w:rPr>
        <w:t>Defects Liability During Exit Implementation Period</w:t>
      </w:r>
      <w:r w:rsidRPr="002D1A91">
        <w:rPr>
          <w:rFonts w:ascii="Arial" w:hAnsi="Arial" w:cs="Arial"/>
        </w:rPr>
        <w:t xml:space="preserve">) shall not apply to any Defects &amp; Deficiencies caused by an </w:t>
      </w:r>
      <w:r w:rsidR="00BD6048" w:rsidRPr="002D1A91">
        <w:rPr>
          <w:rFonts w:ascii="Arial" w:hAnsi="Arial" w:cs="Arial"/>
        </w:rPr>
        <w:t xml:space="preserve">Agency </w:t>
      </w:r>
      <w:r w:rsidRPr="002D1A91">
        <w:rPr>
          <w:rFonts w:ascii="Arial" w:hAnsi="Arial" w:cs="Arial"/>
        </w:rPr>
        <w:t>Event of Default or a Political Event that has resulted in Termination.</w:t>
      </w:r>
    </w:p>
    <w:p w14:paraId="5935CC97" w14:textId="77777777" w:rsidR="00D96016" w:rsidRPr="002D1A91" w:rsidRDefault="00D96016" w:rsidP="001818F3">
      <w:pPr>
        <w:spacing w:line="240" w:lineRule="auto"/>
        <w:jc w:val="both"/>
        <w:rPr>
          <w:rFonts w:ascii="Arial" w:hAnsi="Arial" w:cs="Arial"/>
        </w:rPr>
      </w:pPr>
    </w:p>
    <w:p w14:paraId="7FF69F88" w14:textId="77777777" w:rsidR="00D96016" w:rsidRPr="002D1A91" w:rsidRDefault="00D96016" w:rsidP="00D96016">
      <w:pPr>
        <w:jc w:val="both"/>
        <w:rPr>
          <w:rFonts w:ascii="Arial" w:hAnsi="Arial" w:cs="Arial"/>
        </w:rPr>
      </w:pPr>
    </w:p>
    <w:p w14:paraId="33532D14" w14:textId="77777777" w:rsidR="00D96016" w:rsidRPr="002D1A91" w:rsidRDefault="00D96016" w:rsidP="00025C06">
      <w:pPr>
        <w:pStyle w:val="Heading1"/>
        <w:spacing w:line="240" w:lineRule="auto"/>
        <w:ind w:left="720" w:hanging="720"/>
        <w:jc w:val="both"/>
        <w:rPr>
          <w:rFonts w:ascii="Arial" w:hAnsi="Arial" w:cs="Arial"/>
        </w:rPr>
      </w:pPr>
      <w:r w:rsidRPr="002D1A91">
        <w:rPr>
          <w:rFonts w:ascii="Arial" w:hAnsi="Arial" w:cs="Arial"/>
        </w:rPr>
        <w:br w:type="page"/>
      </w:r>
      <w:bookmarkStart w:id="349" w:name="_Toc333900084"/>
      <w:bookmarkStart w:id="350" w:name="_Toc229101119"/>
      <w:r w:rsidRPr="002D1A91">
        <w:rPr>
          <w:rFonts w:ascii="Arial" w:hAnsi="Arial" w:cs="Arial"/>
        </w:rPr>
        <w:lastRenderedPageBreak/>
        <w:t>Disclaimer</w:t>
      </w:r>
      <w:bookmarkEnd w:id="349"/>
      <w:bookmarkEnd w:id="350"/>
    </w:p>
    <w:p w14:paraId="18F517BC" w14:textId="77777777" w:rsidR="00D96016" w:rsidRPr="002D1A91" w:rsidRDefault="00D96016" w:rsidP="00025C06">
      <w:pPr>
        <w:spacing w:line="240" w:lineRule="auto"/>
        <w:jc w:val="both"/>
        <w:rPr>
          <w:rFonts w:ascii="Arial" w:hAnsi="Arial" w:cs="Arial"/>
        </w:rPr>
      </w:pPr>
    </w:p>
    <w:p w14:paraId="0D9C3502" w14:textId="77777777" w:rsidR="00D96016" w:rsidRPr="002D1A91" w:rsidRDefault="00D96016" w:rsidP="00025C06">
      <w:pPr>
        <w:pStyle w:val="Heading2"/>
        <w:spacing w:line="240" w:lineRule="auto"/>
        <w:ind w:left="720"/>
        <w:jc w:val="both"/>
        <w:rPr>
          <w:rFonts w:ascii="Arial" w:hAnsi="Arial" w:cs="Arial"/>
          <w:u w:val="single"/>
        </w:rPr>
      </w:pPr>
      <w:bookmarkStart w:id="351" w:name="_Toc333900085"/>
      <w:r w:rsidRPr="002D1A91">
        <w:rPr>
          <w:rFonts w:ascii="Arial" w:hAnsi="Arial" w:cs="Arial"/>
          <w:u w:val="single"/>
        </w:rPr>
        <w:t>Disclaimer</w:t>
      </w:r>
      <w:bookmarkEnd w:id="351"/>
    </w:p>
    <w:p w14:paraId="3CAA398F" w14:textId="77777777" w:rsidR="00D96016" w:rsidRPr="002D1A91" w:rsidRDefault="00D96016" w:rsidP="00025C06">
      <w:pPr>
        <w:spacing w:line="240" w:lineRule="auto"/>
        <w:jc w:val="both"/>
        <w:rPr>
          <w:rFonts w:ascii="Arial" w:hAnsi="Arial" w:cs="Arial"/>
        </w:rPr>
      </w:pPr>
    </w:p>
    <w:p w14:paraId="696F06C0" w14:textId="203D718C"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Subject to the terms of this Agreement, the Concessionaire acknowledges that prior to the execution of this Agreement, the Concessionaire has, after a complete and careful examination</w:t>
      </w:r>
      <w:r w:rsidR="00AF7DF8" w:rsidRPr="002D1A91">
        <w:rPr>
          <w:rFonts w:ascii="Arial" w:hAnsi="Arial" w:cs="Arial"/>
        </w:rPr>
        <w:t xml:space="preserve"> and due diligence</w:t>
      </w:r>
      <w:r w:rsidRPr="002D1A91">
        <w:rPr>
          <w:rFonts w:ascii="Arial" w:hAnsi="Arial" w:cs="Arial"/>
        </w:rPr>
        <w:t>, made an independent evaluation of the</w:t>
      </w:r>
      <w:r w:rsidR="0096624C" w:rsidRPr="002D1A91">
        <w:rPr>
          <w:rFonts w:ascii="Arial" w:hAnsi="Arial" w:cs="Arial"/>
        </w:rPr>
        <w:t xml:space="preserve"> </w:t>
      </w:r>
      <w:r w:rsidR="00AF7DF8" w:rsidRPr="002D1A91">
        <w:rPr>
          <w:rFonts w:ascii="Arial" w:hAnsi="Arial" w:cs="Arial"/>
        </w:rPr>
        <w:t>Concession,</w:t>
      </w:r>
      <w:r w:rsidR="0096624C" w:rsidRPr="002D1A91">
        <w:rPr>
          <w:rFonts w:ascii="Arial" w:hAnsi="Arial" w:cs="Arial"/>
        </w:rPr>
        <w:t xml:space="preserve"> </w:t>
      </w:r>
      <w:r w:rsidR="00AF7DF8" w:rsidRPr="002D1A91">
        <w:rPr>
          <w:rFonts w:ascii="Arial" w:hAnsi="Arial" w:cs="Arial"/>
        </w:rPr>
        <w:t xml:space="preserve">the </w:t>
      </w:r>
      <w:r w:rsidRPr="002D1A91">
        <w:rPr>
          <w:rFonts w:ascii="Arial" w:hAnsi="Arial" w:cs="Arial"/>
        </w:rPr>
        <w:t>RFP,</w:t>
      </w:r>
      <w:r w:rsidR="0096624C" w:rsidRPr="002D1A91">
        <w:rPr>
          <w:rFonts w:ascii="Arial" w:hAnsi="Arial" w:cs="Arial"/>
        </w:rPr>
        <w:t xml:space="preserve"> </w:t>
      </w:r>
      <w:r w:rsidR="00AF7DF8" w:rsidRPr="002D1A91">
        <w:rPr>
          <w:rFonts w:ascii="Arial" w:hAnsi="Arial" w:cs="Arial"/>
        </w:rPr>
        <w:t xml:space="preserve">the </w:t>
      </w:r>
      <w:r w:rsidRPr="002D1A91">
        <w:rPr>
          <w:rFonts w:ascii="Arial" w:hAnsi="Arial" w:cs="Arial"/>
        </w:rPr>
        <w:t xml:space="preserve">Scope of the Project, </w:t>
      </w:r>
      <w:r w:rsidR="00AF7DF8" w:rsidRPr="002D1A91">
        <w:rPr>
          <w:rFonts w:ascii="Arial" w:hAnsi="Arial" w:cs="Arial"/>
        </w:rPr>
        <w:t xml:space="preserve">the </w:t>
      </w:r>
      <w:r w:rsidRPr="002D1A91">
        <w:rPr>
          <w:rFonts w:ascii="Arial" w:hAnsi="Arial" w:cs="Arial"/>
        </w:rPr>
        <w:t xml:space="preserve">Project Requirements, </w:t>
      </w:r>
      <w:r w:rsidR="00AF7DF8" w:rsidRPr="002D1A91">
        <w:rPr>
          <w:rFonts w:ascii="Arial" w:hAnsi="Arial" w:cs="Arial"/>
        </w:rPr>
        <w:t xml:space="preserve">the </w:t>
      </w:r>
      <w:r w:rsidRPr="002D1A91">
        <w:rPr>
          <w:rFonts w:ascii="Arial" w:hAnsi="Arial" w:cs="Arial"/>
        </w:rPr>
        <w:t xml:space="preserve">Project Site, existing structures, local conditions, physical qualities of ground, subsoil and geology and all information provided by the </w:t>
      </w:r>
      <w:r w:rsidR="00D94758" w:rsidRPr="002D1A91">
        <w:rPr>
          <w:rFonts w:ascii="Arial" w:hAnsi="Arial" w:cs="Arial"/>
        </w:rPr>
        <w:t xml:space="preserve">Agency </w:t>
      </w:r>
      <w:r w:rsidRPr="002D1A91">
        <w:rPr>
          <w:rFonts w:ascii="Arial" w:hAnsi="Arial" w:cs="Arial"/>
        </w:rPr>
        <w:t>or obtained, procured or gathered otherwise, and has determined to its satisfaction the accuracy or otherwise thereof and the nature and extent of difficulties, risks and hazards as are likely to arise or may be faced by it in the course of performance of its obligations hereunder</w:t>
      </w:r>
      <w:r w:rsidR="00AF7DF8" w:rsidRPr="002D1A91">
        <w:rPr>
          <w:rFonts w:ascii="Arial" w:hAnsi="Arial" w:cs="Arial"/>
        </w:rPr>
        <w:t xml:space="preserve"> and on the basis of such examination and determinations is entering into this Agreement for the purpose of accepting the Concession for the implementation of the Project in accordance with the terms and conditions of this Agreement</w:t>
      </w:r>
      <w:r w:rsidRPr="002D1A91">
        <w:rPr>
          <w:rFonts w:ascii="Arial" w:hAnsi="Arial" w:cs="Arial"/>
        </w:rPr>
        <w:t xml:space="preserve">. Except as expressly provided in this Agreement, the </w:t>
      </w:r>
      <w:r w:rsidR="00D94758" w:rsidRPr="002D1A91">
        <w:rPr>
          <w:rFonts w:ascii="Arial" w:hAnsi="Arial" w:cs="Arial"/>
        </w:rPr>
        <w:t xml:space="preserve">Agency </w:t>
      </w:r>
      <w:r w:rsidRPr="002D1A91">
        <w:rPr>
          <w:rFonts w:ascii="Arial" w:hAnsi="Arial" w:cs="Arial"/>
        </w:rPr>
        <w:t xml:space="preserve">makes no representation whatsoever, express, implicit or otherwise, regarding the accuracy, adequacy, correctness, reliability and/or completeness of any assessment, assumptions, statement or information provided by it and the Concessionaire confirms that it shall have no claim whatsoever against the </w:t>
      </w:r>
      <w:r w:rsidR="00D94758" w:rsidRPr="002D1A91">
        <w:rPr>
          <w:rFonts w:ascii="Arial" w:hAnsi="Arial" w:cs="Arial"/>
        </w:rPr>
        <w:t xml:space="preserve">Agency </w:t>
      </w:r>
      <w:r w:rsidRPr="002D1A91">
        <w:rPr>
          <w:rFonts w:ascii="Arial" w:hAnsi="Arial" w:cs="Arial"/>
        </w:rPr>
        <w:t>in this regard.</w:t>
      </w:r>
    </w:p>
    <w:p w14:paraId="6362F1DA" w14:textId="77777777" w:rsidR="00D96016" w:rsidRPr="002D1A91" w:rsidRDefault="00D96016" w:rsidP="00025C06">
      <w:pPr>
        <w:spacing w:line="240" w:lineRule="auto"/>
        <w:jc w:val="both"/>
        <w:rPr>
          <w:rFonts w:ascii="Arial" w:hAnsi="Arial" w:cs="Arial"/>
        </w:rPr>
      </w:pPr>
    </w:p>
    <w:p w14:paraId="65E52CEE" w14:textId="75585B6F"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Subject to the terms of </w:t>
      </w:r>
      <w:r w:rsidR="00034B42">
        <w:rPr>
          <w:rFonts w:ascii="Arial" w:hAnsi="Arial" w:cs="Arial"/>
        </w:rPr>
        <w:t xml:space="preserve">this </w:t>
      </w:r>
      <w:r w:rsidRPr="002D1A91">
        <w:rPr>
          <w:rFonts w:ascii="Arial" w:hAnsi="Arial" w:cs="Arial"/>
        </w:rPr>
        <w:t xml:space="preserve">Agreement, the Concessionaire acknowledges and hereby accepts the risk of inadequacy, mistake or error in or relating to any of the matters set forth in Section 26.1.1 and hereby acknowledges and agrees that the </w:t>
      </w:r>
      <w:r w:rsidR="00D94758" w:rsidRPr="002D1A91">
        <w:rPr>
          <w:rFonts w:ascii="Arial" w:hAnsi="Arial" w:cs="Arial"/>
        </w:rPr>
        <w:t xml:space="preserve">Agency </w:t>
      </w:r>
      <w:r w:rsidRPr="002D1A91">
        <w:rPr>
          <w:rFonts w:ascii="Arial" w:hAnsi="Arial" w:cs="Arial"/>
        </w:rPr>
        <w:t>shall not be liable for the same in any manner whatsoever to the Concessionaire, the Sponsors and their Associates or any person claiming through or under any of them.</w:t>
      </w:r>
    </w:p>
    <w:p w14:paraId="23F9A684" w14:textId="77777777" w:rsidR="00D96016" w:rsidRPr="002D1A91" w:rsidRDefault="00D96016" w:rsidP="00025C06">
      <w:pPr>
        <w:spacing w:line="240" w:lineRule="auto"/>
        <w:jc w:val="both"/>
        <w:rPr>
          <w:rFonts w:ascii="Arial" w:hAnsi="Arial" w:cs="Arial"/>
        </w:rPr>
      </w:pPr>
    </w:p>
    <w:p w14:paraId="3B75D9B0" w14:textId="77777777"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Any mistake or error in or relating to any of the matters set forth in Section 26.1.1 shall not vitiate this Agreement or render it voidable.</w:t>
      </w:r>
    </w:p>
    <w:p w14:paraId="332D1692" w14:textId="77777777" w:rsidR="00D96016" w:rsidRPr="002D1A91" w:rsidRDefault="00D96016" w:rsidP="00025C06">
      <w:pPr>
        <w:spacing w:line="240" w:lineRule="auto"/>
        <w:jc w:val="both"/>
        <w:rPr>
          <w:rFonts w:ascii="Arial" w:hAnsi="Arial" w:cs="Arial"/>
        </w:rPr>
      </w:pPr>
    </w:p>
    <w:p w14:paraId="63C7AC83" w14:textId="50601F5E"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In the event that either Party becomes aware of any mistake or error relating to any of the matters set forth in sub-section 26.1.1 of this Section 26.1 (</w:t>
      </w:r>
      <w:r w:rsidRPr="002D1A91">
        <w:rPr>
          <w:rFonts w:ascii="Arial" w:hAnsi="Arial" w:cs="Arial"/>
          <w:i/>
        </w:rPr>
        <w:t>Disclaimer</w:t>
      </w:r>
      <w:r w:rsidRPr="002D1A91">
        <w:rPr>
          <w:rFonts w:ascii="Arial" w:hAnsi="Arial" w:cs="Arial"/>
        </w:rPr>
        <w:t xml:space="preserve">) above, such Party shall immediately notify the other Party, specifying the mistake or error; provided, however, it is expressly agreed between the Parties that any such failure on part of the </w:t>
      </w:r>
      <w:r w:rsidR="00D94758" w:rsidRPr="002D1A91">
        <w:rPr>
          <w:rFonts w:ascii="Arial" w:hAnsi="Arial" w:cs="Arial"/>
        </w:rPr>
        <w:t xml:space="preserve">Agency </w:t>
      </w:r>
      <w:r w:rsidRPr="002D1A91">
        <w:rPr>
          <w:rFonts w:ascii="Arial" w:hAnsi="Arial" w:cs="Arial"/>
        </w:rPr>
        <w:t>to give any notice pursuant to this sub-section 26.1.4 of Section 26.1 (</w:t>
      </w:r>
      <w:r w:rsidRPr="002D1A91">
        <w:rPr>
          <w:rFonts w:ascii="Arial" w:hAnsi="Arial" w:cs="Arial"/>
          <w:i/>
        </w:rPr>
        <w:t>Disclaimer</w:t>
      </w:r>
      <w:r w:rsidRPr="002D1A91">
        <w:rPr>
          <w:rFonts w:ascii="Arial" w:hAnsi="Arial" w:cs="Arial"/>
        </w:rPr>
        <w:t xml:space="preserve">) shall not prejudice the disclaimer of the </w:t>
      </w:r>
      <w:r w:rsidR="00D94758" w:rsidRPr="002D1A91">
        <w:rPr>
          <w:rFonts w:ascii="Arial" w:hAnsi="Arial" w:cs="Arial"/>
        </w:rPr>
        <w:t xml:space="preserve">Agency </w:t>
      </w:r>
      <w:r w:rsidRPr="002D1A91">
        <w:rPr>
          <w:rFonts w:ascii="Arial" w:hAnsi="Arial" w:cs="Arial"/>
        </w:rPr>
        <w:t>contained in sub-section 26.1.1 of this Section 26.1 (</w:t>
      </w:r>
      <w:r w:rsidRPr="002D1A91">
        <w:rPr>
          <w:rFonts w:ascii="Arial" w:hAnsi="Arial" w:cs="Arial"/>
          <w:i/>
        </w:rPr>
        <w:t>Disclaimer</w:t>
      </w:r>
      <w:r w:rsidRPr="002D1A91">
        <w:rPr>
          <w:rFonts w:ascii="Arial" w:hAnsi="Arial" w:cs="Arial"/>
        </w:rPr>
        <w:t>) and shall not in any manner shift to the</w:t>
      </w:r>
      <w:r w:rsidR="0096624C" w:rsidRPr="002D1A91">
        <w:rPr>
          <w:rFonts w:ascii="Arial" w:hAnsi="Arial" w:cs="Arial"/>
        </w:rPr>
        <w:t xml:space="preserve"> </w:t>
      </w:r>
      <w:r w:rsidR="00D94758" w:rsidRPr="002D1A91">
        <w:rPr>
          <w:rFonts w:ascii="Arial" w:hAnsi="Arial" w:cs="Arial"/>
        </w:rPr>
        <w:t xml:space="preserve">Agency </w:t>
      </w:r>
      <w:r w:rsidRPr="002D1A91">
        <w:rPr>
          <w:rFonts w:ascii="Arial" w:hAnsi="Arial" w:cs="Arial"/>
        </w:rPr>
        <w:t>any risks assumed by the Concessionaire pursuant to this Agreement.</w:t>
      </w:r>
    </w:p>
    <w:p w14:paraId="7E3216BF" w14:textId="77777777" w:rsidR="00D96016" w:rsidRPr="002D1A91" w:rsidRDefault="00D96016" w:rsidP="00025C06">
      <w:pPr>
        <w:spacing w:line="240" w:lineRule="auto"/>
        <w:jc w:val="both"/>
        <w:rPr>
          <w:rFonts w:ascii="Arial" w:hAnsi="Arial" w:cs="Arial"/>
        </w:rPr>
      </w:pPr>
    </w:p>
    <w:p w14:paraId="629F9293" w14:textId="25AE92A5"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Except as otherwise provided in this Agreement, all risks relating to the Concession Assets shall be borne by the Concessionaire and the </w:t>
      </w:r>
      <w:r w:rsidR="00D94758" w:rsidRPr="002D1A91">
        <w:rPr>
          <w:rFonts w:ascii="Arial" w:hAnsi="Arial" w:cs="Arial"/>
        </w:rPr>
        <w:t xml:space="preserve">Agency </w:t>
      </w:r>
      <w:r w:rsidRPr="002D1A91">
        <w:rPr>
          <w:rFonts w:ascii="Arial" w:hAnsi="Arial" w:cs="Arial"/>
        </w:rPr>
        <w:t>shall not be liable in any manner for such risks or the consequences thereof.</w:t>
      </w:r>
    </w:p>
    <w:p w14:paraId="50B9F581" w14:textId="77777777" w:rsidR="00D96016" w:rsidRPr="002D1A91" w:rsidRDefault="00D96016" w:rsidP="00025C06">
      <w:pPr>
        <w:pStyle w:val="Heading1"/>
        <w:spacing w:line="240" w:lineRule="auto"/>
        <w:ind w:left="720" w:hanging="720"/>
        <w:jc w:val="both"/>
        <w:rPr>
          <w:rFonts w:ascii="Arial" w:hAnsi="Arial" w:cs="Arial"/>
        </w:rPr>
      </w:pPr>
      <w:r w:rsidRPr="002D1A91">
        <w:rPr>
          <w:rFonts w:ascii="Arial" w:hAnsi="Arial" w:cs="Arial"/>
        </w:rPr>
        <w:br w:type="page"/>
      </w:r>
      <w:bookmarkStart w:id="352" w:name="_Toc333900086"/>
      <w:bookmarkStart w:id="353" w:name="_Toc229101120"/>
      <w:r w:rsidRPr="002D1A91">
        <w:rPr>
          <w:rFonts w:ascii="Arial" w:hAnsi="Arial" w:cs="Arial"/>
        </w:rPr>
        <w:lastRenderedPageBreak/>
        <w:t>Assignment and Charges</w:t>
      </w:r>
      <w:bookmarkEnd w:id="352"/>
      <w:bookmarkEnd w:id="353"/>
    </w:p>
    <w:p w14:paraId="090C39BF" w14:textId="77777777" w:rsidR="00D96016" w:rsidRPr="002D1A91" w:rsidRDefault="00D96016" w:rsidP="00025C06">
      <w:pPr>
        <w:spacing w:line="240" w:lineRule="auto"/>
        <w:jc w:val="both"/>
        <w:rPr>
          <w:rFonts w:ascii="Arial" w:hAnsi="Arial" w:cs="Arial"/>
        </w:rPr>
      </w:pPr>
    </w:p>
    <w:p w14:paraId="35100CBC" w14:textId="77777777" w:rsidR="00D96016" w:rsidRPr="002D1A91" w:rsidRDefault="00D96016" w:rsidP="00025C06">
      <w:pPr>
        <w:pStyle w:val="Heading2"/>
        <w:spacing w:line="240" w:lineRule="auto"/>
        <w:ind w:left="720"/>
        <w:jc w:val="both"/>
        <w:rPr>
          <w:rFonts w:ascii="Arial" w:hAnsi="Arial" w:cs="Arial"/>
          <w:u w:val="single"/>
        </w:rPr>
      </w:pPr>
      <w:bookmarkStart w:id="354" w:name="_Toc333900087"/>
      <w:r w:rsidRPr="002D1A91">
        <w:rPr>
          <w:rFonts w:ascii="Arial" w:hAnsi="Arial" w:cs="Arial"/>
          <w:u w:val="single"/>
        </w:rPr>
        <w:t>Restriction on Assignment and Charges</w:t>
      </w:r>
      <w:bookmarkEnd w:id="354"/>
    </w:p>
    <w:p w14:paraId="4DD27DDA" w14:textId="77777777" w:rsidR="005B136C" w:rsidRPr="002D1A91" w:rsidRDefault="005B136C" w:rsidP="00030FBA">
      <w:pPr>
        <w:pStyle w:val="ColorfulList-Accent11"/>
        <w:spacing w:line="240" w:lineRule="auto"/>
        <w:ind w:left="0"/>
        <w:jc w:val="both"/>
        <w:rPr>
          <w:rFonts w:ascii="Arial" w:hAnsi="Arial" w:cs="Arial"/>
        </w:rPr>
      </w:pPr>
    </w:p>
    <w:p w14:paraId="368B541C" w14:textId="639A16D7" w:rsidR="00D96016" w:rsidRPr="002D1A91" w:rsidRDefault="005E5C3F" w:rsidP="005E5C3F">
      <w:pPr>
        <w:pStyle w:val="ColorfulList-Accent11"/>
        <w:numPr>
          <w:ilvl w:val="2"/>
          <w:numId w:val="2"/>
        </w:numPr>
        <w:spacing w:line="240" w:lineRule="auto"/>
        <w:ind w:left="720"/>
        <w:jc w:val="both"/>
        <w:rPr>
          <w:rFonts w:ascii="Arial" w:hAnsi="Arial" w:cs="Arial"/>
        </w:rPr>
      </w:pPr>
      <w:r w:rsidRPr="002D1A91">
        <w:rPr>
          <w:rFonts w:ascii="Arial" w:hAnsi="Arial" w:cs="Arial"/>
        </w:rPr>
        <w:t>N</w:t>
      </w:r>
      <w:r w:rsidR="00CF3443" w:rsidRPr="002D1A91">
        <w:rPr>
          <w:rFonts w:ascii="Arial" w:hAnsi="Arial" w:cs="Arial"/>
        </w:rPr>
        <w:t xml:space="preserve">either Party may sell, assign, or transfer its rights or obligations under or pursuant to </w:t>
      </w:r>
      <w:r w:rsidR="00D96016" w:rsidRPr="002D1A91">
        <w:rPr>
          <w:rFonts w:ascii="Arial" w:hAnsi="Arial" w:cs="Arial"/>
        </w:rPr>
        <w:t>this Agreement with</w:t>
      </w:r>
      <w:r w:rsidR="009A0007" w:rsidRPr="002D1A91">
        <w:rPr>
          <w:rFonts w:ascii="Arial" w:hAnsi="Arial" w:cs="Arial"/>
        </w:rPr>
        <w:t>out</w:t>
      </w:r>
      <w:r w:rsidR="00D96016" w:rsidRPr="002D1A91">
        <w:rPr>
          <w:rFonts w:ascii="Arial" w:hAnsi="Arial" w:cs="Arial"/>
        </w:rPr>
        <w:t xml:space="preserve"> prior </w:t>
      </w:r>
      <w:r w:rsidR="009A0007" w:rsidRPr="002D1A91">
        <w:rPr>
          <w:rFonts w:ascii="Arial" w:hAnsi="Arial" w:cs="Arial"/>
        </w:rPr>
        <w:t xml:space="preserve">written </w:t>
      </w:r>
      <w:r w:rsidR="00D96016" w:rsidRPr="002D1A91">
        <w:rPr>
          <w:rFonts w:ascii="Arial" w:hAnsi="Arial" w:cs="Arial"/>
        </w:rPr>
        <w:t xml:space="preserve">consent </w:t>
      </w:r>
      <w:r w:rsidR="009A0007" w:rsidRPr="002D1A91">
        <w:rPr>
          <w:rFonts w:ascii="Arial" w:hAnsi="Arial" w:cs="Arial"/>
        </w:rPr>
        <w:t>of the other Party.</w:t>
      </w:r>
      <w:r w:rsidR="009A0007" w:rsidRPr="002D1A91" w:rsidDel="009A0007">
        <w:rPr>
          <w:rFonts w:ascii="Arial" w:hAnsi="Arial" w:cs="Arial"/>
        </w:rPr>
        <w:t xml:space="preserve"> </w:t>
      </w:r>
      <w:r w:rsidRPr="002D1A91">
        <w:rPr>
          <w:rFonts w:ascii="Arial" w:hAnsi="Arial" w:cs="Arial"/>
        </w:rPr>
        <w:t>T</w:t>
      </w:r>
      <w:r w:rsidR="00D96016" w:rsidRPr="002D1A91">
        <w:rPr>
          <w:rFonts w:ascii="Arial" w:hAnsi="Arial" w:cs="Arial"/>
        </w:rPr>
        <w:t xml:space="preserve">he Concessionaire shall not: </w:t>
      </w:r>
    </w:p>
    <w:p w14:paraId="1A268586" w14:textId="77777777" w:rsidR="00D96016" w:rsidRPr="002D1A91" w:rsidRDefault="00D96016" w:rsidP="00025C06">
      <w:pPr>
        <w:spacing w:line="240" w:lineRule="auto"/>
        <w:jc w:val="both"/>
        <w:rPr>
          <w:rFonts w:ascii="Arial" w:hAnsi="Arial" w:cs="Arial"/>
        </w:rPr>
      </w:pPr>
    </w:p>
    <w:p w14:paraId="52DD26DE" w14:textId="77777777" w:rsidR="00D96016" w:rsidRPr="002D1A91" w:rsidRDefault="00D96016" w:rsidP="00025C06">
      <w:pPr>
        <w:pStyle w:val="ColorfulList-Accent11"/>
        <w:numPr>
          <w:ilvl w:val="0"/>
          <w:numId w:val="52"/>
        </w:numPr>
        <w:spacing w:line="240" w:lineRule="auto"/>
        <w:ind w:left="1440"/>
        <w:jc w:val="both"/>
        <w:rPr>
          <w:rFonts w:ascii="Arial" w:hAnsi="Arial" w:cs="Arial"/>
        </w:rPr>
      </w:pPr>
      <w:r w:rsidRPr="002D1A91">
        <w:rPr>
          <w:rFonts w:ascii="Arial" w:hAnsi="Arial" w:cs="Arial"/>
        </w:rPr>
        <w:t xml:space="preserve">create nor permit to subsist any Encumbrance, or otherwise transfer or dispose of all or any of its rights and benefits under this Agreement; or </w:t>
      </w:r>
    </w:p>
    <w:p w14:paraId="0928ED8A" w14:textId="77777777" w:rsidR="00D96016" w:rsidRPr="002D1A91" w:rsidRDefault="00D96016" w:rsidP="00025C06">
      <w:pPr>
        <w:spacing w:line="240" w:lineRule="auto"/>
        <w:jc w:val="both"/>
        <w:rPr>
          <w:rFonts w:ascii="Arial" w:hAnsi="Arial" w:cs="Arial"/>
          <w:sz w:val="18"/>
          <w:szCs w:val="18"/>
        </w:rPr>
      </w:pPr>
    </w:p>
    <w:p w14:paraId="022D8747" w14:textId="77777777" w:rsidR="00D96016" w:rsidRPr="002D1A91" w:rsidRDefault="00D96016" w:rsidP="00025C06">
      <w:pPr>
        <w:pStyle w:val="ColorfulList-Accent11"/>
        <w:numPr>
          <w:ilvl w:val="0"/>
          <w:numId w:val="52"/>
        </w:numPr>
        <w:spacing w:line="240" w:lineRule="auto"/>
        <w:ind w:left="1440"/>
        <w:jc w:val="both"/>
        <w:rPr>
          <w:rFonts w:ascii="Arial" w:hAnsi="Arial" w:cs="Arial"/>
        </w:rPr>
      </w:pPr>
      <w:r w:rsidRPr="002D1A91">
        <w:rPr>
          <w:rFonts w:ascii="Arial" w:hAnsi="Arial" w:cs="Arial"/>
        </w:rPr>
        <w:t>create or permit to subsist any Encumbrance on the Concession Assets or otherwise transfer or dispose of the Concession Assets;</w:t>
      </w:r>
    </w:p>
    <w:p w14:paraId="27AB4E7D" w14:textId="77777777" w:rsidR="00D96016" w:rsidRPr="002D1A91" w:rsidRDefault="00D96016" w:rsidP="00025C06">
      <w:pPr>
        <w:spacing w:line="240" w:lineRule="auto"/>
        <w:jc w:val="both"/>
        <w:rPr>
          <w:rFonts w:ascii="Arial" w:hAnsi="Arial" w:cs="Arial"/>
        </w:rPr>
      </w:pPr>
    </w:p>
    <w:p w14:paraId="71EEE4E1" w14:textId="4BD1927F" w:rsidR="00D96016" w:rsidRPr="002D1A91" w:rsidRDefault="00D96016" w:rsidP="00025C06">
      <w:pPr>
        <w:spacing w:line="240" w:lineRule="auto"/>
        <w:ind w:left="720"/>
        <w:jc w:val="both"/>
        <w:rPr>
          <w:rFonts w:ascii="Arial" w:hAnsi="Arial" w:cs="Arial"/>
        </w:rPr>
      </w:pPr>
      <w:r w:rsidRPr="002D1A91">
        <w:rPr>
          <w:rFonts w:ascii="Arial" w:hAnsi="Arial" w:cs="Arial"/>
        </w:rPr>
        <w:t>in each case above, except with prior consent in writing of the</w:t>
      </w:r>
      <w:r w:rsidR="00D94758" w:rsidRPr="002D1A91">
        <w:rPr>
          <w:rFonts w:ascii="Arial" w:hAnsi="Arial" w:cs="Arial"/>
        </w:rPr>
        <w:t xml:space="preserve"> Agency</w:t>
      </w:r>
      <w:r w:rsidRPr="002D1A91">
        <w:rPr>
          <w:rFonts w:ascii="Arial" w:hAnsi="Arial" w:cs="Arial"/>
        </w:rPr>
        <w:t xml:space="preserve">, which consent the </w:t>
      </w:r>
      <w:r w:rsidR="00D94758" w:rsidRPr="002D1A91">
        <w:rPr>
          <w:rFonts w:ascii="Arial" w:hAnsi="Arial" w:cs="Arial"/>
        </w:rPr>
        <w:t xml:space="preserve">Agency </w:t>
      </w:r>
      <w:r w:rsidRPr="002D1A91">
        <w:rPr>
          <w:rFonts w:ascii="Arial" w:hAnsi="Arial" w:cs="Arial"/>
        </w:rPr>
        <w:t>shall be entitled to decline without assigning any reason.</w:t>
      </w:r>
    </w:p>
    <w:p w14:paraId="74CF89EA" w14:textId="77777777" w:rsidR="00D96016" w:rsidRPr="002D1A91" w:rsidRDefault="00D96016" w:rsidP="00025C06">
      <w:pPr>
        <w:spacing w:line="240" w:lineRule="auto"/>
        <w:jc w:val="both"/>
        <w:rPr>
          <w:rFonts w:ascii="Arial" w:hAnsi="Arial" w:cs="Arial"/>
          <w:sz w:val="18"/>
          <w:szCs w:val="18"/>
        </w:rPr>
      </w:pPr>
    </w:p>
    <w:p w14:paraId="58EAD1B7" w14:textId="77777777" w:rsidR="00D96016" w:rsidRPr="002D1A91" w:rsidRDefault="00D96016" w:rsidP="00025C06">
      <w:pPr>
        <w:pStyle w:val="Heading2"/>
        <w:spacing w:line="240" w:lineRule="auto"/>
        <w:ind w:left="720"/>
        <w:jc w:val="both"/>
        <w:rPr>
          <w:rFonts w:ascii="Arial" w:hAnsi="Arial" w:cs="Arial"/>
          <w:u w:val="single"/>
        </w:rPr>
      </w:pPr>
      <w:bookmarkStart w:id="355" w:name="_Toc333900088"/>
      <w:r w:rsidRPr="002D1A91">
        <w:rPr>
          <w:rFonts w:ascii="Arial" w:hAnsi="Arial" w:cs="Arial"/>
          <w:u w:val="single"/>
        </w:rPr>
        <w:t>Permitted Assignment and Charges</w:t>
      </w:r>
      <w:bookmarkEnd w:id="355"/>
    </w:p>
    <w:p w14:paraId="437C2F20" w14:textId="77777777" w:rsidR="00D96016" w:rsidRPr="002D1A91" w:rsidRDefault="00D96016" w:rsidP="00025C06">
      <w:pPr>
        <w:spacing w:line="240" w:lineRule="auto"/>
        <w:jc w:val="both"/>
        <w:rPr>
          <w:rFonts w:ascii="Arial" w:hAnsi="Arial" w:cs="Arial"/>
          <w:sz w:val="18"/>
          <w:szCs w:val="18"/>
        </w:rPr>
      </w:pPr>
    </w:p>
    <w:p w14:paraId="1B96C0D9" w14:textId="10550EA9" w:rsidR="00D96016" w:rsidRPr="002D1A91" w:rsidRDefault="00D96016" w:rsidP="002D1A91">
      <w:pPr>
        <w:pStyle w:val="ColorfulList-Accent11"/>
        <w:numPr>
          <w:ilvl w:val="2"/>
          <w:numId w:val="2"/>
        </w:numPr>
        <w:spacing w:line="240" w:lineRule="auto"/>
        <w:ind w:left="720"/>
        <w:jc w:val="both"/>
        <w:rPr>
          <w:rFonts w:ascii="Arial" w:hAnsi="Arial" w:cs="Arial"/>
        </w:rPr>
      </w:pPr>
      <w:r w:rsidRPr="002D1A91">
        <w:rPr>
          <w:rFonts w:ascii="Arial" w:hAnsi="Arial" w:cs="Arial"/>
        </w:rPr>
        <w:t>The restriction set forth in sub-section 27.1.</w:t>
      </w:r>
      <w:r w:rsidR="005E5C3F" w:rsidRPr="002D1A91">
        <w:rPr>
          <w:rFonts w:ascii="Arial" w:hAnsi="Arial" w:cs="Arial"/>
        </w:rPr>
        <w:t>1</w:t>
      </w:r>
      <w:r w:rsidRPr="002D1A91">
        <w:rPr>
          <w:rFonts w:ascii="Arial" w:hAnsi="Arial" w:cs="Arial"/>
        </w:rPr>
        <w:t xml:space="preserve"> of Section 27.1 (</w:t>
      </w:r>
      <w:r w:rsidRPr="002D1A91">
        <w:rPr>
          <w:rFonts w:ascii="Arial" w:hAnsi="Arial" w:cs="Arial"/>
          <w:i/>
        </w:rPr>
        <w:t>Restriction on Assignment and Charges</w:t>
      </w:r>
      <w:r w:rsidRPr="002D1A91">
        <w:rPr>
          <w:rFonts w:ascii="Arial" w:hAnsi="Arial" w:cs="Arial"/>
        </w:rPr>
        <w:t>) shall not apply to</w:t>
      </w:r>
      <w:r w:rsidR="008107EB" w:rsidRPr="002D1A91">
        <w:rPr>
          <w:rFonts w:ascii="Arial" w:hAnsi="Arial" w:cs="Arial"/>
        </w:rPr>
        <w:t xml:space="preserve"> </w:t>
      </w:r>
      <w:r w:rsidRPr="002D1A91">
        <w:rPr>
          <w:rFonts w:ascii="Arial" w:hAnsi="Arial" w:cs="Arial"/>
        </w:rPr>
        <w:t>liens and Encumbrances arising by operation of law (or by an agreement evidencing the same) in the ordinary course of business of the Project</w:t>
      </w:r>
      <w:r w:rsidR="008107EB" w:rsidRPr="002D1A91">
        <w:rPr>
          <w:rFonts w:ascii="Arial" w:hAnsi="Arial" w:cs="Arial"/>
        </w:rPr>
        <w:t>.</w:t>
      </w:r>
    </w:p>
    <w:p w14:paraId="2A66D4A0" w14:textId="6020B20A" w:rsidR="009A0007" w:rsidRPr="002D1A91" w:rsidRDefault="00D96016" w:rsidP="00511701">
      <w:pPr>
        <w:rPr>
          <w:rFonts w:ascii="Arial" w:hAnsi="Arial" w:cs="Arial"/>
        </w:rPr>
      </w:pPr>
      <w:r w:rsidRPr="002D1A91">
        <w:rPr>
          <w:rFonts w:ascii="Arial" w:hAnsi="Arial" w:cs="Arial"/>
        </w:rPr>
        <w:tab/>
      </w:r>
      <w:r w:rsidR="009A0007" w:rsidRPr="002D1A91">
        <w:rPr>
          <w:rFonts w:ascii="Arial" w:hAnsi="Arial" w:cs="Arial"/>
        </w:rPr>
        <w:t xml:space="preserve"> </w:t>
      </w:r>
    </w:p>
    <w:p w14:paraId="2C75641B" w14:textId="77777777" w:rsidR="009A0007" w:rsidRPr="002D1A91" w:rsidRDefault="009A0007" w:rsidP="009A0007">
      <w:pPr>
        <w:pStyle w:val="Heading2"/>
        <w:spacing w:line="240" w:lineRule="auto"/>
        <w:ind w:left="720"/>
        <w:jc w:val="both"/>
        <w:rPr>
          <w:rFonts w:ascii="Arial" w:hAnsi="Arial" w:cs="Arial"/>
          <w:u w:val="single"/>
        </w:rPr>
      </w:pPr>
      <w:r w:rsidRPr="002D1A91">
        <w:rPr>
          <w:rFonts w:ascii="Arial" w:hAnsi="Arial" w:cs="Arial"/>
          <w:u w:val="single"/>
        </w:rPr>
        <w:t>Late Payment</w:t>
      </w:r>
    </w:p>
    <w:p w14:paraId="2E8E1BAE" w14:textId="77777777" w:rsidR="009A0007" w:rsidRPr="002D1A91" w:rsidRDefault="009A0007" w:rsidP="009A0007">
      <w:pPr>
        <w:rPr>
          <w:rFonts w:ascii="Arial" w:hAnsi="Arial" w:cs="Arial"/>
        </w:rPr>
      </w:pPr>
    </w:p>
    <w:p w14:paraId="30E3AAB3" w14:textId="1D425BDE" w:rsidR="009A0007" w:rsidRPr="002D1A91" w:rsidRDefault="009B24B0" w:rsidP="009A0007">
      <w:pPr>
        <w:pStyle w:val="ColorfulList-Accent11"/>
        <w:numPr>
          <w:ilvl w:val="2"/>
          <w:numId w:val="2"/>
        </w:numPr>
        <w:spacing w:line="240" w:lineRule="auto"/>
        <w:ind w:left="720"/>
        <w:jc w:val="both"/>
        <w:rPr>
          <w:rFonts w:ascii="Arial" w:hAnsi="Arial" w:cs="Arial"/>
        </w:rPr>
      </w:pPr>
      <w:r>
        <w:rPr>
          <w:rFonts w:ascii="Arial" w:eastAsia="Times New Roman" w:hAnsi="Arial" w:cs="Arial"/>
        </w:rPr>
        <w:t>[</w:t>
      </w:r>
      <w:r w:rsidR="009B4CF9" w:rsidRPr="006A4CA4">
        <w:rPr>
          <w:rFonts w:ascii="Arial" w:eastAsia="Times New Roman" w:hAnsi="Arial" w:cs="Arial"/>
        </w:rPr>
        <w:t xml:space="preserve">In the event, </w:t>
      </w:r>
      <w:r w:rsidR="009A0007" w:rsidRPr="006A4CA4">
        <w:rPr>
          <w:rFonts w:ascii="Arial" w:eastAsia="Times New Roman" w:hAnsi="Arial" w:cs="Arial"/>
        </w:rPr>
        <w:t>any sum payable by one Party to the other under this Agreement is not paid within the time allowed, the defaulting Party shall pay an additional amount on such sum at a rate of two percent (2%) per annum above the six (6) month KIBOR as at the due date, calculated from the due date until payment. This additional amount shall be the agreed compensation for delayed receipt and without prejudice to any other right or remedy available.</w:t>
      </w:r>
    </w:p>
    <w:p w14:paraId="281D3AF0" w14:textId="77777777" w:rsidR="009A0007" w:rsidRPr="002D1A91" w:rsidRDefault="009A0007" w:rsidP="00030FBA">
      <w:pPr>
        <w:pStyle w:val="ColorfulList-Accent11"/>
        <w:spacing w:line="240" w:lineRule="auto"/>
        <w:jc w:val="both"/>
        <w:rPr>
          <w:rFonts w:ascii="Arial" w:hAnsi="Arial" w:cs="Arial"/>
        </w:rPr>
      </w:pPr>
    </w:p>
    <w:p w14:paraId="0180276E" w14:textId="5BCFE0E4" w:rsidR="009A0007" w:rsidRPr="002D1A91" w:rsidRDefault="009A0007" w:rsidP="009A0007">
      <w:pPr>
        <w:pStyle w:val="ColorfulList-Accent11"/>
        <w:numPr>
          <w:ilvl w:val="2"/>
          <w:numId w:val="2"/>
        </w:numPr>
        <w:spacing w:line="240" w:lineRule="auto"/>
        <w:ind w:left="720"/>
        <w:jc w:val="both"/>
        <w:rPr>
          <w:rFonts w:ascii="Arial" w:hAnsi="Arial" w:cs="Arial"/>
        </w:rPr>
      </w:pPr>
      <w:r w:rsidRPr="006A4CA4">
        <w:rPr>
          <w:rFonts w:ascii="Arial" w:eastAsia="Times New Roman" w:hAnsi="Arial" w:cs="Arial"/>
        </w:rPr>
        <w:t>If a Party fails to make any payment due under this Agreement within sixty (60) days of the due date, the other Party shall have the right to set-off any such overdue amount (including interest accrued under Section 27.6.1) against any payment it is obliged to make to the defaulting Party under this Agreement</w:t>
      </w:r>
      <w:r w:rsidR="009B24B0">
        <w:rPr>
          <w:rFonts w:ascii="Arial" w:eastAsia="Times New Roman" w:hAnsi="Arial" w:cs="Arial"/>
        </w:rPr>
        <w:t>.]</w:t>
      </w:r>
      <w:r w:rsidR="009B24B0">
        <w:rPr>
          <w:rStyle w:val="FootnoteReference"/>
          <w:rFonts w:ascii="Arial" w:eastAsia="Times New Roman" w:hAnsi="Arial" w:cs="Arial"/>
        </w:rPr>
        <w:footnoteReference w:id="31"/>
      </w:r>
    </w:p>
    <w:p w14:paraId="1B34426A" w14:textId="4459450E" w:rsidR="00D96016" w:rsidRPr="00250609" w:rsidRDefault="00D96016" w:rsidP="009A667D">
      <w:pPr>
        <w:pStyle w:val="Heading1"/>
        <w:spacing w:line="240" w:lineRule="auto"/>
        <w:ind w:left="720" w:hanging="720"/>
        <w:jc w:val="both"/>
        <w:rPr>
          <w:rFonts w:ascii="Arial" w:hAnsi="Arial" w:cs="Arial"/>
          <w:sz w:val="18"/>
        </w:rPr>
      </w:pPr>
      <w:r w:rsidRPr="00250609">
        <w:rPr>
          <w:rFonts w:ascii="Arial" w:hAnsi="Arial" w:cs="Arial"/>
        </w:rPr>
        <w:br w:type="page"/>
      </w:r>
    </w:p>
    <w:p w14:paraId="2BE45EE9" w14:textId="2FBAFB16" w:rsidR="00D96016" w:rsidRPr="002D1A91" w:rsidRDefault="00D96016" w:rsidP="00025C06">
      <w:pPr>
        <w:pStyle w:val="Heading1"/>
        <w:spacing w:line="240" w:lineRule="auto"/>
        <w:ind w:left="720" w:hanging="720"/>
        <w:jc w:val="both"/>
        <w:rPr>
          <w:rFonts w:ascii="Arial" w:hAnsi="Arial" w:cs="Arial"/>
        </w:rPr>
      </w:pPr>
      <w:bookmarkStart w:id="356" w:name="_Toc333900099"/>
      <w:bookmarkStart w:id="357" w:name="_Toc229101121"/>
      <w:r w:rsidRPr="002D1A91">
        <w:rPr>
          <w:rFonts w:ascii="Arial" w:hAnsi="Arial" w:cs="Arial"/>
        </w:rPr>
        <w:lastRenderedPageBreak/>
        <w:t>Dispute Resolution</w:t>
      </w:r>
      <w:bookmarkEnd w:id="356"/>
      <w:bookmarkEnd w:id="357"/>
    </w:p>
    <w:p w14:paraId="7319DAF9" w14:textId="77777777" w:rsidR="00D96016" w:rsidRPr="002D1A91" w:rsidRDefault="00D96016" w:rsidP="00025C06">
      <w:pPr>
        <w:spacing w:line="240" w:lineRule="auto"/>
        <w:jc w:val="both"/>
        <w:rPr>
          <w:rFonts w:ascii="Arial" w:hAnsi="Arial" w:cs="Arial"/>
        </w:rPr>
      </w:pPr>
    </w:p>
    <w:p w14:paraId="41F26EFE" w14:textId="77777777" w:rsidR="00D96016" w:rsidRPr="002D1A91" w:rsidRDefault="00D96016" w:rsidP="00025C06">
      <w:pPr>
        <w:pStyle w:val="Heading2"/>
        <w:spacing w:line="240" w:lineRule="auto"/>
        <w:ind w:left="720"/>
        <w:jc w:val="both"/>
        <w:rPr>
          <w:rFonts w:ascii="Arial" w:hAnsi="Arial" w:cs="Arial"/>
          <w:u w:val="single"/>
        </w:rPr>
      </w:pPr>
      <w:bookmarkStart w:id="358" w:name="_Toc333900100"/>
      <w:r w:rsidRPr="002D1A91">
        <w:rPr>
          <w:rFonts w:ascii="Arial" w:hAnsi="Arial" w:cs="Arial"/>
          <w:u w:val="single"/>
        </w:rPr>
        <w:t>Dispute Resolution</w:t>
      </w:r>
      <w:bookmarkEnd w:id="358"/>
    </w:p>
    <w:p w14:paraId="0C98D121" w14:textId="77777777" w:rsidR="00D96016" w:rsidRPr="002D1A91" w:rsidRDefault="00D96016" w:rsidP="00025C06">
      <w:pPr>
        <w:spacing w:line="240" w:lineRule="auto"/>
        <w:jc w:val="both"/>
        <w:rPr>
          <w:rFonts w:ascii="Arial" w:hAnsi="Arial" w:cs="Arial"/>
        </w:rPr>
      </w:pPr>
    </w:p>
    <w:p w14:paraId="5D9BA412" w14:textId="4E720236"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Any dispute, difference or controversy of whatever nature howsoever arising under or out of or in relation to this Agreement (including its interpretation) between the Parties, and so notified in writing by either Party to the other Party (the </w:t>
      </w:r>
      <w:r w:rsidRPr="002D1A91">
        <w:rPr>
          <w:rFonts w:ascii="Arial" w:hAnsi="Arial" w:cs="Arial"/>
          <w:b/>
        </w:rPr>
        <w:t>Dispute</w:t>
      </w:r>
      <w:r w:rsidRPr="002D1A91">
        <w:rPr>
          <w:rFonts w:ascii="Arial" w:hAnsi="Arial" w:cs="Arial"/>
        </w:rPr>
        <w:t xml:space="preserve">) shall, in the first instance, be attempted to be resolved amicably in accordance with the conciliation procedure set forth in Section </w:t>
      </w:r>
      <w:r w:rsidR="000E3EAF">
        <w:rPr>
          <w:rFonts w:ascii="Arial" w:hAnsi="Arial" w:cs="Arial"/>
        </w:rPr>
        <w:t>2</w:t>
      </w:r>
      <w:r w:rsidR="00B52B9F">
        <w:rPr>
          <w:rFonts w:ascii="Arial" w:hAnsi="Arial" w:cs="Arial"/>
        </w:rPr>
        <w:t>8</w:t>
      </w:r>
      <w:r w:rsidRPr="002D1A91">
        <w:rPr>
          <w:rFonts w:ascii="Arial" w:hAnsi="Arial" w:cs="Arial"/>
        </w:rPr>
        <w:t>.2 (</w:t>
      </w:r>
      <w:r w:rsidRPr="002D1A91">
        <w:rPr>
          <w:rFonts w:ascii="Arial" w:hAnsi="Arial" w:cs="Arial"/>
          <w:i/>
        </w:rPr>
        <w:t>Conciliation</w:t>
      </w:r>
      <w:r w:rsidRPr="002D1A91">
        <w:rPr>
          <w:rFonts w:ascii="Arial" w:hAnsi="Arial" w:cs="Arial"/>
        </w:rPr>
        <w:t>).</w:t>
      </w:r>
    </w:p>
    <w:p w14:paraId="36F23283" w14:textId="77777777" w:rsidR="00D96016" w:rsidRPr="002D1A91" w:rsidRDefault="00D96016" w:rsidP="00025C06">
      <w:pPr>
        <w:spacing w:line="240" w:lineRule="auto"/>
        <w:jc w:val="both"/>
        <w:rPr>
          <w:rFonts w:ascii="Arial" w:hAnsi="Arial" w:cs="Arial"/>
        </w:rPr>
      </w:pPr>
    </w:p>
    <w:p w14:paraId="04889B9E" w14:textId="77777777"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The Parties agree to use their best efforts for resolving all Disputes promptly, equitably and in good faith, and further agree to provide each other with reasonable access during normal business hours to all non-privileged records, information and data pertaining to any Dispute.</w:t>
      </w:r>
    </w:p>
    <w:p w14:paraId="07C6AF94" w14:textId="77777777" w:rsidR="00D96016" w:rsidRPr="002D1A91" w:rsidRDefault="00D96016" w:rsidP="00025C06">
      <w:pPr>
        <w:spacing w:line="240" w:lineRule="auto"/>
        <w:jc w:val="both"/>
        <w:rPr>
          <w:rFonts w:ascii="Arial" w:hAnsi="Arial" w:cs="Arial"/>
        </w:rPr>
      </w:pPr>
    </w:p>
    <w:p w14:paraId="6C4A7690" w14:textId="77777777" w:rsidR="00D96016" w:rsidRPr="002D1A91" w:rsidRDefault="00D96016" w:rsidP="00025C06">
      <w:pPr>
        <w:pStyle w:val="Heading2"/>
        <w:spacing w:line="240" w:lineRule="auto"/>
        <w:ind w:left="720"/>
        <w:jc w:val="both"/>
        <w:rPr>
          <w:rFonts w:ascii="Arial" w:hAnsi="Arial" w:cs="Arial"/>
          <w:u w:val="single"/>
        </w:rPr>
      </w:pPr>
      <w:bookmarkStart w:id="359" w:name="_Toc333900101"/>
      <w:r w:rsidRPr="002D1A91">
        <w:rPr>
          <w:rFonts w:ascii="Arial" w:hAnsi="Arial" w:cs="Arial"/>
          <w:u w:val="single"/>
        </w:rPr>
        <w:t>Conciliation</w:t>
      </w:r>
      <w:bookmarkEnd w:id="359"/>
    </w:p>
    <w:p w14:paraId="7FB35C2F" w14:textId="77777777" w:rsidR="00D96016" w:rsidRPr="002D1A91" w:rsidRDefault="00D96016" w:rsidP="00025C06">
      <w:pPr>
        <w:spacing w:line="240" w:lineRule="auto"/>
        <w:jc w:val="both"/>
        <w:rPr>
          <w:rFonts w:ascii="Arial" w:hAnsi="Arial" w:cs="Arial"/>
        </w:rPr>
      </w:pPr>
    </w:p>
    <w:p w14:paraId="1EE46A3E" w14:textId="41233261"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In the event of any Dispute between the Parties, either Party may call upon the Independent Engineer and/or the Independent Auditor, as the case may be, to mediate and assist the Parties in arriving at an amicable settlement thereof. Failing mediation by the Independent Engineer and/or the Independent Auditor as the case may be, either Party may request for their departmental heads to meet to resolve such Dispute. In the event the Parties are unable to resolve the matters through conciliation</w:t>
      </w:r>
      <w:r w:rsidR="00A02340" w:rsidRPr="002D1A91">
        <w:rPr>
          <w:rFonts w:ascii="Arial" w:hAnsi="Arial" w:cs="Arial"/>
        </w:rPr>
        <w:t xml:space="preserve">, within </w:t>
      </w:r>
      <w:r w:rsidR="00446F1A" w:rsidRPr="002D1A91">
        <w:rPr>
          <w:rFonts w:ascii="Arial" w:hAnsi="Arial" w:cs="Arial"/>
        </w:rPr>
        <w:t>thirty (30)</w:t>
      </w:r>
      <w:r w:rsidR="00A02340" w:rsidRPr="002D1A91">
        <w:rPr>
          <w:rFonts w:ascii="Arial" w:hAnsi="Arial" w:cs="Arial"/>
        </w:rPr>
        <w:t xml:space="preserve"> days of </w:t>
      </w:r>
      <w:r w:rsidR="00034B42" w:rsidRPr="002D1A91">
        <w:rPr>
          <w:rFonts w:ascii="Arial" w:hAnsi="Arial" w:cs="Arial"/>
        </w:rPr>
        <w:t>commencement</w:t>
      </w:r>
      <w:r w:rsidR="00A02340" w:rsidRPr="002D1A91">
        <w:rPr>
          <w:rFonts w:ascii="Arial" w:hAnsi="Arial" w:cs="Arial"/>
        </w:rPr>
        <w:t xml:space="preserve"> of the conciliation process in terms of this Section </w:t>
      </w:r>
      <w:r w:rsidR="000E3EAF">
        <w:rPr>
          <w:rFonts w:ascii="Arial" w:hAnsi="Arial" w:cs="Arial"/>
        </w:rPr>
        <w:t>2</w:t>
      </w:r>
      <w:r w:rsidR="00B52B9F">
        <w:rPr>
          <w:rFonts w:ascii="Arial" w:hAnsi="Arial" w:cs="Arial"/>
        </w:rPr>
        <w:t>8</w:t>
      </w:r>
      <w:r w:rsidR="00A02340" w:rsidRPr="002D1A91">
        <w:rPr>
          <w:rFonts w:ascii="Arial" w:hAnsi="Arial" w:cs="Arial"/>
        </w:rPr>
        <w:t>.2.1,</w:t>
      </w:r>
      <w:r w:rsidRPr="002D1A91">
        <w:rPr>
          <w:rFonts w:ascii="Arial" w:hAnsi="Arial" w:cs="Arial"/>
        </w:rPr>
        <w:t xml:space="preserve"> either Party may refer the Dispute to arbitration in accordance with the provisions of Section </w:t>
      </w:r>
      <w:r w:rsidR="000E3EAF">
        <w:rPr>
          <w:rFonts w:ascii="Arial" w:hAnsi="Arial" w:cs="Arial"/>
        </w:rPr>
        <w:t>2</w:t>
      </w:r>
      <w:r w:rsidR="00B52B9F">
        <w:rPr>
          <w:rFonts w:ascii="Arial" w:hAnsi="Arial" w:cs="Arial"/>
        </w:rPr>
        <w:t>8</w:t>
      </w:r>
      <w:r w:rsidRPr="002D1A91">
        <w:rPr>
          <w:rFonts w:ascii="Arial" w:hAnsi="Arial" w:cs="Arial"/>
        </w:rPr>
        <w:t>.3 (</w:t>
      </w:r>
      <w:r w:rsidRPr="002D1A91">
        <w:rPr>
          <w:rFonts w:ascii="Arial" w:hAnsi="Arial" w:cs="Arial"/>
          <w:i/>
        </w:rPr>
        <w:t>Arbitration</w:t>
      </w:r>
      <w:r w:rsidRPr="002D1A91">
        <w:rPr>
          <w:rFonts w:ascii="Arial" w:hAnsi="Arial" w:cs="Arial"/>
        </w:rPr>
        <w:t>).</w:t>
      </w:r>
    </w:p>
    <w:p w14:paraId="3BCC870B" w14:textId="77777777" w:rsidR="00D96016" w:rsidRPr="002D1A91" w:rsidRDefault="00D96016" w:rsidP="00025C06">
      <w:pPr>
        <w:spacing w:line="240" w:lineRule="auto"/>
        <w:jc w:val="both"/>
        <w:rPr>
          <w:rFonts w:ascii="Arial" w:hAnsi="Arial" w:cs="Arial"/>
        </w:rPr>
      </w:pPr>
    </w:p>
    <w:p w14:paraId="30658584" w14:textId="77777777" w:rsidR="00D96016" w:rsidRPr="002D1A91" w:rsidRDefault="00D96016" w:rsidP="00025C06">
      <w:pPr>
        <w:pStyle w:val="Heading2"/>
        <w:spacing w:line="240" w:lineRule="auto"/>
        <w:ind w:left="720"/>
        <w:jc w:val="both"/>
        <w:rPr>
          <w:rFonts w:ascii="Arial" w:hAnsi="Arial" w:cs="Arial"/>
          <w:u w:val="single"/>
        </w:rPr>
      </w:pPr>
      <w:bookmarkStart w:id="360" w:name="_Toc333900102"/>
      <w:r w:rsidRPr="002D1A91">
        <w:rPr>
          <w:rFonts w:ascii="Arial" w:hAnsi="Arial" w:cs="Arial"/>
          <w:u w:val="single"/>
        </w:rPr>
        <w:t>Arbitration</w:t>
      </w:r>
      <w:bookmarkEnd w:id="360"/>
    </w:p>
    <w:p w14:paraId="41BFEE99" w14:textId="77777777" w:rsidR="00D96016" w:rsidRPr="002D1A91" w:rsidRDefault="00D96016" w:rsidP="00025C06">
      <w:pPr>
        <w:spacing w:line="240" w:lineRule="auto"/>
        <w:jc w:val="both"/>
        <w:rPr>
          <w:rFonts w:ascii="Arial" w:hAnsi="Arial" w:cs="Arial"/>
        </w:rPr>
      </w:pPr>
    </w:p>
    <w:p w14:paraId="7B312EA8" w14:textId="4E8BF2ED"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Any Dispute which is not resolved amicably by conciliation, as provided in Section </w:t>
      </w:r>
      <w:r w:rsidR="000E3EAF">
        <w:rPr>
          <w:rFonts w:ascii="Arial" w:hAnsi="Arial" w:cs="Arial"/>
        </w:rPr>
        <w:t>2</w:t>
      </w:r>
      <w:r w:rsidR="00B52B9F">
        <w:rPr>
          <w:rFonts w:ascii="Arial" w:hAnsi="Arial" w:cs="Arial"/>
        </w:rPr>
        <w:t>8</w:t>
      </w:r>
      <w:r w:rsidRPr="002D1A91">
        <w:rPr>
          <w:rFonts w:ascii="Arial" w:hAnsi="Arial" w:cs="Arial"/>
        </w:rPr>
        <w:t>.2 (</w:t>
      </w:r>
      <w:r w:rsidRPr="002D1A91">
        <w:rPr>
          <w:rFonts w:ascii="Arial" w:hAnsi="Arial" w:cs="Arial"/>
          <w:i/>
        </w:rPr>
        <w:t>Conciliation</w:t>
      </w:r>
      <w:r w:rsidRPr="002D1A91">
        <w:rPr>
          <w:rFonts w:ascii="Arial" w:hAnsi="Arial" w:cs="Arial"/>
        </w:rPr>
        <w:t xml:space="preserve">), shall be finally decided by reference to arbitration by a board of arbitrators (the </w:t>
      </w:r>
      <w:r w:rsidRPr="002D1A91">
        <w:rPr>
          <w:rFonts w:ascii="Arial" w:hAnsi="Arial" w:cs="Arial"/>
          <w:b/>
        </w:rPr>
        <w:t>Board of Arbitrators</w:t>
      </w:r>
      <w:r w:rsidRPr="002D1A91">
        <w:rPr>
          <w:rFonts w:ascii="Arial" w:hAnsi="Arial" w:cs="Arial"/>
        </w:rPr>
        <w:t xml:space="preserve">) appointed in accordance with Section </w:t>
      </w:r>
      <w:r w:rsidR="000E3EAF">
        <w:rPr>
          <w:rFonts w:ascii="Arial" w:hAnsi="Arial" w:cs="Arial"/>
        </w:rPr>
        <w:t>2</w:t>
      </w:r>
      <w:r w:rsidR="00B52B9F">
        <w:rPr>
          <w:rFonts w:ascii="Arial" w:hAnsi="Arial" w:cs="Arial"/>
        </w:rPr>
        <w:t>8</w:t>
      </w:r>
      <w:r w:rsidRPr="002D1A91">
        <w:rPr>
          <w:rFonts w:ascii="Arial" w:hAnsi="Arial" w:cs="Arial"/>
        </w:rPr>
        <w:t xml:space="preserve">.3.3. Such arbitration shall be held in accordance with the provisions of the Arbitration Act. </w:t>
      </w:r>
    </w:p>
    <w:p w14:paraId="28D7E363" w14:textId="77777777" w:rsidR="00D96016" w:rsidRPr="002D1A91" w:rsidRDefault="00D96016" w:rsidP="00025C06">
      <w:pPr>
        <w:spacing w:line="240" w:lineRule="auto"/>
        <w:jc w:val="both"/>
        <w:rPr>
          <w:rFonts w:ascii="Arial" w:hAnsi="Arial" w:cs="Arial"/>
        </w:rPr>
      </w:pPr>
    </w:p>
    <w:p w14:paraId="7D3B0648" w14:textId="17675ADB"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venue </w:t>
      </w:r>
      <w:r w:rsidR="00476B7C" w:rsidRPr="002D1A91">
        <w:rPr>
          <w:rFonts w:ascii="Arial" w:hAnsi="Arial" w:cs="Arial"/>
        </w:rPr>
        <w:t xml:space="preserve">and seat </w:t>
      </w:r>
      <w:r w:rsidRPr="002D1A91">
        <w:rPr>
          <w:rFonts w:ascii="Arial" w:hAnsi="Arial" w:cs="Arial"/>
        </w:rPr>
        <w:t xml:space="preserve">of such arbitration shall be </w:t>
      </w:r>
      <w:r w:rsidR="00D50394" w:rsidRPr="002D1A91">
        <w:rPr>
          <w:rFonts w:ascii="Arial" w:hAnsi="Arial" w:cs="Arial"/>
        </w:rPr>
        <w:t>Karachi</w:t>
      </w:r>
      <w:r w:rsidRPr="002D1A91">
        <w:rPr>
          <w:rFonts w:ascii="Arial" w:hAnsi="Arial" w:cs="Arial"/>
        </w:rPr>
        <w:t>.</w:t>
      </w:r>
    </w:p>
    <w:p w14:paraId="5C6CF6A2" w14:textId="77777777" w:rsidR="00D96016" w:rsidRPr="002D1A91" w:rsidRDefault="00D96016" w:rsidP="00025C06">
      <w:pPr>
        <w:spacing w:line="240" w:lineRule="auto"/>
        <w:jc w:val="both"/>
        <w:rPr>
          <w:rFonts w:ascii="Arial" w:hAnsi="Arial" w:cs="Arial"/>
        </w:rPr>
      </w:pPr>
    </w:p>
    <w:p w14:paraId="5B3E9611" w14:textId="373A99CA"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There shall be a Board of Arbitrators </w:t>
      </w:r>
      <w:r w:rsidR="00476B7C" w:rsidRPr="002D1A91">
        <w:rPr>
          <w:rFonts w:ascii="Arial" w:hAnsi="Arial" w:cs="Arial"/>
        </w:rPr>
        <w:t xml:space="preserve">consisting </w:t>
      </w:r>
      <w:r w:rsidRPr="002D1A91">
        <w:rPr>
          <w:rFonts w:ascii="Arial" w:hAnsi="Arial" w:cs="Arial"/>
        </w:rPr>
        <w:t xml:space="preserve">of three (3) arbitrators, of whom each Party shall select one, and the third arbitrator shall be appointed by the two (2) arbitrators so selected, and in the event the two (2) arbitrators are unable to agree on the third arbitrator, then the same </w:t>
      </w:r>
      <w:r w:rsidR="00A66EC0" w:rsidRPr="002D1A91">
        <w:rPr>
          <w:rFonts w:ascii="Arial" w:hAnsi="Arial" w:cs="Arial"/>
        </w:rPr>
        <w:t>shall</w:t>
      </w:r>
      <w:r w:rsidRPr="002D1A91">
        <w:rPr>
          <w:rFonts w:ascii="Arial" w:hAnsi="Arial" w:cs="Arial"/>
        </w:rPr>
        <w:t xml:space="preserve"> be appointed in accordance with the Arbitration Act.</w:t>
      </w:r>
    </w:p>
    <w:p w14:paraId="0B0FF5A0" w14:textId="77777777" w:rsidR="00D96016" w:rsidRPr="002D1A91" w:rsidRDefault="00D96016" w:rsidP="00025C06">
      <w:pPr>
        <w:spacing w:line="240" w:lineRule="auto"/>
        <w:jc w:val="both"/>
        <w:rPr>
          <w:rFonts w:ascii="Arial" w:hAnsi="Arial" w:cs="Arial"/>
        </w:rPr>
      </w:pPr>
    </w:p>
    <w:p w14:paraId="7E4EC0BB" w14:textId="05230800"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lastRenderedPageBreak/>
        <w:t xml:space="preserve">The arbitrators shall make a reasoned award (the </w:t>
      </w:r>
      <w:r w:rsidRPr="002D1A91">
        <w:rPr>
          <w:rFonts w:ascii="Arial" w:hAnsi="Arial" w:cs="Arial"/>
          <w:b/>
        </w:rPr>
        <w:t>Award</w:t>
      </w:r>
      <w:r w:rsidRPr="002D1A91">
        <w:rPr>
          <w:rFonts w:ascii="Arial" w:hAnsi="Arial" w:cs="Arial"/>
        </w:rPr>
        <w:t>). Any Award made in any arbitration held pursuant to this Article 30 (</w:t>
      </w:r>
      <w:r w:rsidRPr="002D1A91">
        <w:rPr>
          <w:rFonts w:ascii="Arial" w:hAnsi="Arial" w:cs="Arial"/>
          <w:i/>
        </w:rPr>
        <w:t>Dispute Resolution</w:t>
      </w:r>
      <w:r w:rsidRPr="002D1A91">
        <w:rPr>
          <w:rFonts w:ascii="Arial" w:hAnsi="Arial" w:cs="Arial"/>
        </w:rPr>
        <w:t xml:space="preserve">) shall be final and binding on the Parties as from the date it is made, and the Concessionaire and the </w:t>
      </w:r>
      <w:r w:rsidR="009F2875" w:rsidRPr="002D1A91">
        <w:rPr>
          <w:rFonts w:ascii="Arial" w:hAnsi="Arial" w:cs="Arial"/>
        </w:rPr>
        <w:t xml:space="preserve">Agency </w:t>
      </w:r>
      <w:r w:rsidRPr="002D1A91">
        <w:rPr>
          <w:rFonts w:ascii="Arial" w:hAnsi="Arial" w:cs="Arial"/>
        </w:rPr>
        <w:t>agree and undertake to carry out such Award without delay.</w:t>
      </w:r>
    </w:p>
    <w:p w14:paraId="2E44BC52" w14:textId="77777777" w:rsidR="00D96016" w:rsidRPr="002D1A91" w:rsidRDefault="00D96016" w:rsidP="00025C06">
      <w:pPr>
        <w:spacing w:line="240" w:lineRule="auto"/>
        <w:jc w:val="both"/>
        <w:rPr>
          <w:rFonts w:ascii="Arial" w:hAnsi="Arial" w:cs="Arial"/>
        </w:rPr>
      </w:pPr>
    </w:p>
    <w:p w14:paraId="1DF96F55" w14:textId="5EB6AFB1"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Concessionaire and the </w:t>
      </w:r>
      <w:r w:rsidR="009F2875" w:rsidRPr="002D1A91">
        <w:rPr>
          <w:rFonts w:ascii="Arial" w:hAnsi="Arial" w:cs="Arial"/>
        </w:rPr>
        <w:t xml:space="preserve">Agency </w:t>
      </w:r>
      <w:r w:rsidRPr="002D1A91">
        <w:rPr>
          <w:rFonts w:ascii="Arial" w:hAnsi="Arial" w:cs="Arial"/>
        </w:rPr>
        <w:t>agree that an Award may be enforced against the Concessionaire and/or the</w:t>
      </w:r>
      <w:r w:rsidR="009F2875" w:rsidRPr="002D1A91">
        <w:rPr>
          <w:rFonts w:ascii="Arial" w:hAnsi="Arial" w:cs="Arial"/>
        </w:rPr>
        <w:t xml:space="preserve"> Agency</w:t>
      </w:r>
      <w:r w:rsidRPr="002D1A91">
        <w:rPr>
          <w:rFonts w:ascii="Arial" w:hAnsi="Arial" w:cs="Arial"/>
        </w:rPr>
        <w:t>, as the case may be, and their respective assets wherever situated.</w:t>
      </w:r>
    </w:p>
    <w:p w14:paraId="0530C5AE" w14:textId="77777777" w:rsidR="00D96016" w:rsidRPr="002D1A91" w:rsidRDefault="00D96016" w:rsidP="00025C06">
      <w:pPr>
        <w:spacing w:line="240" w:lineRule="auto"/>
        <w:jc w:val="both"/>
        <w:rPr>
          <w:rFonts w:ascii="Arial" w:hAnsi="Arial" w:cs="Arial"/>
        </w:rPr>
      </w:pPr>
    </w:p>
    <w:p w14:paraId="3B1C67B9" w14:textId="506FD154" w:rsidR="00D96016" w:rsidRPr="006A4CA4" w:rsidRDefault="00945C10" w:rsidP="00025C06">
      <w:pPr>
        <w:pStyle w:val="ColorfulList-Accent11"/>
        <w:numPr>
          <w:ilvl w:val="2"/>
          <w:numId w:val="2"/>
        </w:numPr>
        <w:spacing w:line="240" w:lineRule="auto"/>
        <w:ind w:left="720"/>
        <w:jc w:val="both"/>
        <w:rPr>
          <w:rFonts w:ascii="Arial" w:hAnsi="Arial" w:cs="Arial"/>
        </w:rPr>
      </w:pPr>
      <w:r>
        <w:rPr>
          <w:rFonts w:ascii="Arial" w:hAnsi="Arial" w:cs="Arial"/>
        </w:rPr>
        <w:t>[</w:t>
      </w:r>
      <w:r w:rsidR="00D96016" w:rsidRPr="002D1A91">
        <w:rPr>
          <w:rFonts w:ascii="Arial" w:hAnsi="Arial" w:cs="Arial"/>
        </w:rPr>
        <w:t>This Agreement and the rights and obligations of the Parties shall remain in full force and effect, pending the Award in any arbitration proceedings hereunder.</w:t>
      </w:r>
      <w:r w:rsidR="002C1E29" w:rsidRPr="002D1A91">
        <w:rPr>
          <w:rFonts w:ascii="Arial" w:hAnsi="Arial" w:cs="Arial"/>
        </w:rPr>
        <w:t xml:space="preserve"> </w:t>
      </w:r>
      <w:r w:rsidR="002C1E29" w:rsidRPr="006A4CA4">
        <w:rPr>
          <w:rFonts w:ascii="Arial" w:hAnsi="Arial" w:cs="Arial"/>
        </w:rPr>
        <w:t xml:space="preserve">Specifically, the Agency shall not withhold, set-off, or delay the payment of any amounts due and payable to the Concessionaire (including but not limited to Relief Compensations, or </w:t>
      </w:r>
      <w:r w:rsidR="00255F8B" w:rsidRPr="006A4CA4">
        <w:rPr>
          <w:rFonts w:ascii="Arial" w:hAnsi="Arial" w:cs="Arial"/>
        </w:rPr>
        <w:t>any a</w:t>
      </w:r>
      <w:r w:rsidR="002C1E29" w:rsidRPr="006A4CA4">
        <w:rPr>
          <w:rFonts w:ascii="Arial" w:hAnsi="Arial" w:cs="Arial"/>
        </w:rPr>
        <w:t xml:space="preserve">dditional </w:t>
      </w:r>
      <w:r w:rsidR="00255F8B" w:rsidRPr="006A4CA4">
        <w:rPr>
          <w:rFonts w:ascii="Arial" w:hAnsi="Arial" w:cs="Arial"/>
        </w:rPr>
        <w:t>c</w:t>
      </w:r>
      <w:r w:rsidR="002C1E29" w:rsidRPr="006A4CA4">
        <w:rPr>
          <w:rFonts w:ascii="Arial" w:hAnsi="Arial" w:cs="Arial"/>
        </w:rPr>
        <w:t>osts) on the grounds that a Dispute has been referred to</w:t>
      </w:r>
      <w:r w:rsidR="00255F8B" w:rsidRPr="006A4CA4">
        <w:rPr>
          <w:rFonts w:ascii="Arial" w:hAnsi="Arial" w:cs="Arial"/>
        </w:rPr>
        <w:t xml:space="preserve"> concilation</w:t>
      </w:r>
      <w:r w:rsidR="002C1E29" w:rsidRPr="006A4CA4">
        <w:rPr>
          <w:rFonts w:ascii="Arial" w:hAnsi="Arial" w:cs="Arial"/>
        </w:rPr>
        <w:t xml:space="preserve">or </w:t>
      </w:r>
      <w:r w:rsidR="00045641" w:rsidRPr="006A4CA4">
        <w:rPr>
          <w:rFonts w:ascii="Arial" w:hAnsi="Arial" w:cs="Arial"/>
        </w:rPr>
        <w:t>a</w:t>
      </w:r>
      <w:r w:rsidR="002C1E29" w:rsidRPr="006A4CA4">
        <w:rPr>
          <w:rFonts w:ascii="Arial" w:hAnsi="Arial" w:cs="Arial"/>
        </w:rPr>
        <w:t>rbitration. All such payment obligations shall be performed in a timely manner as per the terms of this Agreement, and the Agency expressly waives any right to use the existence of a Dispute as leverage to suspend its financial obligations.</w:t>
      </w:r>
      <w:r>
        <w:rPr>
          <w:rFonts w:ascii="Arial" w:hAnsi="Arial" w:cs="Arial"/>
        </w:rPr>
        <w:t>]</w:t>
      </w:r>
      <w:r>
        <w:rPr>
          <w:rStyle w:val="FootnoteReference"/>
          <w:rFonts w:ascii="Arial" w:hAnsi="Arial" w:cs="Arial"/>
        </w:rPr>
        <w:footnoteReference w:id="32"/>
      </w:r>
    </w:p>
    <w:p w14:paraId="69DB1E14" w14:textId="77777777" w:rsidR="0096596C" w:rsidRPr="002D1A91" w:rsidRDefault="0096596C" w:rsidP="0096596C">
      <w:pPr>
        <w:pStyle w:val="ListParagraph"/>
        <w:rPr>
          <w:rFonts w:ascii="Arial" w:hAnsi="Arial" w:cs="Arial"/>
        </w:rPr>
      </w:pPr>
    </w:p>
    <w:p w14:paraId="4BC3F0EF" w14:textId="77777777" w:rsidR="00D96016" w:rsidRPr="002D1A91" w:rsidRDefault="00D96016" w:rsidP="00025C06">
      <w:pPr>
        <w:pStyle w:val="Heading1"/>
        <w:spacing w:line="240" w:lineRule="auto"/>
        <w:ind w:left="720" w:hanging="720"/>
        <w:jc w:val="both"/>
        <w:rPr>
          <w:rFonts w:ascii="Arial" w:hAnsi="Arial" w:cs="Arial"/>
        </w:rPr>
      </w:pPr>
      <w:r w:rsidRPr="002D1A91">
        <w:rPr>
          <w:rFonts w:ascii="Arial" w:hAnsi="Arial" w:cs="Arial"/>
        </w:rPr>
        <w:br w:type="page"/>
      </w:r>
      <w:bookmarkStart w:id="361" w:name="_Toc333900103"/>
      <w:bookmarkStart w:id="362" w:name="_Toc229101122"/>
      <w:r w:rsidRPr="002D1A91">
        <w:rPr>
          <w:rFonts w:ascii="Arial" w:hAnsi="Arial" w:cs="Arial"/>
        </w:rPr>
        <w:lastRenderedPageBreak/>
        <w:t>Miscellaneous</w:t>
      </w:r>
      <w:bookmarkEnd w:id="361"/>
      <w:bookmarkEnd w:id="362"/>
    </w:p>
    <w:p w14:paraId="36FEDAAA" w14:textId="77777777" w:rsidR="00D96016" w:rsidRPr="002D1A91" w:rsidRDefault="00D96016" w:rsidP="00025C06">
      <w:pPr>
        <w:spacing w:line="240" w:lineRule="auto"/>
        <w:jc w:val="both"/>
        <w:rPr>
          <w:rFonts w:ascii="Arial" w:hAnsi="Arial" w:cs="Arial"/>
          <w:sz w:val="18"/>
          <w:szCs w:val="18"/>
        </w:rPr>
      </w:pPr>
    </w:p>
    <w:p w14:paraId="6A177D6D" w14:textId="77777777" w:rsidR="00D96016" w:rsidRPr="002D1A91" w:rsidRDefault="00D96016" w:rsidP="00025C06">
      <w:pPr>
        <w:pStyle w:val="Heading2"/>
        <w:spacing w:line="240" w:lineRule="auto"/>
        <w:ind w:left="720"/>
        <w:jc w:val="both"/>
        <w:rPr>
          <w:rFonts w:ascii="Arial" w:hAnsi="Arial" w:cs="Arial"/>
          <w:u w:val="single"/>
        </w:rPr>
      </w:pPr>
      <w:bookmarkStart w:id="363" w:name="_Toc333900104"/>
      <w:r w:rsidRPr="002D1A91">
        <w:rPr>
          <w:rFonts w:ascii="Arial" w:hAnsi="Arial" w:cs="Arial"/>
          <w:u w:val="single"/>
        </w:rPr>
        <w:t>Governing Law and Jurisdiction</w:t>
      </w:r>
      <w:bookmarkEnd w:id="363"/>
    </w:p>
    <w:p w14:paraId="2233BE5A" w14:textId="77777777" w:rsidR="00D96016" w:rsidRPr="002D1A91" w:rsidRDefault="00D96016" w:rsidP="00025C06">
      <w:pPr>
        <w:spacing w:line="240" w:lineRule="auto"/>
        <w:jc w:val="both"/>
        <w:rPr>
          <w:rFonts w:ascii="Arial" w:hAnsi="Arial" w:cs="Arial"/>
          <w:sz w:val="18"/>
          <w:szCs w:val="18"/>
        </w:rPr>
      </w:pPr>
    </w:p>
    <w:p w14:paraId="361A50EC" w14:textId="36A8C38A"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This Agreement shall be construed and interpreted in accordance with and governed by the </w:t>
      </w:r>
      <w:r w:rsidR="00476B7C" w:rsidRPr="002D1A91">
        <w:rPr>
          <w:rFonts w:ascii="Arial" w:hAnsi="Arial" w:cs="Arial"/>
        </w:rPr>
        <w:t>laws of Pakistan</w:t>
      </w:r>
      <w:r w:rsidRPr="002D1A91">
        <w:rPr>
          <w:rFonts w:ascii="Arial" w:hAnsi="Arial" w:cs="Arial"/>
        </w:rPr>
        <w:t xml:space="preserve"> and the courts of appropriate jurisdiction in the </w:t>
      </w:r>
      <w:r w:rsidR="006513BB" w:rsidRPr="002D1A91">
        <w:rPr>
          <w:rFonts w:ascii="Arial" w:hAnsi="Arial" w:cs="Arial"/>
        </w:rPr>
        <w:t>Project Jurisdiction</w:t>
      </w:r>
      <w:r w:rsidRPr="002D1A91">
        <w:rPr>
          <w:rFonts w:ascii="Arial" w:hAnsi="Arial" w:cs="Arial"/>
        </w:rPr>
        <w:t xml:space="preserve"> shall have the exclusive jurisdiction over all Disputes or matters arising out of or relating to this Agreement.</w:t>
      </w:r>
    </w:p>
    <w:p w14:paraId="2A9F397D" w14:textId="77777777" w:rsidR="00D96016" w:rsidRPr="002D1A91" w:rsidRDefault="00D96016" w:rsidP="00025C06">
      <w:pPr>
        <w:spacing w:line="240" w:lineRule="auto"/>
        <w:jc w:val="both"/>
        <w:rPr>
          <w:rFonts w:ascii="Arial" w:hAnsi="Arial" w:cs="Arial"/>
          <w:sz w:val="16"/>
          <w:szCs w:val="16"/>
        </w:rPr>
      </w:pPr>
    </w:p>
    <w:p w14:paraId="2EB282D9" w14:textId="77777777" w:rsidR="00D96016" w:rsidRPr="002D1A91" w:rsidRDefault="00D96016" w:rsidP="00025C06">
      <w:pPr>
        <w:spacing w:line="240" w:lineRule="auto"/>
        <w:jc w:val="both"/>
        <w:rPr>
          <w:rFonts w:ascii="Arial" w:hAnsi="Arial" w:cs="Arial"/>
          <w:sz w:val="18"/>
          <w:szCs w:val="18"/>
        </w:rPr>
      </w:pPr>
    </w:p>
    <w:p w14:paraId="1152935B" w14:textId="77777777" w:rsidR="00D96016" w:rsidRPr="002D1A91" w:rsidRDefault="00D96016" w:rsidP="00025C06">
      <w:pPr>
        <w:pStyle w:val="Heading2"/>
        <w:spacing w:line="240" w:lineRule="auto"/>
        <w:ind w:left="720"/>
        <w:jc w:val="both"/>
        <w:rPr>
          <w:rFonts w:ascii="Arial" w:hAnsi="Arial" w:cs="Arial"/>
          <w:u w:val="single"/>
        </w:rPr>
      </w:pPr>
      <w:bookmarkStart w:id="364" w:name="_Toc333900105"/>
      <w:r w:rsidRPr="002D1A91">
        <w:rPr>
          <w:rFonts w:ascii="Arial" w:hAnsi="Arial" w:cs="Arial"/>
          <w:u w:val="single"/>
        </w:rPr>
        <w:t>Waiver</w:t>
      </w:r>
      <w:bookmarkEnd w:id="364"/>
    </w:p>
    <w:p w14:paraId="27EBB957" w14:textId="77777777" w:rsidR="00D96016" w:rsidRPr="002D1A91" w:rsidRDefault="00D96016" w:rsidP="00025C06">
      <w:pPr>
        <w:spacing w:line="240" w:lineRule="auto"/>
        <w:jc w:val="both"/>
        <w:rPr>
          <w:rFonts w:ascii="Arial" w:hAnsi="Arial" w:cs="Arial"/>
          <w:sz w:val="18"/>
          <w:szCs w:val="18"/>
        </w:rPr>
      </w:pPr>
    </w:p>
    <w:p w14:paraId="193209B0" w14:textId="2A017606"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Waiver by either Party of any default by the other Party in the observance and performance of any provision of or obligations under this Agreement:</w:t>
      </w:r>
    </w:p>
    <w:p w14:paraId="2FAA5890" w14:textId="77777777" w:rsidR="00D96016" w:rsidRPr="002D1A91" w:rsidRDefault="00D96016" w:rsidP="00025C06">
      <w:pPr>
        <w:spacing w:line="240" w:lineRule="auto"/>
        <w:jc w:val="both"/>
        <w:rPr>
          <w:rFonts w:ascii="Arial" w:hAnsi="Arial" w:cs="Arial"/>
          <w:sz w:val="18"/>
          <w:szCs w:val="18"/>
        </w:rPr>
      </w:pPr>
    </w:p>
    <w:p w14:paraId="35146BEC" w14:textId="77777777" w:rsidR="00D96016" w:rsidRPr="002D1A91" w:rsidRDefault="00D96016" w:rsidP="00025C06">
      <w:pPr>
        <w:pStyle w:val="ColorfulList-Accent11"/>
        <w:numPr>
          <w:ilvl w:val="0"/>
          <w:numId w:val="56"/>
        </w:numPr>
        <w:spacing w:line="240" w:lineRule="auto"/>
        <w:ind w:left="1440"/>
        <w:jc w:val="both"/>
        <w:rPr>
          <w:rFonts w:ascii="Arial" w:hAnsi="Arial" w:cs="Arial"/>
        </w:rPr>
      </w:pPr>
      <w:r w:rsidRPr="002D1A91">
        <w:rPr>
          <w:rFonts w:ascii="Arial" w:hAnsi="Arial" w:cs="Arial"/>
        </w:rPr>
        <w:t>shall not operate or be construed as a waiver of any other or subsequent default hereof or of other provisions or obligations under this Agreement;</w:t>
      </w:r>
    </w:p>
    <w:p w14:paraId="6B7D0DE1" w14:textId="77777777" w:rsidR="00D96016" w:rsidRPr="002D1A91" w:rsidRDefault="00D96016" w:rsidP="00025C06">
      <w:pPr>
        <w:pStyle w:val="ColorfulList-Accent11"/>
        <w:spacing w:line="240" w:lineRule="auto"/>
        <w:ind w:left="1440"/>
        <w:jc w:val="both"/>
        <w:rPr>
          <w:rFonts w:ascii="Arial" w:hAnsi="Arial" w:cs="Arial"/>
          <w:sz w:val="18"/>
          <w:szCs w:val="18"/>
        </w:rPr>
      </w:pPr>
    </w:p>
    <w:p w14:paraId="378A6614" w14:textId="77777777" w:rsidR="00D96016" w:rsidRPr="002D1A91" w:rsidRDefault="00D96016" w:rsidP="00025C06">
      <w:pPr>
        <w:pStyle w:val="ColorfulList-Accent11"/>
        <w:numPr>
          <w:ilvl w:val="0"/>
          <w:numId w:val="56"/>
        </w:numPr>
        <w:spacing w:line="240" w:lineRule="auto"/>
        <w:ind w:left="1440"/>
        <w:jc w:val="both"/>
        <w:rPr>
          <w:rFonts w:ascii="Arial" w:hAnsi="Arial" w:cs="Arial"/>
        </w:rPr>
      </w:pPr>
      <w:r w:rsidRPr="002D1A91">
        <w:rPr>
          <w:rFonts w:ascii="Arial" w:hAnsi="Arial" w:cs="Arial"/>
        </w:rPr>
        <w:t>shall not be effective unless it is in writing and executed by a duly authorized representative of such Party; and</w:t>
      </w:r>
    </w:p>
    <w:p w14:paraId="537AD220" w14:textId="77777777" w:rsidR="00D96016" w:rsidRPr="002D1A91" w:rsidRDefault="00D96016" w:rsidP="00025C06">
      <w:pPr>
        <w:pStyle w:val="ColorfulList-Accent11"/>
        <w:spacing w:line="240" w:lineRule="auto"/>
        <w:jc w:val="both"/>
        <w:rPr>
          <w:rFonts w:ascii="Arial" w:hAnsi="Arial" w:cs="Arial"/>
          <w:sz w:val="18"/>
          <w:szCs w:val="18"/>
        </w:rPr>
      </w:pPr>
    </w:p>
    <w:p w14:paraId="29DBECB1" w14:textId="77777777" w:rsidR="00D96016" w:rsidRPr="002D1A91" w:rsidRDefault="00D96016" w:rsidP="00025C06">
      <w:pPr>
        <w:pStyle w:val="ColorfulList-Accent11"/>
        <w:numPr>
          <w:ilvl w:val="0"/>
          <w:numId w:val="56"/>
        </w:numPr>
        <w:spacing w:line="240" w:lineRule="auto"/>
        <w:ind w:left="1440"/>
        <w:jc w:val="both"/>
        <w:rPr>
          <w:rFonts w:ascii="Arial" w:hAnsi="Arial" w:cs="Arial"/>
        </w:rPr>
      </w:pPr>
      <w:r w:rsidRPr="002D1A91">
        <w:rPr>
          <w:rFonts w:ascii="Arial" w:hAnsi="Arial" w:cs="Arial"/>
        </w:rPr>
        <w:t>shall not affect the validity or enforceability of this Agreement in any manner.</w:t>
      </w:r>
    </w:p>
    <w:p w14:paraId="75141EAF" w14:textId="77777777" w:rsidR="00D96016" w:rsidRPr="002D1A91" w:rsidRDefault="00D96016" w:rsidP="00025C06">
      <w:pPr>
        <w:spacing w:line="240" w:lineRule="auto"/>
        <w:jc w:val="both"/>
        <w:rPr>
          <w:rFonts w:ascii="Arial" w:hAnsi="Arial" w:cs="Arial"/>
          <w:sz w:val="18"/>
          <w:szCs w:val="18"/>
        </w:rPr>
      </w:pPr>
    </w:p>
    <w:p w14:paraId="1FEA1E5B" w14:textId="77777777"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Neither the failure by either Party to insist on any occasion upon the performance of the terms, conditions and provisions of this Agreement or any obligation thereunder nor time or other indulgence granted by a Party to the other Party shall be treated or deemed as waiver of such breach or acceptance of any variation or the relinquishment of any such right hereunder.</w:t>
      </w:r>
    </w:p>
    <w:p w14:paraId="739B496B" w14:textId="77777777" w:rsidR="00D96016" w:rsidRPr="002D1A91" w:rsidRDefault="00D96016" w:rsidP="00025C06">
      <w:pPr>
        <w:spacing w:line="240" w:lineRule="auto"/>
        <w:jc w:val="both"/>
        <w:rPr>
          <w:rFonts w:ascii="Arial" w:hAnsi="Arial" w:cs="Arial"/>
          <w:sz w:val="18"/>
          <w:szCs w:val="18"/>
        </w:rPr>
      </w:pPr>
    </w:p>
    <w:p w14:paraId="7DF33026" w14:textId="77777777" w:rsidR="00D96016" w:rsidRPr="002D1A91" w:rsidRDefault="00D96016" w:rsidP="00025C06">
      <w:pPr>
        <w:pStyle w:val="Heading2"/>
        <w:spacing w:line="240" w:lineRule="auto"/>
        <w:ind w:left="720"/>
        <w:jc w:val="both"/>
        <w:rPr>
          <w:rFonts w:ascii="Arial" w:hAnsi="Arial" w:cs="Arial"/>
          <w:u w:val="single"/>
        </w:rPr>
      </w:pPr>
      <w:bookmarkStart w:id="365" w:name="_Toc333900107"/>
      <w:r w:rsidRPr="002D1A91">
        <w:rPr>
          <w:rFonts w:ascii="Arial" w:hAnsi="Arial" w:cs="Arial"/>
          <w:u w:val="single"/>
        </w:rPr>
        <w:t>Amendments</w:t>
      </w:r>
      <w:bookmarkEnd w:id="365"/>
    </w:p>
    <w:p w14:paraId="758B0AED" w14:textId="77777777" w:rsidR="00D96016" w:rsidRPr="002D1A91" w:rsidRDefault="00D96016" w:rsidP="00025C06">
      <w:pPr>
        <w:spacing w:line="240" w:lineRule="auto"/>
        <w:jc w:val="both"/>
        <w:rPr>
          <w:rFonts w:ascii="Arial" w:hAnsi="Arial" w:cs="Arial"/>
        </w:rPr>
      </w:pPr>
    </w:p>
    <w:p w14:paraId="722F204E" w14:textId="1519915C" w:rsidR="00D96016" w:rsidRPr="006A4CA4"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This Agreement and the Schedules together constitute a complete and </w:t>
      </w:r>
      <w:r w:rsidR="006A79CE" w:rsidRPr="002D1A91">
        <w:rPr>
          <w:rFonts w:ascii="Arial" w:hAnsi="Arial" w:cs="Arial"/>
        </w:rPr>
        <w:t xml:space="preserve">an </w:t>
      </w:r>
      <w:r w:rsidRPr="002D1A91">
        <w:rPr>
          <w:rFonts w:ascii="Arial" w:hAnsi="Arial" w:cs="Arial"/>
        </w:rPr>
        <w:t>exclusive statement of the terms of this Agreement between the Parties on the subject hereof and no amendment or modification hereto shall be valid and effective unless agreed to by all the Parties hereto and evidenced in writing.</w:t>
      </w:r>
      <w:r w:rsidR="002E2867" w:rsidRPr="002D1A91">
        <w:rPr>
          <w:rFonts w:ascii="Arial" w:hAnsi="Arial" w:cs="Arial"/>
        </w:rPr>
        <w:t xml:space="preserve"> </w:t>
      </w:r>
      <w:r w:rsidR="002E2867" w:rsidRPr="006A4CA4">
        <w:rPr>
          <w:rFonts w:ascii="Arial" w:hAnsi="Arial" w:cs="Arial"/>
        </w:rPr>
        <w:t xml:space="preserve">This Agreement may only be amended or supplemented by a written agreement signed by the duly authorized representatives of both Parties. </w:t>
      </w:r>
    </w:p>
    <w:p w14:paraId="14F73412" w14:textId="77777777" w:rsidR="00283531" w:rsidRPr="002D1A91" w:rsidRDefault="00283531" w:rsidP="00025C06">
      <w:pPr>
        <w:pStyle w:val="ColorfulList-Accent11"/>
        <w:spacing w:line="240" w:lineRule="auto"/>
        <w:jc w:val="both"/>
        <w:rPr>
          <w:rFonts w:ascii="Arial" w:hAnsi="Arial" w:cs="Arial"/>
        </w:rPr>
      </w:pPr>
    </w:p>
    <w:p w14:paraId="6A954105" w14:textId="77777777" w:rsidR="00D96016" w:rsidRPr="002D1A91" w:rsidRDefault="00D96016" w:rsidP="00025C06">
      <w:pPr>
        <w:pStyle w:val="Heading2"/>
        <w:spacing w:line="240" w:lineRule="auto"/>
        <w:ind w:left="720"/>
        <w:jc w:val="both"/>
        <w:rPr>
          <w:rFonts w:ascii="Arial" w:hAnsi="Arial" w:cs="Arial"/>
          <w:u w:val="single"/>
        </w:rPr>
      </w:pPr>
      <w:bookmarkStart w:id="366" w:name="_Toc333900108"/>
      <w:r w:rsidRPr="002D1A91">
        <w:rPr>
          <w:rFonts w:ascii="Arial" w:hAnsi="Arial" w:cs="Arial"/>
          <w:u w:val="single"/>
        </w:rPr>
        <w:t>Notices</w:t>
      </w:r>
      <w:bookmarkEnd w:id="366"/>
    </w:p>
    <w:p w14:paraId="7AEC5CA4" w14:textId="77777777" w:rsidR="00D96016" w:rsidRPr="002D1A91" w:rsidRDefault="00D96016" w:rsidP="00025C06">
      <w:pPr>
        <w:spacing w:line="240" w:lineRule="auto"/>
        <w:jc w:val="both"/>
        <w:rPr>
          <w:rFonts w:ascii="Arial" w:hAnsi="Arial" w:cs="Arial"/>
        </w:rPr>
      </w:pPr>
    </w:p>
    <w:p w14:paraId="58AAFB22" w14:textId="3C540FEC"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Unless otherwise stated, notices to be given under this Agreement including but not limited to a notice of waiver of any term, breach of any term of this Agreement and Termination of this Agreement, shall be in writing and shall be given by hand delivery, recognized international courier, mail, telex or facsimile transmission and delivered or transmitted to the Parties at their respective addresses set forth below in </w:t>
      </w:r>
      <w:r w:rsidRPr="002D1A91">
        <w:rPr>
          <w:rFonts w:ascii="Arial" w:hAnsi="Arial" w:cs="Arial"/>
          <w:b/>
          <w:smallCaps/>
        </w:rPr>
        <w:t>Schedule S</w:t>
      </w:r>
      <w:r w:rsidR="00316E84">
        <w:rPr>
          <w:rFonts w:ascii="Arial" w:hAnsi="Arial" w:cs="Arial"/>
          <w:b/>
          <w:smallCaps/>
        </w:rPr>
        <w:t xml:space="preserve"> </w:t>
      </w:r>
      <w:r w:rsidRPr="002D1A91">
        <w:rPr>
          <w:rFonts w:ascii="Arial" w:hAnsi="Arial" w:cs="Arial"/>
        </w:rPr>
        <w:t>(</w:t>
      </w:r>
      <w:r w:rsidRPr="00365A1E">
        <w:rPr>
          <w:rFonts w:ascii="Arial" w:hAnsi="Arial" w:cs="Arial"/>
          <w:bCs/>
          <w:i/>
        </w:rPr>
        <w:t>Notices</w:t>
      </w:r>
      <w:r w:rsidRPr="002D1A91">
        <w:rPr>
          <w:rFonts w:ascii="Arial" w:hAnsi="Arial" w:cs="Arial"/>
        </w:rPr>
        <w:t xml:space="preserve">) or such address, telex number, or facsimile </w:t>
      </w:r>
      <w:r w:rsidRPr="002D1A91">
        <w:rPr>
          <w:rFonts w:ascii="Arial" w:hAnsi="Arial" w:cs="Arial"/>
        </w:rPr>
        <w:lastRenderedPageBreak/>
        <w:t>number as may be duly notified by the respective Parties from time to time, and shall be deemed to have been made or delivered (a) in the case of any communication made by letter, when delivered by hand, by recognized international courier or by mail (registered, return receipt requested) at that address and (b) in the case of any communication made by telex or facsimile, when transmitted properly addressed to such telex number or facsimile number.</w:t>
      </w:r>
    </w:p>
    <w:p w14:paraId="3271356C" w14:textId="77777777" w:rsidR="00D96016" w:rsidRPr="002D1A91" w:rsidRDefault="00D96016" w:rsidP="00025C06">
      <w:pPr>
        <w:spacing w:line="240" w:lineRule="auto"/>
        <w:jc w:val="both"/>
        <w:rPr>
          <w:rFonts w:ascii="Arial" w:hAnsi="Arial" w:cs="Arial"/>
        </w:rPr>
      </w:pPr>
    </w:p>
    <w:p w14:paraId="46B8C8D5" w14:textId="77777777" w:rsidR="00253DC7" w:rsidRPr="002D1A91" w:rsidRDefault="00253DC7" w:rsidP="00253DC7">
      <w:pPr>
        <w:pStyle w:val="Heading2"/>
        <w:spacing w:line="240" w:lineRule="auto"/>
        <w:ind w:left="720"/>
        <w:jc w:val="both"/>
        <w:rPr>
          <w:rFonts w:ascii="Arial" w:hAnsi="Arial" w:cs="Arial"/>
          <w:u w:val="single"/>
        </w:rPr>
      </w:pPr>
      <w:bookmarkStart w:id="367" w:name="_Toc333900106"/>
      <w:bookmarkStart w:id="368" w:name="_Toc333900109"/>
      <w:r w:rsidRPr="002D1A91">
        <w:rPr>
          <w:rFonts w:ascii="Arial" w:hAnsi="Arial" w:cs="Arial"/>
          <w:u w:val="single"/>
        </w:rPr>
        <w:t>Survival</w:t>
      </w:r>
      <w:bookmarkEnd w:id="367"/>
    </w:p>
    <w:p w14:paraId="39FD70BE" w14:textId="77777777" w:rsidR="00253DC7" w:rsidRPr="002D1A91" w:rsidRDefault="00253DC7" w:rsidP="00253DC7">
      <w:pPr>
        <w:spacing w:line="240" w:lineRule="auto"/>
        <w:jc w:val="both"/>
        <w:rPr>
          <w:rFonts w:ascii="Arial" w:hAnsi="Arial" w:cs="Arial"/>
          <w:sz w:val="18"/>
          <w:szCs w:val="18"/>
        </w:rPr>
      </w:pPr>
    </w:p>
    <w:p w14:paraId="4ADAE8F0" w14:textId="10EA2D59" w:rsidR="00253DC7" w:rsidRPr="002D1A91" w:rsidRDefault="00253DC7" w:rsidP="00253DC7">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Termination of this Agreement (a) shall not relieve the Concessionaire or the </w:t>
      </w:r>
      <w:r w:rsidR="009F2875" w:rsidRPr="002D1A91">
        <w:rPr>
          <w:rFonts w:ascii="Arial" w:hAnsi="Arial" w:cs="Arial"/>
        </w:rPr>
        <w:t xml:space="preserve">Agency </w:t>
      </w:r>
      <w:r w:rsidRPr="002D1A91">
        <w:rPr>
          <w:rFonts w:ascii="Arial" w:hAnsi="Arial" w:cs="Arial"/>
        </w:rPr>
        <w:t>of any obligations hereunder which expressly or by implication survives Termination hereof, and (b) except as otherwise provided in any provision of this Agreement expressly limiting the liability of either Party, shall not relieve either Party of any obligations or liabilities for loss or damage to the other Party arising out of or caused by acts or omissions of such Party prior to the effectiveness of such Termination or arising out of such Termination.</w:t>
      </w:r>
    </w:p>
    <w:p w14:paraId="4B2716B4" w14:textId="77777777" w:rsidR="00253DC7" w:rsidRPr="002D1A91" w:rsidRDefault="00253DC7" w:rsidP="00253DC7">
      <w:pPr>
        <w:spacing w:line="240" w:lineRule="auto"/>
        <w:jc w:val="both"/>
        <w:rPr>
          <w:rFonts w:ascii="Arial" w:hAnsi="Arial" w:cs="Arial"/>
        </w:rPr>
      </w:pPr>
    </w:p>
    <w:p w14:paraId="3C1B438E" w14:textId="77777777" w:rsidR="00D96016" w:rsidRPr="002D1A91" w:rsidRDefault="00D96016" w:rsidP="00025C06">
      <w:pPr>
        <w:pStyle w:val="Heading2"/>
        <w:spacing w:line="240" w:lineRule="auto"/>
        <w:ind w:left="720"/>
        <w:jc w:val="both"/>
        <w:rPr>
          <w:rFonts w:ascii="Arial" w:hAnsi="Arial" w:cs="Arial"/>
          <w:u w:val="single"/>
        </w:rPr>
      </w:pPr>
      <w:r w:rsidRPr="002D1A91">
        <w:rPr>
          <w:rFonts w:ascii="Arial" w:hAnsi="Arial" w:cs="Arial"/>
          <w:u w:val="single"/>
          <w:lang w:val="en-GB"/>
        </w:rPr>
        <w:t>Confidentiality</w:t>
      </w:r>
      <w:bookmarkEnd w:id="368"/>
    </w:p>
    <w:p w14:paraId="7CFB77D2" w14:textId="77777777" w:rsidR="00D96016" w:rsidRPr="002D1A91" w:rsidRDefault="00D96016" w:rsidP="00025C06">
      <w:pPr>
        <w:pStyle w:val="ColorfulList-Accent11"/>
        <w:spacing w:line="240" w:lineRule="auto"/>
        <w:jc w:val="both"/>
        <w:rPr>
          <w:rFonts w:ascii="Arial" w:hAnsi="Arial" w:cs="Arial"/>
        </w:rPr>
      </w:pPr>
    </w:p>
    <w:p w14:paraId="5630C04E" w14:textId="2CDB3400"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Each of the Parties and their Contractors (including the Concessionaire Engaged Persons), subcontractors, consultants, employees and agents and each of their respective successors and permitted assigns shall hold in confidence all documents and other information, whether technical or commercial, supplied to it by or on behalf of the other Party, relating to the design, </w:t>
      </w:r>
      <w:r w:rsidR="00F30FC3" w:rsidRPr="002D1A91">
        <w:rPr>
          <w:rFonts w:ascii="Arial" w:hAnsi="Arial" w:cs="Arial"/>
        </w:rPr>
        <w:t>development</w:t>
      </w:r>
      <w:r w:rsidRPr="002D1A91">
        <w:rPr>
          <w:rFonts w:ascii="Arial" w:hAnsi="Arial" w:cs="Arial"/>
        </w:rPr>
        <w:t>, insurance, Operation and Maintenance, transfer</w:t>
      </w:r>
      <w:r w:rsidR="00E84FFF" w:rsidRPr="002D1A91">
        <w:rPr>
          <w:rFonts w:ascii="Arial" w:hAnsi="Arial" w:cs="Arial"/>
        </w:rPr>
        <w:t xml:space="preserve"> and</w:t>
      </w:r>
      <w:r w:rsidRPr="002D1A91">
        <w:rPr>
          <w:rFonts w:ascii="Arial" w:hAnsi="Arial" w:cs="Arial"/>
        </w:rPr>
        <w:t xml:space="preserve"> management of the Concession Assets, and all information and documents obtained in accordance with the terms of the </w:t>
      </w:r>
      <w:r w:rsidR="009F2875" w:rsidRPr="002D1A91">
        <w:rPr>
          <w:rFonts w:ascii="Arial" w:hAnsi="Arial" w:cs="Arial"/>
        </w:rPr>
        <w:t xml:space="preserve">Agency </w:t>
      </w:r>
      <w:r w:rsidRPr="002D1A91">
        <w:rPr>
          <w:rFonts w:ascii="Arial" w:hAnsi="Arial" w:cs="Arial"/>
        </w:rPr>
        <w:t xml:space="preserve">Agreements, and shall not, without the consent of the other Party, save as required by Applicable Laws or appropriate regulatory authorities, prospective lenders to, or investors in the Concessionaire and their professional advisers, publish or otherwise disclose or use the same for its own purposes otherwise than as may be required to perform its obligations under this Agreement.  Notwithstanding the above, nothing herein contained shall preclude the use of provisions similar to those contained in the </w:t>
      </w:r>
      <w:r w:rsidR="009F2875" w:rsidRPr="002D1A91">
        <w:rPr>
          <w:rFonts w:ascii="Arial" w:hAnsi="Arial" w:cs="Arial"/>
        </w:rPr>
        <w:t xml:space="preserve">Agency </w:t>
      </w:r>
      <w:r w:rsidRPr="002D1A91">
        <w:rPr>
          <w:rFonts w:ascii="Arial" w:hAnsi="Arial" w:cs="Arial"/>
        </w:rPr>
        <w:t>Agreements and the other agreements referred to herein and in agreements prepared and issued or to be prepared and issued in connection with other projects by the</w:t>
      </w:r>
      <w:r w:rsidR="009F2875" w:rsidRPr="002D1A91">
        <w:rPr>
          <w:rFonts w:ascii="Arial" w:hAnsi="Arial" w:cs="Arial"/>
        </w:rPr>
        <w:t xml:space="preserve"> Agency</w:t>
      </w:r>
      <w:r w:rsidRPr="002D1A91">
        <w:rPr>
          <w:rFonts w:ascii="Arial" w:hAnsi="Arial" w:cs="Arial"/>
        </w:rPr>
        <w:t>.</w:t>
      </w:r>
    </w:p>
    <w:p w14:paraId="274E447B" w14:textId="77777777" w:rsidR="00D96016" w:rsidRPr="002D1A91" w:rsidRDefault="00D96016" w:rsidP="00025C06">
      <w:pPr>
        <w:pStyle w:val="Heading2"/>
        <w:numPr>
          <w:ilvl w:val="0"/>
          <w:numId w:val="0"/>
        </w:numPr>
        <w:spacing w:line="240" w:lineRule="auto"/>
        <w:ind w:left="780"/>
        <w:jc w:val="both"/>
        <w:rPr>
          <w:rFonts w:ascii="Arial" w:hAnsi="Arial" w:cs="Arial"/>
          <w:b w:val="0"/>
          <w:smallCaps w:val="0"/>
        </w:rPr>
      </w:pPr>
    </w:p>
    <w:p w14:paraId="00A5FBDA" w14:textId="461C6380" w:rsidR="00D96016" w:rsidRPr="002D1A91" w:rsidRDefault="00D96016" w:rsidP="00025C06">
      <w:pPr>
        <w:pStyle w:val="Heading2"/>
        <w:numPr>
          <w:ilvl w:val="2"/>
          <w:numId w:val="2"/>
        </w:numPr>
        <w:spacing w:line="240" w:lineRule="auto"/>
        <w:ind w:left="720"/>
        <w:jc w:val="both"/>
        <w:rPr>
          <w:rFonts w:ascii="Arial" w:hAnsi="Arial" w:cs="Arial"/>
          <w:b w:val="0"/>
          <w:smallCaps w:val="0"/>
        </w:rPr>
      </w:pPr>
      <w:bookmarkStart w:id="369" w:name="_Toc333900110"/>
      <w:r w:rsidRPr="002D1A91">
        <w:rPr>
          <w:rFonts w:ascii="Arial" w:hAnsi="Arial" w:cs="Arial"/>
          <w:b w:val="0"/>
          <w:smallCaps w:val="0"/>
        </w:rPr>
        <w:t xml:space="preserve">The provisions of </w:t>
      </w:r>
      <w:r w:rsidR="00565BD9" w:rsidRPr="002D1A91">
        <w:rPr>
          <w:rFonts w:ascii="Arial" w:hAnsi="Arial" w:cs="Arial"/>
          <w:b w:val="0"/>
          <w:smallCaps w:val="0"/>
        </w:rPr>
        <w:t xml:space="preserve">Paragraph </w:t>
      </w:r>
      <w:r w:rsidRPr="002D1A91">
        <w:rPr>
          <w:rFonts w:ascii="Arial" w:hAnsi="Arial" w:cs="Arial"/>
          <w:b w:val="0"/>
          <w:smallCaps w:val="0"/>
        </w:rPr>
        <w:t>(a) hereabove shall not apply to:</w:t>
      </w:r>
      <w:bookmarkEnd w:id="369"/>
    </w:p>
    <w:p w14:paraId="7ABB9383" w14:textId="77777777" w:rsidR="00D96016" w:rsidRPr="002D1A91" w:rsidRDefault="00D96016" w:rsidP="00025C06">
      <w:pPr>
        <w:pStyle w:val="Heading2"/>
        <w:numPr>
          <w:ilvl w:val="0"/>
          <w:numId w:val="0"/>
        </w:numPr>
        <w:spacing w:line="240" w:lineRule="auto"/>
        <w:ind w:left="780"/>
        <w:jc w:val="both"/>
        <w:rPr>
          <w:rFonts w:ascii="Arial" w:hAnsi="Arial" w:cs="Arial"/>
          <w:b w:val="0"/>
          <w:smallCaps w:val="0"/>
          <w:lang w:val="en-GB"/>
        </w:rPr>
      </w:pPr>
    </w:p>
    <w:p w14:paraId="09170713" w14:textId="2CA55FC9" w:rsidR="00D96016" w:rsidRPr="002D1A91" w:rsidRDefault="00D96016" w:rsidP="00D86CA8">
      <w:pPr>
        <w:pStyle w:val="Heading2"/>
        <w:numPr>
          <w:ilvl w:val="0"/>
          <w:numId w:val="148"/>
        </w:numPr>
        <w:spacing w:line="240" w:lineRule="auto"/>
        <w:ind w:hanging="720"/>
        <w:jc w:val="both"/>
        <w:rPr>
          <w:rFonts w:ascii="Arial" w:hAnsi="Arial" w:cs="Arial"/>
          <w:b w:val="0"/>
          <w:smallCaps w:val="0"/>
        </w:rPr>
      </w:pPr>
      <w:bookmarkStart w:id="370" w:name="_Toc333900111"/>
      <w:r w:rsidRPr="002D1A91">
        <w:rPr>
          <w:rFonts w:ascii="Arial" w:hAnsi="Arial" w:cs="Arial"/>
          <w:b w:val="0"/>
          <w:smallCaps w:val="0"/>
        </w:rPr>
        <w:t>any information in the public domain otherwise than by breach of this Agreement</w:t>
      </w:r>
      <w:r w:rsidRPr="002D1A91">
        <w:rPr>
          <w:rFonts w:ascii="Arial" w:hAnsi="Arial" w:cs="Arial"/>
          <w:b w:val="0"/>
          <w:smallCaps w:val="0"/>
          <w:lang w:val="en-GB"/>
        </w:rPr>
        <w:t xml:space="preserve"> or any other </w:t>
      </w:r>
      <w:r w:rsidR="009F2875" w:rsidRPr="002D1A91">
        <w:rPr>
          <w:rFonts w:ascii="Arial" w:hAnsi="Arial" w:cs="Arial"/>
          <w:b w:val="0"/>
          <w:smallCaps w:val="0"/>
        </w:rPr>
        <w:t>Agenc</w:t>
      </w:r>
      <w:r w:rsidR="009F2875" w:rsidRPr="002D1A91">
        <w:rPr>
          <w:rFonts w:ascii="Arial" w:hAnsi="Arial" w:cs="Arial"/>
          <w:smallCaps w:val="0"/>
        </w:rPr>
        <w:t>y</w:t>
      </w:r>
      <w:r w:rsidR="009F2875" w:rsidRPr="002D1A91">
        <w:rPr>
          <w:rFonts w:ascii="Arial" w:hAnsi="Arial" w:cs="Arial"/>
        </w:rPr>
        <w:t xml:space="preserve"> </w:t>
      </w:r>
      <w:r w:rsidRPr="002D1A91">
        <w:rPr>
          <w:rFonts w:ascii="Arial" w:hAnsi="Arial" w:cs="Arial"/>
          <w:b w:val="0"/>
          <w:smallCaps w:val="0"/>
          <w:lang w:val="en-GB"/>
        </w:rPr>
        <w:t>Agreement</w:t>
      </w:r>
      <w:r w:rsidRPr="002D1A91">
        <w:rPr>
          <w:rFonts w:ascii="Arial" w:hAnsi="Arial" w:cs="Arial"/>
          <w:b w:val="0"/>
          <w:smallCaps w:val="0"/>
        </w:rPr>
        <w:t>;</w:t>
      </w:r>
      <w:bookmarkEnd w:id="370"/>
    </w:p>
    <w:p w14:paraId="537713EE" w14:textId="77777777" w:rsidR="005C66AB" w:rsidRPr="002D1A91" w:rsidRDefault="005C66AB" w:rsidP="00025C06">
      <w:pPr>
        <w:pStyle w:val="ListParagraph"/>
        <w:spacing w:line="240" w:lineRule="auto"/>
        <w:ind w:left="1440" w:hanging="720"/>
        <w:rPr>
          <w:rFonts w:ascii="Arial" w:hAnsi="Arial" w:cs="Arial"/>
        </w:rPr>
      </w:pPr>
    </w:p>
    <w:p w14:paraId="1A447BDD" w14:textId="77777777" w:rsidR="00D96016" w:rsidRPr="002D1A91" w:rsidRDefault="00D96016" w:rsidP="00025C06">
      <w:pPr>
        <w:pStyle w:val="Heading2"/>
        <w:numPr>
          <w:ilvl w:val="0"/>
          <w:numId w:val="0"/>
        </w:numPr>
        <w:spacing w:line="240" w:lineRule="auto"/>
        <w:ind w:left="1440" w:hanging="720"/>
        <w:jc w:val="both"/>
        <w:rPr>
          <w:rFonts w:ascii="Arial" w:hAnsi="Arial" w:cs="Arial"/>
          <w:b w:val="0"/>
          <w:smallCaps w:val="0"/>
        </w:rPr>
      </w:pPr>
      <w:bookmarkStart w:id="371" w:name="_Toc333900112"/>
      <w:r w:rsidRPr="002D1A91">
        <w:rPr>
          <w:rFonts w:ascii="Arial" w:hAnsi="Arial" w:cs="Arial"/>
          <w:b w:val="0"/>
          <w:smallCaps w:val="0"/>
        </w:rPr>
        <w:t>(</w:t>
      </w:r>
      <w:r w:rsidRPr="002D1A91">
        <w:rPr>
          <w:rFonts w:ascii="Arial" w:hAnsi="Arial" w:cs="Arial"/>
          <w:b w:val="0"/>
          <w:smallCaps w:val="0"/>
          <w:lang w:val="en-GB"/>
        </w:rPr>
        <w:t>b</w:t>
      </w:r>
      <w:r w:rsidRPr="002D1A91">
        <w:rPr>
          <w:rFonts w:ascii="Arial" w:hAnsi="Arial" w:cs="Arial"/>
          <w:b w:val="0"/>
          <w:smallCaps w:val="0"/>
        </w:rPr>
        <w:t>)</w:t>
      </w:r>
      <w:r w:rsidRPr="002D1A91">
        <w:rPr>
          <w:rFonts w:ascii="Arial" w:hAnsi="Arial" w:cs="Arial"/>
          <w:b w:val="0"/>
          <w:smallCaps w:val="0"/>
        </w:rPr>
        <w:tab/>
        <w:t>information in the possession of the receiving Party thereof before divulgence as aforesaid, and which was not obtained under any obligation of confidentiality.</w:t>
      </w:r>
      <w:bookmarkEnd w:id="371"/>
    </w:p>
    <w:p w14:paraId="50507E10" w14:textId="77777777" w:rsidR="00D96016" w:rsidRPr="002D1A91" w:rsidRDefault="00D96016" w:rsidP="00025C06">
      <w:pPr>
        <w:spacing w:line="240" w:lineRule="auto"/>
        <w:rPr>
          <w:rFonts w:ascii="Arial" w:hAnsi="Arial" w:cs="Arial"/>
        </w:rPr>
      </w:pPr>
    </w:p>
    <w:p w14:paraId="3B010F2B" w14:textId="77777777" w:rsidR="00D96016" w:rsidRPr="002D1A91" w:rsidRDefault="00D96016" w:rsidP="00025C06">
      <w:pPr>
        <w:pStyle w:val="Heading2"/>
        <w:spacing w:line="240" w:lineRule="auto"/>
        <w:ind w:left="720"/>
        <w:jc w:val="both"/>
        <w:rPr>
          <w:rFonts w:ascii="Arial" w:hAnsi="Arial" w:cs="Arial"/>
          <w:u w:val="single"/>
        </w:rPr>
      </w:pPr>
      <w:bookmarkStart w:id="372" w:name="_Toc333900113"/>
      <w:r w:rsidRPr="002D1A91">
        <w:rPr>
          <w:rFonts w:ascii="Arial" w:hAnsi="Arial" w:cs="Arial"/>
          <w:u w:val="single"/>
        </w:rPr>
        <w:lastRenderedPageBreak/>
        <w:t>Severability</w:t>
      </w:r>
      <w:bookmarkEnd w:id="372"/>
    </w:p>
    <w:p w14:paraId="32AFB8EB" w14:textId="77777777" w:rsidR="00D96016" w:rsidRPr="002D1A91" w:rsidRDefault="00D96016" w:rsidP="00025C06">
      <w:pPr>
        <w:spacing w:line="240" w:lineRule="auto"/>
        <w:jc w:val="both"/>
        <w:rPr>
          <w:rFonts w:ascii="Arial" w:hAnsi="Arial" w:cs="Arial"/>
        </w:rPr>
      </w:pPr>
    </w:p>
    <w:p w14:paraId="1A55D01D" w14:textId="006ADE4D"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If for any reason whatever any provision of this Agreement is or becomes invalid, illegal or unenforceable or is declared by any court of competent jurisdiction or any other instrumentality to be invalid, illegal or unenforceable, the validity, legality or enforceability of the remaining provisions shall not be affected in any manner, and the Parties </w:t>
      </w:r>
      <w:r w:rsidR="00A66EC0" w:rsidRPr="002D1A91">
        <w:rPr>
          <w:rFonts w:ascii="Arial" w:hAnsi="Arial" w:cs="Arial"/>
        </w:rPr>
        <w:t>shall</w:t>
      </w:r>
      <w:r w:rsidRPr="002D1A91">
        <w:rPr>
          <w:rFonts w:ascii="Arial" w:hAnsi="Arial" w:cs="Arial"/>
        </w:rPr>
        <w:t xml:space="preserve"> negotiate in good faith with a view to agreeing upon one or more provisions which may be substituted for such invalid, unenforceable or illegal provisions, as nearly as is practicable.</w:t>
      </w:r>
      <w:bookmarkStart w:id="373" w:name="_Toc333900114"/>
    </w:p>
    <w:p w14:paraId="66B205BA" w14:textId="77777777" w:rsidR="000E1967" w:rsidRPr="002D1A91" w:rsidRDefault="000E1967" w:rsidP="00025C06">
      <w:pPr>
        <w:spacing w:line="240" w:lineRule="auto"/>
        <w:rPr>
          <w:rFonts w:ascii="Arial" w:hAnsi="Arial" w:cs="Arial"/>
          <w:sz w:val="18"/>
          <w:szCs w:val="18"/>
        </w:rPr>
      </w:pPr>
    </w:p>
    <w:p w14:paraId="5692992B" w14:textId="77777777" w:rsidR="00D96016" w:rsidRPr="002D1A91" w:rsidRDefault="00D96016" w:rsidP="00025C06">
      <w:pPr>
        <w:pStyle w:val="Heading2"/>
        <w:spacing w:line="240" w:lineRule="auto"/>
        <w:ind w:left="720"/>
        <w:jc w:val="both"/>
        <w:rPr>
          <w:rFonts w:ascii="Arial" w:hAnsi="Arial" w:cs="Arial"/>
          <w:u w:val="single"/>
        </w:rPr>
      </w:pPr>
      <w:r w:rsidRPr="002D1A91">
        <w:rPr>
          <w:rFonts w:ascii="Arial" w:hAnsi="Arial" w:cs="Arial"/>
          <w:u w:val="single"/>
        </w:rPr>
        <w:t>No Partnership</w:t>
      </w:r>
      <w:bookmarkEnd w:id="373"/>
    </w:p>
    <w:p w14:paraId="510AF657" w14:textId="77777777" w:rsidR="00D96016" w:rsidRPr="002D1A91" w:rsidRDefault="00D96016" w:rsidP="00025C06">
      <w:pPr>
        <w:spacing w:line="240" w:lineRule="auto"/>
        <w:jc w:val="both"/>
        <w:rPr>
          <w:rFonts w:ascii="Arial" w:hAnsi="Arial" w:cs="Arial"/>
        </w:rPr>
      </w:pPr>
    </w:p>
    <w:p w14:paraId="2C993AC7" w14:textId="77777777"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Nothing contained in this Agreement shall be construed or interpreted as constituting a partnership between the Parties. Neither Party shall have any authority to bind the other in any manner whatsoever.</w:t>
      </w:r>
    </w:p>
    <w:p w14:paraId="0D70AF99" w14:textId="77777777" w:rsidR="00D96016" w:rsidRPr="002D1A91" w:rsidRDefault="00D96016" w:rsidP="00025C06">
      <w:pPr>
        <w:spacing w:line="240" w:lineRule="auto"/>
        <w:jc w:val="both"/>
        <w:rPr>
          <w:rFonts w:ascii="Arial" w:hAnsi="Arial" w:cs="Arial"/>
          <w:sz w:val="18"/>
          <w:szCs w:val="18"/>
        </w:rPr>
      </w:pPr>
    </w:p>
    <w:p w14:paraId="370D491D" w14:textId="62DEDB98"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Notwithstanding anything to the contrary set out in this Agreement or elsewhere, nothing contained in this Agreement shall be construed or interpreted as the Concessionaire providing design and/or engineering consulting services to the</w:t>
      </w:r>
      <w:r w:rsidR="009F2875" w:rsidRPr="002D1A91">
        <w:rPr>
          <w:rFonts w:ascii="Arial" w:hAnsi="Arial" w:cs="Arial"/>
          <w:smallCaps/>
        </w:rPr>
        <w:t xml:space="preserve"> </w:t>
      </w:r>
      <w:r w:rsidR="009F2875" w:rsidRPr="002D1A91">
        <w:rPr>
          <w:rFonts w:ascii="Arial" w:hAnsi="Arial" w:cs="Arial"/>
        </w:rPr>
        <w:t>Agency</w:t>
      </w:r>
      <w:r w:rsidRPr="002D1A91">
        <w:rPr>
          <w:rFonts w:ascii="Arial" w:hAnsi="Arial" w:cs="Arial"/>
        </w:rPr>
        <w:t xml:space="preserve">. </w:t>
      </w:r>
    </w:p>
    <w:p w14:paraId="13BAB0C9" w14:textId="77777777" w:rsidR="00D96016" w:rsidRPr="002D1A91" w:rsidRDefault="00D96016" w:rsidP="00025C06">
      <w:pPr>
        <w:spacing w:line="240" w:lineRule="auto"/>
        <w:jc w:val="both"/>
        <w:rPr>
          <w:rFonts w:ascii="Arial" w:hAnsi="Arial" w:cs="Arial"/>
          <w:sz w:val="18"/>
          <w:szCs w:val="18"/>
        </w:rPr>
      </w:pPr>
    </w:p>
    <w:p w14:paraId="7C1CBAED" w14:textId="77777777" w:rsidR="00D96016" w:rsidRPr="002D1A91" w:rsidRDefault="00D96016" w:rsidP="00025C06">
      <w:pPr>
        <w:pStyle w:val="Heading2"/>
        <w:spacing w:line="240" w:lineRule="auto"/>
        <w:ind w:left="720"/>
        <w:jc w:val="both"/>
        <w:rPr>
          <w:rFonts w:ascii="Arial" w:hAnsi="Arial" w:cs="Arial"/>
          <w:u w:val="single"/>
        </w:rPr>
      </w:pPr>
      <w:bookmarkStart w:id="374" w:name="_Toc333900115"/>
      <w:r w:rsidRPr="002D1A91">
        <w:rPr>
          <w:rFonts w:ascii="Arial" w:hAnsi="Arial" w:cs="Arial"/>
          <w:u w:val="single"/>
        </w:rPr>
        <w:t>Language</w:t>
      </w:r>
      <w:bookmarkEnd w:id="374"/>
    </w:p>
    <w:p w14:paraId="753C00DE" w14:textId="77777777" w:rsidR="00D96016" w:rsidRPr="002D1A91" w:rsidRDefault="00D96016" w:rsidP="00025C06">
      <w:pPr>
        <w:spacing w:line="240" w:lineRule="auto"/>
        <w:jc w:val="both"/>
        <w:rPr>
          <w:rFonts w:ascii="Arial" w:hAnsi="Arial" w:cs="Arial"/>
          <w:sz w:val="18"/>
          <w:szCs w:val="18"/>
        </w:rPr>
      </w:pPr>
    </w:p>
    <w:p w14:paraId="19FA3EB6" w14:textId="186D5EDD"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All notices required to be given under this Agreement and all communications, documentation and proceedings which are in any way relevant to this Agreement shall be in writing and in </w:t>
      </w:r>
      <w:r w:rsidR="00316E84">
        <w:rPr>
          <w:rFonts w:ascii="Arial" w:hAnsi="Arial" w:cs="Arial"/>
        </w:rPr>
        <w:t xml:space="preserve">the </w:t>
      </w:r>
      <w:r w:rsidRPr="002D1A91">
        <w:rPr>
          <w:rFonts w:ascii="Arial" w:hAnsi="Arial" w:cs="Arial"/>
        </w:rPr>
        <w:t>English language.</w:t>
      </w:r>
    </w:p>
    <w:p w14:paraId="30447B8C" w14:textId="77777777" w:rsidR="00D96016" w:rsidRPr="002D1A91" w:rsidRDefault="00D96016" w:rsidP="00025C06">
      <w:pPr>
        <w:spacing w:line="240" w:lineRule="auto"/>
        <w:jc w:val="both"/>
        <w:rPr>
          <w:rFonts w:ascii="Arial" w:hAnsi="Arial" w:cs="Arial"/>
        </w:rPr>
      </w:pPr>
    </w:p>
    <w:p w14:paraId="4E4482E0" w14:textId="77777777" w:rsidR="00D96016" w:rsidRPr="002D1A91" w:rsidRDefault="00D96016" w:rsidP="00025C06">
      <w:pPr>
        <w:pStyle w:val="Heading2"/>
        <w:spacing w:line="240" w:lineRule="auto"/>
        <w:ind w:left="720"/>
        <w:jc w:val="both"/>
        <w:rPr>
          <w:rFonts w:ascii="Arial" w:hAnsi="Arial" w:cs="Arial"/>
          <w:u w:val="single"/>
        </w:rPr>
      </w:pPr>
      <w:bookmarkStart w:id="375" w:name="_Toc333900116"/>
      <w:r w:rsidRPr="002D1A91">
        <w:rPr>
          <w:rFonts w:ascii="Arial" w:hAnsi="Arial" w:cs="Arial"/>
          <w:u w:val="single"/>
        </w:rPr>
        <w:t>Exclusion of Implied Warranties</w:t>
      </w:r>
      <w:bookmarkEnd w:id="375"/>
    </w:p>
    <w:p w14:paraId="355D9D1F" w14:textId="77777777" w:rsidR="00D96016" w:rsidRPr="002D1A91" w:rsidRDefault="00D96016" w:rsidP="00025C06">
      <w:pPr>
        <w:spacing w:line="240" w:lineRule="auto"/>
        <w:jc w:val="both"/>
        <w:rPr>
          <w:rFonts w:ascii="Arial" w:hAnsi="Arial" w:cs="Arial"/>
        </w:rPr>
      </w:pPr>
      <w:r w:rsidRPr="002D1A91">
        <w:rPr>
          <w:rFonts w:ascii="Arial" w:hAnsi="Arial" w:cs="Arial"/>
        </w:rPr>
        <w:tab/>
      </w:r>
    </w:p>
    <w:p w14:paraId="63618E9E" w14:textId="51D9BB3A"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This Agreement expressly excludes any warranty, condition or other undertaking implied at law or by custom or otherwise arising out of any other agreement (except the </w:t>
      </w:r>
      <w:r w:rsidR="009F2875" w:rsidRPr="002D1A91">
        <w:rPr>
          <w:rFonts w:ascii="Arial" w:hAnsi="Arial" w:cs="Arial"/>
        </w:rPr>
        <w:t xml:space="preserve">Agency </w:t>
      </w:r>
      <w:r w:rsidRPr="002D1A91">
        <w:rPr>
          <w:rFonts w:ascii="Arial" w:hAnsi="Arial" w:cs="Arial"/>
        </w:rPr>
        <w:t>Agreements) between the Parties or any representation by any Party not contained in a binding legal agreement executed by the Parties.</w:t>
      </w:r>
    </w:p>
    <w:p w14:paraId="30A933DE" w14:textId="77777777" w:rsidR="00D96016" w:rsidRPr="002D1A91" w:rsidRDefault="00D96016" w:rsidP="00025C06">
      <w:pPr>
        <w:spacing w:line="240" w:lineRule="auto"/>
        <w:jc w:val="both"/>
        <w:rPr>
          <w:rFonts w:ascii="Arial" w:hAnsi="Arial" w:cs="Arial"/>
        </w:rPr>
      </w:pPr>
    </w:p>
    <w:p w14:paraId="663797C6" w14:textId="2D5982E4" w:rsidR="00D96016" w:rsidRPr="002D1A91" w:rsidRDefault="00D96016" w:rsidP="00025C06">
      <w:pPr>
        <w:pStyle w:val="Heading2"/>
        <w:spacing w:line="240" w:lineRule="auto"/>
        <w:ind w:left="720"/>
        <w:jc w:val="both"/>
        <w:rPr>
          <w:rFonts w:ascii="Arial" w:hAnsi="Arial" w:cs="Arial"/>
          <w:u w:val="single"/>
        </w:rPr>
      </w:pPr>
      <w:bookmarkStart w:id="376" w:name="_Toc333900117"/>
      <w:r w:rsidRPr="002D1A91">
        <w:rPr>
          <w:rFonts w:ascii="Arial" w:hAnsi="Arial" w:cs="Arial"/>
          <w:u w:val="single"/>
        </w:rPr>
        <w:t>Counterparts</w:t>
      </w:r>
      <w:bookmarkEnd w:id="376"/>
    </w:p>
    <w:p w14:paraId="7DC675BF" w14:textId="77777777" w:rsidR="00D96016" w:rsidRPr="002D1A91" w:rsidRDefault="00D96016" w:rsidP="00025C06">
      <w:pPr>
        <w:spacing w:line="240" w:lineRule="auto"/>
        <w:jc w:val="both"/>
        <w:rPr>
          <w:rFonts w:ascii="Arial" w:hAnsi="Arial" w:cs="Arial"/>
        </w:rPr>
      </w:pPr>
    </w:p>
    <w:p w14:paraId="41A01307" w14:textId="26D3BF7C" w:rsidR="00D96016" w:rsidRPr="002D1A91" w:rsidRDefault="00D96016"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This Agreement shall be executed in two counterparts, each of which when executed and delivered shall constitute an original of this Agreement.</w:t>
      </w:r>
    </w:p>
    <w:p w14:paraId="2465BB09" w14:textId="3F83084E" w:rsidR="00B76E5C" w:rsidRPr="002D1A91" w:rsidRDefault="00B76E5C" w:rsidP="00025C06">
      <w:pPr>
        <w:pStyle w:val="Heading2"/>
        <w:numPr>
          <w:ilvl w:val="0"/>
          <w:numId w:val="0"/>
        </w:numPr>
        <w:spacing w:line="240" w:lineRule="auto"/>
        <w:ind w:left="780" w:hanging="720"/>
        <w:rPr>
          <w:rFonts w:ascii="Arial" w:hAnsi="Arial" w:cs="Arial"/>
        </w:rPr>
      </w:pPr>
    </w:p>
    <w:p w14:paraId="203BCF12" w14:textId="77777777" w:rsidR="00B76E5C" w:rsidRPr="002D1A91" w:rsidRDefault="00B76E5C" w:rsidP="00025C06">
      <w:pPr>
        <w:pStyle w:val="Heading2"/>
        <w:spacing w:line="240" w:lineRule="auto"/>
        <w:ind w:left="720"/>
        <w:jc w:val="both"/>
        <w:rPr>
          <w:rFonts w:ascii="Arial" w:hAnsi="Arial" w:cs="Arial"/>
        </w:rPr>
      </w:pPr>
      <w:r w:rsidRPr="002D1A91">
        <w:rPr>
          <w:rFonts w:ascii="Arial" w:hAnsi="Arial" w:cs="Arial"/>
          <w:u w:val="single"/>
        </w:rPr>
        <w:t>Set-Off</w:t>
      </w:r>
    </w:p>
    <w:p w14:paraId="3183B065" w14:textId="77777777" w:rsidR="00B76E5C" w:rsidRPr="002D1A91" w:rsidRDefault="00B76E5C" w:rsidP="00025C06">
      <w:pPr>
        <w:spacing w:line="240" w:lineRule="auto"/>
        <w:rPr>
          <w:rFonts w:ascii="Arial" w:hAnsi="Arial" w:cs="Arial"/>
        </w:rPr>
      </w:pPr>
    </w:p>
    <w:p w14:paraId="2412D7C7" w14:textId="02BAA8A0" w:rsidR="00B76E5C" w:rsidRPr="006A4CA4" w:rsidRDefault="00B76E5C"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w:t>
      </w:r>
      <w:r w:rsidR="009F2875" w:rsidRPr="002D1A91">
        <w:rPr>
          <w:rFonts w:ascii="Arial" w:hAnsi="Arial" w:cs="Arial"/>
        </w:rPr>
        <w:t xml:space="preserve">Agency </w:t>
      </w:r>
      <w:r w:rsidRPr="002D1A91">
        <w:rPr>
          <w:rFonts w:ascii="Arial" w:hAnsi="Arial" w:cs="Arial"/>
        </w:rPr>
        <w:t>shall have the right to withhold and set-off against any amount it is liable to pay to the Concessionaire hereunder,</w:t>
      </w:r>
      <w:r w:rsidR="00F173E9" w:rsidRPr="002D1A91">
        <w:rPr>
          <w:rFonts w:ascii="Arial" w:hAnsi="Arial" w:cs="Arial"/>
        </w:rPr>
        <w:t xml:space="preserve"> </w:t>
      </w:r>
      <w:r w:rsidR="00316E84">
        <w:rPr>
          <w:rFonts w:ascii="Arial" w:hAnsi="Arial" w:cs="Arial"/>
        </w:rPr>
        <w:t>i</w:t>
      </w:r>
      <w:r w:rsidR="002E12B8" w:rsidRPr="006A4CA4">
        <w:rPr>
          <w:rFonts w:ascii="Arial" w:hAnsi="Arial" w:cs="Arial"/>
        </w:rPr>
        <w:t>n the event</w:t>
      </w:r>
      <w:r w:rsidR="00F173E9" w:rsidRPr="006A4CA4">
        <w:rPr>
          <w:rFonts w:ascii="Arial" w:hAnsi="Arial" w:cs="Arial"/>
        </w:rPr>
        <w:t>:</w:t>
      </w:r>
    </w:p>
    <w:p w14:paraId="51CA2422" w14:textId="77777777" w:rsidR="00F173E9" w:rsidRPr="006A4CA4" w:rsidRDefault="00F173E9" w:rsidP="00F173E9">
      <w:pPr>
        <w:pStyle w:val="ColorfulList-Accent11"/>
        <w:spacing w:line="240" w:lineRule="auto"/>
        <w:jc w:val="both"/>
        <w:rPr>
          <w:rFonts w:ascii="Arial" w:hAnsi="Arial" w:cs="Arial"/>
        </w:rPr>
      </w:pPr>
    </w:p>
    <w:p w14:paraId="5A4DF719" w14:textId="34951CCB" w:rsidR="002E12B8" w:rsidRPr="006A4CA4" w:rsidRDefault="00F173E9" w:rsidP="002E12B8">
      <w:pPr>
        <w:pStyle w:val="ColorfulList-Accent11"/>
        <w:numPr>
          <w:ilvl w:val="0"/>
          <w:numId w:val="225"/>
        </w:numPr>
        <w:spacing w:line="240" w:lineRule="auto"/>
        <w:ind w:left="1440" w:hanging="720"/>
        <w:jc w:val="both"/>
        <w:rPr>
          <w:rFonts w:ascii="Arial" w:hAnsi="Arial" w:cs="Arial"/>
        </w:rPr>
      </w:pPr>
      <w:r w:rsidRPr="006A4CA4">
        <w:rPr>
          <w:rFonts w:ascii="Arial" w:hAnsi="Arial" w:cs="Arial"/>
        </w:rPr>
        <w:lastRenderedPageBreak/>
        <w:t>the deduction is expressly contemplated under this Agreement and has been duly certified in writing by the Independent Engineer; or</w:t>
      </w:r>
    </w:p>
    <w:p w14:paraId="208546D1" w14:textId="77777777" w:rsidR="002E12B8" w:rsidRPr="006A4CA4" w:rsidRDefault="002E12B8" w:rsidP="00511701">
      <w:pPr>
        <w:pStyle w:val="ColorfulList-Accent11"/>
        <w:spacing w:line="240" w:lineRule="auto"/>
        <w:ind w:left="1440"/>
        <w:jc w:val="both"/>
        <w:rPr>
          <w:rFonts w:ascii="Arial" w:hAnsi="Arial" w:cs="Arial"/>
        </w:rPr>
      </w:pPr>
    </w:p>
    <w:p w14:paraId="46D4189D" w14:textId="13CE3132" w:rsidR="00F173E9" w:rsidRPr="002D1A91" w:rsidRDefault="00F173E9" w:rsidP="00511701">
      <w:pPr>
        <w:pStyle w:val="ColorfulList-Accent11"/>
        <w:numPr>
          <w:ilvl w:val="0"/>
          <w:numId w:val="225"/>
        </w:numPr>
        <w:spacing w:line="240" w:lineRule="auto"/>
        <w:ind w:left="1440" w:hanging="720"/>
        <w:jc w:val="both"/>
        <w:rPr>
          <w:rFonts w:ascii="Arial" w:hAnsi="Arial" w:cs="Arial"/>
        </w:rPr>
      </w:pPr>
      <w:r w:rsidRPr="006A4CA4">
        <w:rPr>
          <w:rFonts w:ascii="Arial" w:hAnsi="Arial" w:cs="Arial"/>
        </w:rPr>
        <w:t xml:space="preserve">the deduction is required to give effect to a final, non-appealable arbitral award rendered under </w:t>
      </w:r>
      <w:r w:rsidR="00A53774" w:rsidRPr="006A4CA4">
        <w:rPr>
          <w:rFonts w:ascii="Arial" w:hAnsi="Arial" w:cs="Arial"/>
        </w:rPr>
        <w:t>Section</w:t>
      </w:r>
      <w:r w:rsidRPr="006A4CA4">
        <w:rPr>
          <w:rFonts w:ascii="Arial" w:hAnsi="Arial" w:cs="Arial"/>
        </w:rPr>
        <w:t xml:space="preserve"> </w:t>
      </w:r>
      <w:r w:rsidR="00DE7FB5">
        <w:rPr>
          <w:rFonts w:ascii="Arial" w:hAnsi="Arial" w:cs="Arial"/>
        </w:rPr>
        <w:t>28</w:t>
      </w:r>
      <w:r w:rsidRPr="006A4CA4">
        <w:rPr>
          <w:rFonts w:ascii="Arial" w:hAnsi="Arial" w:cs="Arial"/>
        </w:rPr>
        <w:t xml:space="preserve"> or a final judgment from a court of competent jurisdiction.</w:t>
      </w:r>
    </w:p>
    <w:p w14:paraId="01ECB2E8" w14:textId="1B692527" w:rsidR="00B76E5C" w:rsidRPr="002D1A91" w:rsidRDefault="00B76E5C" w:rsidP="00F173E9">
      <w:pPr>
        <w:spacing w:line="240" w:lineRule="auto"/>
        <w:jc w:val="both"/>
        <w:rPr>
          <w:rFonts w:ascii="Arial" w:hAnsi="Arial" w:cs="Arial"/>
          <w:b/>
          <w:u w:val="single"/>
        </w:rPr>
      </w:pPr>
    </w:p>
    <w:p w14:paraId="709817F0" w14:textId="77777777" w:rsidR="00B76E5C" w:rsidRPr="002D1A91" w:rsidRDefault="00B76E5C" w:rsidP="00025C06">
      <w:pPr>
        <w:pStyle w:val="Heading2"/>
        <w:spacing w:line="240" w:lineRule="auto"/>
        <w:ind w:left="720"/>
        <w:jc w:val="both"/>
        <w:rPr>
          <w:rFonts w:ascii="Arial" w:hAnsi="Arial" w:cs="Arial"/>
          <w:u w:val="single"/>
        </w:rPr>
      </w:pPr>
      <w:r w:rsidRPr="002D1A91">
        <w:rPr>
          <w:rFonts w:ascii="Arial" w:hAnsi="Arial" w:cs="Arial"/>
          <w:u w:val="single"/>
        </w:rPr>
        <w:t xml:space="preserve">Independence </w:t>
      </w:r>
    </w:p>
    <w:p w14:paraId="15DB5218" w14:textId="77777777" w:rsidR="00B76E5C" w:rsidRPr="002D1A91" w:rsidRDefault="00B76E5C" w:rsidP="00025C06">
      <w:pPr>
        <w:spacing w:line="240" w:lineRule="auto"/>
        <w:jc w:val="both"/>
        <w:rPr>
          <w:rFonts w:ascii="Arial" w:hAnsi="Arial" w:cs="Arial"/>
          <w:b/>
          <w:u w:val="single"/>
        </w:rPr>
      </w:pPr>
    </w:p>
    <w:p w14:paraId="19E92F86" w14:textId="2E1437B7" w:rsidR="00B76E5C" w:rsidRPr="002D1A91" w:rsidRDefault="00B76E5C"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In respect of all matters dealing with the Agreement, the Independent Engineer and the Independent Auditor shall be independent and shall ensure that </w:t>
      </w:r>
      <w:r w:rsidR="00A53774">
        <w:rPr>
          <w:rFonts w:ascii="Arial" w:hAnsi="Arial" w:cs="Arial"/>
        </w:rPr>
        <w:t>they</w:t>
      </w:r>
      <w:r w:rsidRPr="002D1A91">
        <w:rPr>
          <w:rFonts w:ascii="Arial" w:hAnsi="Arial" w:cs="Arial"/>
        </w:rPr>
        <w:t xml:space="preserve"> performs all </w:t>
      </w:r>
      <w:r w:rsidR="00A53774">
        <w:rPr>
          <w:rFonts w:ascii="Arial" w:hAnsi="Arial" w:cs="Arial"/>
        </w:rPr>
        <w:t>their</w:t>
      </w:r>
      <w:r w:rsidR="00A53774" w:rsidRPr="002D1A91">
        <w:rPr>
          <w:rFonts w:ascii="Arial" w:hAnsi="Arial" w:cs="Arial"/>
        </w:rPr>
        <w:t xml:space="preserve"> </w:t>
      </w:r>
      <w:r w:rsidRPr="002D1A91">
        <w:rPr>
          <w:rFonts w:ascii="Arial" w:hAnsi="Arial" w:cs="Arial"/>
        </w:rPr>
        <w:t>obligations in accordance with their respective terms of reference and this Agreement.</w:t>
      </w:r>
    </w:p>
    <w:p w14:paraId="21D0E220" w14:textId="77777777" w:rsidR="00B76E5C" w:rsidRPr="002D1A91" w:rsidRDefault="00B76E5C" w:rsidP="00025C06">
      <w:pPr>
        <w:spacing w:line="240" w:lineRule="auto"/>
        <w:jc w:val="both"/>
        <w:rPr>
          <w:rFonts w:ascii="Arial" w:hAnsi="Arial" w:cs="Arial"/>
          <w:b/>
          <w:u w:val="single"/>
        </w:rPr>
      </w:pPr>
    </w:p>
    <w:p w14:paraId="657FB32C" w14:textId="77777777" w:rsidR="00B76E5C" w:rsidRPr="002D1A91" w:rsidRDefault="00B76E5C" w:rsidP="00025C06">
      <w:pPr>
        <w:pStyle w:val="Heading2"/>
        <w:spacing w:line="240" w:lineRule="auto"/>
        <w:ind w:left="720"/>
        <w:jc w:val="both"/>
        <w:rPr>
          <w:rFonts w:ascii="Arial" w:hAnsi="Arial" w:cs="Arial"/>
          <w:b w:val="0"/>
          <w:u w:val="single"/>
        </w:rPr>
      </w:pPr>
      <w:r w:rsidRPr="002D1A91">
        <w:rPr>
          <w:rFonts w:ascii="Arial" w:hAnsi="Arial" w:cs="Arial"/>
          <w:u w:val="single"/>
        </w:rPr>
        <w:t>Entire Agreement</w:t>
      </w:r>
    </w:p>
    <w:p w14:paraId="6F099F1C" w14:textId="77777777" w:rsidR="00B76E5C" w:rsidRPr="002D1A91" w:rsidRDefault="00B76E5C" w:rsidP="00025C06">
      <w:pPr>
        <w:spacing w:line="240" w:lineRule="auto"/>
        <w:jc w:val="both"/>
        <w:rPr>
          <w:rFonts w:ascii="Arial" w:hAnsi="Arial" w:cs="Arial"/>
          <w:b/>
          <w:u w:val="single"/>
        </w:rPr>
      </w:pPr>
    </w:p>
    <w:p w14:paraId="5F29E63D" w14:textId="58AA3661" w:rsidR="00B76E5C" w:rsidRPr="002D1A91" w:rsidRDefault="00B76E5C" w:rsidP="00025C06">
      <w:pPr>
        <w:pStyle w:val="ColorfulList-Accent11"/>
        <w:numPr>
          <w:ilvl w:val="2"/>
          <w:numId w:val="2"/>
        </w:numPr>
        <w:spacing w:line="240" w:lineRule="auto"/>
        <w:ind w:left="720"/>
        <w:jc w:val="both"/>
        <w:rPr>
          <w:rFonts w:ascii="Arial" w:hAnsi="Arial" w:cs="Arial"/>
        </w:rPr>
      </w:pPr>
      <w:r w:rsidRPr="002D1A91">
        <w:rPr>
          <w:rFonts w:ascii="Arial" w:hAnsi="Arial" w:cs="Arial"/>
        </w:rPr>
        <w:t xml:space="preserve">The Parties hereto acknowledge, confirm and undertake that this Agreement (and </w:t>
      </w:r>
      <w:r w:rsidR="00A53774">
        <w:rPr>
          <w:rFonts w:ascii="Arial" w:hAnsi="Arial" w:cs="Arial"/>
        </w:rPr>
        <w:t>the</w:t>
      </w:r>
      <w:r w:rsidR="009F2875" w:rsidRPr="002D1A91">
        <w:rPr>
          <w:rFonts w:ascii="Arial" w:hAnsi="Arial" w:cs="Arial"/>
        </w:rPr>
        <w:t xml:space="preserve"> Agency </w:t>
      </w:r>
      <w:r w:rsidRPr="002D1A91">
        <w:rPr>
          <w:rFonts w:ascii="Arial" w:hAnsi="Arial" w:cs="Arial"/>
        </w:rPr>
        <w:t>Agreements, as applicable), as at the date hereof, constitutes the entire understanding between the Parties regarding the Project and supersedes all previous written and/or oral representations and/or arrangements regarding the Project.</w:t>
      </w:r>
    </w:p>
    <w:p w14:paraId="2996FB84" w14:textId="77777777" w:rsidR="00B76E5C" w:rsidRPr="002D1A91" w:rsidRDefault="00B76E5C" w:rsidP="00025C06">
      <w:pPr>
        <w:spacing w:line="240" w:lineRule="auto"/>
        <w:rPr>
          <w:rFonts w:ascii="Arial" w:hAnsi="Arial" w:cs="Arial"/>
        </w:rPr>
      </w:pPr>
    </w:p>
    <w:p w14:paraId="3506CA16" w14:textId="77777777" w:rsidR="00D96016" w:rsidRPr="002D1A91" w:rsidRDefault="00D96016" w:rsidP="00025C06">
      <w:pPr>
        <w:spacing w:line="240" w:lineRule="auto"/>
        <w:jc w:val="both"/>
        <w:rPr>
          <w:rFonts w:ascii="Arial" w:hAnsi="Arial" w:cs="Arial"/>
        </w:rPr>
      </w:pPr>
    </w:p>
    <w:p w14:paraId="60837FF6" w14:textId="77777777" w:rsidR="00D96016" w:rsidRPr="002D1A91" w:rsidRDefault="00D96016" w:rsidP="00025C06">
      <w:pPr>
        <w:pStyle w:val="Heading1"/>
        <w:numPr>
          <w:ilvl w:val="0"/>
          <w:numId w:val="0"/>
        </w:numPr>
        <w:spacing w:line="240" w:lineRule="auto"/>
        <w:jc w:val="center"/>
        <w:rPr>
          <w:rFonts w:ascii="Arial" w:hAnsi="Arial" w:cs="Arial"/>
        </w:rPr>
      </w:pPr>
      <w:bookmarkStart w:id="377" w:name="_Toc324160640"/>
      <w:bookmarkStart w:id="378" w:name="_Toc324934660"/>
      <w:bookmarkStart w:id="379" w:name="_Toc325015360"/>
      <w:bookmarkStart w:id="380" w:name="_Toc364763700"/>
      <w:r w:rsidRPr="002D1A91">
        <w:rPr>
          <w:rFonts w:ascii="Arial" w:hAnsi="Arial" w:cs="Arial"/>
        </w:rPr>
        <w:br w:type="page"/>
      </w:r>
      <w:bookmarkStart w:id="381" w:name="_Toc15472217"/>
      <w:bookmarkStart w:id="382" w:name="_Toc229101123"/>
      <w:bookmarkEnd w:id="377"/>
      <w:bookmarkEnd w:id="378"/>
      <w:bookmarkEnd w:id="379"/>
      <w:bookmarkEnd w:id="380"/>
      <w:r w:rsidRPr="002D1A91">
        <w:rPr>
          <w:rFonts w:ascii="Arial" w:hAnsi="Arial" w:cs="Arial"/>
        </w:rPr>
        <w:lastRenderedPageBreak/>
        <w:t>List of Schedules</w:t>
      </w:r>
      <w:bookmarkEnd w:id="381"/>
      <w:bookmarkEnd w:id="382"/>
    </w:p>
    <w:p w14:paraId="2FD0F5A2" w14:textId="77777777" w:rsidR="00D96016" w:rsidRPr="002D1A91" w:rsidRDefault="00D96016" w:rsidP="00025C06">
      <w:pPr>
        <w:tabs>
          <w:tab w:val="left" w:pos="4208"/>
        </w:tabs>
        <w:spacing w:line="240" w:lineRule="auto"/>
        <w:jc w:val="both"/>
        <w:rPr>
          <w:rFonts w:ascii="Arial" w:hAnsi="Arial" w:cs="Arial"/>
          <w:b/>
        </w:rPr>
      </w:pPr>
    </w:p>
    <w:p w14:paraId="3A1443DB" w14:textId="7DCAB4CE" w:rsidR="008868F3" w:rsidRPr="002D1A91" w:rsidRDefault="008868F3" w:rsidP="003219ED">
      <w:pPr>
        <w:pStyle w:val="Heading1"/>
        <w:numPr>
          <w:ilvl w:val="0"/>
          <w:numId w:val="0"/>
        </w:numPr>
        <w:spacing w:line="240" w:lineRule="auto"/>
        <w:jc w:val="center"/>
        <w:rPr>
          <w:rFonts w:ascii="Arial" w:hAnsi="Arial" w:cs="Arial"/>
        </w:rPr>
      </w:pPr>
      <w:bookmarkStart w:id="383" w:name="_Toc229101124"/>
      <w:r w:rsidRPr="002D1A91">
        <w:rPr>
          <w:rFonts w:ascii="Arial" w:hAnsi="Arial" w:cs="Arial"/>
        </w:rPr>
        <w:t>Signature Page</w:t>
      </w:r>
      <w:bookmarkEnd w:id="383"/>
    </w:p>
    <w:p w14:paraId="367C04DF" w14:textId="648750AC" w:rsidR="008868F3" w:rsidRPr="002D1A91" w:rsidRDefault="008868F3" w:rsidP="003219ED">
      <w:pPr>
        <w:rPr>
          <w:rFonts w:ascii="Arial" w:hAnsi="Arial" w:cs="Arial"/>
        </w:rPr>
      </w:pPr>
    </w:p>
    <w:p w14:paraId="54397312" w14:textId="2EA07D39" w:rsidR="00A8048D" w:rsidRPr="002D1A91" w:rsidRDefault="00A8048D" w:rsidP="003219ED">
      <w:pPr>
        <w:spacing w:line="240" w:lineRule="auto"/>
        <w:jc w:val="both"/>
        <w:rPr>
          <w:rFonts w:ascii="Arial" w:hAnsi="Arial" w:cs="Arial"/>
        </w:rPr>
      </w:pPr>
      <w:r w:rsidRPr="002D1A91">
        <w:rPr>
          <w:rFonts w:ascii="Arial" w:hAnsi="Arial" w:cs="Arial"/>
          <w:b/>
          <w:bCs/>
          <w:smallCaps/>
        </w:rPr>
        <w:t>In witness where</w:t>
      </w:r>
      <w:r w:rsidR="004C493D" w:rsidRPr="002D1A91">
        <w:rPr>
          <w:rFonts w:ascii="Arial" w:hAnsi="Arial" w:cs="Arial"/>
          <w:b/>
          <w:bCs/>
          <w:smallCaps/>
        </w:rPr>
        <w:t>of</w:t>
      </w:r>
      <w:r w:rsidRPr="002D1A91">
        <w:rPr>
          <w:rFonts w:ascii="Arial" w:hAnsi="Arial" w:cs="Arial"/>
        </w:rPr>
        <w:t>, the Parties hereto have caused this Agreement to be executed on the day, month and year first above mentioned.</w:t>
      </w:r>
    </w:p>
    <w:p w14:paraId="3B004D16" w14:textId="5DF0C5C1" w:rsidR="00A8048D" w:rsidRPr="002D1A91" w:rsidRDefault="00A8048D" w:rsidP="003219ED">
      <w:pPr>
        <w:rPr>
          <w:rFonts w:ascii="Arial" w:hAnsi="Arial" w:cs="Arial"/>
        </w:rPr>
      </w:pPr>
    </w:p>
    <w:p w14:paraId="7F115836" w14:textId="14F50B58" w:rsidR="00A8048D" w:rsidRPr="002D1A91" w:rsidRDefault="00A8048D" w:rsidP="003219ED">
      <w:pPr>
        <w:pBdr>
          <w:bottom w:val="single" w:sz="4" w:space="1" w:color="auto"/>
        </w:pBdr>
        <w:spacing w:line="240" w:lineRule="auto"/>
        <w:rPr>
          <w:rFonts w:ascii="Arial" w:hAnsi="Arial" w:cs="Arial"/>
          <w:b/>
          <w:bCs/>
          <w:smallCaps/>
        </w:rPr>
      </w:pPr>
      <w:r w:rsidRPr="002D1A91">
        <w:rPr>
          <w:rFonts w:ascii="Arial" w:hAnsi="Arial" w:cs="Arial"/>
          <w:b/>
          <w:bCs/>
          <w:smallCaps/>
        </w:rPr>
        <w:t xml:space="preserve">As the </w:t>
      </w:r>
      <w:r w:rsidR="0064318C" w:rsidRPr="002D1A91">
        <w:rPr>
          <w:rFonts w:ascii="Arial" w:hAnsi="Arial" w:cs="Arial"/>
          <w:b/>
          <w:bCs/>
          <w:smallCaps/>
        </w:rPr>
        <w:t>Agency</w:t>
      </w:r>
    </w:p>
    <w:p w14:paraId="1912723C" w14:textId="5BF31B0E" w:rsidR="00A8048D" w:rsidRPr="002D1A91" w:rsidRDefault="00A8048D" w:rsidP="003219ED">
      <w:pPr>
        <w:rPr>
          <w:rFonts w:ascii="Arial" w:hAnsi="Arial" w:cs="Arial"/>
        </w:rPr>
      </w:pPr>
    </w:p>
    <w:tbl>
      <w:tblPr>
        <w:tblW w:w="8681" w:type="dxa"/>
        <w:tblLayout w:type="fixed"/>
        <w:tblLook w:val="0000" w:firstRow="0" w:lastRow="0" w:firstColumn="0" w:lastColumn="0" w:noHBand="0" w:noVBand="0"/>
      </w:tblPr>
      <w:tblGrid>
        <w:gridCol w:w="3793"/>
        <w:gridCol w:w="1787"/>
        <w:gridCol w:w="3101"/>
      </w:tblGrid>
      <w:tr w:rsidR="006140EF" w:rsidRPr="002D1A91" w14:paraId="4451F35A" w14:textId="21E9E569" w:rsidTr="00A8048D">
        <w:trPr>
          <w:cantSplit/>
        </w:trPr>
        <w:tc>
          <w:tcPr>
            <w:tcW w:w="3793" w:type="dxa"/>
          </w:tcPr>
          <w:p w14:paraId="4ED3B075" w14:textId="77185486" w:rsidR="006140EF" w:rsidRPr="002D1A91" w:rsidRDefault="006140EF" w:rsidP="003219ED">
            <w:pPr>
              <w:spacing w:line="240" w:lineRule="auto"/>
              <w:jc w:val="both"/>
              <w:rPr>
                <w:rFonts w:ascii="Arial" w:hAnsi="Arial" w:cs="Arial"/>
                <w:b/>
                <w:smallCaps/>
              </w:rPr>
            </w:pPr>
            <w:r w:rsidRPr="002D1A91">
              <w:rPr>
                <w:rFonts w:ascii="Arial" w:hAnsi="Arial" w:cs="Arial"/>
              </w:rPr>
              <w:t>For and on behalf of</w:t>
            </w:r>
            <w:r w:rsidRPr="002D1A91">
              <w:rPr>
                <w:rFonts w:ascii="Arial" w:hAnsi="Arial" w:cs="Arial"/>
                <w:b/>
                <w:smallCaps/>
              </w:rPr>
              <w:t xml:space="preserve"> </w:t>
            </w:r>
          </w:p>
          <w:p w14:paraId="2A25635A" w14:textId="75509EDD" w:rsidR="006140EF" w:rsidRPr="002D1A91" w:rsidRDefault="003219ED" w:rsidP="003219ED">
            <w:pPr>
              <w:spacing w:line="240" w:lineRule="auto"/>
              <w:jc w:val="both"/>
              <w:rPr>
                <w:rFonts w:ascii="Arial" w:hAnsi="Arial" w:cs="Arial"/>
                <w:b/>
                <w:bCs/>
                <w:smallCaps/>
              </w:rPr>
            </w:pPr>
            <w:r w:rsidRPr="002D1A91">
              <w:rPr>
                <w:rFonts w:ascii="Arial" w:hAnsi="Arial" w:cs="Arial"/>
                <w:b/>
                <w:bCs/>
                <w:smallCaps/>
              </w:rPr>
              <w:t>[•]</w:t>
            </w:r>
          </w:p>
          <w:p w14:paraId="77614E48" w14:textId="246C6A52" w:rsidR="006140EF" w:rsidRPr="002D1A91" w:rsidRDefault="006140EF" w:rsidP="003219ED">
            <w:pPr>
              <w:tabs>
                <w:tab w:val="left" w:pos="5387"/>
              </w:tabs>
              <w:spacing w:line="240" w:lineRule="auto"/>
              <w:ind w:right="-113"/>
              <w:jc w:val="both"/>
              <w:rPr>
                <w:rFonts w:ascii="Arial" w:hAnsi="Arial" w:cs="Arial"/>
                <w:b/>
                <w:lang w:val="en-GB"/>
              </w:rPr>
            </w:pPr>
            <w:r w:rsidRPr="002D1A91">
              <w:rPr>
                <w:rFonts w:ascii="Arial" w:hAnsi="Arial" w:cs="Arial"/>
                <w:spacing w:val="-2"/>
                <w:lang w:val="en-GB"/>
              </w:rPr>
              <w:t>through its authorised signatory</w:t>
            </w:r>
            <w:r w:rsidRPr="002D1A91">
              <w:rPr>
                <w:rFonts w:ascii="Arial" w:hAnsi="Arial" w:cs="Arial"/>
                <w:b/>
                <w:lang w:val="en-GB"/>
              </w:rPr>
              <w:t xml:space="preserve"> </w:t>
            </w:r>
          </w:p>
          <w:p w14:paraId="6B051125" w14:textId="6E378063" w:rsidR="006140EF" w:rsidRPr="002D1A91" w:rsidRDefault="006140EF" w:rsidP="003219ED">
            <w:pPr>
              <w:spacing w:line="240" w:lineRule="auto"/>
              <w:jc w:val="both"/>
              <w:rPr>
                <w:rFonts w:ascii="Arial" w:hAnsi="Arial" w:cs="Arial"/>
                <w:lang w:val="en-GB"/>
              </w:rPr>
            </w:pPr>
          </w:p>
          <w:p w14:paraId="3C6FB559" w14:textId="1638E1B4" w:rsidR="006140EF" w:rsidRPr="002D1A91" w:rsidRDefault="006140EF" w:rsidP="003219ED">
            <w:pPr>
              <w:spacing w:line="240" w:lineRule="auto"/>
              <w:jc w:val="both"/>
              <w:rPr>
                <w:rFonts w:ascii="Arial" w:hAnsi="Arial" w:cs="Arial"/>
                <w:lang w:val="en-GB"/>
              </w:rPr>
            </w:pPr>
            <w:r w:rsidRPr="002D1A91">
              <w:rPr>
                <w:rFonts w:ascii="Arial" w:hAnsi="Arial" w:cs="Arial"/>
                <w:lang w:val="en-GB"/>
              </w:rPr>
              <w:t>Name:</w:t>
            </w:r>
            <w:r w:rsidRPr="002D1A91">
              <w:rPr>
                <w:rFonts w:ascii="Arial" w:hAnsi="Arial" w:cs="Arial"/>
                <w:lang w:val="en-GB"/>
              </w:rPr>
              <w:tab/>
            </w:r>
            <w:r w:rsidRPr="002D1A91">
              <w:rPr>
                <w:rFonts w:ascii="Arial" w:hAnsi="Arial" w:cs="Arial"/>
                <w:lang w:val="en-GB"/>
              </w:rPr>
              <w:tab/>
            </w:r>
          </w:p>
          <w:p w14:paraId="248CE961" w14:textId="2C0A99A4" w:rsidR="006140EF" w:rsidRPr="002D1A91" w:rsidRDefault="006140EF" w:rsidP="003219ED">
            <w:pPr>
              <w:spacing w:line="240" w:lineRule="auto"/>
              <w:jc w:val="both"/>
              <w:rPr>
                <w:rFonts w:ascii="Arial" w:hAnsi="Arial" w:cs="Arial"/>
                <w:lang w:val="en-GB"/>
              </w:rPr>
            </w:pPr>
            <w:r w:rsidRPr="002D1A91">
              <w:rPr>
                <w:rFonts w:ascii="Arial" w:hAnsi="Arial" w:cs="Arial"/>
                <w:lang w:val="en-GB"/>
              </w:rPr>
              <w:t>Designation:</w:t>
            </w:r>
            <w:r w:rsidRPr="002D1A91">
              <w:rPr>
                <w:rFonts w:ascii="Arial" w:hAnsi="Arial" w:cs="Arial"/>
                <w:lang w:val="en-GB"/>
              </w:rPr>
              <w:tab/>
            </w:r>
          </w:p>
          <w:p w14:paraId="4CE2041B" w14:textId="2DB4F2C2" w:rsidR="006140EF" w:rsidRPr="002D1A91" w:rsidRDefault="006140EF" w:rsidP="003219ED">
            <w:pPr>
              <w:spacing w:line="240" w:lineRule="auto"/>
              <w:jc w:val="both"/>
              <w:rPr>
                <w:rFonts w:ascii="Arial" w:hAnsi="Arial" w:cs="Arial"/>
                <w:kern w:val="20"/>
                <w:lang w:val="en-GB"/>
              </w:rPr>
            </w:pPr>
          </w:p>
          <w:p w14:paraId="15C45FCB" w14:textId="11D1CF93" w:rsidR="00B138BC" w:rsidRPr="002D1A91" w:rsidRDefault="00B138BC" w:rsidP="003219ED">
            <w:pPr>
              <w:spacing w:line="240" w:lineRule="auto"/>
              <w:jc w:val="both"/>
              <w:rPr>
                <w:rFonts w:ascii="Arial" w:hAnsi="Arial" w:cs="Arial"/>
                <w:kern w:val="20"/>
                <w:lang w:val="en-GB"/>
              </w:rPr>
            </w:pPr>
          </w:p>
          <w:p w14:paraId="299BBC60" w14:textId="757D654F" w:rsidR="00B138BC" w:rsidRPr="002D1A91" w:rsidRDefault="00B138BC" w:rsidP="003219ED">
            <w:pPr>
              <w:spacing w:line="240" w:lineRule="auto"/>
              <w:jc w:val="both"/>
              <w:rPr>
                <w:rFonts w:ascii="Arial" w:hAnsi="Arial" w:cs="Arial"/>
                <w:lang w:val="en-GB"/>
              </w:rPr>
            </w:pPr>
            <w:r w:rsidRPr="002D1A91">
              <w:rPr>
                <w:rFonts w:ascii="Arial" w:hAnsi="Arial" w:cs="Arial"/>
                <w:lang w:val="en-GB"/>
              </w:rPr>
              <w:t>Name:</w:t>
            </w:r>
            <w:r w:rsidRPr="002D1A91">
              <w:rPr>
                <w:rFonts w:ascii="Arial" w:hAnsi="Arial" w:cs="Arial"/>
                <w:lang w:val="en-GB"/>
              </w:rPr>
              <w:tab/>
            </w:r>
            <w:r w:rsidRPr="002D1A91">
              <w:rPr>
                <w:rFonts w:ascii="Arial" w:hAnsi="Arial" w:cs="Arial"/>
                <w:lang w:val="en-GB"/>
              </w:rPr>
              <w:tab/>
            </w:r>
          </w:p>
          <w:p w14:paraId="5696693E" w14:textId="4FF326C4" w:rsidR="00B138BC" w:rsidRPr="002D1A91" w:rsidRDefault="00B138BC" w:rsidP="003219ED">
            <w:pPr>
              <w:spacing w:line="240" w:lineRule="auto"/>
              <w:jc w:val="both"/>
              <w:rPr>
                <w:rFonts w:ascii="Arial" w:hAnsi="Arial" w:cs="Arial"/>
                <w:lang w:val="en-GB"/>
              </w:rPr>
            </w:pPr>
            <w:r w:rsidRPr="002D1A91">
              <w:rPr>
                <w:rFonts w:ascii="Arial" w:hAnsi="Arial" w:cs="Arial"/>
                <w:lang w:val="en-GB"/>
              </w:rPr>
              <w:t>Designation:</w:t>
            </w:r>
            <w:r w:rsidRPr="002D1A91">
              <w:rPr>
                <w:rFonts w:ascii="Arial" w:hAnsi="Arial" w:cs="Arial"/>
                <w:lang w:val="en-GB"/>
              </w:rPr>
              <w:tab/>
            </w:r>
          </w:p>
          <w:p w14:paraId="63505C78" w14:textId="3E231428" w:rsidR="00B138BC" w:rsidRPr="002D1A91" w:rsidRDefault="00B138BC" w:rsidP="003219ED">
            <w:pPr>
              <w:spacing w:line="240" w:lineRule="auto"/>
              <w:jc w:val="both"/>
              <w:rPr>
                <w:rFonts w:ascii="Arial" w:hAnsi="Arial" w:cs="Arial"/>
                <w:kern w:val="20"/>
                <w:lang w:val="en-GB"/>
              </w:rPr>
            </w:pPr>
          </w:p>
          <w:p w14:paraId="1CF8457B" w14:textId="62C90C09" w:rsidR="006140EF" w:rsidRPr="002D1A91" w:rsidRDefault="006140EF" w:rsidP="003219ED">
            <w:pPr>
              <w:spacing w:line="240" w:lineRule="auto"/>
              <w:jc w:val="both"/>
              <w:rPr>
                <w:rFonts w:ascii="Arial" w:hAnsi="Arial" w:cs="Arial"/>
                <w:b/>
                <w:bCs/>
                <w:kern w:val="20"/>
                <w:lang w:val="en-GB"/>
              </w:rPr>
            </w:pPr>
          </w:p>
          <w:p w14:paraId="7B8E4A02" w14:textId="7D98CA4C" w:rsidR="006140EF" w:rsidRPr="002D1A91" w:rsidRDefault="000A43B7" w:rsidP="003219ED">
            <w:pPr>
              <w:spacing w:line="240" w:lineRule="auto"/>
              <w:jc w:val="both"/>
              <w:rPr>
                <w:rFonts w:ascii="Arial" w:hAnsi="Arial" w:cs="Arial"/>
                <w:kern w:val="20"/>
                <w:lang w:val="en-GB"/>
              </w:rPr>
            </w:pPr>
            <w:r w:rsidRPr="002D1A91">
              <w:rPr>
                <w:rFonts w:ascii="Arial" w:hAnsi="Arial" w:cs="Arial"/>
                <w:kern w:val="20"/>
                <w:lang w:val="en-GB"/>
              </w:rPr>
              <w:t>in the presence of</w:t>
            </w:r>
          </w:p>
          <w:p w14:paraId="1CBA3620" w14:textId="42E3C317" w:rsidR="006140EF" w:rsidRPr="002D1A91" w:rsidRDefault="006140EF" w:rsidP="003219ED">
            <w:pPr>
              <w:spacing w:line="240" w:lineRule="auto"/>
              <w:jc w:val="both"/>
              <w:rPr>
                <w:rFonts w:ascii="Arial" w:hAnsi="Arial" w:cs="Arial"/>
                <w:smallCaps/>
                <w:kern w:val="20"/>
                <w:lang w:val="en-GB"/>
              </w:rPr>
            </w:pPr>
            <w:r w:rsidRPr="002D1A91">
              <w:rPr>
                <w:rFonts w:ascii="Arial" w:hAnsi="Arial" w:cs="Arial"/>
                <w:b/>
                <w:smallCaps/>
                <w:kern w:val="20"/>
                <w:lang w:val="en-GB"/>
              </w:rPr>
              <w:t>Witnesses</w:t>
            </w:r>
            <w:r w:rsidR="000A43B7" w:rsidRPr="002D1A91">
              <w:rPr>
                <w:rFonts w:ascii="Arial" w:hAnsi="Arial" w:cs="Arial"/>
                <w:b/>
                <w:smallCaps/>
                <w:kern w:val="20"/>
                <w:lang w:val="en-GB"/>
              </w:rPr>
              <w:t>:</w:t>
            </w:r>
          </w:p>
          <w:p w14:paraId="2EBB25CB" w14:textId="36C02FA2" w:rsidR="006140EF" w:rsidRPr="002D1A91" w:rsidRDefault="006140EF" w:rsidP="003219ED">
            <w:pPr>
              <w:spacing w:line="240" w:lineRule="auto"/>
              <w:jc w:val="both"/>
              <w:rPr>
                <w:rFonts w:ascii="Arial" w:hAnsi="Arial" w:cs="Arial"/>
                <w:kern w:val="20"/>
                <w:lang w:val="en-GB"/>
              </w:rPr>
            </w:pPr>
          </w:p>
          <w:p w14:paraId="5CA5B11D" w14:textId="6AA2C2FB"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 xml:space="preserve">1- </w:t>
            </w:r>
            <w:r w:rsidRPr="002D1A91">
              <w:rPr>
                <w:rFonts w:ascii="Arial" w:hAnsi="Arial" w:cs="Arial"/>
                <w:kern w:val="20"/>
                <w:lang w:val="en-GB"/>
              </w:rPr>
              <w:tab/>
              <w:t>Name:</w:t>
            </w:r>
          </w:p>
          <w:p w14:paraId="5B88939A" w14:textId="1CE5CFC6"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ab/>
              <w:t>Address:</w:t>
            </w:r>
          </w:p>
          <w:p w14:paraId="219374A2" w14:textId="7CF01279"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ab/>
            </w:r>
            <w:r w:rsidR="000A43B7" w:rsidRPr="002D1A91">
              <w:rPr>
                <w:rFonts w:ascii="Arial" w:hAnsi="Arial" w:cs="Arial"/>
                <w:kern w:val="20"/>
                <w:lang w:val="en-GB"/>
              </w:rPr>
              <w:t>C</w:t>
            </w:r>
            <w:r w:rsidRPr="002D1A91">
              <w:rPr>
                <w:rFonts w:ascii="Arial" w:hAnsi="Arial" w:cs="Arial"/>
                <w:kern w:val="20"/>
                <w:lang w:val="en-GB"/>
              </w:rPr>
              <w:t xml:space="preserve">NIC </w:t>
            </w:r>
            <w:r w:rsidR="000A43B7" w:rsidRPr="002D1A91">
              <w:rPr>
                <w:rFonts w:ascii="Arial" w:hAnsi="Arial" w:cs="Arial"/>
                <w:kern w:val="20"/>
                <w:lang w:val="en-GB"/>
              </w:rPr>
              <w:t xml:space="preserve">/ Passport </w:t>
            </w:r>
            <w:r w:rsidRPr="002D1A91">
              <w:rPr>
                <w:rFonts w:ascii="Arial" w:hAnsi="Arial" w:cs="Arial"/>
                <w:kern w:val="20"/>
                <w:lang w:val="en-GB"/>
              </w:rPr>
              <w:t>No:</w:t>
            </w:r>
          </w:p>
          <w:p w14:paraId="30EE1DBB" w14:textId="2101ADF6" w:rsidR="006140EF" w:rsidRPr="002D1A91" w:rsidRDefault="006140EF" w:rsidP="003219ED">
            <w:pPr>
              <w:spacing w:line="240" w:lineRule="auto"/>
              <w:jc w:val="both"/>
              <w:rPr>
                <w:rFonts w:ascii="Arial" w:hAnsi="Arial" w:cs="Arial"/>
                <w:kern w:val="20"/>
                <w:lang w:val="en-GB"/>
              </w:rPr>
            </w:pPr>
          </w:p>
          <w:p w14:paraId="39F74F39" w14:textId="1272CB51"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2-</w:t>
            </w:r>
            <w:r w:rsidRPr="002D1A91">
              <w:rPr>
                <w:rFonts w:ascii="Arial" w:hAnsi="Arial" w:cs="Arial"/>
                <w:kern w:val="20"/>
                <w:lang w:val="en-GB"/>
              </w:rPr>
              <w:tab/>
              <w:t>Name:</w:t>
            </w:r>
          </w:p>
          <w:p w14:paraId="5FA711B3" w14:textId="52F6DC3A"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ab/>
              <w:t>Address</w:t>
            </w:r>
          </w:p>
          <w:p w14:paraId="275EF19F" w14:textId="64A2CDE7" w:rsidR="006140EF" w:rsidRPr="002D1A91" w:rsidRDefault="000A43B7" w:rsidP="003219ED">
            <w:pPr>
              <w:spacing w:line="240" w:lineRule="auto"/>
              <w:ind w:left="720"/>
              <w:jc w:val="both"/>
              <w:rPr>
                <w:rFonts w:ascii="Arial" w:hAnsi="Arial" w:cs="Arial"/>
                <w:kern w:val="20"/>
                <w:lang w:val="en-GB"/>
              </w:rPr>
            </w:pPr>
            <w:r w:rsidRPr="002D1A91">
              <w:rPr>
                <w:rFonts w:ascii="Arial" w:hAnsi="Arial" w:cs="Arial"/>
                <w:kern w:val="20"/>
                <w:lang w:val="en-GB"/>
              </w:rPr>
              <w:t>C</w:t>
            </w:r>
            <w:r w:rsidR="006140EF" w:rsidRPr="002D1A91">
              <w:rPr>
                <w:rFonts w:ascii="Arial" w:hAnsi="Arial" w:cs="Arial"/>
                <w:kern w:val="20"/>
                <w:lang w:val="en-GB"/>
              </w:rPr>
              <w:t xml:space="preserve">NIC </w:t>
            </w:r>
            <w:r w:rsidRPr="002D1A91">
              <w:rPr>
                <w:rFonts w:ascii="Arial" w:hAnsi="Arial" w:cs="Arial"/>
                <w:kern w:val="20"/>
                <w:lang w:val="en-GB"/>
              </w:rPr>
              <w:t xml:space="preserve">/ Passport </w:t>
            </w:r>
            <w:r w:rsidR="006140EF" w:rsidRPr="002D1A91">
              <w:rPr>
                <w:rFonts w:ascii="Arial" w:hAnsi="Arial" w:cs="Arial"/>
                <w:kern w:val="20"/>
                <w:lang w:val="en-GB"/>
              </w:rPr>
              <w:t>No:</w:t>
            </w:r>
          </w:p>
        </w:tc>
        <w:tc>
          <w:tcPr>
            <w:tcW w:w="1787" w:type="dxa"/>
          </w:tcPr>
          <w:p w14:paraId="00682254" w14:textId="303B08C5" w:rsidR="006140EF" w:rsidRPr="002D1A91" w:rsidRDefault="00000000" w:rsidP="003219ED">
            <w:pPr>
              <w:spacing w:line="240" w:lineRule="auto"/>
              <w:jc w:val="both"/>
              <w:rPr>
                <w:rFonts w:ascii="Arial" w:hAnsi="Arial" w:cs="Arial"/>
                <w:kern w:val="20"/>
                <w:lang w:val="en-GB"/>
              </w:rPr>
            </w:pPr>
            <w:r>
              <w:rPr>
                <w:rFonts w:ascii="Arial" w:hAnsi="Arial" w:cs="Arial"/>
                <w:noProof/>
              </w:rPr>
              <w:pict w14:anchorId="5261B5FB">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3" o:spid="_x0000_s2052" type="#_x0000_t88" style="position:absolute;left:0;text-align:left;margin-left:8.35pt;margin-top:6.1pt;width:8.5pt;height:45.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" strokeweight="2pt"/>
              </w:pict>
            </w:r>
          </w:p>
        </w:tc>
        <w:tc>
          <w:tcPr>
            <w:tcW w:w="3101" w:type="dxa"/>
          </w:tcPr>
          <w:p w14:paraId="35F9A185" w14:textId="4B11F38D" w:rsidR="006140EF" w:rsidRPr="002D1A91" w:rsidRDefault="000A43B7" w:rsidP="003219ED">
            <w:pPr>
              <w:spacing w:line="240" w:lineRule="auto"/>
              <w:jc w:val="both"/>
              <w:rPr>
                <w:rFonts w:ascii="Arial" w:hAnsi="Arial" w:cs="Arial"/>
                <w:smallCaps/>
                <w:kern w:val="20"/>
                <w:lang w:val="en-GB"/>
              </w:rPr>
            </w:pPr>
            <w:r w:rsidRPr="002D1A91">
              <w:rPr>
                <w:rFonts w:ascii="Arial" w:hAnsi="Arial" w:cs="Arial"/>
                <w:smallCaps/>
                <w:kern w:val="20"/>
                <w:lang w:val="en-GB"/>
              </w:rPr>
              <w:t>S</w:t>
            </w:r>
            <w:r w:rsidR="006140EF" w:rsidRPr="002D1A91">
              <w:rPr>
                <w:rFonts w:ascii="Arial" w:hAnsi="Arial" w:cs="Arial"/>
                <w:smallCaps/>
                <w:kern w:val="20"/>
                <w:lang w:val="en-GB"/>
              </w:rPr>
              <w:t>ignature</w:t>
            </w:r>
          </w:p>
          <w:p w14:paraId="44B63D37" w14:textId="0AB95060" w:rsidR="006140EF" w:rsidRPr="002D1A91" w:rsidRDefault="006140EF" w:rsidP="003219ED">
            <w:pPr>
              <w:spacing w:line="240" w:lineRule="auto"/>
              <w:jc w:val="both"/>
              <w:rPr>
                <w:rFonts w:ascii="Arial" w:hAnsi="Arial" w:cs="Arial"/>
                <w:kern w:val="20"/>
                <w:lang w:val="en-GB"/>
              </w:rPr>
            </w:pPr>
          </w:p>
          <w:p w14:paraId="1E573D4D" w14:textId="024D38CA" w:rsidR="006140EF" w:rsidRPr="002D1A91" w:rsidRDefault="006140EF" w:rsidP="003219ED">
            <w:pPr>
              <w:spacing w:line="240" w:lineRule="auto"/>
              <w:jc w:val="both"/>
              <w:rPr>
                <w:rFonts w:ascii="Arial" w:hAnsi="Arial" w:cs="Arial"/>
                <w:kern w:val="20"/>
                <w:lang w:val="en-GB"/>
              </w:rPr>
            </w:pPr>
          </w:p>
          <w:p w14:paraId="13D7700B" w14:textId="67883C8D" w:rsidR="006140EF" w:rsidRPr="002D1A91" w:rsidRDefault="006140EF" w:rsidP="003219ED">
            <w:pPr>
              <w:spacing w:line="240" w:lineRule="auto"/>
              <w:jc w:val="both"/>
              <w:rPr>
                <w:rFonts w:ascii="Arial" w:hAnsi="Arial" w:cs="Arial"/>
                <w:kern w:val="20"/>
                <w:lang w:val="en-GB"/>
              </w:rPr>
            </w:pPr>
          </w:p>
          <w:p w14:paraId="4AF20AE5" w14:textId="7087DCA4" w:rsidR="00B138BC" w:rsidRPr="002D1A91" w:rsidRDefault="00B138BC" w:rsidP="003219ED">
            <w:pPr>
              <w:spacing w:line="240" w:lineRule="auto"/>
              <w:jc w:val="both"/>
              <w:rPr>
                <w:rFonts w:ascii="Arial" w:hAnsi="Arial" w:cs="Arial"/>
                <w:kern w:val="20"/>
                <w:lang w:val="en-GB"/>
              </w:rPr>
            </w:pPr>
          </w:p>
          <w:p w14:paraId="4298D62C" w14:textId="56004151"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w:t>
            </w:r>
          </w:p>
          <w:p w14:paraId="7C5D2DCC" w14:textId="62D6B59D" w:rsidR="006140EF" w:rsidRPr="002D1A91" w:rsidRDefault="006140EF" w:rsidP="003219ED">
            <w:pPr>
              <w:spacing w:line="240" w:lineRule="auto"/>
              <w:jc w:val="both"/>
              <w:rPr>
                <w:rFonts w:ascii="Arial" w:hAnsi="Arial" w:cs="Arial"/>
                <w:kern w:val="20"/>
                <w:lang w:val="en-GB"/>
              </w:rPr>
            </w:pPr>
          </w:p>
          <w:p w14:paraId="1DB2E6D2" w14:textId="6202252B" w:rsidR="00B138BC" w:rsidRPr="002D1A91" w:rsidRDefault="00B138BC" w:rsidP="003219ED">
            <w:pPr>
              <w:spacing w:line="240" w:lineRule="auto"/>
              <w:jc w:val="both"/>
              <w:rPr>
                <w:rFonts w:ascii="Arial" w:hAnsi="Arial" w:cs="Arial"/>
                <w:kern w:val="20"/>
                <w:lang w:val="en-GB"/>
              </w:rPr>
            </w:pPr>
          </w:p>
          <w:p w14:paraId="734DB591" w14:textId="0758DA5C" w:rsidR="00B138BC" w:rsidRPr="002D1A91" w:rsidRDefault="00B138BC" w:rsidP="003219ED">
            <w:pPr>
              <w:spacing w:line="240" w:lineRule="auto"/>
              <w:jc w:val="both"/>
              <w:rPr>
                <w:rFonts w:ascii="Arial" w:hAnsi="Arial" w:cs="Arial"/>
                <w:kern w:val="20"/>
                <w:lang w:val="en-GB"/>
              </w:rPr>
            </w:pPr>
          </w:p>
          <w:p w14:paraId="073B6D1F" w14:textId="76BDB8EF" w:rsidR="00B138BC" w:rsidRPr="002D1A91" w:rsidRDefault="00B138BC" w:rsidP="003219ED">
            <w:pPr>
              <w:spacing w:line="240" w:lineRule="auto"/>
              <w:jc w:val="both"/>
              <w:rPr>
                <w:rFonts w:ascii="Arial" w:hAnsi="Arial" w:cs="Arial"/>
                <w:kern w:val="20"/>
                <w:lang w:val="en-GB"/>
              </w:rPr>
            </w:pPr>
          </w:p>
          <w:p w14:paraId="0DD5F20A" w14:textId="4F581ACF" w:rsidR="006140EF" w:rsidRPr="002D1A91" w:rsidRDefault="00B138BC" w:rsidP="003219ED">
            <w:pPr>
              <w:spacing w:line="240" w:lineRule="auto"/>
              <w:jc w:val="both"/>
              <w:rPr>
                <w:rFonts w:ascii="Arial" w:hAnsi="Arial" w:cs="Arial"/>
                <w:kern w:val="20"/>
                <w:lang w:val="en-GB"/>
              </w:rPr>
            </w:pPr>
            <w:r w:rsidRPr="002D1A91">
              <w:rPr>
                <w:rFonts w:ascii="Arial" w:hAnsi="Arial" w:cs="Arial"/>
                <w:kern w:val="20"/>
                <w:lang w:val="en-GB"/>
              </w:rPr>
              <w:t>………………………………..</w:t>
            </w:r>
          </w:p>
          <w:p w14:paraId="63B330D0" w14:textId="02095144" w:rsidR="006140EF" w:rsidRPr="002D1A91" w:rsidRDefault="006140EF" w:rsidP="003219ED">
            <w:pPr>
              <w:spacing w:line="240" w:lineRule="auto"/>
              <w:jc w:val="both"/>
              <w:rPr>
                <w:rFonts w:ascii="Arial" w:hAnsi="Arial" w:cs="Arial"/>
                <w:kern w:val="20"/>
                <w:lang w:val="en-GB"/>
              </w:rPr>
            </w:pPr>
          </w:p>
          <w:p w14:paraId="6C648AD4" w14:textId="3A7F5DEB" w:rsidR="006140EF" w:rsidRPr="002D1A91" w:rsidRDefault="006140EF" w:rsidP="003219ED">
            <w:pPr>
              <w:spacing w:line="240" w:lineRule="auto"/>
              <w:jc w:val="both"/>
              <w:rPr>
                <w:rFonts w:ascii="Arial" w:hAnsi="Arial" w:cs="Arial"/>
                <w:smallCaps/>
                <w:kern w:val="20"/>
                <w:lang w:val="en-GB"/>
              </w:rPr>
            </w:pPr>
          </w:p>
          <w:p w14:paraId="682EDD1A" w14:textId="371F7C44" w:rsidR="006140EF" w:rsidRPr="002D1A91" w:rsidRDefault="000A43B7" w:rsidP="003219ED">
            <w:pPr>
              <w:spacing w:line="240" w:lineRule="auto"/>
              <w:jc w:val="both"/>
              <w:rPr>
                <w:rFonts w:ascii="Arial" w:hAnsi="Arial" w:cs="Arial"/>
                <w:smallCaps/>
                <w:kern w:val="20"/>
                <w:lang w:val="en-GB"/>
              </w:rPr>
            </w:pPr>
            <w:r w:rsidRPr="002D1A91">
              <w:rPr>
                <w:rFonts w:ascii="Arial" w:hAnsi="Arial" w:cs="Arial"/>
                <w:smallCaps/>
                <w:kern w:val="20"/>
                <w:lang w:val="en-GB"/>
              </w:rPr>
              <w:t>S</w:t>
            </w:r>
            <w:r w:rsidR="006140EF" w:rsidRPr="002D1A91">
              <w:rPr>
                <w:rFonts w:ascii="Arial" w:hAnsi="Arial" w:cs="Arial"/>
                <w:smallCaps/>
                <w:kern w:val="20"/>
                <w:lang w:val="en-GB"/>
              </w:rPr>
              <w:t>ignature</w:t>
            </w:r>
          </w:p>
          <w:p w14:paraId="68E51279" w14:textId="4DEF187D" w:rsidR="006140EF" w:rsidRPr="002D1A91" w:rsidRDefault="006140EF" w:rsidP="003219ED">
            <w:pPr>
              <w:spacing w:line="240" w:lineRule="auto"/>
              <w:jc w:val="both"/>
              <w:rPr>
                <w:rFonts w:ascii="Arial" w:hAnsi="Arial" w:cs="Arial"/>
                <w:kern w:val="20"/>
                <w:lang w:val="en-GB"/>
              </w:rPr>
            </w:pPr>
          </w:p>
          <w:p w14:paraId="3702989B" w14:textId="688B60CE" w:rsidR="006140EF" w:rsidRPr="002D1A91" w:rsidRDefault="006140EF" w:rsidP="003219ED">
            <w:pPr>
              <w:spacing w:line="240" w:lineRule="auto"/>
              <w:jc w:val="both"/>
              <w:rPr>
                <w:rFonts w:ascii="Arial" w:hAnsi="Arial" w:cs="Arial"/>
                <w:kern w:val="20"/>
                <w:lang w:val="en-GB"/>
              </w:rPr>
            </w:pPr>
          </w:p>
          <w:p w14:paraId="79A53451" w14:textId="460DA02B" w:rsidR="00B138BC" w:rsidRPr="002D1A91" w:rsidRDefault="00B138BC" w:rsidP="003219ED">
            <w:pPr>
              <w:spacing w:line="240" w:lineRule="auto"/>
              <w:jc w:val="both"/>
              <w:rPr>
                <w:rFonts w:ascii="Arial" w:hAnsi="Arial" w:cs="Arial"/>
                <w:kern w:val="20"/>
                <w:lang w:val="en-GB"/>
              </w:rPr>
            </w:pPr>
          </w:p>
          <w:p w14:paraId="51D5089A" w14:textId="13C66997" w:rsidR="00B138BC" w:rsidRPr="002D1A91" w:rsidRDefault="00B138BC" w:rsidP="003219ED">
            <w:pPr>
              <w:spacing w:line="240" w:lineRule="auto"/>
              <w:jc w:val="both"/>
              <w:rPr>
                <w:rFonts w:ascii="Arial" w:hAnsi="Arial" w:cs="Arial"/>
                <w:kern w:val="20"/>
                <w:lang w:val="en-GB"/>
              </w:rPr>
            </w:pPr>
          </w:p>
          <w:p w14:paraId="74B7DB7A" w14:textId="101EB342"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w:t>
            </w:r>
          </w:p>
          <w:p w14:paraId="4C6BC7DD" w14:textId="04CFAFD7" w:rsidR="006140EF" w:rsidRPr="002D1A91" w:rsidRDefault="006140EF" w:rsidP="003219ED">
            <w:pPr>
              <w:spacing w:line="240" w:lineRule="auto"/>
              <w:jc w:val="both"/>
              <w:rPr>
                <w:rFonts w:ascii="Arial" w:hAnsi="Arial" w:cs="Arial"/>
                <w:kern w:val="20"/>
                <w:lang w:val="en-GB"/>
              </w:rPr>
            </w:pPr>
          </w:p>
          <w:p w14:paraId="5DDF3C87" w14:textId="2E997BCF" w:rsidR="006140EF" w:rsidRPr="002D1A91" w:rsidRDefault="006140EF" w:rsidP="003219ED">
            <w:pPr>
              <w:spacing w:line="240" w:lineRule="auto"/>
              <w:jc w:val="both"/>
              <w:rPr>
                <w:rFonts w:ascii="Arial" w:hAnsi="Arial" w:cs="Arial"/>
                <w:kern w:val="20"/>
                <w:lang w:val="en-GB"/>
              </w:rPr>
            </w:pPr>
          </w:p>
          <w:p w14:paraId="5821FFAD" w14:textId="512F9096" w:rsidR="006140EF" w:rsidRPr="002D1A91" w:rsidRDefault="006140EF" w:rsidP="003219ED">
            <w:pPr>
              <w:spacing w:line="240" w:lineRule="auto"/>
              <w:jc w:val="both"/>
              <w:rPr>
                <w:rFonts w:ascii="Arial" w:hAnsi="Arial" w:cs="Arial"/>
                <w:kern w:val="20"/>
                <w:lang w:val="en-GB"/>
              </w:rPr>
            </w:pPr>
          </w:p>
          <w:p w14:paraId="2B5A7A9F" w14:textId="00D88503"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w:t>
            </w:r>
          </w:p>
          <w:p w14:paraId="491EF962" w14:textId="0D7378B1" w:rsidR="006140EF" w:rsidRPr="002D1A91" w:rsidRDefault="006140EF" w:rsidP="003219ED">
            <w:pPr>
              <w:spacing w:line="240" w:lineRule="auto"/>
              <w:jc w:val="both"/>
              <w:rPr>
                <w:rFonts w:ascii="Arial" w:hAnsi="Arial" w:cs="Arial"/>
                <w:kern w:val="20"/>
                <w:lang w:val="en-GB"/>
              </w:rPr>
            </w:pPr>
          </w:p>
        </w:tc>
      </w:tr>
    </w:tbl>
    <w:p w14:paraId="16F199DE" w14:textId="2512BA96" w:rsidR="006140EF" w:rsidRPr="002D1A91" w:rsidRDefault="006140EF" w:rsidP="003219ED">
      <w:pPr>
        <w:spacing w:line="240" w:lineRule="auto"/>
        <w:rPr>
          <w:rFonts w:ascii="Arial" w:hAnsi="Arial" w:cs="Arial"/>
        </w:rPr>
      </w:pPr>
    </w:p>
    <w:p w14:paraId="5BC624D0" w14:textId="65F95FD4" w:rsidR="004C493D" w:rsidRPr="002D1A91" w:rsidRDefault="004C493D" w:rsidP="003219ED">
      <w:pPr>
        <w:spacing w:after="160" w:line="259" w:lineRule="auto"/>
        <w:rPr>
          <w:rFonts w:ascii="Arial" w:hAnsi="Arial" w:cs="Arial"/>
          <w:b/>
          <w:bCs/>
          <w:smallCaps/>
        </w:rPr>
      </w:pPr>
      <w:r w:rsidRPr="002D1A91">
        <w:rPr>
          <w:rFonts w:ascii="Arial" w:hAnsi="Arial" w:cs="Arial"/>
          <w:b/>
          <w:bCs/>
          <w:smallCaps/>
        </w:rPr>
        <w:br w:type="page"/>
      </w:r>
    </w:p>
    <w:p w14:paraId="4DA888C7" w14:textId="273B7AEE" w:rsidR="006140EF" w:rsidRPr="002D1A91" w:rsidRDefault="004C493D" w:rsidP="003219ED">
      <w:pPr>
        <w:pBdr>
          <w:bottom w:val="single" w:sz="4" w:space="1" w:color="auto"/>
        </w:pBdr>
        <w:spacing w:line="240" w:lineRule="auto"/>
        <w:rPr>
          <w:rFonts w:ascii="Arial" w:hAnsi="Arial" w:cs="Arial"/>
          <w:b/>
          <w:bCs/>
          <w:smallCaps/>
        </w:rPr>
      </w:pPr>
      <w:r w:rsidRPr="002D1A91">
        <w:rPr>
          <w:rFonts w:ascii="Arial" w:hAnsi="Arial" w:cs="Arial"/>
          <w:b/>
          <w:bCs/>
          <w:smallCaps/>
        </w:rPr>
        <w:lastRenderedPageBreak/>
        <w:t>As the Concessionaire</w:t>
      </w:r>
    </w:p>
    <w:p w14:paraId="13135F6A" w14:textId="2FE7C657" w:rsidR="004C493D" w:rsidRPr="002D1A91" w:rsidRDefault="004C493D" w:rsidP="003219ED">
      <w:pPr>
        <w:spacing w:line="240" w:lineRule="auto"/>
        <w:rPr>
          <w:rFonts w:ascii="Arial" w:hAnsi="Arial" w:cs="Arial"/>
          <w:b/>
          <w:bCs/>
          <w:smallCaps/>
        </w:rPr>
      </w:pPr>
    </w:p>
    <w:tbl>
      <w:tblPr>
        <w:tblW w:w="8771" w:type="dxa"/>
        <w:tblLayout w:type="fixed"/>
        <w:tblLook w:val="0000" w:firstRow="0" w:lastRow="0" w:firstColumn="0" w:lastColumn="0" w:noHBand="0" w:noVBand="0"/>
      </w:tblPr>
      <w:tblGrid>
        <w:gridCol w:w="3793"/>
        <w:gridCol w:w="1877"/>
        <w:gridCol w:w="3101"/>
      </w:tblGrid>
      <w:tr w:rsidR="006140EF" w:rsidRPr="00ED7A9B" w14:paraId="27CDFA1E" w14:textId="3E104BA4" w:rsidTr="001C7728">
        <w:trPr>
          <w:cantSplit/>
        </w:trPr>
        <w:tc>
          <w:tcPr>
            <w:tcW w:w="3793" w:type="dxa"/>
          </w:tcPr>
          <w:p w14:paraId="55941DCC" w14:textId="590389DF" w:rsidR="006140EF" w:rsidRPr="002D1A91" w:rsidRDefault="006140EF" w:rsidP="003219ED">
            <w:pPr>
              <w:spacing w:line="240" w:lineRule="auto"/>
              <w:jc w:val="both"/>
              <w:rPr>
                <w:rFonts w:ascii="Arial" w:hAnsi="Arial" w:cs="Arial"/>
                <w:b/>
                <w:lang w:val="en-GB"/>
              </w:rPr>
            </w:pPr>
            <w:r w:rsidRPr="002D1A91">
              <w:rPr>
                <w:rFonts w:ascii="Arial" w:hAnsi="Arial" w:cs="Arial"/>
              </w:rPr>
              <w:t>For and on behalf of</w:t>
            </w:r>
            <w:r w:rsidRPr="002D1A91">
              <w:rPr>
                <w:rFonts w:ascii="Arial" w:hAnsi="Arial" w:cs="Arial"/>
                <w:b/>
                <w:smallCaps/>
              </w:rPr>
              <w:t xml:space="preserve"> </w:t>
            </w:r>
            <w:r w:rsidR="003219ED" w:rsidRPr="002D1A91">
              <w:rPr>
                <w:rFonts w:ascii="Arial" w:hAnsi="Arial" w:cs="Arial"/>
                <w:b/>
                <w:smallCaps/>
              </w:rPr>
              <w:t>[•]</w:t>
            </w:r>
            <w:r w:rsidR="00367DCA" w:rsidRPr="002D1A91">
              <w:rPr>
                <w:rFonts w:ascii="Arial" w:hAnsi="Arial" w:cs="Arial"/>
                <w:b/>
                <w:smallCaps/>
              </w:rPr>
              <w:t xml:space="preserve"> </w:t>
            </w:r>
            <w:r w:rsidRPr="002D1A91">
              <w:rPr>
                <w:rFonts w:ascii="Arial" w:hAnsi="Arial" w:cs="Arial"/>
                <w:spacing w:val="-2"/>
                <w:lang w:val="en-GB"/>
              </w:rPr>
              <w:t>through its authorised signatory</w:t>
            </w:r>
            <w:r w:rsidRPr="002D1A91">
              <w:rPr>
                <w:rFonts w:ascii="Arial" w:hAnsi="Arial" w:cs="Arial"/>
                <w:b/>
                <w:lang w:val="en-GB"/>
              </w:rPr>
              <w:t xml:space="preserve"> </w:t>
            </w:r>
          </w:p>
          <w:p w14:paraId="2E47FD57" w14:textId="01A69F97" w:rsidR="006140EF" w:rsidRPr="002D1A91" w:rsidRDefault="006140EF" w:rsidP="003219ED">
            <w:pPr>
              <w:spacing w:line="240" w:lineRule="auto"/>
              <w:jc w:val="both"/>
              <w:rPr>
                <w:rFonts w:ascii="Arial" w:hAnsi="Arial" w:cs="Arial"/>
                <w:lang w:val="en-GB"/>
              </w:rPr>
            </w:pPr>
          </w:p>
          <w:p w14:paraId="1ACED178" w14:textId="23A30051" w:rsidR="006140EF" w:rsidRPr="002D1A91" w:rsidRDefault="006140EF" w:rsidP="003219ED">
            <w:pPr>
              <w:spacing w:line="240" w:lineRule="auto"/>
              <w:jc w:val="both"/>
              <w:rPr>
                <w:rFonts w:ascii="Arial" w:hAnsi="Arial" w:cs="Arial"/>
                <w:lang w:val="en-GB"/>
              </w:rPr>
            </w:pPr>
            <w:r w:rsidRPr="002D1A91">
              <w:rPr>
                <w:rFonts w:ascii="Arial" w:hAnsi="Arial" w:cs="Arial"/>
                <w:lang w:val="en-GB"/>
              </w:rPr>
              <w:t>Name:</w:t>
            </w:r>
            <w:r w:rsidRPr="002D1A91">
              <w:rPr>
                <w:rFonts w:ascii="Arial" w:hAnsi="Arial" w:cs="Arial"/>
                <w:lang w:val="en-GB"/>
              </w:rPr>
              <w:tab/>
            </w:r>
            <w:r w:rsidRPr="002D1A91">
              <w:rPr>
                <w:rFonts w:ascii="Arial" w:hAnsi="Arial" w:cs="Arial"/>
                <w:lang w:val="en-GB"/>
              </w:rPr>
              <w:tab/>
            </w:r>
          </w:p>
          <w:p w14:paraId="0B469A6D" w14:textId="7613A0A7" w:rsidR="006140EF" w:rsidRPr="002D1A91" w:rsidRDefault="006140EF" w:rsidP="003219ED">
            <w:pPr>
              <w:spacing w:line="240" w:lineRule="auto"/>
              <w:jc w:val="both"/>
              <w:rPr>
                <w:rFonts w:ascii="Arial" w:hAnsi="Arial" w:cs="Arial"/>
                <w:lang w:val="en-GB"/>
              </w:rPr>
            </w:pPr>
            <w:r w:rsidRPr="002D1A91">
              <w:rPr>
                <w:rFonts w:ascii="Arial" w:hAnsi="Arial" w:cs="Arial"/>
                <w:lang w:val="en-GB"/>
              </w:rPr>
              <w:t>Designation:</w:t>
            </w:r>
            <w:r w:rsidRPr="002D1A91">
              <w:rPr>
                <w:rFonts w:ascii="Arial" w:hAnsi="Arial" w:cs="Arial"/>
                <w:lang w:val="en-GB"/>
              </w:rPr>
              <w:tab/>
            </w:r>
          </w:p>
          <w:p w14:paraId="2E9EF30F" w14:textId="6A07304F" w:rsidR="006140EF" w:rsidRPr="002D1A91" w:rsidRDefault="006140EF" w:rsidP="003219ED">
            <w:pPr>
              <w:spacing w:line="240" w:lineRule="auto"/>
              <w:jc w:val="both"/>
              <w:rPr>
                <w:rFonts w:ascii="Arial" w:hAnsi="Arial" w:cs="Arial"/>
                <w:kern w:val="20"/>
                <w:lang w:val="en-GB"/>
              </w:rPr>
            </w:pPr>
          </w:p>
          <w:p w14:paraId="22DF476A" w14:textId="30D53A77" w:rsidR="006140EF" w:rsidRPr="002D1A91" w:rsidRDefault="006140EF" w:rsidP="003219ED">
            <w:pPr>
              <w:spacing w:line="240" w:lineRule="auto"/>
              <w:jc w:val="both"/>
              <w:rPr>
                <w:rFonts w:ascii="Arial" w:hAnsi="Arial" w:cs="Arial"/>
                <w:b/>
                <w:bCs/>
                <w:kern w:val="20"/>
                <w:lang w:val="en-GB"/>
              </w:rPr>
            </w:pPr>
          </w:p>
          <w:p w14:paraId="6AC3737D" w14:textId="0A521966" w:rsidR="006140EF" w:rsidRPr="002D1A91" w:rsidRDefault="000A43B7" w:rsidP="003219ED">
            <w:pPr>
              <w:spacing w:line="240" w:lineRule="auto"/>
              <w:jc w:val="both"/>
              <w:rPr>
                <w:rFonts w:ascii="Arial" w:hAnsi="Arial" w:cs="Arial"/>
                <w:kern w:val="20"/>
                <w:lang w:val="en-GB"/>
              </w:rPr>
            </w:pPr>
            <w:r w:rsidRPr="002D1A91">
              <w:rPr>
                <w:rFonts w:ascii="Arial" w:hAnsi="Arial" w:cs="Arial"/>
                <w:kern w:val="20"/>
                <w:lang w:val="en-GB"/>
              </w:rPr>
              <w:t>in the presence of</w:t>
            </w:r>
          </w:p>
          <w:p w14:paraId="67327546" w14:textId="06D94449" w:rsidR="006140EF" w:rsidRPr="002D1A91" w:rsidRDefault="006140EF" w:rsidP="003219ED">
            <w:pPr>
              <w:spacing w:line="240" w:lineRule="auto"/>
              <w:jc w:val="both"/>
              <w:rPr>
                <w:rFonts w:ascii="Arial" w:hAnsi="Arial" w:cs="Arial"/>
                <w:smallCaps/>
                <w:kern w:val="20"/>
                <w:lang w:val="en-GB"/>
              </w:rPr>
            </w:pPr>
            <w:r w:rsidRPr="002D1A91">
              <w:rPr>
                <w:rFonts w:ascii="Arial" w:hAnsi="Arial" w:cs="Arial"/>
                <w:b/>
                <w:smallCaps/>
                <w:kern w:val="20"/>
                <w:lang w:val="en-GB"/>
              </w:rPr>
              <w:t>Witnesses</w:t>
            </w:r>
            <w:r w:rsidR="000A43B7" w:rsidRPr="002D1A91">
              <w:rPr>
                <w:rFonts w:ascii="Arial" w:hAnsi="Arial" w:cs="Arial"/>
                <w:b/>
                <w:smallCaps/>
                <w:kern w:val="20"/>
                <w:lang w:val="en-GB"/>
              </w:rPr>
              <w:t>:</w:t>
            </w:r>
          </w:p>
          <w:p w14:paraId="15C9E9BB" w14:textId="581D5B71" w:rsidR="006140EF" w:rsidRPr="002D1A91" w:rsidRDefault="006140EF" w:rsidP="003219ED">
            <w:pPr>
              <w:spacing w:line="240" w:lineRule="auto"/>
              <w:jc w:val="both"/>
              <w:rPr>
                <w:rFonts w:ascii="Arial" w:hAnsi="Arial" w:cs="Arial"/>
                <w:kern w:val="20"/>
                <w:lang w:val="en-GB"/>
              </w:rPr>
            </w:pPr>
          </w:p>
          <w:p w14:paraId="7E18629A" w14:textId="21BDEE10"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 xml:space="preserve">1- </w:t>
            </w:r>
            <w:r w:rsidRPr="002D1A91">
              <w:rPr>
                <w:rFonts w:ascii="Arial" w:hAnsi="Arial" w:cs="Arial"/>
                <w:kern w:val="20"/>
                <w:lang w:val="en-GB"/>
              </w:rPr>
              <w:tab/>
              <w:t>Name:</w:t>
            </w:r>
          </w:p>
          <w:p w14:paraId="088BAC94" w14:textId="76FA51B9"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ab/>
              <w:t>Address:</w:t>
            </w:r>
          </w:p>
          <w:p w14:paraId="71685C57" w14:textId="43D24234"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ab/>
            </w:r>
            <w:r w:rsidR="000A43B7" w:rsidRPr="002D1A91">
              <w:rPr>
                <w:rFonts w:ascii="Arial" w:hAnsi="Arial" w:cs="Arial"/>
                <w:kern w:val="20"/>
                <w:lang w:val="en-GB"/>
              </w:rPr>
              <w:t>C</w:t>
            </w:r>
            <w:r w:rsidRPr="002D1A91">
              <w:rPr>
                <w:rFonts w:ascii="Arial" w:hAnsi="Arial" w:cs="Arial"/>
                <w:kern w:val="20"/>
                <w:lang w:val="en-GB"/>
              </w:rPr>
              <w:t xml:space="preserve">NIC </w:t>
            </w:r>
            <w:r w:rsidR="000A43B7" w:rsidRPr="002D1A91">
              <w:rPr>
                <w:rFonts w:ascii="Arial" w:hAnsi="Arial" w:cs="Arial"/>
                <w:kern w:val="20"/>
                <w:lang w:val="en-GB"/>
              </w:rPr>
              <w:t xml:space="preserve">/ Passport </w:t>
            </w:r>
            <w:r w:rsidRPr="002D1A91">
              <w:rPr>
                <w:rFonts w:ascii="Arial" w:hAnsi="Arial" w:cs="Arial"/>
                <w:kern w:val="20"/>
                <w:lang w:val="en-GB"/>
              </w:rPr>
              <w:t>No:</w:t>
            </w:r>
          </w:p>
          <w:p w14:paraId="4BAB66BF" w14:textId="7442A4DF" w:rsidR="006140EF" w:rsidRPr="002D1A91" w:rsidRDefault="006140EF" w:rsidP="003219ED">
            <w:pPr>
              <w:spacing w:line="240" w:lineRule="auto"/>
              <w:jc w:val="both"/>
              <w:rPr>
                <w:rFonts w:ascii="Arial" w:hAnsi="Arial" w:cs="Arial"/>
                <w:kern w:val="20"/>
                <w:lang w:val="en-GB"/>
              </w:rPr>
            </w:pPr>
          </w:p>
          <w:p w14:paraId="09919205" w14:textId="346627BC"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2-</w:t>
            </w:r>
            <w:r w:rsidRPr="002D1A91">
              <w:rPr>
                <w:rFonts w:ascii="Arial" w:hAnsi="Arial" w:cs="Arial"/>
                <w:kern w:val="20"/>
                <w:lang w:val="en-GB"/>
              </w:rPr>
              <w:tab/>
              <w:t>Name:</w:t>
            </w:r>
          </w:p>
          <w:p w14:paraId="309B7B1F" w14:textId="34FA1EA0"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ab/>
              <w:t>Address</w:t>
            </w:r>
          </w:p>
          <w:p w14:paraId="57CF1BAB" w14:textId="6CDBC6DB" w:rsidR="006140EF" w:rsidRPr="002D1A91" w:rsidRDefault="000A43B7" w:rsidP="003219ED">
            <w:pPr>
              <w:spacing w:line="240" w:lineRule="auto"/>
              <w:ind w:left="720"/>
              <w:jc w:val="both"/>
              <w:rPr>
                <w:rFonts w:ascii="Arial" w:hAnsi="Arial" w:cs="Arial"/>
                <w:kern w:val="20"/>
                <w:lang w:val="en-GB"/>
              </w:rPr>
            </w:pPr>
            <w:r w:rsidRPr="002D1A91">
              <w:rPr>
                <w:rFonts w:ascii="Arial" w:hAnsi="Arial" w:cs="Arial"/>
                <w:kern w:val="20"/>
                <w:lang w:val="en-GB"/>
              </w:rPr>
              <w:t>C</w:t>
            </w:r>
            <w:r w:rsidR="006140EF" w:rsidRPr="002D1A91">
              <w:rPr>
                <w:rFonts w:ascii="Arial" w:hAnsi="Arial" w:cs="Arial"/>
                <w:kern w:val="20"/>
                <w:lang w:val="en-GB"/>
              </w:rPr>
              <w:t xml:space="preserve">NIC </w:t>
            </w:r>
            <w:r w:rsidRPr="002D1A91">
              <w:rPr>
                <w:rFonts w:ascii="Arial" w:hAnsi="Arial" w:cs="Arial"/>
                <w:kern w:val="20"/>
                <w:lang w:val="en-GB"/>
              </w:rPr>
              <w:t xml:space="preserve">/ Passport </w:t>
            </w:r>
            <w:r w:rsidR="006140EF" w:rsidRPr="002D1A91">
              <w:rPr>
                <w:rFonts w:ascii="Arial" w:hAnsi="Arial" w:cs="Arial"/>
                <w:kern w:val="20"/>
                <w:lang w:val="en-GB"/>
              </w:rPr>
              <w:t>No:</w:t>
            </w:r>
          </w:p>
        </w:tc>
        <w:tc>
          <w:tcPr>
            <w:tcW w:w="1877" w:type="dxa"/>
          </w:tcPr>
          <w:p w14:paraId="3F654CEF" w14:textId="3A9758C4" w:rsidR="006140EF" w:rsidRPr="002D1A91" w:rsidRDefault="00000000" w:rsidP="003219ED">
            <w:pPr>
              <w:spacing w:line="240" w:lineRule="auto"/>
              <w:jc w:val="both"/>
              <w:rPr>
                <w:rFonts w:ascii="Arial" w:hAnsi="Arial" w:cs="Arial"/>
                <w:kern w:val="20"/>
                <w:lang w:val="en-GB"/>
              </w:rPr>
            </w:pPr>
            <w:r>
              <w:rPr>
                <w:rFonts w:ascii="Arial" w:hAnsi="Arial" w:cs="Arial"/>
                <w:noProof/>
              </w:rPr>
              <w:pict w14:anchorId="098F3721">
                <v:shape id="_x0000_s2053" type="#_x0000_t88" style="position:absolute;left:0;text-align:left;margin-left:8.35pt;margin-top:6.1pt;width:8.5pt;height:45.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" strokeweight="2pt"/>
              </w:pict>
            </w:r>
          </w:p>
        </w:tc>
        <w:tc>
          <w:tcPr>
            <w:tcW w:w="3101" w:type="dxa"/>
          </w:tcPr>
          <w:p w14:paraId="2C453030" w14:textId="223720CC" w:rsidR="006140EF" w:rsidRPr="002D1A91" w:rsidRDefault="000A43B7" w:rsidP="003219ED">
            <w:pPr>
              <w:spacing w:line="240" w:lineRule="auto"/>
              <w:jc w:val="both"/>
              <w:rPr>
                <w:rFonts w:ascii="Arial" w:hAnsi="Arial" w:cs="Arial"/>
                <w:smallCaps/>
                <w:kern w:val="20"/>
                <w:lang w:val="en-GB"/>
              </w:rPr>
            </w:pPr>
            <w:r w:rsidRPr="002D1A91">
              <w:rPr>
                <w:rFonts w:ascii="Arial" w:hAnsi="Arial" w:cs="Arial"/>
                <w:smallCaps/>
                <w:kern w:val="20"/>
                <w:lang w:val="en-GB"/>
              </w:rPr>
              <w:t>S</w:t>
            </w:r>
            <w:r w:rsidR="006140EF" w:rsidRPr="002D1A91">
              <w:rPr>
                <w:rFonts w:ascii="Arial" w:hAnsi="Arial" w:cs="Arial"/>
                <w:smallCaps/>
                <w:kern w:val="20"/>
                <w:lang w:val="en-GB"/>
              </w:rPr>
              <w:t>ignature</w:t>
            </w:r>
          </w:p>
          <w:p w14:paraId="75566039" w14:textId="37F1F3AC" w:rsidR="006140EF" w:rsidRPr="002D1A91" w:rsidRDefault="006140EF" w:rsidP="003219ED">
            <w:pPr>
              <w:spacing w:line="240" w:lineRule="auto"/>
              <w:jc w:val="both"/>
              <w:rPr>
                <w:rFonts w:ascii="Arial" w:hAnsi="Arial" w:cs="Arial"/>
                <w:kern w:val="20"/>
                <w:lang w:val="en-GB"/>
              </w:rPr>
            </w:pPr>
          </w:p>
          <w:p w14:paraId="0DB67328" w14:textId="581DE4DA" w:rsidR="006140EF" w:rsidRPr="002D1A91" w:rsidRDefault="006140EF" w:rsidP="003219ED">
            <w:pPr>
              <w:spacing w:line="240" w:lineRule="auto"/>
              <w:jc w:val="both"/>
              <w:rPr>
                <w:rFonts w:ascii="Arial" w:hAnsi="Arial" w:cs="Arial"/>
                <w:kern w:val="20"/>
                <w:lang w:val="en-GB"/>
              </w:rPr>
            </w:pPr>
          </w:p>
          <w:p w14:paraId="2B6C702B" w14:textId="0DE15118" w:rsidR="006140EF" w:rsidRPr="002D1A91" w:rsidRDefault="006140EF" w:rsidP="003219ED">
            <w:pPr>
              <w:spacing w:line="240" w:lineRule="auto"/>
              <w:jc w:val="both"/>
              <w:rPr>
                <w:rFonts w:ascii="Arial" w:hAnsi="Arial" w:cs="Arial"/>
                <w:kern w:val="20"/>
                <w:lang w:val="en-GB"/>
              </w:rPr>
            </w:pPr>
          </w:p>
          <w:p w14:paraId="7A17E2A8" w14:textId="0C0E4189"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w:t>
            </w:r>
          </w:p>
          <w:p w14:paraId="015F3A5A" w14:textId="19F4CB49" w:rsidR="006140EF" w:rsidRPr="002D1A91" w:rsidRDefault="006140EF" w:rsidP="003219ED">
            <w:pPr>
              <w:spacing w:line="240" w:lineRule="auto"/>
              <w:jc w:val="both"/>
              <w:rPr>
                <w:rFonts w:ascii="Arial" w:hAnsi="Arial" w:cs="Arial"/>
                <w:kern w:val="20"/>
                <w:lang w:val="en-GB"/>
              </w:rPr>
            </w:pPr>
          </w:p>
          <w:p w14:paraId="3D4E30CA" w14:textId="5F2770EE" w:rsidR="006140EF" w:rsidRPr="002D1A91" w:rsidRDefault="006140EF" w:rsidP="003219ED">
            <w:pPr>
              <w:spacing w:line="240" w:lineRule="auto"/>
              <w:jc w:val="both"/>
              <w:rPr>
                <w:rFonts w:ascii="Arial" w:hAnsi="Arial" w:cs="Arial"/>
                <w:smallCaps/>
                <w:kern w:val="20"/>
                <w:lang w:val="en-GB"/>
              </w:rPr>
            </w:pPr>
          </w:p>
          <w:p w14:paraId="7BB281A8" w14:textId="68E8A84B" w:rsidR="006140EF" w:rsidRPr="002D1A91" w:rsidRDefault="000A43B7" w:rsidP="003219ED">
            <w:pPr>
              <w:spacing w:line="240" w:lineRule="auto"/>
              <w:jc w:val="both"/>
              <w:rPr>
                <w:rFonts w:ascii="Arial" w:hAnsi="Arial" w:cs="Arial"/>
                <w:smallCaps/>
                <w:kern w:val="20"/>
                <w:lang w:val="en-GB"/>
              </w:rPr>
            </w:pPr>
            <w:r w:rsidRPr="002D1A91">
              <w:rPr>
                <w:rFonts w:ascii="Arial" w:hAnsi="Arial" w:cs="Arial"/>
                <w:smallCaps/>
                <w:kern w:val="20"/>
                <w:lang w:val="en-GB"/>
              </w:rPr>
              <w:t>S</w:t>
            </w:r>
            <w:r w:rsidR="006140EF" w:rsidRPr="002D1A91">
              <w:rPr>
                <w:rFonts w:ascii="Arial" w:hAnsi="Arial" w:cs="Arial"/>
                <w:smallCaps/>
                <w:kern w:val="20"/>
                <w:lang w:val="en-GB"/>
              </w:rPr>
              <w:t>ignature</w:t>
            </w:r>
          </w:p>
          <w:p w14:paraId="0A251241" w14:textId="408D3484" w:rsidR="006140EF" w:rsidRPr="002D1A91" w:rsidRDefault="006140EF" w:rsidP="003219ED">
            <w:pPr>
              <w:spacing w:line="240" w:lineRule="auto"/>
              <w:jc w:val="both"/>
              <w:rPr>
                <w:rFonts w:ascii="Arial" w:hAnsi="Arial" w:cs="Arial"/>
                <w:kern w:val="20"/>
                <w:lang w:val="en-GB"/>
              </w:rPr>
            </w:pPr>
          </w:p>
          <w:p w14:paraId="4B3A03C8" w14:textId="04247BAE" w:rsidR="006140EF" w:rsidRPr="002D1A91" w:rsidRDefault="006140EF" w:rsidP="003219ED">
            <w:pPr>
              <w:spacing w:line="240" w:lineRule="auto"/>
              <w:jc w:val="both"/>
              <w:rPr>
                <w:rFonts w:ascii="Arial" w:hAnsi="Arial" w:cs="Arial"/>
                <w:kern w:val="20"/>
                <w:lang w:val="en-GB"/>
              </w:rPr>
            </w:pPr>
          </w:p>
          <w:p w14:paraId="0BAFE407" w14:textId="2F9BA106" w:rsidR="006140EF" w:rsidRPr="002D1A91" w:rsidRDefault="006140EF" w:rsidP="003219ED">
            <w:pPr>
              <w:spacing w:line="240" w:lineRule="auto"/>
              <w:jc w:val="both"/>
              <w:rPr>
                <w:rFonts w:ascii="Arial" w:hAnsi="Arial" w:cs="Arial"/>
                <w:kern w:val="20"/>
                <w:lang w:val="en-GB"/>
              </w:rPr>
            </w:pPr>
            <w:r w:rsidRPr="002D1A91">
              <w:rPr>
                <w:rFonts w:ascii="Arial" w:hAnsi="Arial" w:cs="Arial"/>
                <w:kern w:val="20"/>
                <w:lang w:val="en-GB"/>
              </w:rPr>
              <w:t>………………………………..</w:t>
            </w:r>
          </w:p>
          <w:p w14:paraId="75CBA83F" w14:textId="007D2532" w:rsidR="006140EF" w:rsidRPr="002D1A91" w:rsidRDefault="006140EF" w:rsidP="003219ED">
            <w:pPr>
              <w:spacing w:line="240" w:lineRule="auto"/>
              <w:jc w:val="both"/>
              <w:rPr>
                <w:rFonts w:ascii="Arial" w:hAnsi="Arial" w:cs="Arial"/>
                <w:kern w:val="20"/>
                <w:lang w:val="en-GB"/>
              </w:rPr>
            </w:pPr>
          </w:p>
          <w:p w14:paraId="21027293" w14:textId="5C08A39D" w:rsidR="006140EF" w:rsidRPr="002D1A91" w:rsidRDefault="006140EF" w:rsidP="003219ED">
            <w:pPr>
              <w:spacing w:line="240" w:lineRule="auto"/>
              <w:jc w:val="both"/>
              <w:rPr>
                <w:rFonts w:ascii="Arial" w:hAnsi="Arial" w:cs="Arial"/>
                <w:kern w:val="20"/>
                <w:lang w:val="en-GB"/>
              </w:rPr>
            </w:pPr>
          </w:p>
          <w:p w14:paraId="75F22447" w14:textId="52799D92" w:rsidR="006140EF" w:rsidRPr="002D1A91" w:rsidRDefault="006140EF" w:rsidP="003219ED">
            <w:pPr>
              <w:spacing w:line="240" w:lineRule="auto"/>
              <w:jc w:val="both"/>
              <w:rPr>
                <w:rFonts w:ascii="Arial" w:hAnsi="Arial" w:cs="Arial"/>
                <w:kern w:val="20"/>
                <w:lang w:val="en-GB"/>
              </w:rPr>
            </w:pPr>
          </w:p>
          <w:p w14:paraId="65669E71" w14:textId="4B2C67A7" w:rsidR="006140EF" w:rsidRPr="00030FBA" w:rsidRDefault="006140EF" w:rsidP="003219ED">
            <w:pPr>
              <w:spacing w:line="240" w:lineRule="auto"/>
              <w:jc w:val="both"/>
              <w:rPr>
                <w:rFonts w:ascii="Arial" w:hAnsi="Arial" w:cs="Arial"/>
                <w:kern w:val="20"/>
                <w:lang w:val="en-GB"/>
              </w:rPr>
            </w:pPr>
            <w:r w:rsidRPr="002D1A91">
              <w:rPr>
                <w:rFonts w:ascii="Arial" w:hAnsi="Arial" w:cs="Arial"/>
                <w:kern w:val="20"/>
                <w:lang w:val="en-GB"/>
              </w:rPr>
              <w:t>…………………………………</w:t>
            </w:r>
          </w:p>
          <w:p w14:paraId="2CD94F8F" w14:textId="01914BA9" w:rsidR="006140EF" w:rsidRPr="00030FBA" w:rsidRDefault="006140EF" w:rsidP="003219ED">
            <w:pPr>
              <w:spacing w:line="240" w:lineRule="auto"/>
              <w:jc w:val="both"/>
              <w:rPr>
                <w:rFonts w:ascii="Arial" w:hAnsi="Arial" w:cs="Arial"/>
                <w:kern w:val="20"/>
                <w:lang w:val="en-GB"/>
              </w:rPr>
            </w:pPr>
          </w:p>
        </w:tc>
      </w:tr>
    </w:tbl>
    <w:p w14:paraId="3D3E460F" w14:textId="49279BBB" w:rsidR="00536941" w:rsidRDefault="00536941">
      <w:pPr>
        <w:spacing w:after="160" w:line="259" w:lineRule="auto"/>
        <w:rPr>
          <w:rFonts w:ascii="Arial" w:hAnsi="Arial" w:cs="Arial"/>
        </w:rPr>
      </w:pPr>
    </w:p>
    <w:p w14:paraId="0F8E252F" w14:textId="77777777" w:rsidR="00536941" w:rsidRDefault="00536941">
      <w:pPr>
        <w:spacing w:after="160" w:line="259" w:lineRule="auto"/>
        <w:rPr>
          <w:rFonts w:ascii="Arial" w:hAnsi="Arial" w:cs="Arial"/>
        </w:rPr>
      </w:pPr>
      <w:r>
        <w:rPr>
          <w:rFonts w:ascii="Arial" w:hAnsi="Arial" w:cs="Arial"/>
        </w:rPr>
        <w:br w:type="page"/>
      </w:r>
    </w:p>
    <w:p w14:paraId="02A80067" w14:textId="77777777" w:rsidR="00536941" w:rsidRDefault="00536941" w:rsidP="00536941">
      <w:pPr>
        <w:pBdr>
          <w:bottom w:val="single" w:sz="4" w:space="1" w:color="000000" w:themeColor="text1"/>
        </w:pBdr>
        <w:jc w:val="center"/>
        <w:rPr>
          <w:rFonts w:ascii="Arial" w:hAnsi="Arial" w:cs="Arial"/>
          <w:b/>
          <w:smallCaps/>
          <w:sz w:val="26"/>
          <w:lang w:val="en-GB"/>
        </w:rPr>
      </w:pPr>
      <w:r>
        <w:rPr>
          <w:rFonts w:ascii="Arial" w:hAnsi="Arial" w:cs="Arial"/>
          <w:b/>
          <w:smallCaps/>
          <w:sz w:val="26"/>
          <w:lang w:val="en-GB"/>
        </w:rPr>
        <w:lastRenderedPageBreak/>
        <w:t>List Of Schedules</w:t>
      </w:r>
    </w:p>
    <w:p w14:paraId="02242931" w14:textId="77777777" w:rsidR="00536941" w:rsidRDefault="00536941" w:rsidP="00536941">
      <w:pPr>
        <w:spacing w:line="240" w:lineRule="auto"/>
      </w:pPr>
    </w:p>
    <w:p w14:paraId="404CF201" w14:textId="77777777" w:rsidR="00536941" w:rsidRPr="00245152" w:rsidRDefault="00536941" w:rsidP="00536941">
      <w:pPr>
        <w:spacing w:line="240" w:lineRule="auto"/>
        <w:jc w:val="center"/>
        <w:rPr>
          <w:rFonts w:ascii="Arial" w:hAnsi="Arial" w:cs="Arial"/>
        </w:rPr>
      </w:pPr>
      <w:r w:rsidRPr="00245152">
        <w:rPr>
          <w:rFonts w:ascii="Arial" w:hAnsi="Arial" w:cs="Arial"/>
        </w:rPr>
        <w:t>[</w:t>
      </w:r>
      <w:r w:rsidRPr="00245152">
        <w:rPr>
          <w:rFonts w:ascii="Arial" w:hAnsi="Arial" w:cs="Arial"/>
          <w:i/>
          <w:iCs/>
        </w:rPr>
        <w:t>List To Be Added</w:t>
      </w:r>
      <w:r w:rsidRPr="00245152">
        <w:rPr>
          <w:rFonts w:ascii="Arial" w:hAnsi="Arial" w:cs="Arial"/>
        </w:rPr>
        <w:t>]</w:t>
      </w:r>
    </w:p>
    <w:p w14:paraId="62ECD97D" w14:textId="77777777" w:rsidR="00536941" w:rsidRDefault="00536941" w:rsidP="00536941">
      <w:pPr>
        <w:spacing w:after="160" w:line="259" w:lineRule="auto"/>
        <w:rPr>
          <w:rFonts w:ascii="Arial" w:hAnsi="Arial" w:cs="Arial"/>
          <w:b/>
          <w:smallCaps/>
          <w:sz w:val="26"/>
          <w:lang w:val="en-GB"/>
        </w:rPr>
      </w:pPr>
      <w:r>
        <w:rPr>
          <w:rFonts w:ascii="Arial" w:hAnsi="Arial" w:cs="Arial"/>
          <w:b/>
          <w:smallCaps/>
          <w:sz w:val="26"/>
          <w:lang w:val="en-GB"/>
        </w:rPr>
        <w:br w:type="page"/>
      </w:r>
    </w:p>
    <w:p w14:paraId="33606D66" w14:textId="77777777" w:rsidR="00536941" w:rsidRPr="00F11510" w:rsidRDefault="00536941" w:rsidP="00536941">
      <w:pPr>
        <w:pBdr>
          <w:bottom w:val="single" w:sz="4" w:space="1" w:color="auto"/>
        </w:pBdr>
        <w:spacing w:line="240" w:lineRule="auto"/>
        <w:ind w:left="-90" w:right="27"/>
        <w:contextualSpacing/>
        <w:jc w:val="center"/>
        <w:outlineLvl w:val="0"/>
        <w:rPr>
          <w:rFonts w:ascii="Arial" w:hAnsi="Arial" w:cs="Arial"/>
          <w:b/>
          <w:smallCaps/>
          <w:sz w:val="26"/>
          <w:lang w:val="en-GB"/>
        </w:rPr>
      </w:pPr>
      <w:r w:rsidRPr="00F11510">
        <w:rPr>
          <w:rFonts w:ascii="Arial" w:hAnsi="Arial" w:cs="Arial"/>
          <w:b/>
          <w:smallCaps/>
          <w:sz w:val="26"/>
          <w:lang w:val="en-GB"/>
        </w:rPr>
        <w:lastRenderedPageBreak/>
        <w:t xml:space="preserve">Schedule A – Scope Of The Project </w:t>
      </w:r>
    </w:p>
    <w:p w14:paraId="1551A57E" w14:textId="77777777" w:rsidR="00536941" w:rsidRDefault="00536941" w:rsidP="00536941">
      <w:pPr>
        <w:spacing w:line="240" w:lineRule="auto"/>
        <w:rPr>
          <w:b/>
          <w:bCs/>
          <w:caps/>
          <w:sz w:val="26"/>
          <w:szCs w:val="26"/>
        </w:rPr>
      </w:pPr>
    </w:p>
    <w:p w14:paraId="78469887" w14:textId="77777777" w:rsidR="00536941" w:rsidRPr="00C62611" w:rsidRDefault="00536941" w:rsidP="00536941">
      <w:pPr>
        <w:spacing w:line="240" w:lineRule="auto"/>
        <w:jc w:val="center"/>
        <w:rPr>
          <w:rFonts w:ascii="Arial" w:hAnsi="Arial" w:cs="Arial"/>
        </w:rPr>
      </w:pPr>
      <w:r w:rsidRPr="00C62611">
        <w:rPr>
          <w:rFonts w:ascii="Arial" w:hAnsi="Arial" w:cs="Arial"/>
        </w:rPr>
        <w:t>[</w:t>
      </w:r>
      <w:r w:rsidRPr="00C62611">
        <w:rPr>
          <w:rFonts w:ascii="Arial" w:hAnsi="Arial" w:cs="Arial"/>
          <w:i/>
          <w:iCs/>
        </w:rPr>
        <w:t>To Be Attached Hereto</w:t>
      </w:r>
      <w:r w:rsidRPr="00C62611">
        <w:rPr>
          <w:rFonts w:ascii="Arial" w:hAnsi="Arial" w:cs="Arial"/>
        </w:rPr>
        <w:t>]</w:t>
      </w:r>
    </w:p>
    <w:p w14:paraId="4756775E" w14:textId="77777777" w:rsidR="00536941" w:rsidRDefault="00536941" w:rsidP="00536941">
      <w:pPr>
        <w:spacing w:after="160" w:line="259" w:lineRule="auto"/>
        <w:rPr>
          <w:sz w:val="26"/>
          <w:szCs w:val="26"/>
        </w:rPr>
      </w:pPr>
      <w:r>
        <w:rPr>
          <w:sz w:val="26"/>
          <w:szCs w:val="26"/>
        </w:rPr>
        <w:br w:type="page"/>
      </w:r>
    </w:p>
    <w:p w14:paraId="5B2E2298" w14:textId="77777777" w:rsidR="00536941" w:rsidRPr="00897A21" w:rsidRDefault="00536941" w:rsidP="00536941">
      <w:pPr>
        <w:pBdr>
          <w:bottom w:val="single" w:sz="4" w:space="1" w:color="auto"/>
        </w:pBdr>
        <w:spacing w:line="240" w:lineRule="auto"/>
        <w:ind w:left="-90" w:right="27"/>
        <w:contextualSpacing/>
        <w:jc w:val="center"/>
        <w:outlineLvl w:val="0"/>
        <w:rPr>
          <w:rFonts w:ascii="Arial" w:hAnsi="Arial" w:cs="Arial"/>
          <w:b/>
          <w:smallCaps/>
          <w:sz w:val="26"/>
          <w:lang w:val="en-GB"/>
        </w:rPr>
      </w:pPr>
      <w:r w:rsidRPr="00897A21">
        <w:rPr>
          <w:rFonts w:ascii="Arial" w:hAnsi="Arial" w:cs="Arial"/>
          <w:b/>
          <w:smallCaps/>
          <w:sz w:val="26"/>
          <w:lang w:val="en-GB"/>
        </w:rPr>
        <w:lastRenderedPageBreak/>
        <w:t>Schedule B – Specific Definitions</w:t>
      </w:r>
    </w:p>
    <w:p w14:paraId="13F20C12" w14:textId="77777777" w:rsidR="00536941" w:rsidRDefault="00536941" w:rsidP="00536941">
      <w:pPr>
        <w:spacing w:line="240" w:lineRule="auto"/>
        <w:jc w:val="both"/>
        <w:rPr>
          <w:rFonts w:ascii="Arial" w:hAnsi="Arial" w:cs="Arial"/>
          <w:i/>
          <w:iCs/>
        </w:rPr>
      </w:pPr>
    </w:p>
    <w:p w14:paraId="47C5C2C4" w14:textId="77777777" w:rsidR="00536941" w:rsidRPr="00897A21" w:rsidRDefault="00536941" w:rsidP="00536941">
      <w:pPr>
        <w:spacing w:line="240" w:lineRule="auto"/>
        <w:jc w:val="both"/>
        <w:rPr>
          <w:rFonts w:ascii="Arial" w:hAnsi="Arial" w:cs="Arial"/>
        </w:rPr>
      </w:pPr>
      <w:r w:rsidRPr="00897A21">
        <w:rPr>
          <w:rFonts w:ascii="Arial" w:hAnsi="Arial" w:cs="Arial"/>
          <w:i/>
          <w:iCs/>
        </w:rPr>
        <w:t>This Schedule contains the project-specific definitions that supplement the definitions in the main body of the Agreement. All [●] placeholders are mandatory fill-ins before issuance of the RFP. The definitions set out herein are to be read alongside, and form part of, the definitions in Article 1 of the Agreement.</w:t>
      </w:r>
    </w:p>
    <w:p w14:paraId="08CDA3D6" w14:textId="77777777" w:rsidR="00536941" w:rsidRDefault="00536941" w:rsidP="00536941">
      <w:pPr>
        <w:spacing w:line="240" w:lineRule="auto"/>
        <w:jc w:val="both"/>
        <w:rPr>
          <w:rFonts w:ascii="Arial" w:hAnsi="Arial" w:cs="Arial"/>
          <w:b/>
          <w:bCs/>
        </w:rPr>
      </w:pPr>
    </w:p>
    <w:p w14:paraId="5412F8EC" w14:textId="77777777" w:rsidR="00536941" w:rsidRPr="00897A21" w:rsidRDefault="00536941" w:rsidP="00536941">
      <w:pPr>
        <w:spacing w:line="240" w:lineRule="auto"/>
        <w:jc w:val="both"/>
        <w:rPr>
          <w:rFonts w:ascii="Arial" w:hAnsi="Arial" w:cs="Arial"/>
        </w:rPr>
      </w:pPr>
      <w:r w:rsidRPr="00897A21">
        <w:rPr>
          <w:rFonts w:ascii="Arial" w:hAnsi="Arial" w:cs="Arial"/>
          <w:b/>
          <w:bCs/>
        </w:rPr>
        <w:t>Acceptable Pakistani Bank</w:t>
      </w:r>
      <w:r w:rsidRPr="00897A21">
        <w:rPr>
          <w:rFonts w:ascii="Arial" w:hAnsi="Arial" w:cs="Arial"/>
        </w:rPr>
        <w:t xml:space="preserve"> means a scheduled bank or a financial institution incorporated or organised in Pakistan having a credit rating of at least [A or higher by PACRA, or A or higher by VIS];</w:t>
      </w:r>
      <w:r w:rsidRPr="00A858AE">
        <w:rPr>
          <w:rStyle w:val="FootnoteReference"/>
          <w:rFonts w:ascii="Arial" w:hAnsi="Arial" w:cs="Arial"/>
          <w:sz w:val="20"/>
          <w:szCs w:val="20"/>
        </w:rPr>
        <w:footnoteReference w:id="33"/>
      </w:r>
    </w:p>
    <w:p w14:paraId="76E447B4" w14:textId="77777777" w:rsidR="00536941" w:rsidRDefault="00536941" w:rsidP="00536941">
      <w:pPr>
        <w:spacing w:line="240" w:lineRule="auto"/>
        <w:jc w:val="both"/>
        <w:rPr>
          <w:rFonts w:ascii="Arial" w:hAnsi="Arial" w:cs="Arial"/>
          <w:b/>
          <w:bCs/>
        </w:rPr>
      </w:pPr>
    </w:p>
    <w:p w14:paraId="2E9FB9A8" w14:textId="77777777" w:rsidR="00536941" w:rsidRPr="00897A21" w:rsidRDefault="00536941" w:rsidP="00536941">
      <w:pPr>
        <w:spacing w:line="240" w:lineRule="auto"/>
        <w:jc w:val="both"/>
        <w:rPr>
          <w:rFonts w:ascii="Arial" w:hAnsi="Arial" w:cs="Arial"/>
        </w:rPr>
      </w:pPr>
      <w:r w:rsidRPr="00897A21">
        <w:rPr>
          <w:rFonts w:ascii="Arial" w:hAnsi="Arial" w:cs="Arial"/>
          <w:b/>
          <w:bCs/>
        </w:rPr>
        <w:t>Accounting Year</w:t>
      </w:r>
      <w:r w:rsidRPr="00897A21">
        <w:rPr>
          <w:rFonts w:ascii="Arial" w:hAnsi="Arial" w:cs="Arial"/>
        </w:rPr>
        <w:t xml:space="preserve"> means the financial year of the Concessionaire, being the period of twelve (12) months commencing on [1 July] and ending on [30 June] of each year, or such other accounting year as may be notified to the Agency in writing;</w:t>
      </w:r>
      <w:r w:rsidRPr="00897A21">
        <w:rPr>
          <w:rStyle w:val="FootnoteReference"/>
          <w:rFonts w:ascii="Arial" w:hAnsi="Arial" w:cs="Arial"/>
        </w:rPr>
        <w:footnoteReference w:id="34"/>
      </w:r>
    </w:p>
    <w:p w14:paraId="40A21FD9" w14:textId="77777777" w:rsidR="00536941" w:rsidRDefault="00536941" w:rsidP="00536941">
      <w:pPr>
        <w:spacing w:line="240" w:lineRule="auto"/>
        <w:jc w:val="both"/>
        <w:rPr>
          <w:rFonts w:ascii="Arial" w:hAnsi="Arial" w:cs="Arial"/>
          <w:b/>
          <w:bCs/>
        </w:rPr>
      </w:pPr>
    </w:p>
    <w:p w14:paraId="26AC9C0E" w14:textId="77777777" w:rsidR="00536941" w:rsidRPr="00897A21" w:rsidRDefault="00536941" w:rsidP="00536941">
      <w:pPr>
        <w:spacing w:line="240" w:lineRule="auto"/>
        <w:jc w:val="both"/>
        <w:rPr>
          <w:rFonts w:ascii="Arial" w:hAnsi="Arial" w:cs="Arial"/>
        </w:rPr>
      </w:pPr>
      <w:r w:rsidRPr="00897A21">
        <w:rPr>
          <w:rFonts w:ascii="Arial" w:hAnsi="Arial" w:cs="Arial"/>
          <w:b/>
          <w:bCs/>
        </w:rPr>
        <w:t xml:space="preserve">Agency </w:t>
      </w:r>
      <w:r w:rsidRPr="00897A21">
        <w:rPr>
          <w:rFonts w:ascii="Arial" w:hAnsi="Arial" w:cs="Arial"/>
        </w:rPr>
        <w:t xml:space="preserve">means the Government of </w:t>
      </w:r>
      <w:r w:rsidRPr="00033493">
        <w:rPr>
          <w:rFonts w:ascii="Arial" w:hAnsi="Arial" w:cs="Arial"/>
          <w:b/>
          <w:bCs/>
        </w:rPr>
        <w:t>[•]</w:t>
      </w:r>
      <w:r w:rsidRPr="00897A21">
        <w:rPr>
          <w:rFonts w:ascii="Arial" w:hAnsi="Arial" w:cs="Arial"/>
        </w:rPr>
        <w:t xml:space="preserve">, its respective departments or any other authorities, agencies and instrumentalities functioning under the direction or control of the Government of </w:t>
      </w:r>
      <w:r w:rsidRPr="00033493">
        <w:rPr>
          <w:rFonts w:ascii="Arial" w:hAnsi="Arial" w:cs="Arial"/>
          <w:b/>
          <w:bCs/>
        </w:rPr>
        <w:t>[•]</w:t>
      </w:r>
      <w:r w:rsidRPr="00897A21">
        <w:rPr>
          <w:rFonts w:ascii="Arial" w:hAnsi="Arial" w:cs="Arial"/>
        </w:rPr>
        <w:t>, and its administrators, successors and permitted assigns;</w:t>
      </w:r>
    </w:p>
    <w:p w14:paraId="46EB7EDB" w14:textId="77777777" w:rsidR="00536941" w:rsidRDefault="00536941" w:rsidP="00536941">
      <w:pPr>
        <w:spacing w:line="240" w:lineRule="auto"/>
        <w:jc w:val="both"/>
        <w:rPr>
          <w:rFonts w:ascii="Arial" w:hAnsi="Arial" w:cs="Arial"/>
          <w:b/>
          <w:bCs/>
        </w:rPr>
      </w:pPr>
    </w:p>
    <w:p w14:paraId="536E731F" w14:textId="77777777" w:rsidR="00536941" w:rsidRPr="00897A21" w:rsidRDefault="00536941" w:rsidP="00536941">
      <w:pPr>
        <w:spacing w:line="240" w:lineRule="auto"/>
        <w:jc w:val="both"/>
        <w:rPr>
          <w:rFonts w:ascii="Arial" w:hAnsi="Arial" w:cs="Arial"/>
        </w:rPr>
      </w:pPr>
      <w:r w:rsidRPr="00897A21">
        <w:rPr>
          <w:rFonts w:ascii="Arial" w:hAnsi="Arial" w:cs="Arial"/>
          <w:b/>
          <w:bCs/>
        </w:rPr>
        <w:t>Agency Specific Permits</w:t>
      </w:r>
      <w:r w:rsidRPr="00897A21">
        <w:rPr>
          <w:rFonts w:ascii="Arial" w:hAnsi="Arial" w:cs="Arial"/>
        </w:rPr>
        <w:t xml:space="preserve">  means all such approvals, consents, authorizations, notifications, concessions, acknowledgements, licenses, permits, decisions or similar items that relate to the Project and its implementation which the Agency is solely responsible for procuring, issuing or maintaining under the Applicable Laws, as specifically set out in </w:t>
      </w:r>
      <w:r w:rsidRPr="00897A21">
        <w:rPr>
          <w:rFonts w:ascii="Arial" w:hAnsi="Arial" w:cs="Arial"/>
          <w:b/>
          <w:bCs/>
        </w:rPr>
        <w:t>Schedule Y</w:t>
      </w:r>
      <w:r w:rsidRPr="00897A21">
        <w:rPr>
          <w:rFonts w:ascii="Arial" w:hAnsi="Arial" w:cs="Arial"/>
        </w:rPr>
        <w:t xml:space="preserve"> (Agency Specific Permits);</w:t>
      </w:r>
    </w:p>
    <w:p w14:paraId="4F4344C0" w14:textId="77777777" w:rsidR="00536941" w:rsidRDefault="00536941" w:rsidP="00536941">
      <w:pPr>
        <w:spacing w:line="240" w:lineRule="auto"/>
        <w:jc w:val="both"/>
        <w:rPr>
          <w:rFonts w:ascii="Arial" w:hAnsi="Arial" w:cs="Arial"/>
          <w:b/>
          <w:bCs/>
        </w:rPr>
      </w:pPr>
    </w:p>
    <w:p w14:paraId="62B16771" w14:textId="77777777" w:rsidR="00536941" w:rsidRPr="00897A21" w:rsidRDefault="00536941" w:rsidP="00536941">
      <w:pPr>
        <w:spacing w:line="240" w:lineRule="auto"/>
        <w:jc w:val="both"/>
        <w:rPr>
          <w:rFonts w:ascii="Arial" w:hAnsi="Arial" w:cs="Arial"/>
        </w:rPr>
      </w:pPr>
      <w:r w:rsidRPr="00897A21">
        <w:rPr>
          <w:rFonts w:ascii="Arial" w:hAnsi="Arial" w:cs="Arial"/>
          <w:b/>
          <w:bCs/>
        </w:rPr>
        <w:t>Approved Pre-Commencement Costs</w:t>
      </w:r>
      <w:r w:rsidRPr="00897A21">
        <w:rPr>
          <w:rFonts w:ascii="Arial" w:hAnsi="Arial" w:cs="Arial"/>
        </w:rPr>
        <w:t xml:space="preserve"> means:</w:t>
      </w:r>
      <w:r w:rsidRPr="00897A21">
        <w:rPr>
          <w:rStyle w:val="FootnoteReference"/>
          <w:rFonts w:ascii="Arial" w:hAnsi="Arial" w:cs="Arial"/>
        </w:rPr>
        <w:footnoteReference w:id="35"/>
      </w:r>
    </w:p>
    <w:p w14:paraId="4ADA5741" w14:textId="77777777" w:rsidR="00536941" w:rsidRPr="00897A21" w:rsidRDefault="00536941" w:rsidP="00536941">
      <w:pPr>
        <w:tabs>
          <w:tab w:val="left" w:pos="720"/>
        </w:tabs>
        <w:spacing w:line="240" w:lineRule="auto"/>
        <w:ind w:left="720" w:hanging="720"/>
        <w:jc w:val="both"/>
        <w:rPr>
          <w:rFonts w:ascii="Arial" w:hAnsi="Arial" w:cs="Arial"/>
        </w:rPr>
      </w:pPr>
    </w:p>
    <w:p w14:paraId="35524676" w14:textId="77777777" w:rsidR="00536941" w:rsidRPr="00A72300" w:rsidRDefault="00536941" w:rsidP="00536941">
      <w:pPr>
        <w:pStyle w:val="ListParagraph"/>
        <w:numPr>
          <w:ilvl w:val="0"/>
          <w:numId w:val="269"/>
        </w:numPr>
        <w:tabs>
          <w:tab w:val="left" w:pos="720"/>
        </w:tabs>
        <w:spacing w:line="240" w:lineRule="auto"/>
        <w:ind w:hanging="720"/>
        <w:jc w:val="both"/>
        <w:rPr>
          <w:rFonts w:ascii="Arial" w:hAnsi="Arial" w:cs="Arial"/>
        </w:rPr>
      </w:pPr>
      <w:r w:rsidRPr="00A72300">
        <w:rPr>
          <w:rFonts w:ascii="Arial" w:hAnsi="Arial" w:cs="Arial"/>
        </w:rPr>
        <w:t>any cost for undertaking Pre-Commencement Activities;</w:t>
      </w:r>
    </w:p>
    <w:p w14:paraId="3065DB49" w14:textId="77777777" w:rsidR="00536941" w:rsidRPr="00897A21" w:rsidRDefault="00536941" w:rsidP="00536941">
      <w:pPr>
        <w:tabs>
          <w:tab w:val="left" w:pos="720"/>
        </w:tabs>
        <w:spacing w:line="240" w:lineRule="auto"/>
        <w:ind w:left="720" w:hanging="720"/>
        <w:jc w:val="both"/>
        <w:rPr>
          <w:rFonts w:ascii="Arial" w:hAnsi="Arial" w:cs="Arial"/>
        </w:rPr>
      </w:pPr>
    </w:p>
    <w:p w14:paraId="4E9A3EC2" w14:textId="77777777" w:rsidR="00536941" w:rsidRPr="00897A21" w:rsidRDefault="00536941" w:rsidP="00536941">
      <w:pPr>
        <w:pStyle w:val="ListParagraph"/>
        <w:numPr>
          <w:ilvl w:val="0"/>
          <w:numId w:val="269"/>
        </w:numPr>
        <w:tabs>
          <w:tab w:val="left" w:pos="720"/>
        </w:tabs>
        <w:spacing w:line="240" w:lineRule="auto"/>
        <w:ind w:hanging="720"/>
        <w:jc w:val="both"/>
        <w:rPr>
          <w:rFonts w:ascii="Arial" w:hAnsi="Arial" w:cs="Arial"/>
        </w:rPr>
      </w:pPr>
      <w:r w:rsidRPr="00897A21">
        <w:rPr>
          <w:rFonts w:ascii="Arial" w:hAnsi="Arial" w:cs="Arial"/>
        </w:rPr>
        <w:t>fees due and payable to the Independent Engineer and Independent Auditor; and</w:t>
      </w:r>
    </w:p>
    <w:p w14:paraId="0E667E02" w14:textId="77777777" w:rsidR="00536941" w:rsidRPr="00897A21" w:rsidRDefault="00536941" w:rsidP="00536941">
      <w:pPr>
        <w:tabs>
          <w:tab w:val="left" w:pos="720"/>
        </w:tabs>
        <w:spacing w:line="240" w:lineRule="auto"/>
        <w:ind w:left="720" w:hanging="720"/>
        <w:jc w:val="both"/>
        <w:rPr>
          <w:rFonts w:ascii="Arial" w:hAnsi="Arial" w:cs="Arial"/>
        </w:rPr>
      </w:pPr>
    </w:p>
    <w:p w14:paraId="0CFCCAED" w14:textId="77777777" w:rsidR="00536941" w:rsidRPr="00897A21" w:rsidRDefault="00536941" w:rsidP="00536941">
      <w:pPr>
        <w:pStyle w:val="ListParagraph"/>
        <w:numPr>
          <w:ilvl w:val="0"/>
          <w:numId w:val="269"/>
        </w:numPr>
        <w:tabs>
          <w:tab w:val="left" w:pos="720"/>
        </w:tabs>
        <w:spacing w:line="240" w:lineRule="auto"/>
        <w:ind w:hanging="720"/>
        <w:jc w:val="both"/>
        <w:rPr>
          <w:rFonts w:ascii="Arial" w:hAnsi="Arial" w:cs="Arial"/>
        </w:rPr>
      </w:pPr>
      <w:r w:rsidRPr="00897A21">
        <w:rPr>
          <w:rFonts w:ascii="Arial" w:hAnsi="Arial" w:cs="Arial"/>
        </w:rPr>
        <w:t>works approved by the Independent Engineer;</w:t>
      </w:r>
    </w:p>
    <w:p w14:paraId="5901A26A" w14:textId="77777777" w:rsidR="00536941" w:rsidRDefault="00536941" w:rsidP="00536941">
      <w:pPr>
        <w:spacing w:line="240" w:lineRule="auto"/>
        <w:jc w:val="both"/>
        <w:rPr>
          <w:rFonts w:ascii="Arial" w:hAnsi="Arial" w:cs="Arial"/>
          <w:b/>
          <w:bCs/>
        </w:rPr>
      </w:pPr>
    </w:p>
    <w:p w14:paraId="2EC09ED1" w14:textId="77777777" w:rsidR="00536941" w:rsidRPr="00897A21" w:rsidRDefault="00536941" w:rsidP="00536941">
      <w:pPr>
        <w:spacing w:line="240" w:lineRule="auto"/>
        <w:jc w:val="both"/>
        <w:rPr>
          <w:rFonts w:ascii="Arial" w:hAnsi="Arial" w:cs="Arial"/>
        </w:rPr>
      </w:pPr>
      <w:r w:rsidRPr="00897A21">
        <w:rPr>
          <w:rFonts w:ascii="Arial" w:hAnsi="Arial" w:cs="Arial"/>
          <w:b/>
          <w:bCs/>
        </w:rPr>
        <w:t>Change Of Scope Advance Percentage</w:t>
      </w:r>
      <w:r w:rsidRPr="00897A21">
        <w:rPr>
          <w:rFonts w:ascii="Arial" w:hAnsi="Arial" w:cs="Arial"/>
        </w:rPr>
        <w:t xml:space="preserve">  means </w:t>
      </w:r>
      <w:r w:rsidRPr="00897A21">
        <w:rPr>
          <w:rFonts w:ascii="Arial" w:hAnsi="Arial" w:cs="Arial"/>
          <w:b/>
          <w:bCs/>
        </w:rPr>
        <w:t>[●]</w:t>
      </w:r>
      <w:r w:rsidRPr="00897A21">
        <w:rPr>
          <w:rFonts w:ascii="Arial" w:hAnsi="Arial" w:cs="Arial"/>
        </w:rPr>
        <w:t xml:space="preserve"> percent (</w:t>
      </w:r>
      <w:r w:rsidRPr="00897A21">
        <w:rPr>
          <w:rFonts w:ascii="Arial" w:hAnsi="Arial" w:cs="Arial"/>
          <w:b/>
          <w:bCs/>
        </w:rPr>
        <w:t>[●]</w:t>
      </w:r>
      <w:r w:rsidRPr="00897A21">
        <w:rPr>
          <w:rFonts w:ascii="Arial" w:hAnsi="Arial" w:cs="Arial"/>
        </w:rPr>
        <w:t xml:space="preserve">%) of the Additional Cost, representing the advance portion of the Change of Scope payment payable by the </w:t>
      </w:r>
      <w:r w:rsidRPr="00897A21">
        <w:rPr>
          <w:rFonts w:ascii="Arial" w:hAnsi="Arial" w:cs="Arial"/>
        </w:rPr>
        <w:lastRenderedPageBreak/>
        <w:t>Agency to the Concessionaire upon issuance of a Change of Scope Order, as may be agreed between the Parties in accordance with this Agreement;</w:t>
      </w:r>
      <w:r w:rsidRPr="00897A21">
        <w:rPr>
          <w:rStyle w:val="FootnoteReference"/>
          <w:rFonts w:ascii="Arial" w:hAnsi="Arial" w:cs="Arial"/>
        </w:rPr>
        <w:footnoteReference w:id="36"/>
      </w:r>
    </w:p>
    <w:p w14:paraId="2E997764" w14:textId="77777777" w:rsidR="00536941" w:rsidRDefault="00536941" w:rsidP="00536941">
      <w:pPr>
        <w:spacing w:line="240" w:lineRule="auto"/>
        <w:jc w:val="both"/>
        <w:rPr>
          <w:rFonts w:ascii="Arial" w:hAnsi="Arial" w:cs="Arial"/>
          <w:b/>
          <w:bCs/>
        </w:rPr>
      </w:pPr>
    </w:p>
    <w:p w14:paraId="50860B66" w14:textId="77777777" w:rsidR="00536941" w:rsidRPr="00897A21" w:rsidRDefault="00536941" w:rsidP="00536941">
      <w:pPr>
        <w:spacing w:line="240" w:lineRule="auto"/>
        <w:jc w:val="both"/>
        <w:rPr>
          <w:rFonts w:ascii="Arial" w:hAnsi="Arial" w:cs="Arial"/>
        </w:rPr>
      </w:pPr>
      <w:r w:rsidRPr="00897A21">
        <w:rPr>
          <w:rFonts w:ascii="Arial" w:hAnsi="Arial" w:cs="Arial"/>
          <w:b/>
          <w:bCs/>
        </w:rPr>
        <w:t>Change Of Scope Limit</w:t>
      </w:r>
      <w:r w:rsidRPr="00897A21">
        <w:rPr>
          <w:rFonts w:ascii="Arial" w:hAnsi="Arial" w:cs="Arial"/>
        </w:rPr>
        <w:t xml:space="preserve"> means </w:t>
      </w:r>
      <w:r w:rsidRPr="00897A21">
        <w:rPr>
          <w:rFonts w:ascii="Arial" w:hAnsi="Arial" w:cs="Arial"/>
          <w:b/>
          <w:bCs/>
        </w:rPr>
        <w:t>[●]</w:t>
      </w:r>
      <w:r w:rsidRPr="00897A21">
        <w:rPr>
          <w:rFonts w:ascii="Arial" w:hAnsi="Arial" w:cs="Arial"/>
        </w:rPr>
        <w:t>% of the Total Project Cost, being the maximum aggregate value of all Change of Scope orders permissible without requiring renegotiation of the financial model;</w:t>
      </w:r>
      <w:r w:rsidRPr="00897A21">
        <w:rPr>
          <w:rStyle w:val="FootnoteReference"/>
          <w:rFonts w:ascii="Arial" w:hAnsi="Arial" w:cs="Arial"/>
        </w:rPr>
        <w:footnoteReference w:id="37"/>
      </w:r>
    </w:p>
    <w:p w14:paraId="41701A40" w14:textId="77777777" w:rsidR="00536941" w:rsidRDefault="00536941" w:rsidP="00536941">
      <w:pPr>
        <w:spacing w:line="240" w:lineRule="auto"/>
        <w:jc w:val="both"/>
        <w:rPr>
          <w:rFonts w:ascii="Arial" w:hAnsi="Arial" w:cs="Arial"/>
          <w:b/>
          <w:bCs/>
        </w:rPr>
      </w:pPr>
    </w:p>
    <w:p w14:paraId="04ABED0F" w14:textId="77777777" w:rsidR="00536941" w:rsidRPr="00897A21" w:rsidRDefault="00536941" w:rsidP="00536941">
      <w:pPr>
        <w:spacing w:line="240" w:lineRule="auto"/>
        <w:jc w:val="both"/>
        <w:rPr>
          <w:rFonts w:ascii="Arial" w:hAnsi="Arial" w:cs="Arial"/>
        </w:rPr>
      </w:pPr>
      <w:r w:rsidRPr="00897A21">
        <w:rPr>
          <w:rFonts w:ascii="Arial" w:hAnsi="Arial" w:cs="Arial"/>
          <w:b/>
          <w:bCs/>
        </w:rPr>
        <w:t>Daily Development Period Damages</w:t>
      </w:r>
      <w:r w:rsidRPr="00897A21">
        <w:rPr>
          <w:rFonts w:ascii="Arial" w:hAnsi="Arial" w:cs="Arial"/>
        </w:rPr>
        <w:t xml:space="preserve">  means </w:t>
      </w:r>
      <w:r w:rsidRPr="00897A21">
        <w:rPr>
          <w:rFonts w:ascii="Arial" w:hAnsi="Arial" w:cs="Arial"/>
          <w:b/>
          <w:bCs/>
        </w:rPr>
        <w:t>[●]</w:t>
      </w:r>
      <w:r w:rsidRPr="00897A21">
        <w:rPr>
          <w:rFonts w:ascii="Arial" w:hAnsi="Arial" w:cs="Arial"/>
        </w:rPr>
        <w:t>% of the Development Performance Security amount per day of delay, subject to the Development Period Damages Cap;</w:t>
      </w:r>
      <w:r w:rsidRPr="00897A21">
        <w:rPr>
          <w:rStyle w:val="FootnoteReference"/>
          <w:rFonts w:ascii="Arial" w:hAnsi="Arial" w:cs="Arial"/>
        </w:rPr>
        <w:footnoteReference w:id="38"/>
      </w:r>
    </w:p>
    <w:p w14:paraId="52B209D3" w14:textId="77777777" w:rsidR="00536941" w:rsidRDefault="00536941" w:rsidP="00536941">
      <w:pPr>
        <w:spacing w:line="240" w:lineRule="auto"/>
        <w:jc w:val="both"/>
        <w:rPr>
          <w:rFonts w:ascii="Arial" w:hAnsi="Arial" w:cs="Arial"/>
          <w:b/>
          <w:bCs/>
        </w:rPr>
      </w:pPr>
    </w:p>
    <w:p w14:paraId="132FD865" w14:textId="77777777" w:rsidR="00536941" w:rsidRPr="00897A21" w:rsidRDefault="00536941" w:rsidP="00536941">
      <w:pPr>
        <w:spacing w:line="240" w:lineRule="auto"/>
        <w:jc w:val="both"/>
        <w:rPr>
          <w:rFonts w:ascii="Arial" w:hAnsi="Arial" w:cs="Arial"/>
        </w:rPr>
      </w:pPr>
      <w:r w:rsidRPr="00897A21">
        <w:rPr>
          <w:rFonts w:ascii="Arial" w:hAnsi="Arial" w:cs="Arial"/>
          <w:b/>
          <w:bCs/>
        </w:rPr>
        <w:t>Delayed Payment Rate</w:t>
      </w:r>
      <w:r w:rsidRPr="00897A21">
        <w:rPr>
          <w:rFonts w:ascii="Arial" w:hAnsi="Arial" w:cs="Arial"/>
        </w:rPr>
        <w:t xml:space="preserve">  means the six (6) months KIBOR plus two percent (2%), compounded semi-annually, calculated for the actual number of days which the relevant amount remains unpaid on the basis of a 365-day year;</w:t>
      </w:r>
      <w:r w:rsidRPr="00897A21">
        <w:rPr>
          <w:rStyle w:val="FootnoteReference"/>
          <w:rFonts w:ascii="Arial" w:hAnsi="Arial" w:cs="Arial"/>
        </w:rPr>
        <w:footnoteReference w:id="39"/>
      </w:r>
    </w:p>
    <w:p w14:paraId="2D8D4E05" w14:textId="77777777" w:rsidR="00536941" w:rsidRDefault="00536941" w:rsidP="00536941">
      <w:pPr>
        <w:spacing w:line="240" w:lineRule="auto"/>
        <w:jc w:val="both"/>
        <w:rPr>
          <w:rFonts w:ascii="Arial" w:hAnsi="Arial" w:cs="Arial"/>
          <w:b/>
          <w:bCs/>
        </w:rPr>
      </w:pPr>
    </w:p>
    <w:p w14:paraId="20F6D98E" w14:textId="77777777" w:rsidR="00536941" w:rsidRPr="00897A21" w:rsidRDefault="00536941" w:rsidP="00536941">
      <w:pPr>
        <w:spacing w:line="240" w:lineRule="auto"/>
        <w:jc w:val="both"/>
        <w:rPr>
          <w:rFonts w:ascii="Arial" w:hAnsi="Arial" w:cs="Arial"/>
        </w:rPr>
      </w:pPr>
      <w:r w:rsidRPr="00897A21">
        <w:rPr>
          <w:rFonts w:ascii="Arial" w:hAnsi="Arial" w:cs="Arial"/>
          <w:b/>
          <w:bCs/>
        </w:rPr>
        <w:t>Development Performance Security</w:t>
      </w:r>
      <w:r w:rsidRPr="00897A21">
        <w:rPr>
          <w:rFonts w:ascii="Arial" w:hAnsi="Arial" w:cs="Arial"/>
        </w:rPr>
        <w:t xml:space="preserve">  means:</w:t>
      </w:r>
      <w:r w:rsidRPr="00897A21">
        <w:rPr>
          <w:rStyle w:val="FootnoteReference"/>
          <w:rFonts w:ascii="Arial" w:hAnsi="Arial" w:cs="Arial"/>
        </w:rPr>
        <w:footnoteReference w:id="40"/>
      </w:r>
    </w:p>
    <w:p w14:paraId="3904D7DB" w14:textId="77777777" w:rsidR="00536941" w:rsidRPr="00897A21" w:rsidRDefault="00536941" w:rsidP="00536941">
      <w:pPr>
        <w:tabs>
          <w:tab w:val="left" w:pos="720"/>
        </w:tabs>
        <w:spacing w:line="240" w:lineRule="auto"/>
        <w:ind w:left="720" w:hanging="720"/>
        <w:jc w:val="both"/>
        <w:rPr>
          <w:rFonts w:ascii="Arial" w:hAnsi="Arial" w:cs="Arial"/>
        </w:rPr>
      </w:pPr>
    </w:p>
    <w:p w14:paraId="09D9BA0A" w14:textId="77777777" w:rsidR="00536941" w:rsidRPr="00897A21" w:rsidRDefault="00536941" w:rsidP="00536941">
      <w:pPr>
        <w:tabs>
          <w:tab w:val="left" w:pos="720"/>
        </w:tabs>
        <w:spacing w:line="240" w:lineRule="auto"/>
        <w:ind w:left="720" w:hanging="720"/>
        <w:jc w:val="both"/>
        <w:rPr>
          <w:rFonts w:ascii="Arial" w:hAnsi="Arial" w:cs="Arial"/>
        </w:rPr>
      </w:pPr>
      <w:r w:rsidRPr="00897A21">
        <w:rPr>
          <w:rFonts w:ascii="Arial" w:hAnsi="Arial" w:cs="Arial"/>
        </w:rPr>
        <w:t>(a)</w:t>
      </w:r>
      <w:r w:rsidRPr="00897A21">
        <w:rPr>
          <w:rFonts w:ascii="Arial" w:hAnsi="Arial" w:cs="Arial"/>
        </w:rPr>
        <w:tab/>
        <w:t xml:space="preserve">for the period commencing from the Effective Date till the Commencement Date, in the form of a bank guarantee or standby letter of credit issued by a scheduled bank in Pakistan (with a credit rating equal to or higher than the Minimum Credit Rating) acceptable to the Agency, of an amount, in Pakistani Rupee, equal to the bid security or PKR </w:t>
      </w:r>
      <w:r w:rsidRPr="00897A21">
        <w:rPr>
          <w:rFonts w:ascii="Arial" w:hAnsi="Arial" w:cs="Arial"/>
          <w:b/>
          <w:bCs/>
        </w:rPr>
        <w:t>[●]</w:t>
      </w:r>
      <w:r w:rsidRPr="00897A21">
        <w:rPr>
          <w:rFonts w:ascii="Arial" w:hAnsi="Arial" w:cs="Arial"/>
        </w:rPr>
        <w:t xml:space="preserve"> (Pakistani Rupees </w:t>
      </w:r>
      <w:r w:rsidRPr="00897A21">
        <w:rPr>
          <w:rFonts w:ascii="Arial" w:hAnsi="Arial" w:cs="Arial"/>
          <w:b/>
          <w:bCs/>
        </w:rPr>
        <w:t>[●]</w:t>
      </w:r>
      <w:r w:rsidRPr="00897A21">
        <w:rPr>
          <w:rFonts w:ascii="Arial" w:hAnsi="Arial" w:cs="Arial"/>
        </w:rPr>
        <w:t>), whichever is higher;</w:t>
      </w:r>
    </w:p>
    <w:p w14:paraId="00C2BE12" w14:textId="77777777" w:rsidR="00536941" w:rsidRPr="00897A21" w:rsidRDefault="00536941" w:rsidP="00536941">
      <w:pPr>
        <w:tabs>
          <w:tab w:val="left" w:pos="720"/>
        </w:tabs>
        <w:spacing w:line="240" w:lineRule="auto"/>
        <w:ind w:left="720" w:hanging="720"/>
        <w:jc w:val="both"/>
        <w:rPr>
          <w:rFonts w:ascii="Arial" w:hAnsi="Arial" w:cs="Arial"/>
        </w:rPr>
      </w:pPr>
    </w:p>
    <w:p w14:paraId="4A026100" w14:textId="77777777" w:rsidR="00536941" w:rsidRPr="00897A21" w:rsidRDefault="00536941" w:rsidP="00536941">
      <w:pPr>
        <w:tabs>
          <w:tab w:val="left" w:pos="720"/>
        </w:tabs>
        <w:spacing w:line="240" w:lineRule="auto"/>
        <w:ind w:left="720" w:hanging="720"/>
        <w:jc w:val="both"/>
        <w:rPr>
          <w:rFonts w:ascii="Arial" w:hAnsi="Arial" w:cs="Arial"/>
        </w:rPr>
      </w:pPr>
      <w:r w:rsidRPr="00897A21">
        <w:rPr>
          <w:rFonts w:ascii="Arial" w:hAnsi="Arial" w:cs="Arial"/>
        </w:rPr>
        <w:t>(b)</w:t>
      </w:r>
      <w:r w:rsidRPr="00897A21">
        <w:rPr>
          <w:rFonts w:ascii="Arial" w:hAnsi="Arial" w:cs="Arial"/>
        </w:rPr>
        <w:tab/>
        <w:t xml:space="preserve">for the period commencing from the Commencement Date till the Development Performance Security Expiry Date, in the form of a bank guarantee or standby letter of credit, issued by a scheduled bank in Pakistan (with a credit rating equal to or higher than the Minimum Credit Rating) acceptable to the Agency, of an amount in Pakistani Rupee equal to </w:t>
      </w:r>
      <w:r w:rsidRPr="00897A21">
        <w:rPr>
          <w:rFonts w:ascii="Arial" w:hAnsi="Arial" w:cs="Arial"/>
          <w:b/>
          <w:bCs/>
        </w:rPr>
        <w:t>[●]</w:t>
      </w:r>
      <w:r w:rsidRPr="00897A21">
        <w:rPr>
          <w:rFonts w:ascii="Arial" w:hAnsi="Arial" w:cs="Arial"/>
        </w:rPr>
        <w:t xml:space="preserve"> per cent (</w:t>
      </w:r>
      <w:r w:rsidRPr="00897A21">
        <w:rPr>
          <w:rFonts w:ascii="Arial" w:hAnsi="Arial" w:cs="Arial"/>
          <w:b/>
          <w:bCs/>
        </w:rPr>
        <w:t>[●]</w:t>
      </w:r>
      <w:r w:rsidRPr="00897A21">
        <w:rPr>
          <w:rFonts w:ascii="Arial" w:hAnsi="Arial" w:cs="Arial"/>
        </w:rPr>
        <w:t>%) of Pre-estimated Project Cost;</w:t>
      </w:r>
      <w:r w:rsidRPr="00897A21">
        <w:rPr>
          <w:rStyle w:val="FootnoteReference"/>
          <w:rFonts w:ascii="Arial" w:hAnsi="Arial" w:cs="Arial"/>
        </w:rPr>
        <w:footnoteReference w:id="41"/>
      </w:r>
    </w:p>
    <w:p w14:paraId="58501A23" w14:textId="77777777" w:rsidR="00536941" w:rsidRPr="00897A21" w:rsidRDefault="00536941" w:rsidP="00536941">
      <w:pPr>
        <w:spacing w:line="240" w:lineRule="auto"/>
        <w:jc w:val="both"/>
        <w:rPr>
          <w:rFonts w:ascii="Arial" w:hAnsi="Arial" w:cs="Arial"/>
          <w:b/>
          <w:bCs/>
        </w:rPr>
      </w:pPr>
    </w:p>
    <w:p w14:paraId="14078D8E" w14:textId="77777777" w:rsidR="00536941" w:rsidRPr="00897A21" w:rsidRDefault="00536941" w:rsidP="00536941">
      <w:pPr>
        <w:spacing w:line="240" w:lineRule="auto"/>
        <w:jc w:val="both"/>
        <w:rPr>
          <w:rFonts w:ascii="Arial" w:hAnsi="Arial" w:cs="Arial"/>
        </w:rPr>
      </w:pPr>
      <w:r w:rsidRPr="00897A21">
        <w:rPr>
          <w:rFonts w:ascii="Arial" w:hAnsi="Arial" w:cs="Arial"/>
          <w:b/>
          <w:bCs/>
        </w:rPr>
        <w:t>Development Performance Security Expiry Date</w:t>
      </w:r>
      <w:r w:rsidRPr="00897A21">
        <w:rPr>
          <w:rFonts w:ascii="Arial" w:hAnsi="Arial" w:cs="Arial"/>
        </w:rPr>
        <w:t xml:space="preserve"> means the date falling </w:t>
      </w:r>
      <w:r w:rsidRPr="00897A21">
        <w:rPr>
          <w:rFonts w:ascii="Arial" w:hAnsi="Arial" w:cs="Arial"/>
          <w:b/>
          <w:bCs/>
        </w:rPr>
        <w:t>[●]</w:t>
      </w:r>
      <w:r w:rsidRPr="00897A21">
        <w:rPr>
          <w:rFonts w:ascii="Arial" w:hAnsi="Arial" w:cs="Arial"/>
        </w:rPr>
        <w:t xml:space="preserve"> months following the Substantial Completion Date;</w:t>
      </w:r>
      <w:r w:rsidRPr="00897A21">
        <w:rPr>
          <w:rStyle w:val="FootnoteReference"/>
          <w:rFonts w:ascii="Arial" w:hAnsi="Arial" w:cs="Arial"/>
        </w:rPr>
        <w:footnoteReference w:id="42"/>
      </w:r>
    </w:p>
    <w:p w14:paraId="00CE3617" w14:textId="77777777" w:rsidR="00536941" w:rsidRDefault="00536941" w:rsidP="00536941">
      <w:pPr>
        <w:spacing w:line="240" w:lineRule="auto"/>
        <w:jc w:val="both"/>
        <w:rPr>
          <w:rFonts w:ascii="Arial" w:hAnsi="Arial" w:cs="Arial"/>
          <w:b/>
          <w:bCs/>
        </w:rPr>
      </w:pPr>
    </w:p>
    <w:p w14:paraId="01FDB7FF" w14:textId="77777777" w:rsidR="00536941" w:rsidRPr="00897A21" w:rsidRDefault="00536941" w:rsidP="00536941">
      <w:pPr>
        <w:spacing w:line="240" w:lineRule="auto"/>
        <w:jc w:val="both"/>
        <w:rPr>
          <w:rFonts w:ascii="Arial" w:hAnsi="Arial" w:cs="Arial"/>
        </w:rPr>
      </w:pPr>
      <w:r w:rsidRPr="00897A21">
        <w:rPr>
          <w:rFonts w:ascii="Arial" w:hAnsi="Arial" w:cs="Arial"/>
          <w:b/>
          <w:bCs/>
        </w:rPr>
        <w:lastRenderedPageBreak/>
        <w:t>Development Period Damages Cap</w:t>
      </w:r>
      <w:r w:rsidRPr="00897A21">
        <w:rPr>
          <w:rFonts w:ascii="Arial" w:hAnsi="Arial" w:cs="Arial"/>
        </w:rPr>
        <w:t xml:space="preserve"> means </w:t>
      </w:r>
      <w:r w:rsidRPr="00897A21">
        <w:rPr>
          <w:rFonts w:ascii="Arial" w:hAnsi="Arial" w:cs="Arial"/>
          <w:b/>
          <w:bCs/>
        </w:rPr>
        <w:t>[●]</w:t>
      </w:r>
      <w:r w:rsidRPr="00897A21">
        <w:rPr>
          <w:rFonts w:ascii="Arial" w:hAnsi="Arial" w:cs="Arial"/>
        </w:rPr>
        <w:t>% of the Total Project Cost, being the maximum aggregate amount of Development Period Damages payable by the Concessionaire;</w:t>
      </w:r>
      <w:r w:rsidRPr="00897A21">
        <w:rPr>
          <w:rStyle w:val="FootnoteReference"/>
          <w:rFonts w:ascii="Arial" w:hAnsi="Arial" w:cs="Arial"/>
        </w:rPr>
        <w:footnoteReference w:id="43"/>
      </w:r>
    </w:p>
    <w:p w14:paraId="7D88687B" w14:textId="77777777" w:rsidR="00536941" w:rsidRDefault="00536941" w:rsidP="00536941">
      <w:pPr>
        <w:spacing w:line="240" w:lineRule="auto"/>
        <w:jc w:val="both"/>
        <w:rPr>
          <w:rFonts w:ascii="Arial" w:hAnsi="Arial" w:cs="Arial"/>
          <w:b/>
          <w:bCs/>
        </w:rPr>
      </w:pPr>
    </w:p>
    <w:p w14:paraId="751D40E2" w14:textId="77777777" w:rsidR="00536941" w:rsidRPr="00897A21" w:rsidRDefault="00536941" w:rsidP="00536941">
      <w:pPr>
        <w:spacing w:line="240" w:lineRule="auto"/>
        <w:jc w:val="both"/>
        <w:rPr>
          <w:rFonts w:ascii="Arial" w:hAnsi="Arial" w:cs="Arial"/>
        </w:rPr>
      </w:pPr>
      <w:r w:rsidRPr="00897A21">
        <w:rPr>
          <w:rFonts w:ascii="Arial" w:hAnsi="Arial" w:cs="Arial"/>
          <w:b/>
          <w:bCs/>
        </w:rPr>
        <w:t>Development Progress Reporting Timeline</w:t>
      </w:r>
      <w:r w:rsidRPr="00897A21">
        <w:rPr>
          <w:rFonts w:ascii="Arial" w:hAnsi="Arial" w:cs="Arial"/>
        </w:rPr>
        <w:t xml:space="preserve">  means the periodic reporting interval applicable during the Development Period, being a frequency of </w:t>
      </w:r>
      <w:r w:rsidRPr="00897A21">
        <w:rPr>
          <w:rFonts w:ascii="Arial" w:hAnsi="Arial" w:cs="Arial"/>
          <w:b/>
          <w:bCs/>
        </w:rPr>
        <w:t>[●]</w:t>
      </w:r>
      <w:r w:rsidRPr="00897A21">
        <w:rPr>
          <w:rFonts w:ascii="Arial" w:hAnsi="Arial" w:cs="Arial"/>
        </w:rPr>
        <w:t xml:space="preserve"> (</w:t>
      </w:r>
      <w:r w:rsidRPr="00897A21">
        <w:rPr>
          <w:rFonts w:ascii="Arial" w:hAnsi="Arial" w:cs="Arial"/>
          <w:b/>
          <w:bCs/>
        </w:rPr>
        <w:t>[●]</w:t>
      </w:r>
      <w:r w:rsidRPr="00897A21">
        <w:rPr>
          <w:rFonts w:ascii="Arial" w:hAnsi="Arial" w:cs="Arial"/>
        </w:rPr>
        <w:t>) [days/weeks/months], or such other frequency as may be agreed in writing between the Parties and the Independent Engineer from time to time, commencing on the Commencement Date and ending on the Project Development Completion Date;</w:t>
      </w:r>
      <w:r w:rsidRPr="00897A21">
        <w:rPr>
          <w:rStyle w:val="FootnoteReference"/>
          <w:rFonts w:ascii="Arial" w:hAnsi="Arial" w:cs="Arial"/>
        </w:rPr>
        <w:footnoteReference w:id="44"/>
      </w:r>
    </w:p>
    <w:p w14:paraId="7E4F1BE7" w14:textId="77777777" w:rsidR="00536941" w:rsidRDefault="00536941" w:rsidP="00536941">
      <w:pPr>
        <w:spacing w:line="240" w:lineRule="auto"/>
        <w:jc w:val="both"/>
        <w:rPr>
          <w:rFonts w:ascii="Arial" w:hAnsi="Arial" w:cs="Arial"/>
          <w:b/>
          <w:bCs/>
        </w:rPr>
      </w:pPr>
    </w:p>
    <w:p w14:paraId="3BEE6C39" w14:textId="77777777" w:rsidR="00536941" w:rsidRPr="00897A21" w:rsidRDefault="00536941" w:rsidP="00536941">
      <w:pPr>
        <w:spacing w:line="240" w:lineRule="auto"/>
        <w:jc w:val="both"/>
        <w:rPr>
          <w:rFonts w:ascii="Arial" w:hAnsi="Arial" w:cs="Arial"/>
        </w:rPr>
      </w:pPr>
      <w:r w:rsidRPr="00897A21">
        <w:rPr>
          <w:rFonts w:ascii="Arial" w:hAnsi="Arial" w:cs="Arial"/>
          <w:b/>
          <w:bCs/>
        </w:rPr>
        <w:t>Equity</w:t>
      </w:r>
      <w:r w:rsidRPr="00897A21">
        <w:rPr>
          <w:rFonts w:ascii="Arial" w:hAnsi="Arial" w:cs="Arial"/>
        </w:rPr>
        <w:t xml:space="preserve">  means the aggregate funds subscribed and paid-up (or committed to be subscribed and paid-up) by the Sponsor(s) and/or the Agency (as the case may be) as share capital in the Concessionaire in the form of ordinary or preference shares, in accordance with the Equity Funding &amp; Utilization Agreement and the Financial Model, excluding any Financing and any shareholder loans;</w:t>
      </w:r>
      <w:r w:rsidRPr="00897A21">
        <w:rPr>
          <w:rStyle w:val="FootnoteReference"/>
          <w:rFonts w:ascii="Arial" w:hAnsi="Arial" w:cs="Arial"/>
        </w:rPr>
        <w:footnoteReference w:id="45"/>
      </w:r>
    </w:p>
    <w:p w14:paraId="44BA918F" w14:textId="77777777" w:rsidR="00536941" w:rsidRDefault="00536941" w:rsidP="00536941">
      <w:pPr>
        <w:spacing w:line="240" w:lineRule="auto"/>
        <w:jc w:val="both"/>
        <w:rPr>
          <w:rFonts w:ascii="Arial" w:hAnsi="Arial" w:cs="Arial"/>
          <w:b/>
          <w:bCs/>
        </w:rPr>
      </w:pPr>
    </w:p>
    <w:p w14:paraId="446F0665" w14:textId="77777777" w:rsidR="00536941" w:rsidRPr="00897A21" w:rsidRDefault="00536941" w:rsidP="00536941">
      <w:pPr>
        <w:spacing w:line="240" w:lineRule="auto"/>
        <w:jc w:val="both"/>
        <w:rPr>
          <w:rFonts w:ascii="Arial" w:hAnsi="Arial" w:cs="Arial"/>
        </w:rPr>
      </w:pPr>
      <w:r w:rsidRPr="00897A21">
        <w:rPr>
          <w:rFonts w:ascii="Arial" w:hAnsi="Arial" w:cs="Arial"/>
          <w:b/>
          <w:bCs/>
        </w:rPr>
        <w:t>Excluded Change In Law</w:t>
      </w:r>
      <w:r w:rsidRPr="00897A21">
        <w:rPr>
          <w:rFonts w:ascii="Arial" w:hAnsi="Arial" w:cs="Arial"/>
        </w:rPr>
        <w:t xml:space="preserve"> means:</w:t>
      </w:r>
      <w:r w:rsidRPr="00897A21">
        <w:rPr>
          <w:rStyle w:val="FootnoteReference"/>
          <w:rFonts w:ascii="Arial" w:hAnsi="Arial" w:cs="Arial"/>
        </w:rPr>
        <w:footnoteReference w:id="46"/>
      </w:r>
    </w:p>
    <w:p w14:paraId="72553CA9" w14:textId="77777777" w:rsidR="00536941" w:rsidRDefault="00536941" w:rsidP="00536941">
      <w:pPr>
        <w:pStyle w:val="ListParagraph"/>
        <w:tabs>
          <w:tab w:val="left" w:pos="720"/>
        </w:tabs>
        <w:spacing w:line="240" w:lineRule="auto"/>
        <w:jc w:val="both"/>
        <w:rPr>
          <w:rFonts w:ascii="Arial" w:hAnsi="Arial" w:cs="Arial"/>
        </w:rPr>
      </w:pPr>
    </w:p>
    <w:p w14:paraId="4B0515C8" w14:textId="77777777" w:rsidR="00536941" w:rsidRPr="00897A21" w:rsidRDefault="00536941" w:rsidP="00536941">
      <w:pPr>
        <w:pStyle w:val="ListParagraph"/>
        <w:numPr>
          <w:ilvl w:val="0"/>
          <w:numId w:val="270"/>
        </w:numPr>
        <w:tabs>
          <w:tab w:val="left" w:pos="720"/>
        </w:tabs>
        <w:spacing w:line="240" w:lineRule="auto"/>
        <w:ind w:hanging="720"/>
        <w:jc w:val="both"/>
        <w:rPr>
          <w:rFonts w:ascii="Arial" w:hAnsi="Arial" w:cs="Arial"/>
        </w:rPr>
      </w:pPr>
      <w:r w:rsidRPr="00897A21">
        <w:rPr>
          <w:rFonts w:ascii="Arial" w:hAnsi="Arial" w:cs="Arial"/>
        </w:rPr>
        <w:t>coming into effect, on or after the Bid Submission Date, of any provision of a statute which is already gazetted in accordance with the Applicable Laws prior to the Bid Submission Date;</w:t>
      </w:r>
    </w:p>
    <w:p w14:paraId="1D217333" w14:textId="77777777" w:rsidR="00536941" w:rsidRPr="00897A21" w:rsidRDefault="00536941" w:rsidP="00536941">
      <w:pPr>
        <w:tabs>
          <w:tab w:val="left" w:pos="720"/>
        </w:tabs>
        <w:spacing w:line="240" w:lineRule="auto"/>
        <w:ind w:left="720" w:hanging="720"/>
        <w:jc w:val="both"/>
        <w:rPr>
          <w:rFonts w:ascii="Arial" w:hAnsi="Arial" w:cs="Arial"/>
        </w:rPr>
      </w:pPr>
    </w:p>
    <w:p w14:paraId="274D2154" w14:textId="77777777" w:rsidR="00536941" w:rsidRPr="00897A21" w:rsidRDefault="00536941" w:rsidP="00536941">
      <w:pPr>
        <w:pStyle w:val="ListParagraph"/>
        <w:numPr>
          <w:ilvl w:val="0"/>
          <w:numId w:val="270"/>
        </w:numPr>
        <w:tabs>
          <w:tab w:val="left" w:pos="720"/>
        </w:tabs>
        <w:spacing w:line="240" w:lineRule="auto"/>
        <w:ind w:hanging="720"/>
        <w:jc w:val="both"/>
        <w:rPr>
          <w:rFonts w:ascii="Arial" w:hAnsi="Arial" w:cs="Arial"/>
        </w:rPr>
      </w:pPr>
      <w:r w:rsidRPr="00897A21">
        <w:rPr>
          <w:rFonts w:ascii="Arial" w:hAnsi="Arial" w:cs="Arial"/>
        </w:rPr>
        <w:t>any new Applicable Law or any change in the existing Applicable Law under the active consideration of or in the contemplation of the Project Jurisdiction as of the Bid Submission Date, which is already gazetted prior to the Bid Submission Date; or</w:t>
      </w:r>
    </w:p>
    <w:p w14:paraId="55045706" w14:textId="77777777" w:rsidR="00536941" w:rsidRPr="00897A21" w:rsidRDefault="00536941" w:rsidP="00536941">
      <w:pPr>
        <w:tabs>
          <w:tab w:val="left" w:pos="720"/>
        </w:tabs>
        <w:spacing w:line="240" w:lineRule="auto"/>
        <w:ind w:left="720" w:hanging="720"/>
        <w:jc w:val="both"/>
        <w:rPr>
          <w:rFonts w:ascii="Arial" w:hAnsi="Arial" w:cs="Arial"/>
        </w:rPr>
      </w:pPr>
    </w:p>
    <w:p w14:paraId="228B7446" w14:textId="77777777" w:rsidR="00536941" w:rsidRPr="00897A21" w:rsidRDefault="00536941" w:rsidP="00536941">
      <w:pPr>
        <w:pStyle w:val="ListParagraph"/>
        <w:numPr>
          <w:ilvl w:val="0"/>
          <w:numId w:val="270"/>
        </w:numPr>
        <w:tabs>
          <w:tab w:val="left" w:pos="720"/>
        </w:tabs>
        <w:spacing w:line="240" w:lineRule="auto"/>
        <w:ind w:hanging="720"/>
        <w:jc w:val="both"/>
        <w:rPr>
          <w:rFonts w:ascii="Arial" w:hAnsi="Arial" w:cs="Arial"/>
        </w:rPr>
      </w:pPr>
      <w:r w:rsidRPr="00897A21">
        <w:rPr>
          <w:rFonts w:ascii="Arial" w:hAnsi="Arial" w:cs="Arial"/>
        </w:rPr>
        <w:t>[income tax applicable to the Concessionaire in accordance with the Income Tax Ordinance, 2001, as in force on the Bid Submission Date;]</w:t>
      </w:r>
    </w:p>
    <w:p w14:paraId="5AF854E7" w14:textId="77777777" w:rsidR="00536941" w:rsidRDefault="00536941" w:rsidP="00536941">
      <w:pPr>
        <w:spacing w:line="240" w:lineRule="auto"/>
        <w:jc w:val="both"/>
        <w:rPr>
          <w:rFonts w:ascii="Arial" w:hAnsi="Arial" w:cs="Arial"/>
          <w:b/>
          <w:bCs/>
        </w:rPr>
      </w:pPr>
    </w:p>
    <w:p w14:paraId="03DE19F5" w14:textId="77777777" w:rsidR="00536941" w:rsidRPr="00897A21" w:rsidRDefault="00536941" w:rsidP="00536941">
      <w:pPr>
        <w:spacing w:line="240" w:lineRule="auto"/>
        <w:jc w:val="both"/>
        <w:rPr>
          <w:rFonts w:ascii="Arial" w:hAnsi="Arial" w:cs="Arial"/>
        </w:rPr>
      </w:pPr>
      <w:r w:rsidRPr="00897A21">
        <w:rPr>
          <w:rFonts w:ascii="Arial" w:hAnsi="Arial" w:cs="Arial"/>
          <w:b/>
          <w:bCs/>
        </w:rPr>
        <w:t>Extension Request Deadline</w:t>
      </w:r>
      <w:r w:rsidRPr="00897A21">
        <w:rPr>
          <w:rFonts w:ascii="Arial" w:hAnsi="Arial" w:cs="Arial"/>
        </w:rPr>
        <w:t xml:space="preserve"> means the date falling exactly one (1) year prior to the Final Expiry Date;</w:t>
      </w:r>
    </w:p>
    <w:p w14:paraId="7A967F07" w14:textId="77777777" w:rsidR="00536941" w:rsidRDefault="00536941" w:rsidP="00536941">
      <w:pPr>
        <w:spacing w:line="240" w:lineRule="auto"/>
        <w:jc w:val="both"/>
        <w:rPr>
          <w:rFonts w:ascii="Arial" w:hAnsi="Arial" w:cs="Arial"/>
          <w:b/>
          <w:bCs/>
        </w:rPr>
      </w:pPr>
    </w:p>
    <w:p w14:paraId="7A942421" w14:textId="77777777" w:rsidR="00536941" w:rsidRPr="00897A21" w:rsidRDefault="00536941" w:rsidP="00536941">
      <w:pPr>
        <w:spacing w:line="240" w:lineRule="auto"/>
        <w:jc w:val="both"/>
        <w:rPr>
          <w:rFonts w:ascii="Arial" w:hAnsi="Arial" w:cs="Arial"/>
        </w:rPr>
      </w:pPr>
      <w:r w:rsidRPr="00897A21">
        <w:rPr>
          <w:rFonts w:ascii="Arial" w:hAnsi="Arial" w:cs="Arial"/>
          <w:b/>
          <w:bCs/>
        </w:rPr>
        <w:lastRenderedPageBreak/>
        <w:t>Final Expiry Date</w:t>
      </w:r>
      <w:r w:rsidRPr="00897A21">
        <w:rPr>
          <w:rFonts w:ascii="Arial" w:hAnsi="Arial" w:cs="Arial"/>
        </w:rPr>
        <w:t xml:space="preserve"> means the date on which the Concession Period expires, being the date falling </w:t>
      </w:r>
      <w:r w:rsidRPr="00897A21">
        <w:rPr>
          <w:rFonts w:ascii="Arial" w:hAnsi="Arial" w:cs="Arial"/>
          <w:b/>
          <w:bCs/>
        </w:rPr>
        <w:t>[●]</w:t>
      </w:r>
      <w:r w:rsidRPr="00897A21">
        <w:rPr>
          <w:rFonts w:ascii="Arial" w:hAnsi="Arial" w:cs="Arial"/>
        </w:rPr>
        <w:t xml:space="preserve"> (</w:t>
      </w:r>
      <w:r w:rsidRPr="00897A21">
        <w:rPr>
          <w:rFonts w:ascii="Arial" w:hAnsi="Arial" w:cs="Arial"/>
          <w:b/>
          <w:bCs/>
        </w:rPr>
        <w:t>[●]</w:t>
      </w:r>
      <w:r w:rsidRPr="00897A21">
        <w:rPr>
          <w:rFonts w:ascii="Arial" w:hAnsi="Arial" w:cs="Arial"/>
        </w:rPr>
        <w:t>) years from the Commencement Date, or such extended date as may arise pursuant to and in accordance with the terms of this Agreement;</w:t>
      </w:r>
      <w:r w:rsidRPr="00897A21">
        <w:rPr>
          <w:rStyle w:val="FootnoteReference"/>
          <w:rFonts w:ascii="Arial" w:hAnsi="Arial" w:cs="Arial"/>
        </w:rPr>
        <w:footnoteReference w:id="47"/>
      </w:r>
    </w:p>
    <w:p w14:paraId="203AF81B" w14:textId="77777777" w:rsidR="00536941" w:rsidRDefault="00536941" w:rsidP="00536941">
      <w:pPr>
        <w:spacing w:line="240" w:lineRule="auto"/>
        <w:jc w:val="both"/>
        <w:rPr>
          <w:rFonts w:ascii="Arial" w:hAnsi="Arial" w:cs="Arial"/>
          <w:b/>
        </w:rPr>
      </w:pPr>
    </w:p>
    <w:p w14:paraId="114CEFDD" w14:textId="77777777" w:rsidR="00536941" w:rsidRPr="00897A21" w:rsidRDefault="00536941" w:rsidP="00536941">
      <w:pPr>
        <w:spacing w:line="240" w:lineRule="auto"/>
        <w:jc w:val="both"/>
        <w:rPr>
          <w:rFonts w:ascii="Arial" w:hAnsi="Arial" w:cs="Arial"/>
        </w:rPr>
      </w:pPr>
      <w:r w:rsidRPr="00897A21">
        <w:rPr>
          <w:rFonts w:ascii="Arial" w:hAnsi="Arial" w:cs="Arial"/>
          <w:b/>
        </w:rPr>
        <w:t>Force Majeure Costs</w:t>
      </w:r>
      <w:r w:rsidRPr="00897A21">
        <w:rPr>
          <w:rFonts w:ascii="Arial" w:hAnsi="Arial" w:cs="Arial"/>
        </w:rPr>
        <w:t xml:space="preserve"> means all such costs that are directly attributable to, arise from and are a direct result of, in each case, a Force Majeure Event and shall include; any additional capital expenditures; any additional development costs; and any additional operating costs; provided, however, all such additional costs shall be subject to confirmation by the Independent Auditor and the Independent Engineer and provided further, for the purposes of determining such costs, information contained in the Financial Model shall be relied upon;</w:t>
      </w:r>
    </w:p>
    <w:p w14:paraId="4F9AB2C6" w14:textId="77777777" w:rsidR="00536941" w:rsidRDefault="00536941" w:rsidP="00536941">
      <w:pPr>
        <w:spacing w:line="240" w:lineRule="auto"/>
        <w:jc w:val="both"/>
        <w:rPr>
          <w:rFonts w:ascii="Arial" w:hAnsi="Arial" w:cs="Arial"/>
          <w:b/>
          <w:bCs/>
        </w:rPr>
      </w:pPr>
    </w:p>
    <w:p w14:paraId="7CC92653" w14:textId="77777777" w:rsidR="00536941" w:rsidRPr="00897A21" w:rsidRDefault="00536941" w:rsidP="00536941">
      <w:pPr>
        <w:spacing w:line="240" w:lineRule="auto"/>
        <w:jc w:val="both"/>
        <w:rPr>
          <w:rFonts w:ascii="Arial" w:hAnsi="Arial" w:cs="Arial"/>
        </w:rPr>
      </w:pPr>
      <w:r w:rsidRPr="00897A21">
        <w:rPr>
          <w:rFonts w:ascii="Arial" w:hAnsi="Arial" w:cs="Arial"/>
          <w:b/>
          <w:bCs/>
        </w:rPr>
        <w:t>Indemnity Survival Period</w:t>
      </w:r>
      <w:r w:rsidRPr="00897A21">
        <w:rPr>
          <w:rFonts w:ascii="Arial" w:hAnsi="Arial" w:cs="Arial"/>
        </w:rPr>
        <w:t xml:space="preserve"> means the period of </w:t>
      </w:r>
      <w:r w:rsidRPr="00897A21">
        <w:rPr>
          <w:rFonts w:ascii="Arial" w:hAnsi="Arial" w:cs="Arial"/>
          <w:b/>
          <w:bCs/>
        </w:rPr>
        <w:t>[●]</w:t>
      </w:r>
      <w:r w:rsidRPr="00897A21">
        <w:rPr>
          <w:rFonts w:ascii="Arial" w:hAnsi="Arial" w:cs="Arial"/>
        </w:rPr>
        <w:t xml:space="preserve"> (</w:t>
      </w:r>
      <w:r w:rsidRPr="00897A21">
        <w:rPr>
          <w:rFonts w:ascii="Arial" w:hAnsi="Arial" w:cs="Arial"/>
          <w:b/>
          <w:bCs/>
        </w:rPr>
        <w:t>[●]</w:t>
      </w:r>
      <w:r w:rsidRPr="00897A21">
        <w:rPr>
          <w:rFonts w:ascii="Arial" w:hAnsi="Arial" w:cs="Arial"/>
        </w:rPr>
        <w:t>) years commencing from and after the Termination Date or, as the case may be, the Final Expiry Date, during which the indemnification obligations of the Parties under Article 9 (</w:t>
      </w:r>
      <w:r w:rsidRPr="00897A21">
        <w:rPr>
          <w:rFonts w:ascii="Arial" w:hAnsi="Arial" w:cs="Arial"/>
          <w:i/>
          <w:iCs/>
        </w:rPr>
        <w:t>Indemnities &amp; Limitation of Liability</w:t>
      </w:r>
      <w:r w:rsidRPr="00897A21">
        <w:rPr>
          <w:rFonts w:ascii="Arial" w:hAnsi="Arial" w:cs="Arial"/>
        </w:rPr>
        <w:t>) shall remain in full force and effect;</w:t>
      </w:r>
      <w:r w:rsidRPr="00897A21">
        <w:rPr>
          <w:rStyle w:val="FootnoteReference"/>
          <w:rFonts w:ascii="Arial" w:hAnsi="Arial" w:cs="Arial"/>
        </w:rPr>
        <w:footnoteReference w:id="48"/>
      </w:r>
    </w:p>
    <w:p w14:paraId="4BD03A88" w14:textId="77777777" w:rsidR="00536941" w:rsidRDefault="00536941" w:rsidP="00536941">
      <w:pPr>
        <w:spacing w:line="240" w:lineRule="auto"/>
        <w:jc w:val="both"/>
        <w:rPr>
          <w:rFonts w:ascii="Arial" w:hAnsi="Arial" w:cs="Arial"/>
          <w:b/>
          <w:bCs/>
        </w:rPr>
      </w:pPr>
    </w:p>
    <w:p w14:paraId="0E626154" w14:textId="77777777" w:rsidR="00536941" w:rsidRPr="00897A21" w:rsidRDefault="00536941" w:rsidP="00536941">
      <w:pPr>
        <w:spacing w:line="240" w:lineRule="auto"/>
        <w:jc w:val="both"/>
        <w:rPr>
          <w:rFonts w:ascii="Arial" w:hAnsi="Arial" w:cs="Arial"/>
          <w:b/>
          <w:bCs/>
        </w:rPr>
      </w:pPr>
      <w:r w:rsidRPr="00897A21">
        <w:rPr>
          <w:rFonts w:ascii="Arial" w:hAnsi="Arial" w:cs="Arial"/>
          <w:b/>
          <w:bCs/>
        </w:rPr>
        <w:t xml:space="preserve">LOA Date </w:t>
      </w:r>
      <w:r w:rsidRPr="00897A21">
        <w:rPr>
          <w:rFonts w:ascii="Arial" w:hAnsi="Arial" w:cs="Arial"/>
        </w:rPr>
        <w:t>means the date of which the letter of award for the Project was issued to the Sponsor;</w:t>
      </w:r>
    </w:p>
    <w:p w14:paraId="6F3C98E6" w14:textId="77777777" w:rsidR="00536941" w:rsidRDefault="00536941" w:rsidP="00536941">
      <w:pPr>
        <w:spacing w:line="240" w:lineRule="auto"/>
        <w:jc w:val="both"/>
        <w:rPr>
          <w:rFonts w:ascii="Arial" w:hAnsi="Arial" w:cs="Arial"/>
          <w:b/>
          <w:bCs/>
        </w:rPr>
      </w:pPr>
    </w:p>
    <w:p w14:paraId="02C2910A" w14:textId="77777777" w:rsidR="00536941" w:rsidRPr="00897A21" w:rsidRDefault="00536941" w:rsidP="00536941">
      <w:pPr>
        <w:spacing w:line="240" w:lineRule="auto"/>
        <w:jc w:val="both"/>
        <w:rPr>
          <w:rFonts w:ascii="Arial" w:hAnsi="Arial" w:cs="Arial"/>
        </w:rPr>
      </w:pPr>
      <w:r w:rsidRPr="00897A21">
        <w:rPr>
          <w:rFonts w:ascii="Arial" w:hAnsi="Arial" w:cs="Arial"/>
          <w:b/>
          <w:bCs/>
        </w:rPr>
        <w:t>Maximum Extension Period</w:t>
      </w:r>
      <w:r w:rsidRPr="00897A21">
        <w:rPr>
          <w:rFonts w:ascii="Arial" w:hAnsi="Arial" w:cs="Arial"/>
        </w:rPr>
        <w:t xml:space="preserve">  means an aggregate period not exceeding </w:t>
      </w:r>
      <w:r w:rsidRPr="00897A21">
        <w:rPr>
          <w:rFonts w:ascii="Arial" w:hAnsi="Arial" w:cs="Arial"/>
          <w:b/>
          <w:bCs/>
        </w:rPr>
        <w:t>[●]</w:t>
      </w:r>
      <w:r w:rsidRPr="00897A21">
        <w:rPr>
          <w:rFonts w:ascii="Arial" w:hAnsi="Arial" w:cs="Arial"/>
        </w:rPr>
        <w:t xml:space="preserve"> (</w:t>
      </w:r>
      <w:r w:rsidRPr="00897A21">
        <w:rPr>
          <w:rFonts w:ascii="Arial" w:hAnsi="Arial" w:cs="Arial"/>
          <w:b/>
          <w:bCs/>
        </w:rPr>
        <w:t>[●]</w:t>
      </w:r>
      <w:r w:rsidRPr="00897A21">
        <w:rPr>
          <w:rFonts w:ascii="Arial" w:hAnsi="Arial" w:cs="Arial"/>
        </w:rPr>
        <w:t>) years from the Final Expiry Date;</w:t>
      </w:r>
      <w:r w:rsidRPr="00897A21">
        <w:rPr>
          <w:rStyle w:val="FootnoteReference"/>
          <w:rFonts w:ascii="Arial" w:hAnsi="Arial" w:cs="Arial"/>
        </w:rPr>
        <w:footnoteReference w:id="49"/>
      </w:r>
    </w:p>
    <w:p w14:paraId="7D42EC3E" w14:textId="77777777" w:rsidR="00536941" w:rsidRDefault="00536941" w:rsidP="00536941">
      <w:pPr>
        <w:spacing w:line="240" w:lineRule="auto"/>
        <w:jc w:val="both"/>
        <w:rPr>
          <w:rFonts w:ascii="Arial" w:hAnsi="Arial" w:cs="Arial"/>
          <w:b/>
          <w:bCs/>
        </w:rPr>
      </w:pPr>
    </w:p>
    <w:p w14:paraId="0B6E0EE6" w14:textId="77777777" w:rsidR="00536941" w:rsidRPr="00897A21" w:rsidRDefault="00536941" w:rsidP="00536941">
      <w:pPr>
        <w:spacing w:line="240" w:lineRule="auto"/>
        <w:jc w:val="both"/>
        <w:rPr>
          <w:rFonts w:ascii="Arial" w:hAnsi="Arial" w:cs="Arial"/>
        </w:rPr>
      </w:pPr>
      <w:r w:rsidRPr="00897A21">
        <w:rPr>
          <w:rFonts w:ascii="Arial" w:hAnsi="Arial" w:cs="Arial"/>
          <w:b/>
          <w:bCs/>
        </w:rPr>
        <w:t>Minimum Credit Rating</w:t>
      </w:r>
      <w:r w:rsidRPr="00897A21">
        <w:rPr>
          <w:rFonts w:ascii="Arial" w:hAnsi="Arial" w:cs="Arial"/>
        </w:rPr>
        <w:t xml:space="preserve"> means a long-term credit rating of at least [AA-] as rated by [JCR-VIS] or an equivalent rating by [PACRA];</w:t>
      </w:r>
      <w:r w:rsidRPr="00897A21">
        <w:rPr>
          <w:rStyle w:val="FootnoteReference"/>
          <w:rFonts w:ascii="Arial" w:hAnsi="Arial" w:cs="Arial"/>
        </w:rPr>
        <w:footnoteReference w:id="50"/>
      </w:r>
    </w:p>
    <w:p w14:paraId="183E483A" w14:textId="77777777" w:rsidR="00536941" w:rsidRDefault="00536941" w:rsidP="00536941">
      <w:pPr>
        <w:spacing w:line="240" w:lineRule="auto"/>
        <w:jc w:val="both"/>
        <w:rPr>
          <w:rFonts w:ascii="Arial" w:hAnsi="Arial" w:cs="Arial"/>
          <w:b/>
          <w:bCs/>
        </w:rPr>
      </w:pPr>
    </w:p>
    <w:p w14:paraId="2865952A" w14:textId="77777777" w:rsidR="00536941" w:rsidRPr="00897A21" w:rsidRDefault="00536941" w:rsidP="00536941">
      <w:pPr>
        <w:spacing w:line="240" w:lineRule="auto"/>
        <w:jc w:val="both"/>
        <w:rPr>
          <w:rFonts w:ascii="Arial" w:hAnsi="Arial" w:cs="Arial"/>
        </w:rPr>
      </w:pPr>
      <w:r w:rsidRPr="00897A21">
        <w:rPr>
          <w:rFonts w:ascii="Arial" w:hAnsi="Arial" w:cs="Arial"/>
          <w:b/>
          <w:bCs/>
        </w:rPr>
        <w:t>Minimum Indemnification Amount</w:t>
      </w:r>
      <w:r w:rsidRPr="00897A21">
        <w:rPr>
          <w:rFonts w:ascii="Arial" w:hAnsi="Arial" w:cs="Arial"/>
        </w:rPr>
        <w:t xml:space="preserve">  means PKR </w:t>
      </w:r>
      <w:r w:rsidRPr="00897A21">
        <w:rPr>
          <w:rFonts w:ascii="Arial" w:hAnsi="Arial" w:cs="Arial"/>
          <w:b/>
          <w:bCs/>
        </w:rPr>
        <w:t>[●]</w:t>
      </w:r>
      <w:r w:rsidRPr="00897A21">
        <w:rPr>
          <w:rFonts w:ascii="Arial" w:hAnsi="Arial" w:cs="Arial"/>
        </w:rPr>
        <w:t xml:space="preserve"> (Pakistani Rupees </w:t>
      </w:r>
      <w:r w:rsidRPr="00897A21">
        <w:rPr>
          <w:rFonts w:ascii="Arial" w:hAnsi="Arial" w:cs="Arial"/>
          <w:b/>
          <w:bCs/>
        </w:rPr>
        <w:t>[●]</w:t>
      </w:r>
      <w:r w:rsidRPr="00897A21">
        <w:rPr>
          <w:rFonts w:ascii="Arial" w:hAnsi="Arial" w:cs="Arial"/>
        </w:rPr>
        <w:t>), being the aggregate threshold of Losses that must be incurred by a Party in any Accounting Year before such Party shall be entitled to assert a claim for indemnification under this Agreement, as set out in Section 9.2 (</w:t>
      </w:r>
      <w:r w:rsidRPr="00897A21">
        <w:rPr>
          <w:rFonts w:ascii="Arial" w:hAnsi="Arial" w:cs="Arial"/>
          <w:i/>
          <w:iCs/>
        </w:rPr>
        <w:t>Assertion of Claims to Exceed Minimum Indemnification Amount</w:t>
      </w:r>
      <w:r w:rsidRPr="00897A21">
        <w:rPr>
          <w:rFonts w:ascii="Arial" w:hAnsi="Arial" w:cs="Arial"/>
        </w:rPr>
        <w:t>);</w:t>
      </w:r>
      <w:r w:rsidRPr="00897A21">
        <w:rPr>
          <w:rStyle w:val="FootnoteReference"/>
          <w:rFonts w:ascii="Arial" w:hAnsi="Arial" w:cs="Arial"/>
        </w:rPr>
        <w:footnoteReference w:id="51"/>
      </w:r>
    </w:p>
    <w:p w14:paraId="5C1839A8" w14:textId="77777777" w:rsidR="00536941" w:rsidRDefault="00536941" w:rsidP="00536941">
      <w:pPr>
        <w:spacing w:line="240" w:lineRule="auto"/>
        <w:jc w:val="both"/>
        <w:rPr>
          <w:rFonts w:ascii="Arial" w:hAnsi="Arial" w:cs="Arial"/>
          <w:b/>
          <w:bCs/>
        </w:rPr>
      </w:pPr>
    </w:p>
    <w:p w14:paraId="2868D439" w14:textId="77777777" w:rsidR="00536941" w:rsidRPr="00897A21" w:rsidRDefault="00536941" w:rsidP="00536941">
      <w:pPr>
        <w:spacing w:line="240" w:lineRule="auto"/>
        <w:jc w:val="both"/>
        <w:rPr>
          <w:rFonts w:ascii="Arial" w:hAnsi="Arial" w:cs="Arial"/>
        </w:rPr>
      </w:pPr>
      <w:r w:rsidRPr="00897A21">
        <w:rPr>
          <w:rFonts w:ascii="Arial" w:hAnsi="Arial" w:cs="Arial"/>
          <w:b/>
          <w:bCs/>
        </w:rPr>
        <w:lastRenderedPageBreak/>
        <w:t>O&amp;M Costs</w:t>
      </w:r>
      <w:r w:rsidRPr="00897A21">
        <w:rPr>
          <w:rFonts w:ascii="Arial" w:hAnsi="Arial" w:cs="Arial"/>
        </w:rPr>
        <w:t xml:space="preserve">  means all costs, expenses and outgoings incurred or to be incurred by the Concessionaire in connection with the operation and maintenance of the Concession Assets during the Operations Period in accordance with the O&amp;M Requirements, including:</w:t>
      </w:r>
      <w:r w:rsidRPr="00897A21">
        <w:rPr>
          <w:rStyle w:val="FootnoteReference"/>
          <w:rFonts w:ascii="Arial" w:hAnsi="Arial" w:cs="Arial"/>
        </w:rPr>
        <w:footnoteReference w:id="52"/>
      </w:r>
    </w:p>
    <w:p w14:paraId="58A261A7" w14:textId="77777777" w:rsidR="00536941" w:rsidRDefault="00536941" w:rsidP="00536941">
      <w:pPr>
        <w:tabs>
          <w:tab w:val="left" w:pos="720"/>
        </w:tabs>
        <w:spacing w:line="240" w:lineRule="auto"/>
        <w:ind w:left="720" w:hanging="720"/>
        <w:jc w:val="both"/>
        <w:rPr>
          <w:rFonts w:ascii="Arial" w:hAnsi="Arial" w:cs="Arial"/>
        </w:rPr>
      </w:pPr>
    </w:p>
    <w:p w14:paraId="6889206D" w14:textId="77777777" w:rsidR="00536941" w:rsidRPr="00897A21" w:rsidRDefault="00536941" w:rsidP="00536941">
      <w:pPr>
        <w:pStyle w:val="ListParagraph"/>
        <w:numPr>
          <w:ilvl w:val="0"/>
          <w:numId w:val="271"/>
        </w:numPr>
        <w:tabs>
          <w:tab w:val="left" w:pos="720"/>
        </w:tabs>
        <w:spacing w:line="240" w:lineRule="auto"/>
        <w:ind w:hanging="720"/>
        <w:jc w:val="both"/>
        <w:rPr>
          <w:rFonts w:ascii="Arial" w:hAnsi="Arial" w:cs="Arial"/>
        </w:rPr>
      </w:pPr>
      <w:r w:rsidRPr="00897A21">
        <w:rPr>
          <w:rFonts w:ascii="Arial" w:hAnsi="Arial" w:cs="Arial"/>
        </w:rPr>
        <w:t>routine and periodic maintenance costs;</w:t>
      </w:r>
    </w:p>
    <w:p w14:paraId="6FADF0DA" w14:textId="77777777" w:rsidR="00536941" w:rsidRPr="00897A21" w:rsidRDefault="00536941" w:rsidP="00536941">
      <w:pPr>
        <w:tabs>
          <w:tab w:val="left" w:pos="720"/>
        </w:tabs>
        <w:spacing w:line="240" w:lineRule="auto"/>
        <w:ind w:left="720" w:hanging="720"/>
        <w:jc w:val="both"/>
        <w:rPr>
          <w:rFonts w:ascii="Arial" w:hAnsi="Arial" w:cs="Arial"/>
        </w:rPr>
      </w:pPr>
    </w:p>
    <w:p w14:paraId="7EFDD3AD" w14:textId="77777777" w:rsidR="00536941" w:rsidRPr="00897A21" w:rsidRDefault="00536941" w:rsidP="00536941">
      <w:pPr>
        <w:pStyle w:val="ListParagraph"/>
        <w:numPr>
          <w:ilvl w:val="0"/>
          <w:numId w:val="271"/>
        </w:numPr>
        <w:tabs>
          <w:tab w:val="left" w:pos="720"/>
        </w:tabs>
        <w:spacing w:line="240" w:lineRule="auto"/>
        <w:ind w:hanging="720"/>
        <w:jc w:val="both"/>
        <w:rPr>
          <w:rFonts w:ascii="Arial" w:hAnsi="Arial" w:cs="Arial"/>
        </w:rPr>
      </w:pPr>
      <w:r w:rsidRPr="00897A21">
        <w:rPr>
          <w:rFonts w:ascii="Arial" w:hAnsi="Arial" w:cs="Arial"/>
        </w:rPr>
        <w:t>staffing and management costs;</w:t>
      </w:r>
    </w:p>
    <w:p w14:paraId="6AAE970B" w14:textId="77777777" w:rsidR="00536941" w:rsidRDefault="00536941" w:rsidP="00536941">
      <w:pPr>
        <w:tabs>
          <w:tab w:val="left" w:pos="720"/>
        </w:tabs>
        <w:spacing w:line="240" w:lineRule="auto"/>
        <w:ind w:left="720" w:hanging="720"/>
        <w:jc w:val="both"/>
        <w:rPr>
          <w:rFonts w:ascii="Arial" w:hAnsi="Arial" w:cs="Arial"/>
        </w:rPr>
      </w:pPr>
    </w:p>
    <w:p w14:paraId="46E5834C" w14:textId="77777777" w:rsidR="00536941" w:rsidRPr="00897A21" w:rsidRDefault="00536941" w:rsidP="00536941">
      <w:pPr>
        <w:pStyle w:val="ListParagraph"/>
        <w:numPr>
          <w:ilvl w:val="0"/>
          <w:numId w:val="271"/>
        </w:numPr>
        <w:tabs>
          <w:tab w:val="left" w:pos="720"/>
        </w:tabs>
        <w:spacing w:line="240" w:lineRule="auto"/>
        <w:ind w:hanging="720"/>
        <w:jc w:val="both"/>
        <w:rPr>
          <w:rFonts w:ascii="Arial" w:hAnsi="Arial" w:cs="Arial"/>
        </w:rPr>
      </w:pPr>
      <w:r w:rsidRPr="00897A21">
        <w:rPr>
          <w:rFonts w:ascii="Arial" w:hAnsi="Arial" w:cs="Arial"/>
        </w:rPr>
        <w:t>insurance premiums applicable to the Operations Period;</w:t>
      </w:r>
    </w:p>
    <w:p w14:paraId="6DEACF93" w14:textId="77777777" w:rsidR="00536941" w:rsidRPr="00897A21" w:rsidRDefault="00536941" w:rsidP="00536941">
      <w:pPr>
        <w:tabs>
          <w:tab w:val="left" w:pos="720"/>
        </w:tabs>
        <w:spacing w:line="240" w:lineRule="auto"/>
        <w:ind w:left="720" w:hanging="720"/>
        <w:jc w:val="both"/>
        <w:rPr>
          <w:rFonts w:ascii="Arial" w:hAnsi="Arial" w:cs="Arial"/>
        </w:rPr>
      </w:pPr>
    </w:p>
    <w:p w14:paraId="642A39DA" w14:textId="77777777" w:rsidR="00536941" w:rsidRPr="00897A21" w:rsidRDefault="00536941" w:rsidP="00536941">
      <w:pPr>
        <w:pStyle w:val="ListParagraph"/>
        <w:numPr>
          <w:ilvl w:val="0"/>
          <w:numId w:val="271"/>
        </w:numPr>
        <w:tabs>
          <w:tab w:val="left" w:pos="720"/>
        </w:tabs>
        <w:spacing w:line="240" w:lineRule="auto"/>
        <w:ind w:hanging="720"/>
        <w:jc w:val="both"/>
        <w:rPr>
          <w:rFonts w:ascii="Arial" w:hAnsi="Arial" w:cs="Arial"/>
        </w:rPr>
      </w:pPr>
      <w:r w:rsidRPr="00897A21">
        <w:rPr>
          <w:rFonts w:ascii="Arial" w:hAnsi="Arial" w:cs="Arial"/>
        </w:rPr>
        <w:t>costs of utilities consumed at the Project Site; and</w:t>
      </w:r>
    </w:p>
    <w:p w14:paraId="42FA5F59" w14:textId="77777777" w:rsidR="00536941" w:rsidRPr="00897A21" w:rsidRDefault="00536941" w:rsidP="00536941">
      <w:pPr>
        <w:tabs>
          <w:tab w:val="left" w:pos="720"/>
        </w:tabs>
        <w:spacing w:line="240" w:lineRule="auto"/>
        <w:ind w:left="720" w:hanging="720"/>
        <w:jc w:val="both"/>
        <w:rPr>
          <w:rFonts w:ascii="Arial" w:hAnsi="Arial" w:cs="Arial"/>
        </w:rPr>
      </w:pPr>
    </w:p>
    <w:p w14:paraId="1A28BC8A" w14:textId="77777777" w:rsidR="00536941" w:rsidRDefault="00536941" w:rsidP="00536941">
      <w:pPr>
        <w:pStyle w:val="ListParagraph"/>
        <w:numPr>
          <w:ilvl w:val="0"/>
          <w:numId w:val="271"/>
        </w:numPr>
        <w:tabs>
          <w:tab w:val="left" w:pos="720"/>
        </w:tabs>
        <w:spacing w:line="240" w:lineRule="auto"/>
        <w:ind w:hanging="720"/>
        <w:jc w:val="both"/>
        <w:rPr>
          <w:rFonts w:ascii="Arial" w:hAnsi="Arial" w:cs="Arial"/>
        </w:rPr>
      </w:pPr>
      <w:r w:rsidRPr="00897A21">
        <w:rPr>
          <w:rFonts w:ascii="Arial" w:hAnsi="Arial" w:cs="Arial"/>
        </w:rPr>
        <w:t>costs of compliance with Applicable Laws and Applicable Standards during the Operations Period</w:t>
      </w:r>
      <w:r>
        <w:rPr>
          <w:rFonts w:ascii="Arial" w:hAnsi="Arial" w:cs="Arial"/>
        </w:rPr>
        <w:t>,</w:t>
      </w:r>
    </w:p>
    <w:p w14:paraId="27D5C07E" w14:textId="77777777" w:rsidR="00536941" w:rsidRPr="00D54771" w:rsidRDefault="00536941" w:rsidP="00536941">
      <w:pPr>
        <w:tabs>
          <w:tab w:val="left" w:pos="720"/>
        </w:tabs>
        <w:spacing w:line="240" w:lineRule="auto"/>
        <w:jc w:val="both"/>
        <w:rPr>
          <w:rFonts w:ascii="Arial" w:hAnsi="Arial" w:cs="Arial"/>
        </w:rPr>
      </w:pPr>
    </w:p>
    <w:p w14:paraId="4E466AC1" w14:textId="77777777" w:rsidR="00536941" w:rsidRPr="00897A21" w:rsidRDefault="00536941" w:rsidP="00536941">
      <w:pPr>
        <w:spacing w:line="240" w:lineRule="auto"/>
        <w:jc w:val="both"/>
        <w:rPr>
          <w:rFonts w:ascii="Arial" w:hAnsi="Arial" w:cs="Arial"/>
        </w:rPr>
      </w:pPr>
      <w:r w:rsidRPr="00897A21">
        <w:rPr>
          <w:rFonts w:ascii="Arial" w:hAnsi="Arial" w:cs="Arial"/>
        </w:rPr>
        <w:t>provided that O&amp;M Costs shall exclude Financing Due and Equity returns;</w:t>
      </w:r>
    </w:p>
    <w:p w14:paraId="7E7A44CD" w14:textId="77777777" w:rsidR="00536941" w:rsidRDefault="00536941" w:rsidP="00536941">
      <w:pPr>
        <w:spacing w:line="240" w:lineRule="auto"/>
        <w:jc w:val="both"/>
        <w:rPr>
          <w:rFonts w:ascii="Arial" w:hAnsi="Arial" w:cs="Arial"/>
          <w:b/>
          <w:bCs/>
        </w:rPr>
      </w:pPr>
    </w:p>
    <w:p w14:paraId="33AE72BF" w14:textId="77777777" w:rsidR="00536941" w:rsidRPr="00A72300" w:rsidRDefault="00536941" w:rsidP="00536941">
      <w:pPr>
        <w:spacing w:line="240" w:lineRule="auto"/>
        <w:jc w:val="both"/>
        <w:rPr>
          <w:rFonts w:ascii="Arial" w:hAnsi="Arial" w:cs="Arial"/>
        </w:rPr>
      </w:pPr>
      <w:r w:rsidRPr="00897A21">
        <w:rPr>
          <w:rFonts w:ascii="Arial" w:hAnsi="Arial" w:cs="Arial"/>
          <w:b/>
          <w:bCs/>
        </w:rPr>
        <w:t>O&amp;M Performance Security</w:t>
      </w:r>
      <w:r w:rsidRPr="00897A21">
        <w:rPr>
          <w:rFonts w:ascii="Arial" w:hAnsi="Arial" w:cs="Arial"/>
        </w:rPr>
        <w:t xml:space="preserve"> means the performance security, in the form of a bank guarantee or a standby letter of credit, issued by a scheduled bank in Pakistan (with a credit rating equal to or higher than the Minimum Credit Rating) acceptable to the GoS Agency, being in an amount equal to [•] ([•]%) of the O&amp;M Costs for the Operational Year or an amount equal to PKR [•] (Pakistani Rupees [•] only) escalated at [•]% per annum whichever is higher, to which it pertains, furnished from time to time by the Concessionaire to the GoS Agency in accordance with Section 11.3 (O&amp;M Performance Security), in case of a bank guarantee, the same shall be in form and substance as attached hereto as </w:t>
      </w:r>
      <w:r w:rsidRPr="00897A21">
        <w:rPr>
          <w:rFonts w:ascii="Arial" w:hAnsi="Arial" w:cs="Arial"/>
          <w:b/>
          <w:bCs/>
          <w:smallCaps/>
        </w:rPr>
        <w:t>Schedule M</w:t>
      </w:r>
      <w:r w:rsidRPr="00897A21">
        <w:rPr>
          <w:rFonts w:ascii="Arial" w:hAnsi="Arial" w:cs="Arial"/>
        </w:rPr>
        <w:t xml:space="preserve"> (</w:t>
      </w:r>
      <w:r w:rsidRPr="00897A21">
        <w:rPr>
          <w:rFonts w:ascii="Arial" w:hAnsi="Arial" w:cs="Arial"/>
          <w:i/>
          <w:iCs/>
        </w:rPr>
        <w:t>Form of O&amp;M Performance Security</w:t>
      </w:r>
      <w:r w:rsidRPr="00897A21">
        <w:rPr>
          <w:rFonts w:ascii="Arial" w:hAnsi="Arial" w:cs="Arial"/>
        </w:rPr>
        <w:t>);</w:t>
      </w:r>
      <w:r w:rsidRPr="00897A21">
        <w:rPr>
          <w:rStyle w:val="FootnoteReference"/>
          <w:rFonts w:ascii="Arial" w:hAnsi="Arial" w:cs="Arial"/>
        </w:rPr>
        <w:footnoteReference w:id="53"/>
      </w:r>
    </w:p>
    <w:p w14:paraId="4674D00B" w14:textId="77777777" w:rsidR="00536941" w:rsidRDefault="00536941" w:rsidP="00536941">
      <w:pPr>
        <w:spacing w:line="240" w:lineRule="auto"/>
        <w:jc w:val="both"/>
        <w:rPr>
          <w:rFonts w:ascii="Arial" w:hAnsi="Arial" w:cs="Arial"/>
          <w:b/>
          <w:bCs/>
          <w:highlight w:val="yellow"/>
        </w:rPr>
      </w:pPr>
    </w:p>
    <w:p w14:paraId="0A5E1ADA" w14:textId="77777777" w:rsidR="00536941" w:rsidRPr="00897A21" w:rsidRDefault="00536941" w:rsidP="00536941">
      <w:pPr>
        <w:spacing w:line="240" w:lineRule="auto"/>
        <w:jc w:val="both"/>
        <w:rPr>
          <w:rFonts w:ascii="Arial" w:hAnsi="Arial" w:cs="Arial"/>
        </w:rPr>
      </w:pPr>
      <w:r w:rsidRPr="00A72300">
        <w:rPr>
          <w:rFonts w:ascii="Arial" w:hAnsi="Arial" w:cs="Arial"/>
          <w:b/>
          <w:bCs/>
        </w:rPr>
        <w:t>O&amp;M Status Reporting Timeline</w:t>
      </w:r>
      <w:r w:rsidRPr="00A72300">
        <w:rPr>
          <w:rFonts w:ascii="Arial" w:hAnsi="Arial" w:cs="Arial"/>
        </w:rPr>
        <w:t xml:space="preserve">  means the periodic reporting interval applicable during the Operations Period, being a frequency of </w:t>
      </w:r>
      <w:r w:rsidRPr="00A72300">
        <w:rPr>
          <w:rFonts w:ascii="Arial" w:hAnsi="Arial" w:cs="Arial"/>
          <w:b/>
          <w:bCs/>
        </w:rPr>
        <w:t>[●]</w:t>
      </w:r>
      <w:r w:rsidRPr="00A72300">
        <w:rPr>
          <w:rFonts w:ascii="Arial" w:hAnsi="Arial" w:cs="Arial"/>
        </w:rPr>
        <w:t xml:space="preserve"> (</w:t>
      </w:r>
      <w:r w:rsidRPr="00A72300">
        <w:rPr>
          <w:rFonts w:ascii="Arial" w:hAnsi="Arial" w:cs="Arial"/>
          <w:b/>
          <w:bCs/>
        </w:rPr>
        <w:t>[●]</w:t>
      </w:r>
      <w:r w:rsidRPr="00A72300">
        <w:rPr>
          <w:rFonts w:ascii="Arial" w:hAnsi="Arial" w:cs="Arial"/>
        </w:rPr>
        <w:t>) [days/weeks/months], or such other frequency as may be agreed in writing between the Parties and the Independent Engineer from time to time, commencing on the Commercial Operations Date and ending on the Trigger Date</w:t>
      </w:r>
      <w:r w:rsidRPr="00897A21">
        <w:rPr>
          <w:rFonts w:ascii="Arial" w:hAnsi="Arial" w:cs="Arial"/>
        </w:rPr>
        <w:t>;</w:t>
      </w:r>
      <w:r w:rsidRPr="00897A21">
        <w:rPr>
          <w:rStyle w:val="FootnoteReference"/>
          <w:rFonts w:ascii="Arial" w:hAnsi="Arial" w:cs="Arial"/>
        </w:rPr>
        <w:footnoteReference w:id="54"/>
      </w:r>
    </w:p>
    <w:p w14:paraId="5738E367" w14:textId="77777777" w:rsidR="00536941" w:rsidRDefault="00536941" w:rsidP="00536941">
      <w:pPr>
        <w:spacing w:line="240" w:lineRule="auto"/>
        <w:jc w:val="both"/>
        <w:rPr>
          <w:rFonts w:ascii="Arial" w:hAnsi="Arial" w:cs="Arial"/>
          <w:b/>
          <w:bCs/>
        </w:rPr>
      </w:pPr>
    </w:p>
    <w:p w14:paraId="3C78C7D3" w14:textId="77777777" w:rsidR="00536941" w:rsidRPr="00897A21" w:rsidRDefault="00536941" w:rsidP="00536941">
      <w:pPr>
        <w:spacing w:line="240" w:lineRule="auto"/>
        <w:jc w:val="both"/>
        <w:rPr>
          <w:rFonts w:ascii="Arial" w:hAnsi="Arial" w:cs="Arial"/>
        </w:rPr>
      </w:pPr>
      <w:r w:rsidRPr="00897A21">
        <w:rPr>
          <w:rFonts w:ascii="Arial" w:hAnsi="Arial" w:cs="Arial"/>
          <w:b/>
          <w:bCs/>
        </w:rPr>
        <w:lastRenderedPageBreak/>
        <w:t>Order Of Priority</w:t>
      </w:r>
      <w:r w:rsidRPr="00897A21">
        <w:rPr>
          <w:rFonts w:ascii="Arial" w:hAnsi="Arial" w:cs="Arial"/>
        </w:rPr>
        <w:t xml:space="preserve">  means the order of priority in accordance with which the funds standing to the credit of the Escrow Account shall be applied and disbursed by the Escrow Agent, as follows:</w:t>
      </w:r>
      <w:r w:rsidRPr="00897A21">
        <w:rPr>
          <w:rStyle w:val="FootnoteReference"/>
          <w:rFonts w:ascii="Arial" w:hAnsi="Arial" w:cs="Arial"/>
        </w:rPr>
        <w:footnoteReference w:id="55"/>
      </w:r>
    </w:p>
    <w:p w14:paraId="0096C897" w14:textId="77777777" w:rsidR="00536941" w:rsidRPr="00897A21" w:rsidRDefault="00536941" w:rsidP="00536941">
      <w:pPr>
        <w:tabs>
          <w:tab w:val="left" w:pos="720"/>
        </w:tabs>
        <w:spacing w:line="240" w:lineRule="auto"/>
        <w:ind w:left="720" w:hanging="720"/>
        <w:jc w:val="both"/>
        <w:rPr>
          <w:rFonts w:ascii="Arial" w:hAnsi="Arial" w:cs="Arial"/>
        </w:rPr>
      </w:pPr>
    </w:p>
    <w:p w14:paraId="339A01A7" w14:textId="77777777" w:rsidR="00536941" w:rsidRPr="00897A21" w:rsidRDefault="00536941" w:rsidP="00536941">
      <w:pPr>
        <w:pStyle w:val="ListParagraph"/>
        <w:numPr>
          <w:ilvl w:val="0"/>
          <w:numId w:val="272"/>
        </w:numPr>
        <w:tabs>
          <w:tab w:val="left" w:pos="720"/>
        </w:tabs>
        <w:spacing w:line="240" w:lineRule="auto"/>
        <w:ind w:hanging="720"/>
        <w:jc w:val="both"/>
        <w:rPr>
          <w:rFonts w:ascii="Arial" w:hAnsi="Arial" w:cs="Arial"/>
        </w:rPr>
      </w:pPr>
      <w:r w:rsidRPr="00897A21">
        <w:rPr>
          <w:rFonts w:ascii="Arial" w:hAnsi="Arial" w:cs="Arial"/>
        </w:rPr>
        <w:t>first, payment of all amounts due and payable in respect of O&amp;M Costs;</w:t>
      </w:r>
    </w:p>
    <w:p w14:paraId="363E315F" w14:textId="77777777" w:rsidR="00536941" w:rsidRPr="00897A21" w:rsidRDefault="00536941" w:rsidP="00536941">
      <w:pPr>
        <w:tabs>
          <w:tab w:val="left" w:pos="720"/>
        </w:tabs>
        <w:spacing w:line="240" w:lineRule="auto"/>
        <w:ind w:left="720" w:hanging="720"/>
        <w:jc w:val="both"/>
        <w:rPr>
          <w:rFonts w:ascii="Arial" w:hAnsi="Arial" w:cs="Arial"/>
        </w:rPr>
      </w:pPr>
    </w:p>
    <w:p w14:paraId="0AF8D65B" w14:textId="77777777" w:rsidR="00536941" w:rsidRPr="00897A21" w:rsidRDefault="00536941" w:rsidP="00536941">
      <w:pPr>
        <w:pStyle w:val="ListParagraph"/>
        <w:numPr>
          <w:ilvl w:val="0"/>
          <w:numId w:val="272"/>
        </w:numPr>
        <w:tabs>
          <w:tab w:val="left" w:pos="720"/>
        </w:tabs>
        <w:spacing w:line="240" w:lineRule="auto"/>
        <w:ind w:hanging="720"/>
        <w:jc w:val="both"/>
        <w:rPr>
          <w:rFonts w:ascii="Arial" w:hAnsi="Arial" w:cs="Arial"/>
        </w:rPr>
      </w:pPr>
      <w:r w:rsidRPr="00897A21">
        <w:rPr>
          <w:rFonts w:ascii="Arial" w:hAnsi="Arial" w:cs="Arial"/>
        </w:rPr>
        <w:t>second, payment of all Financing Due to the Financiers in accordance with the Financing Documents;</w:t>
      </w:r>
    </w:p>
    <w:p w14:paraId="07440BC6" w14:textId="77777777" w:rsidR="00536941" w:rsidRPr="00897A21" w:rsidRDefault="00536941" w:rsidP="00536941">
      <w:pPr>
        <w:tabs>
          <w:tab w:val="left" w:pos="720"/>
        </w:tabs>
        <w:spacing w:line="240" w:lineRule="auto"/>
        <w:ind w:left="720" w:hanging="720"/>
        <w:jc w:val="both"/>
        <w:rPr>
          <w:rFonts w:ascii="Arial" w:hAnsi="Arial" w:cs="Arial"/>
        </w:rPr>
      </w:pPr>
    </w:p>
    <w:p w14:paraId="58844C92" w14:textId="77777777" w:rsidR="00536941" w:rsidRPr="00897A21" w:rsidRDefault="00536941" w:rsidP="00536941">
      <w:pPr>
        <w:pStyle w:val="ListParagraph"/>
        <w:numPr>
          <w:ilvl w:val="0"/>
          <w:numId w:val="272"/>
        </w:numPr>
        <w:tabs>
          <w:tab w:val="left" w:pos="720"/>
        </w:tabs>
        <w:spacing w:line="240" w:lineRule="auto"/>
        <w:ind w:hanging="720"/>
        <w:jc w:val="both"/>
        <w:rPr>
          <w:rFonts w:ascii="Arial" w:hAnsi="Arial" w:cs="Arial"/>
        </w:rPr>
      </w:pPr>
      <w:r w:rsidRPr="00897A21">
        <w:rPr>
          <w:rFonts w:ascii="Arial" w:hAnsi="Arial" w:cs="Arial"/>
        </w:rPr>
        <w:t>third, payment of any amounts due and payable to the Agency under this Agreement (including any Agency Remedy Amount and Development Period Damages);</w:t>
      </w:r>
    </w:p>
    <w:p w14:paraId="667A6C3B" w14:textId="77777777" w:rsidR="00536941" w:rsidRPr="00897A21" w:rsidRDefault="00536941" w:rsidP="00536941">
      <w:pPr>
        <w:tabs>
          <w:tab w:val="left" w:pos="720"/>
        </w:tabs>
        <w:spacing w:line="240" w:lineRule="auto"/>
        <w:ind w:left="720" w:hanging="720"/>
        <w:jc w:val="both"/>
        <w:rPr>
          <w:rFonts w:ascii="Arial" w:hAnsi="Arial" w:cs="Arial"/>
        </w:rPr>
      </w:pPr>
    </w:p>
    <w:p w14:paraId="0197028E" w14:textId="77777777" w:rsidR="00536941" w:rsidRPr="00897A21" w:rsidRDefault="00536941" w:rsidP="00536941">
      <w:pPr>
        <w:pStyle w:val="ListParagraph"/>
        <w:numPr>
          <w:ilvl w:val="0"/>
          <w:numId w:val="272"/>
        </w:numPr>
        <w:tabs>
          <w:tab w:val="left" w:pos="720"/>
        </w:tabs>
        <w:spacing w:line="240" w:lineRule="auto"/>
        <w:ind w:hanging="720"/>
        <w:jc w:val="both"/>
        <w:rPr>
          <w:rFonts w:ascii="Arial" w:hAnsi="Arial" w:cs="Arial"/>
        </w:rPr>
      </w:pPr>
      <w:r w:rsidRPr="00897A21">
        <w:rPr>
          <w:rFonts w:ascii="Arial" w:hAnsi="Arial" w:cs="Arial"/>
        </w:rPr>
        <w:t>fourth, replenishment of any reserve accounts required under the Financing Documents; and</w:t>
      </w:r>
    </w:p>
    <w:p w14:paraId="1949C360" w14:textId="77777777" w:rsidR="00536941" w:rsidRDefault="00536941" w:rsidP="00536941">
      <w:pPr>
        <w:pStyle w:val="ListParagraph"/>
        <w:tabs>
          <w:tab w:val="left" w:pos="720"/>
        </w:tabs>
        <w:spacing w:line="240" w:lineRule="auto"/>
        <w:jc w:val="both"/>
        <w:rPr>
          <w:rFonts w:ascii="Arial" w:hAnsi="Arial" w:cs="Arial"/>
        </w:rPr>
      </w:pPr>
    </w:p>
    <w:p w14:paraId="3DD8FFC9" w14:textId="77777777" w:rsidR="00536941" w:rsidRPr="00897A21" w:rsidRDefault="00536941" w:rsidP="00536941">
      <w:pPr>
        <w:pStyle w:val="ListParagraph"/>
        <w:numPr>
          <w:ilvl w:val="0"/>
          <w:numId w:val="272"/>
        </w:numPr>
        <w:tabs>
          <w:tab w:val="left" w:pos="720"/>
        </w:tabs>
        <w:spacing w:line="240" w:lineRule="auto"/>
        <w:ind w:hanging="720"/>
        <w:jc w:val="both"/>
        <w:rPr>
          <w:rFonts w:ascii="Arial" w:hAnsi="Arial" w:cs="Arial"/>
        </w:rPr>
      </w:pPr>
      <w:r w:rsidRPr="00897A21">
        <w:rPr>
          <w:rFonts w:ascii="Arial" w:hAnsi="Arial" w:cs="Arial"/>
        </w:rPr>
        <w:t>fifth, distribution of the remaining balance to the Sponsors as Equity returns, subject to compliance with all other provisions of this Agreement;</w:t>
      </w:r>
    </w:p>
    <w:p w14:paraId="48D9930E" w14:textId="77777777" w:rsidR="00536941" w:rsidRDefault="00536941" w:rsidP="00536941">
      <w:pPr>
        <w:spacing w:line="240" w:lineRule="auto"/>
        <w:jc w:val="both"/>
        <w:rPr>
          <w:rFonts w:ascii="Arial" w:hAnsi="Arial" w:cs="Arial"/>
          <w:b/>
          <w:bCs/>
        </w:rPr>
      </w:pPr>
    </w:p>
    <w:p w14:paraId="5DEB57C0" w14:textId="77777777" w:rsidR="00536941" w:rsidRPr="00897A21" w:rsidRDefault="00536941" w:rsidP="00536941">
      <w:pPr>
        <w:spacing w:line="240" w:lineRule="auto"/>
        <w:jc w:val="both"/>
        <w:rPr>
          <w:rFonts w:ascii="Arial" w:hAnsi="Arial" w:cs="Arial"/>
        </w:rPr>
      </w:pPr>
      <w:commentRangeStart w:id="384"/>
      <w:r w:rsidRPr="00897A21">
        <w:rPr>
          <w:rFonts w:ascii="Arial" w:hAnsi="Arial" w:cs="Arial"/>
          <w:b/>
          <w:bCs/>
        </w:rPr>
        <w:t>Pre-Commencement Activities</w:t>
      </w:r>
      <w:r w:rsidRPr="00897A21">
        <w:rPr>
          <w:rFonts w:ascii="Arial" w:hAnsi="Arial" w:cs="Arial"/>
        </w:rPr>
        <w:t xml:space="preserve"> </w:t>
      </w:r>
      <w:del w:id="385" w:author="Ali Khan Law Associates" w:date="2026-08-12T15:42:00Z" w16du:dateUtc="2026-08-12T10:42:00Z">
        <w:r w:rsidRPr="00897A21" w:rsidDel="00947250">
          <w:rPr>
            <w:rFonts w:ascii="Arial" w:hAnsi="Arial" w:cs="Arial"/>
          </w:rPr>
          <w:delText xml:space="preserve"> </w:delText>
        </w:r>
      </w:del>
      <w:r w:rsidRPr="00897A21">
        <w:rPr>
          <w:rFonts w:ascii="Arial" w:hAnsi="Arial" w:cs="Arial"/>
        </w:rPr>
        <w:t>means the preparatory activities undertaken by the Concessionaire prior to the Commencement Date for the purposes of enabling the timely commencement of Development Works, including:</w:t>
      </w:r>
      <w:r w:rsidRPr="00897A21">
        <w:rPr>
          <w:rStyle w:val="FootnoteReference"/>
          <w:rFonts w:ascii="Arial" w:hAnsi="Arial" w:cs="Arial"/>
        </w:rPr>
        <w:footnoteReference w:id="56"/>
      </w:r>
      <w:commentRangeEnd w:id="384"/>
      <w:r w:rsidR="007D154D" w:rsidRPr="00897A21">
        <w:rPr>
          <w:rStyle w:val="CommentReference"/>
          <w:rFonts w:ascii="Arial" w:hAnsi="Arial" w:cs="Arial"/>
          <w:sz w:val="22"/>
          <w:szCs w:val="22"/>
        </w:rPr>
        <w:commentReference w:id="384"/>
      </w:r>
    </w:p>
    <w:p w14:paraId="28924E86" w14:textId="77777777" w:rsidR="00536941" w:rsidRPr="00897A21" w:rsidRDefault="00536941" w:rsidP="00536941">
      <w:pPr>
        <w:tabs>
          <w:tab w:val="left" w:pos="720"/>
        </w:tabs>
        <w:spacing w:line="240" w:lineRule="auto"/>
        <w:ind w:left="720" w:hanging="720"/>
        <w:jc w:val="both"/>
        <w:rPr>
          <w:rFonts w:ascii="Arial" w:hAnsi="Arial" w:cs="Arial"/>
        </w:rPr>
      </w:pPr>
    </w:p>
    <w:p w14:paraId="0FDB2221" w14:textId="77777777" w:rsidR="00536941" w:rsidRPr="00897A21" w:rsidRDefault="00536941" w:rsidP="00536941">
      <w:pPr>
        <w:pStyle w:val="ListParagraph"/>
        <w:numPr>
          <w:ilvl w:val="0"/>
          <w:numId w:val="273"/>
        </w:numPr>
        <w:tabs>
          <w:tab w:val="left" w:pos="720"/>
        </w:tabs>
        <w:spacing w:line="240" w:lineRule="auto"/>
        <w:ind w:hanging="720"/>
        <w:jc w:val="both"/>
        <w:rPr>
          <w:rFonts w:ascii="Arial" w:hAnsi="Arial" w:cs="Arial"/>
        </w:rPr>
      </w:pPr>
      <w:r w:rsidRPr="00897A21">
        <w:rPr>
          <w:rFonts w:ascii="Arial" w:hAnsi="Arial" w:cs="Arial"/>
        </w:rPr>
        <w:t>procurement and mobilization of the Development Contractor(s);</w:t>
      </w:r>
    </w:p>
    <w:p w14:paraId="64B90F59" w14:textId="77777777" w:rsidR="00536941" w:rsidRPr="00897A21" w:rsidRDefault="00536941" w:rsidP="00536941">
      <w:pPr>
        <w:tabs>
          <w:tab w:val="left" w:pos="720"/>
        </w:tabs>
        <w:spacing w:line="240" w:lineRule="auto"/>
        <w:ind w:left="720" w:hanging="720"/>
        <w:jc w:val="both"/>
        <w:rPr>
          <w:rFonts w:ascii="Arial" w:hAnsi="Arial" w:cs="Arial"/>
        </w:rPr>
      </w:pPr>
    </w:p>
    <w:p w14:paraId="2A8EAE7D" w14:textId="77777777" w:rsidR="00536941" w:rsidRPr="00897A21" w:rsidRDefault="00536941" w:rsidP="00536941">
      <w:pPr>
        <w:pStyle w:val="ListParagraph"/>
        <w:numPr>
          <w:ilvl w:val="0"/>
          <w:numId w:val="273"/>
        </w:numPr>
        <w:tabs>
          <w:tab w:val="left" w:pos="720"/>
        </w:tabs>
        <w:spacing w:line="240" w:lineRule="auto"/>
        <w:ind w:hanging="720"/>
        <w:jc w:val="both"/>
        <w:rPr>
          <w:rFonts w:ascii="Arial" w:hAnsi="Arial" w:cs="Arial"/>
        </w:rPr>
      </w:pPr>
      <w:r w:rsidRPr="00897A21">
        <w:rPr>
          <w:rFonts w:ascii="Arial" w:hAnsi="Arial" w:cs="Arial"/>
        </w:rPr>
        <w:t>preparation and submission of the Preliminary Engineering Design;</w:t>
      </w:r>
    </w:p>
    <w:p w14:paraId="3EC8AD21" w14:textId="77777777" w:rsidR="00536941" w:rsidRPr="00897A21" w:rsidRDefault="00536941" w:rsidP="00536941">
      <w:pPr>
        <w:tabs>
          <w:tab w:val="left" w:pos="720"/>
        </w:tabs>
        <w:spacing w:line="240" w:lineRule="auto"/>
        <w:ind w:left="720" w:hanging="720"/>
        <w:jc w:val="both"/>
        <w:rPr>
          <w:rFonts w:ascii="Arial" w:hAnsi="Arial" w:cs="Arial"/>
        </w:rPr>
      </w:pPr>
    </w:p>
    <w:p w14:paraId="33A69BE9" w14:textId="77777777" w:rsidR="00536941" w:rsidRPr="00897A21" w:rsidRDefault="00536941" w:rsidP="00536941">
      <w:pPr>
        <w:pStyle w:val="ListParagraph"/>
        <w:numPr>
          <w:ilvl w:val="0"/>
          <w:numId w:val="273"/>
        </w:numPr>
        <w:tabs>
          <w:tab w:val="left" w:pos="720"/>
        </w:tabs>
        <w:spacing w:line="240" w:lineRule="auto"/>
        <w:ind w:hanging="720"/>
        <w:jc w:val="both"/>
        <w:rPr>
          <w:rFonts w:ascii="Arial" w:hAnsi="Arial" w:cs="Arial"/>
        </w:rPr>
      </w:pPr>
      <w:r w:rsidRPr="00897A21">
        <w:rPr>
          <w:rFonts w:ascii="Arial" w:hAnsi="Arial" w:cs="Arial"/>
        </w:rPr>
        <w:t>identification and survey of existing utilities, roads and right-of-way encumbrances on the Project Site;</w:t>
      </w:r>
    </w:p>
    <w:p w14:paraId="19B81A14" w14:textId="77777777" w:rsidR="00536941" w:rsidRPr="00897A21" w:rsidRDefault="00536941" w:rsidP="00536941">
      <w:pPr>
        <w:tabs>
          <w:tab w:val="left" w:pos="720"/>
        </w:tabs>
        <w:spacing w:line="240" w:lineRule="auto"/>
        <w:ind w:left="720" w:hanging="720"/>
        <w:jc w:val="both"/>
        <w:rPr>
          <w:rFonts w:ascii="Arial" w:hAnsi="Arial" w:cs="Arial"/>
        </w:rPr>
      </w:pPr>
    </w:p>
    <w:p w14:paraId="46CD4257" w14:textId="77777777" w:rsidR="00536941" w:rsidRPr="00897A21" w:rsidRDefault="00536941" w:rsidP="00536941">
      <w:pPr>
        <w:pStyle w:val="ListParagraph"/>
        <w:numPr>
          <w:ilvl w:val="0"/>
          <w:numId w:val="273"/>
        </w:numPr>
        <w:tabs>
          <w:tab w:val="left" w:pos="720"/>
        </w:tabs>
        <w:spacing w:line="240" w:lineRule="auto"/>
        <w:ind w:hanging="720"/>
        <w:jc w:val="both"/>
        <w:rPr>
          <w:rFonts w:ascii="Arial" w:hAnsi="Arial" w:cs="Arial"/>
        </w:rPr>
      </w:pPr>
      <w:r w:rsidRPr="00897A21">
        <w:rPr>
          <w:rFonts w:ascii="Arial" w:hAnsi="Arial" w:cs="Arial"/>
        </w:rPr>
        <w:t>procurement of all Concessionaire Permits required for commencement of Development Works; and</w:t>
      </w:r>
    </w:p>
    <w:p w14:paraId="4B76CB9C" w14:textId="77777777" w:rsidR="00536941" w:rsidRPr="00897A21" w:rsidRDefault="00536941" w:rsidP="00536941">
      <w:pPr>
        <w:tabs>
          <w:tab w:val="left" w:pos="720"/>
        </w:tabs>
        <w:spacing w:line="240" w:lineRule="auto"/>
        <w:ind w:left="720" w:hanging="720"/>
        <w:jc w:val="both"/>
        <w:rPr>
          <w:rFonts w:ascii="Arial" w:hAnsi="Arial" w:cs="Arial"/>
        </w:rPr>
      </w:pPr>
    </w:p>
    <w:p w14:paraId="276E0EDE" w14:textId="77777777" w:rsidR="00536941" w:rsidRPr="00897A21" w:rsidRDefault="00536941" w:rsidP="00536941">
      <w:pPr>
        <w:pStyle w:val="ListParagraph"/>
        <w:numPr>
          <w:ilvl w:val="0"/>
          <w:numId w:val="273"/>
        </w:numPr>
        <w:tabs>
          <w:tab w:val="left" w:pos="720"/>
        </w:tabs>
        <w:spacing w:line="240" w:lineRule="auto"/>
        <w:ind w:hanging="720"/>
        <w:jc w:val="both"/>
        <w:rPr>
          <w:rFonts w:ascii="Arial" w:hAnsi="Arial" w:cs="Arial"/>
        </w:rPr>
      </w:pPr>
      <w:r w:rsidRPr="00897A21">
        <w:rPr>
          <w:rFonts w:ascii="Arial" w:hAnsi="Arial" w:cs="Arial"/>
        </w:rPr>
        <w:t>such other activities as may be agreed between the Parties and approved by the Independent Engineer prior to the Commencement Date;</w:t>
      </w:r>
    </w:p>
    <w:p w14:paraId="443D2367" w14:textId="77777777" w:rsidR="00536941" w:rsidRDefault="00536941" w:rsidP="00536941">
      <w:pPr>
        <w:spacing w:line="240" w:lineRule="auto"/>
        <w:jc w:val="both"/>
        <w:rPr>
          <w:rFonts w:ascii="Arial" w:hAnsi="Arial" w:cs="Arial"/>
          <w:b/>
          <w:bCs/>
        </w:rPr>
      </w:pPr>
    </w:p>
    <w:p w14:paraId="78840E91" w14:textId="77777777" w:rsidR="00536941" w:rsidRPr="00897A21" w:rsidRDefault="00536941" w:rsidP="00536941">
      <w:pPr>
        <w:spacing w:line="240" w:lineRule="auto"/>
        <w:jc w:val="both"/>
        <w:rPr>
          <w:rFonts w:ascii="Arial" w:hAnsi="Arial" w:cs="Arial"/>
        </w:rPr>
      </w:pPr>
      <w:r w:rsidRPr="00897A21">
        <w:rPr>
          <w:rFonts w:ascii="Arial" w:hAnsi="Arial" w:cs="Arial"/>
          <w:b/>
          <w:bCs/>
        </w:rPr>
        <w:lastRenderedPageBreak/>
        <w:t>Project Jurisdiction</w:t>
      </w:r>
      <w:r w:rsidRPr="00897A21">
        <w:rPr>
          <w:rFonts w:ascii="Arial" w:hAnsi="Arial" w:cs="Arial"/>
        </w:rPr>
        <w:t xml:space="preserve"> means [Karachi / [Relevant District], Province of Sindh, Islamic Republic of Pakistan];</w:t>
      </w:r>
      <w:r w:rsidRPr="00897A21">
        <w:rPr>
          <w:rStyle w:val="FootnoteReference"/>
          <w:rFonts w:ascii="Arial" w:hAnsi="Arial" w:cs="Arial"/>
        </w:rPr>
        <w:footnoteReference w:id="57"/>
      </w:r>
    </w:p>
    <w:p w14:paraId="7D2FBCF2" w14:textId="77777777" w:rsidR="00536941" w:rsidRDefault="00536941" w:rsidP="00536941">
      <w:pPr>
        <w:spacing w:line="240" w:lineRule="auto"/>
        <w:jc w:val="both"/>
        <w:rPr>
          <w:rFonts w:ascii="Arial" w:hAnsi="Arial" w:cs="Arial"/>
          <w:b/>
          <w:bCs/>
        </w:rPr>
      </w:pPr>
    </w:p>
    <w:p w14:paraId="2B707BE3" w14:textId="50445AE8" w:rsidR="00536941" w:rsidRPr="00897A21" w:rsidRDefault="00536941" w:rsidP="00536941">
      <w:pPr>
        <w:spacing w:line="240" w:lineRule="auto"/>
        <w:jc w:val="both"/>
        <w:rPr>
          <w:rFonts w:ascii="Arial" w:hAnsi="Arial" w:cs="Arial"/>
        </w:rPr>
      </w:pPr>
      <w:r w:rsidRPr="00897A21">
        <w:rPr>
          <w:rFonts w:ascii="Arial" w:hAnsi="Arial" w:cs="Arial"/>
          <w:b/>
          <w:bCs/>
        </w:rPr>
        <w:t>Project Modality</w:t>
      </w:r>
      <w:r w:rsidRPr="00897A21">
        <w:rPr>
          <w:rFonts w:ascii="Arial" w:hAnsi="Arial" w:cs="Arial"/>
        </w:rPr>
        <w:t xml:space="preserve"> means the specific project delivery framework, being a [</w:t>
      </w:r>
      <w:r w:rsidR="00954BA1">
        <w:rPr>
          <w:rFonts w:ascii="Arial" w:hAnsi="Arial" w:cs="Arial"/>
        </w:rPr>
        <w:t>●</w:t>
      </w:r>
      <w:r w:rsidRPr="00897A21">
        <w:rPr>
          <w:rFonts w:ascii="Arial" w:hAnsi="Arial" w:cs="Arial"/>
        </w:rPr>
        <w:t>]</w:t>
      </w:r>
      <w:r w:rsidR="00954BA1">
        <w:rPr>
          <w:rStyle w:val="FootnoteReference"/>
          <w:rFonts w:ascii="Arial" w:hAnsi="Arial" w:cs="Arial"/>
        </w:rPr>
        <w:footnoteReference w:id="58"/>
      </w:r>
      <w:r w:rsidRPr="00897A21">
        <w:rPr>
          <w:rFonts w:ascii="Arial" w:hAnsi="Arial" w:cs="Arial"/>
        </w:rPr>
        <w:t xml:space="preserve"> basis, under which the Concessionaire is obligated to [investigate, study, procure, finance, develop, operate, maintain and transfer] the Project;</w:t>
      </w:r>
      <w:r w:rsidRPr="00897A21">
        <w:rPr>
          <w:rStyle w:val="FootnoteReference"/>
          <w:rFonts w:ascii="Arial" w:hAnsi="Arial" w:cs="Arial"/>
        </w:rPr>
        <w:footnoteReference w:id="59"/>
      </w:r>
    </w:p>
    <w:p w14:paraId="154D8391" w14:textId="77777777" w:rsidR="00536941" w:rsidRDefault="00536941" w:rsidP="00536941">
      <w:pPr>
        <w:spacing w:line="240" w:lineRule="auto"/>
        <w:jc w:val="both"/>
        <w:rPr>
          <w:rFonts w:ascii="Arial" w:hAnsi="Arial" w:cs="Arial"/>
          <w:b/>
          <w:bCs/>
        </w:rPr>
      </w:pPr>
    </w:p>
    <w:p w14:paraId="59BD0BD2" w14:textId="77777777" w:rsidR="00536941" w:rsidRPr="00897A21" w:rsidRDefault="00536941" w:rsidP="00536941">
      <w:pPr>
        <w:spacing w:line="240" w:lineRule="auto"/>
        <w:jc w:val="both"/>
        <w:rPr>
          <w:rFonts w:ascii="Arial" w:hAnsi="Arial" w:cs="Arial"/>
        </w:rPr>
      </w:pPr>
      <w:r w:rsidRPr="00897A21">
        <w:rPr>
          <w:rFonts w:ascii="Arial" w:hAnsi="Arial" w:cs="Arial"/>
          <w:b/>
          <w:bCs/>
        </w:rPr>
        <w:t>Project Requirements</w:t>
      </w:r>
      <w:r w:rsidRPr="00897A21">
        <w:rPr>
          <w:rFonts w:ascii="Arial" w:hAnsi="Arial" w:cs="Arial"/>
        </w:rPr>
        <w:t xml:space="preserve"> means the technical, operational, environmental and legal requirements applicable to the Project and the Project Works as set out in:</w:t>
      </w:r>
      <w:r w:rsidRPr="00897A21">
        <w:rPr>
          <w:rStyle w:val="FootnoteReference"/>
          <w:rFonts w:ascii="Arial" w:hAnsi="Arial" w:cs="Arial"/>
        </w:rPr>
        <w:footnoteReference w:id="60"/>
      </w:r>
    </w:p>
    <w:p w14:paraId="447B4F54" w14:textId="77777777" w:rsidR="00536941" w:rsidRPr="00897A21" w:rsidRDefault="00536941" w:rsidP="00536941">
      <w:pPr>
        <w:tabs>
          <w:tab w:val="left" w:pos="720"/>
        </w:tabs>
        <w:spacing w:line="240" w:lineRule="auto"/>
        <w:ind w:left="720" w:hanging="720"/>
        <w:jc w:val="both"/>
        <w:rPr>
          <w:rFonts w:ascii="Arial" w:hAnsi="Arial" w:cs="Arial"/>
        </w:rPr>
      </w:pPr>
    </w:p>
    <w:p w14:paraId="499F33C4" w14:textId="77777777" w:rsidR="00536941" w:rsidRPr="00897A21" w:rsidRDefault="00536941" w:rsidP="00536941">
      <w:pPr>
        <w:pStyle w:val="ListParagraph"/>
        <w:numPr>
          <w:ilvl w:val="0"/>
          <w:numId w:val="274"/>
        </w:numPr>
        <w:tabs>
          <w:tab w:val="left" w:pos="720"/>
        </w:tabs>
        <w:spacing w:line="240" w:lineRule="auto"/>
        <w:ind w:hanging="720"/>
        <w:jc w:val="both"/>
        <w:rPr>
          <w:rFonts w:ascii="Arial" w:hAnsi="Arial" w:cs="Arial"/>
        </w:rPr>
      </w:pPr>
      <w:r w:rsidRPr="00897A21">
        <w:rPr>
          <w:rFonts w:ascii="Arial" w:hAnsi="Arial" w:cs="Arial"/>
        </w:rPr>
        <w:t>the Scope of the Project;</w:t>
      </w:r>
    </w:p>
    <w:p w14:paraId="7B91AF68" w14:textId="77777777" w:rsidR="00536941" w:rsidRPr="00897A21" w:rsidRDefault="00536941" w:rsidP="00536941">
      <w:pPr>
        <w:tabs>
          <w:tab w:val="left" w:pos="720"/>
        </w:tabs>
        <w:spacing w:line="240" w:lineRule="auto"/>
        <w:ind w:left="720" w:hanging="720"/>
        <w:jc w:val="both"/>
        <w:rPr>
          <w:rFonts w:ascii="Arial" w:hAnsi="Arial" w:cs="Arial"/>
        </w:rPr>
      </w:pPr>
    </w:p>
    <w:p w14:paraId="1F031461" w14:textId="77777777" w:rsidR="00536941" w:rsidRPr="00897A21" w:rsidRDefault="00536941" w:rsidP="00536941">
      <w:pPr>
        <w:pStyle w:val="ListParagraph"/>
        <w:numPr>
          <w:ilvl w:val="0"/>
          <w:numId w:val="274"/>
        </w:numPr>
        <w:tabs>
          <w:tab w:val="left" w:pos="720"/>
        </w:tabs>
        <w:spacing w:line="240" w:lineRule="auto"/>
        <w:ind w:hanging="720"/>
        <w:jc w:val="both"/>
        <w:rPr>
          <w:rFonts w:ascii="Arial" w:hAnsi="Arial" w:cs="Arial"/>
        </w:rPr>
      </w:pPr>
      <w:r w:rsidRPr="00897A21">
        <w:rPr>
          <w:rFonts w:ascii="Arial" w:hAnsi="Arial" w:cs="Arial"/>
        </w:rPr>
        <w:t>the Applicable Standards;</w:t>
      </w:r>
    </w:p>
    <w:p w14:paraId="5431A0C8" w14:textId="77777777" w:rsidR="00536941" w:rsidRPr="00897A21" w:rsidRDefault="00536941" w:rsidP="00536941">
      <w:pPr>
        <w:tabs>
          <w:tab w:val="left" w:pos="720"/>
        </w:tabs>
        <w:spacing w:line="240" w:lineRule="auto"/>
        <w:ind w:left="720" w:hanging="720"/>
        <w:jc w:val="both"/>
        <w:rPr>
          <w:rFonts w:ascii="Arial" w:hAnsi="Arial" w:cs="Arial"/>
        </w:rPr>
      </w:pPr>
    </w:p>
    <w:p w14:paraId="0EF206CE" w14:textId="77777777" w:rsidR="00536941" w:rsidRPr="00897A21" w:rsidRDefault="00536941" w:rsidP="00536941">
      <w:pPr>
        <w:pStyle w:val="ListParagraph"/>
        <w:numPr>
          <w:ilvl w:val="0"/>
          <w:numId w:val="274"/>
        </w:numPr>
        <w:tabs>
          <w:tab w:val="left" w:pos="720"/>
        </w:tabs>
        <w:spacing w:line="240" w:lineRule="auto"/>
        <w:ind w:hanging="720"/>
        <w:jc w:val="both"/>
        <w:rPr>
          <w:rFonts w:ascii="Arial" w:hAnsi="Arial" w:cs="Arial"/>
        </w:rPr>
      </w:pPr>
      <w:r w:rsidRPr="00897A21">
        <w:rPr>
          <w:rFonts w:ascii="Arial" w:hAnsi="Arial" w:cs="Arial"/>
        </w:rPr>
        <w:t>the Development Requirements;</w:t>
      </w:r>
    </w:p>
    <w:p w14:paraId="75FBC0C2" w14:textId="77777777" w:rsidR="00536941" w:rsidRPr="00897A21" w:rsidRDefault="00536941" w:rsidP="00536941">
      <w:pPr>
        <w:tabs>
          <w:tab w:val="left" w:pos="720"/>
        </w:tabs>
        <w:spacing w:line="240" w:lineRule="auto"/>
        <w:ind w:left="720" w:hanging="720"/>
        <w:jc w:val="both"/>
        <w:rPr>
          <w:rFonts w:ascii="Arial" w:hAnsi="Arial" w:cs="Arial"/>
        </w:rPr>
      </w:pPr>
    </w:p>
    <w:p w14:paraId="561ECDF5" w14:textId="77777777" w:rsidR="00536941" w:rsidRPr="00897A21" w:rsidRDefault="00536941" w:rsidP="00536941">
      <w:pPr>
        <w:pStyle w:val="ListParagraph"/>
        <w:numPr>
          <w:ilvl w:val="0"/>
          <w:numId w:val="274"/>
        </w:numPr>
        <w:tabs>
          <w:tab w:val="left" w:pos="720"/>
        </w:tabs>
        <w:spacing w:line="240" w:lineRule="auto"/>
        <w:ind w:hanging="720"/>
        <w:jc w:val="both"/>
        <w:rPr>
          <w:rFonts w:ascii="Arial" w:hAnsi="Arial" w:cs="Arial"/>
        </w:rPr>
      </w:pPr>
      <w:r w:rsidRPr="00897A21">
        <w:rPr>
          <w:rFonts w:ascii="Arial" w:hAnsi="Arial" w:cs="Arial"/>
        </w:rPr>
        <w:t>the O&amp;M Requirements;</w:t>
      </w:r>
    </w:p>
    <w:p w14:paraId="76D01707" w14:textId="77777777" w:rsidR="00536941" w:rsidRPr="00897A21" w:rsidRDefault="00536941" w:rsidP="00536941">
      <w:pPr>
        <w:tabs>
          <w:tab w:val="left" w:pos="720"/>
        </w:tabs>
        <w:spacing w:line="240" w:lineRule="auto"/>
        <w:ind w:left="720" w:hanging="720"/>
        <w:jc w:val="both"/>
        <w:rPr>
          <w:rFonts w:ascii="Arial" w:hAnsi="Arial" w:cs="Arial"/>
        </w:rPr>
      </w:pPr>
    </w:p>
    <w:p w14:paraId="28105E62" w14:textId="77777777" w:rsidR="00536941" w:rsidRPr="00897A21" w:rsidRDefault="00536941" w:rsidP="00536941">
      <w:pPr>
        <w:pStyle w:val="ListParagraph"/>
        <w:numPr>
          <w:ilvl w:val="0"/>
          <w:numId w:val="274"/>
        </w:numPr>
        <w:tabs>
          <w:tab w:val="left" w:pos="720"/>
        </w:tabs>
        <w:spacing w:line="240" w:lineRule="auto"/>
        <w:ind w:hanging="720"/>
        <w:jc w:val="both"/>
        <w:rPr>
          <w:rFonts w:ascii="Arial" w:hAnsi="Arial" w:cs="Arial"/>
        </w:rPr>
      </w:pPr>
      <w:r w:rsidRPr="00897A21">
        <w:rPr>
          <w:rFonts w:ascii="Arial" w:hAnsi="Arial" w:cs="Arial"/>
        </w:rPr>
        <w:t>the Specific Requirements; and</w:t>
      </w:r>
    </w:p>
    <w:p w14:paraId="17018C61" w14:textId="77777777" w:rsidR="00536941" w:rsidRPr="00897A21" w:rsidRDefault="00536941" w:rsidP="00536941">
      <w:pPr>
        <w:tabs>
          <w:tab w:val="left" w:pos="720"/>
        </w:tabs>
        <w:spacing w:line="240" w:lineRule="auto"/>
        <w:ind w:left="720" w:hanging="720"/>
        <w:jc w:val="both"/>
        <w:rPr>
          <w:rFonts w:ascii="Arial" w:hAnsi="Arial" w:cs="Arial"/>
        </w:rPr>
      </w:pPr>
    </w:p>
    <w:p w14:paraId="31731040" w14:textId="77777777" w:rsidR="00536941" w:rsidRPr="00897A21" w:rsidRDefault="00536941" w:rsidP="00536941">
      <w:pPr>
        <w:pStyle w:val="ListParagraph"/>
        <w:numPr>
          <w:ilvl w:val="0"/>
          <w:numId w:val="274"/>
        </w:numPr>
        <w:tabs>
          <w:tab w:val="left" w:pos="720"/>
        </w:tabs>
        <w:spacing w:line="240" w:lineRule="auto"/>
        <w:ind w:hanging="720"/>
        <w:jc w:val="both"/>
        <w:rPr>
          <w:rFonts w:ascii="Arial" w:hAnsi="Arial" w:cs="Arial"/>
        </w:rPr>
      </w:pPr>
      <w:r w:rsidRPr="00897A21">
        <w:rPr>
          <w:rFonts w:ascii="Arial" w:hAnsi="Arial" w:cs="Arial"/>
        </w:rPr>
        <w:t>any additional requirements specified or agreed upon in writing by the Agency and the Concessionaire from time to time in accordance with this Agreement;</w:t>
      </w:r>
    </w:p>
    <w:p w14:paraId="264324C5" w14:textId="77777777" w:rsidR="00536941" w:rsidRDefault="00536941" w:rsidP="00536941">
      <w:pPr>
        <w:spacing w:line="240" w:lineRule="auto"/>
        <w:jc w:val="both"/>
        <w:rPr>
          <w:rFonts w:ascii="Arial" w:hAnsi="Arial" w:cs="Arial"/>
          <w:b/>
          <w:bCs/>
        </w:rPr>
      </w:pPr>
    </w:p>
    <w:p w14:paraId="78E651E9" w14:textId="77777777" w:rsidR="00536941" w:rsidRPr="00897A21" w:rsidRDefault="00536941" w:rsidP="00536941">
      <w:pPr>
        <w:spacing w:line="240" w:lineRule="auto"/>
        <w:jc w:val="both"/>
        <w:rPr>
          <w:rFonts w:ascii="Arial" w:hAnsi="Arial" w:cs="Arial"/>
        </w:rPr>
      </w:pPr>
      <w:r w:rsidRPr="00897A21">
        <w:rPr>
          <w:rFonts w:ascii="Arial" w:hAnsi="Arial" w:cs="Arial"/>
          <w:b/>
          <w:bCs/>
        </w:rPr>
        <w:t>Project Site Land Instrument</w:t>
      </w:r>
      <w:r w:rsidRPr="00897A21">
        <w:rPr>
          <w:rFonts w:ascii="Arial" w:hAnsi="Arial" w:cs="Arial"/>
        </w:rPr>
        <w:t xml:space="preserve"> means [Lease Deed / Sub-Lease Agreement / License to Occupy / Right-of-Way Grant], being the instrument pursuant to which the Agency grants the Concessionaire the right to occupy the Project Site;</w:t>
      </w:r>
      <w:r w:rsidRPr="00897A21">
        <w:rPr>
          <w:rStyle w:val="FootnoteReference"/>
          <w:rFonts w:ascii="Arial" w:hAnsi="Arial" w:cs="Arial"/>
        </w:rPr>
        <w:footnoteReference w:id="61"/>
      </w:r>
    </w:p>
    <w:p w14:paraId="411C483F" w14:textId="77777777" w:rsidR="00294A3B" w:rsidRDefault="00294A3B" w:rsidP="00536941">
      <w:pPr>
        <w:spacing w:line="240" w:lineRule="auto"/>
        <w:jc w:val="both"/>
        <w:rPr>
          <w:rFonts w:ascii="Arial" w:hAnsi="Arial" w:cs="Arial"/>
          <w:b/>
          <w:bCs/>
        </w:rPr>
      </w:pPr>
    </w:p>
    <w:p w14:paraId="36E14843" w14:textId="5EDC364E" w:rsidR="00536941" w:rsidRPr="00897A21" w:rsidRDefault="00536941" w:rsidP="00536941">
      <w:pPr>
        <w:spacing w:line="240" w:lineRule="auto"/>
        <w:jc w:val="both"/>
        <w:rPr>
          <w:rFonts w:ascii="Arial" w:hAnsi="Arial" w:cs="Arial"/>
        </w:rPr>
      </w:pPr>
      <w:r w:rsidRPr="00897A21">
        <w:rPr>
          <w:rFonts w:ascii="Arial" w:hAnsi="Arial" w:cs="Arial"/>
          <w:b/>
          <w:bCs/>
        </w:rPr>
        <w:t>Project Site Land Instrument Right</w:t>
      </w:r>
      <w:r w:rsidRPr="00897A21">
        <w:rPr>
          <w:rFonts w:ascii="Arial" w:hAnsi="Arial" w:cs="Arial"/>
        </w:rPr>
        <w:t xml:space="preserve"> means the right of the Concessionaire to occupy, use and enjoy the Project Site granted pursuant to the Project Site Land Instrument, for the duration of the Project Site Land Instrument Right Period;</w:t>
      </w:r>
    </w:p>
    <w:p w14:paraId="7B9E0C7A" w14:textId="77777777" w:rsidR="00536941" w:rsidRDefault="00536941" w:rsidP="00536941">
      <w:pPr>
        <w:spacing w:line="240" w:lineRule="auto"/>
        <w:jc w:val="both"/>
        <w:rPr>
          <w:rFonts w:ascii="Arial" w:hAnsi="Arial" w:cs="Arial"/>
          <w:b/>
          <w:bCs/>
        </w:rPr>
      </w:pPr>
    </w:p>
    <w:p w14:paraId="795191DD" w14:textId="77777777" w:rsidR="00536941" w:rsidRPr="00897A21" w:rsidRDefault="00536941" w:rsidP="00536941">
      <w:pPr>
        <w:spacing w:line="240" w:lineRule="auto"/>
        <w:jc w:val="both"/>
        <w:rPr>
          <w:rFonts w:ascii="Arial" w:hAnsi="Arial" w:cs="Arial"/>
        </w:rPr>
      </w:pPr>
      <w:r w:rsidRPr="00897A21">
        <w:rPr>
          <w:rFonts w:ascii="Arial" w:hAnsi="Arial" w:cs="Arial"/>
          <w:b/>
          <w:bCs/>
        </w:rPr>
        <w:lastRenderedPageBreak/>
        <w:t>Project Site Land Instrument Right Expiry Date</w:t>
      </w:r>
      <w:r w:rsidRPr="00897A21">
        <w:rPr>
          <w:rFonts w:ascii="Arial" w:hAnsi="Arial" w:cs="Arial"/>
        </w:rPr>
        <w:t xml:space="preserve"> means:</w:t>
      </w:r>
      <w:r w:rsidRPr="00897A21">
        <w:rPr>
          <w:rStyle w:val="FootnoteReference"/>
          <w:rFonts w:ascii="Arial" w:hAnsi="Arial" w:cs="Arial"/>
        </w:rPr>
        <w:footnoteReference w:id="62"/>
      </w:r>
    </w:p>
    <w:p w14:paraId="4955BAB4" w14:textId="77777777" w:rsidR="00536941" w:rsidRPr="00897A21" w:rsidRDefault="00536941" w:rsidP="00536941">
      <w:pPr>
        <w:tabs>
          <w:tab w:val="left" w:pos="720"/>
        </w:tabs>
        <w:spacing w:line="240" w:lineRule="auto"/>
        <w:ind w:left="720" w:hanging="720"/>
        <w:jc w:val="both"/>
        <w:rPr>
          <w:rFonts w:ascii="Arial" w:hAnsi="Arial" w:cs="Arial"/>
        </w:rPr>
      </w:pPr>
    </w:p>
    <w:p w14:paraId="78E8691F" w14:textId="77777777" w:rsidR="00536941" w:rsidRPr="00897A21" w:rsidRDefault="00536941" w:rsidP="00536941">
      <w:pPr>
        <w:pStyle w:val="ListParagraph"/>
        <w:numPr>
          <w:ilvl w:val="0"/>
          <w:numId w:val="275"/>
        </w:numPr>
        <w:tabs>
          <w:tab w:val="left" w:pos="720"/>
        </w:tabs>
        <w:spacing w:line="240" w:lineRule="auto"/>
        <w:ind w:hanging="720"/>
        <w:jc w:val="both"/>
        <w:rPr>
          <w:rFonts w:ascii="Arial" w:hAnsi="Arial" w:cs="Arial"/>
        </w:rPr>
      </w:pPr>
      <w:r w:rsidRPr="00897A21">
        <w:rPr>
          <w:rFonts w:ascii="Arial" w:hAnsi="Arial" w:cs="Arial"/>
        </w:rPr>
        <w:t>[Option A:] the Transfer Date, being the date co-terminus with the expiry or Termination of the Concession Period; or</w:t>
      </w:r>
    </w:p>
    <w:p w14:paraId="0715D362" w14:textId="77777777" w:rsidR="00536941" w:rsidRPr="00897A21" w:rsidRDefault="00536941" w:rsidP="00536941">
      <w:pPr>
        <w:tabs>
          <w:tab w:val="left" w:pos="720"/>
        </w:tabs>
        <w:spacing w:line="240" w:lineRule="auto"/>
        <w:ind w:left="720" w:hanging="720"/>
        <w:jc w:val="both"/>
        <w:rPr>
          <w:rFonts w:ascii="Arial" w:hAnsi="Arial" w:cs="Arial"/>
        </w:rPr>
      </w:pPr>
    </w:p>
    <w:p w14:paraId="6B5B19A9" w14:textId="77777777" w:rsidR="00536941" w:rsidRPr="00897A21" w:rsidRDefault="00536941" w:rsidP="00536941">
      <w:pPr>
        <w:pStyle w:val="ListParagraph"/>
        <w:numPr>
          <w:ilvl w:val="0"/>
          <w:numId w:val="275"/>
        </w:numPr>
        <w:tabs>
          <w:tab w:val="left" w:pos="720"/>
        </w:tabs>
        <w:spacing w:line="240" w:lineRule="auto"/>
        <w:ind w:hanging="720"/>
        <w:jc w:val="both"/>
        <w:rPr>
          <w:rFonts w:ascii="Arial" w:hAnsi="Arial" w:cs="Arial"/>
        </w:rPr>
      </w:pPr>
      <w:r w:rsidRPr="00897A21">
        <w:rPr>
          <w:rFonts w:ascii="Arial" w:hAnsi="Arial" w:cs="Arial"/>
        </w:rPr>
        <w:t>[Option B:] the date falling on the last day of the Project Site Land Instrument Right Period, as may be extended from time to time in accordance with this Agreement;</w:t>
      </w:r>
    </w:p>
    <w:p w14:paraId="20F4580A" w14:textId="77777777" w:rsidR="00536941" w:rsidRDefault="00536941" w:rsidP="00536941">
      <w:pPr>
        <w:spacing w:line="240" w:lineRule="auto"/>
        <w:jc w:val="both"/>
        <w:rPr>
          <w:rFonts w:ascii="Arial" w:hAnsi="Arial" w:cs="Arial"/>
          <w:b/>
          <w:bCs/>
        </w:rPr>
      </w:pPr>
    </w:p>
    <w:p w14:paraId="58E243FC" w14:textId="77777777" w:rsidR="00536941" w:rsidRPr="00897A21" w:rsidRDefault="00536941" w:rsidP="00536941">
      <w:pPr>
        <w:spacing w:line="240" w:lineRule="auto"/>
        <w:jc w:val="both"/>
        <w:rPr>
          <w:rFonts w:ascii="Arial" w:hAnsi="Arial" w:cs="Arial"/>
        </w:rPr>
      </w:pPr>
      <w:r w:rsidRPr="00897A21">
        <w:rPr>
          <w:rFonts w:ascii="Arial" w:hAnsi="Arial" w:cs="Arial"/>
          <w:b/>
          <w:bCs/>
        </w:rPr>
        <w:t>Project Site Land Instrument Right Period</w:t>
      </w:r>
      <w:r w:rsidRPr="00897A21">
        <w:rPr>
          <w:rFonts w:ascii="Arial" w:hAnsi="Arial" w:cs="Arial"/>
        </w:rPr>
        <w:t xml:space="preserve">  means a period of </w:t>
      </w:r>
      <w:r w:rsidRPr="00897A21">
        <w:rPr>
          <w:rFonts w:ascii="Arial" w:hAnsi="Arial" w:cs="Arial"/>
          <w:b/>
          <w:bCs/>
        </w:rPr>
        <w:t>[●]</w:t>
      </w:r>
      <w:r w:rsidRPr="00897A21">
        <w:rPr>
          <w:rFonts w:ascii="Arial" w:hAnsi="Arial" w:cs="Arial"/>
        </w:rPr>
        <w:t xml:space="preserve"> (</w:t>
      </w:r>
      <w:r w:rsidRPr="00897A21">
        <w:rPr>
          <w:rFonts w:ascii="Arial" w:hAnsi="Arial" w:cs="Arial"/>
          <w:b/>
          <w:bCs/>
        </w:rPr>
        <w:t>[●]</w:t>
      </w:r>
      <w:r w:rsidRPr="00897A21">
        <w:rPr>
          <w:rFonts w:ascii="Arial" w:hAnsi="Arial" w:cs="Arial"/>
        </w:rPr>
        <w:t>) [years/months] commencing from the date of the physical handing over of the Vacant Possession of the Project Site to the Concessionaire by the Agency, as may be extended from time to time in accordance with this Agreement;</w:t>
      </w:r>
      <w:r w:rsidRPr="00897A21">
        <w:rPr>
          <w:rStyle w:val="FootnoteReference"/>
          <w:rFonts w:ascii="Arial" w:hAnsi="Arial" w:cs="Arial"/>
        </w:rPr>
        <w:footnoteReference w:id="63"/>
      </w:r>
    </w:p>
    <w:p w14:paraId="7B56F7E7" w14:textId="77777777" w:rsidR="00536941" w:rsidRDefault="00536941" w:rsidP="00536941">
      <w:pPr>
        <w:spacing w:line="240" w:lineRule="auto"/>
        <w:jc w:val="both"/>
        <w:rPr>
          <w:rFonts w:ascii="Arial" w:hAnsi="Arial" w:cs="Arial"/>
          <w:b/>
          <w:bCs/>
        </w:rPr>
      </w:pPr>
    </w:p>
    <w:p w14:paraId="5271658F" w14:textId="77777777" w:rsidR="00536941" w:rsidRPr="00897A21" w:rsidRDefault="00536941" w:rsidP="00536941">
      <w:pPr>
        <w:spacing w:line="240" w:lineRule="auto"/>
        <w:jc w:val="both"/>
        <w:rPr>
          <w:rFonts w:ascii="Arial" w:hAnsi="Arial" w:cs="Arial"/>
        </w:rPr>
      </w:pPr>
      <w:r w:rsidRPr="00897A21">
        <w:rPr>
          <w:rFonts w:ascii="Arial" w:hAnsi="Arial" w:cs="Arial"/>
          <w:b/>
          <w:bCs/>
        </w:rPr>
        <w:t>Relevant Environmental Protection Agency</w:t>
      </w:r>
      <w:r w:rsidRPr="00897A21">
        <w:rPr>
          <w:rFonts w:ascii="Arial" w:hAnsi="Arial" w:cs="Arial"/>
        </w:rPr>
        <w:t xml:space="preserve">  means the provincial or local environmental protection authority having jurisdiction over the Project Site and the Project in the Project Jurisdiction, being the </w:t>
      </w:r>
      <w:r w:rsidRPr="00897A21">
        <w:rPr>
          <w:rFonts w:ascii="Arial" w:hAnsi="Arial" w:cs="Arial"/>
          <w:b/>
          <w:bCs/>
        </w:rPr>
        <w:t>[●]</w:t>
      </w:r>
      <w:r w:rsidRPr="00897A21">
        <w:rPr>
          <w:rFonts w:ascii="Arial" w:hAnsi="Arial" w:cs="Arial"/>
        </w:rPr>
        <w:t>, and any successor authority thereto;</w:t>
      </w:r>
      <w:r w:rsidRPr="00897A21">
        <w:rPr>
          <w:rStyle w:val="FootnoteReference"/>
          <w:rFonts w:ascii="Arial" w:hAnsi="Arial" w:cs="Arial"/>
        </w:rPr>
        <w:footnoteReference w:id="64"/>
      </w:r>
    </w:p>
    <w:p w14:paraId="6351F68A" w14:textId="77777777" w:rsidR="00536941" w:rsidRDefault="00536941" w:rsidP="00536941">
      <w:pPr>
        <w:spacing w:line="240" w:lineRule="auto"/>
        <w:jc w:val="both"/>
        <w:rPr>
          <w:rFonts w:ascii="Arial" w:hAnsi="Arial" w:cs="Arial"/>
          <w:b/>
          <w:bCs/>
        </w:rPr>
      </w:pPr>
    </w:p>
    <w:p w14:paraId="5A6BF2EF" w14:textId="77777777" w:rsidR="00536941" w:rsidRPr="00897A21" w:rsidRDefault="00536941" w:rsidP="00536941">
      <w:pPr>
        <w:spacing w:line="240" w:lineRule="auto"/>
        <w:jc w:val="both"/>
        <w:rPr>
          <w:rFonts w:ascii="Arial" w:hAnsi="Arial" w:cs="Arial"/>
        </w:rPr>
      </w:pPr>
      <w:r w:rsidRPr="00897A21">
        <w:rPr>
          <w:rFonts w:ascii="Arial" w:hAnsi="Arial" w:cs="Arial"/>
          <w:b/>
          <w:bCs/>
        </w:rPr>
        <w:t>Repetition Dates</w:t>
      </w:r>
      <w:r w:rsidRPr="00897A21">
        <w:rPr>
          <w:rFonts w:ascii="Arial" w:hAnsi="Arial" w:cs="Arial"/>
        </w:rPr>
        <w:t xml:space="preserve">  means, collectively, each of the following dates upon which the representations and warranties set out in Section 7.1 and Section 8.1 shall be deemed to be repeated by the respective Parties:</w:t>
      </w:r>
      <w:r w:rsidRPr="00897A21">
        <w:rPr>
          <w:rStyle w:val="FootnoteReference"/>
          <w:rFonts w:ascii="Arial" w:hAnsi="Arial" w:cs="Arial"/>
        </w:rPr>
        <w:footnoteReference w:id="65"/>
      </w:r>
    </w:p>
    <w:p w14:paraId="7A539CC1" w14:textId="77777777" w:rsidR="00536941" w:rsidRPr="00897A21" w:rsidRDefault="00536941" w:rsidP="00536941">
      <w:pPr>
        <w:tabs>
          <w:tab w:val="left" w:pos="720"/>
        </w:tabs>
        <w:spacing w:line="240" w:lineRule="auto"/>
        <w:ind w:left="720" w:hanging="720"/>
        <w:jc w:val="both"/>
        <w:rPr>
          <w:rFonts w:ascii="Arial" w:hAnsi="Arial" w:cs="Arial"/>
        </w:rPr>
      </w:pPr>
    </w:p>
    <w:p w14:paraId="74B18176" w14:textId="77777777" w:rsidR="00536941" w:rsidRPr="00897A21" w:rsidRDefault="00536941" w:rsidP="00536941">
      <w:pPr>
        <w:pStyle w:val="ListParagraph"/>
        <w:numPr>
          <w:ilvl w:val="0"/>
          <w:numId w:val="276"/>
        </w:numPr>
        <w:tabs>
          <w:tab w:val="left" w:pos="720"/>
        </w:tabs>
        <w:spacing w:line="240" w:lineRule="auto"/>
        <w:ind w:hanging="720"/>
        <w:jc w:val="both"/>
        <w:rPr>
          <w:rFonts w:ascii="Arial" w:hAnsi="Arial" w:cs="Arial"/>
        </w:rPr>
      </w:pPr>
      <w:r w:rsidRPr="00897A21">
        <w:rPr>
          <w:rFonts w:ascii="Arial" w:hAnsi="Arial" w:cs="Arial"/>
        </w:rPr>
        <w:t>the Financial Close Date;</w:t>
      </w:r>
    </w:p>
    <w:p w14:paraId="58C074B1" w14:textId="77777777" w:rsidR="00536941" w:rsidRPr="00897A21" w:rsidRDefault="00536941" w:rsidP="00536941">
      <w:pPr>
        <w:tabs>
          <w:tab w:val="left" w:pos="720"/>
        </w:tabs>
        <w:spacing w:line="240" w:lineRule="auto"/>
        <w:ind w:left="720" w:hanging="720"/>
        <w:jc w:val="both"/>
        <w:rPr>
          <w:rFonts w:ascii="Arial" w:hAnsi="Arial" w:cs="Arial"/>
        </w:rPr>
      </w:pPr>
    </w:p>
    <w:p w14:paraId="6A4988A2" w14:textId="77777777" w:rsidR="00536941" w:rsidRPr="00897A21" w:rsidRDefault="00536941" w:rsidP="00536941">
      <w:pPr>
        <w:pStyle w:val="ListParagraph"/>
        <w:numPr>
          <w:ilvl w:val="0"/>
          <w:numId w:val="276"/>
        </w:numPr>
        <w:tabs>
          <w:tab w:val="left" w:pos="720"/>
        </w:tabs>
        <w:spacing w:line="240" w:lineRule="auto"/>
        <w:ind w:hanging="720"/>
        <w:jc w:val="both"/>
        <w:rPr>
          <w:rFonts w:ascii="Arial" w:hAnsi="Arial" w:cs="Arial"/>
        </w:rPr>
      </w:pPr>
      <w:r w:rsidRPr="00897A21">
        <w:rPr>
          <w:rFonts w:ascii="Arial" w:hAnsi="Arial" w:cs="Arial"/>
        </w:rPr>
        <w:t>the Commencement Date;</w:t>
      </w:r>
    </w:p>
    <w:p w14:paraId="220BA2FE" w14:textId="77777777" w:rsidR="00536941" w:rsidRPr="00897A21" w:rsidRDefault="00536941" w:rsidP="00536941">
      <w:pPr>
        <w:tabs>
          <w:tab w:val="left" w:pos="720"/>
        </w:tabs>
        <w:spacing w:line="240" w:lineRule="auto"/>
        <w:ind w:left="720" w:hanging="720"/>
        <w:jc w:val="both"/>
        <w:rPr>
          <w:rFonts w:ascii="Arial" w:hAnsi="Arial" w:cs="Arial"/>
        </w:rPr>
      </w:pPr>
    </w:p>
    <w:p w14:paraId="3378B295" w14:textId="77777777" w:rsidR="00536941" w:rsidRPr="00897A21" w:rsidRDefault="00536941" w:rsidP="00536941">
      <w:pPr>
        <w:pStyle w:val="ListParagraph"/>
        <w:numPr>
          <w:ilvl w:val="0"/>
          <w:numId w:val="276"/>
        </w:numPr>
        <w:tabs>
          <w:tab w:val="left" w:pos="720"/>
        </w:tabs>
        <w:spacing w:line="240" w:lineRule="auto"/>
        <w:ind w:hanging="720"/>
        <w:jc w:val="both"/>
        <w:rPr>
          <w:rFonts w:ascii="Arial" w:hAnsi="Arial" w:cs="Arial"/>
        </w:rPr>
      </w:pPr>
      <w:r w:rsidRPr="00897A21">
        <w:rPr>
          <w:rFonts w:ascii="Arial" w:hAnsi="Arial" w:cs="Arial"/>
        </w:rPr>
        <w:t>the Substantial Completion Date; and</w:t>
      </w:r>
    </w:p>
    <w:p w14:paraId="3867BC78" w14:textId="77777777" w:rsidR="00536941" w:rsidRPr="00897A21" w:rsidRDefault="00536941" w:rsidP="00536941">
      <w:pPr>
        <w:tabs>
          <w:tab w:val="left" w:pos="720"/>
        </w:tabs>
        <w:spacing w:line="240" w:lineRule="auto"/>
        <w:ind w:left="720" w:hanging="720"/>
        <w:jc w:val="both"/>
        <w:rPr>
          <w:rFonts w:ascii="Arial" w:hAnsi="Arial" w:cs="Arial"/>
        </w:rPr>
      </w:pPr>
    </w:p>
    <w:p w14:paraId="7EB6263A" w14:textId="77777777" w:rsidR="00536941" w:rsidRDefault="00536941" w:rsidP="00536941">
      <w:pPr>
        <w:pStyle w:val="ListParagraph"/>
        <w:numPr>
          <w:ilvl w:val="0"/>
          <w:numId w:val="276"/>
        </w:numPr>
        <w:tabs>
          <w:tab w:val="left" w:pos="720"/>
        </w:tabs>
        <w:spacing w:line="240" w:lineRule="auto"/>
        <w:ind w:hanging="720"/>
        <w:jc w:val="both"/>
        <w:rPr>
          <w:rFonts w:ascii="Arial" w:hAnsi="Arial" w:cs="Arial"/>
        </w:rPr>
      </w:pPr>
      <w:r w:rsidRPr="00897A21">
        <w:rPr>
          <w:rFonts w:ascii="Arial" w:hAnsi="Arial" w:cs="Arial"/>
        </w:rPr>
        <w:t>the Transfer Date;</w:t>
      </w:r>
    </w:p>
    <w:p w14:paraId="2CE568B9" w14:textId="77777777" w:rsidR="00536941" w:rsidRPr="00206845" w:rsidRDefault="00536941" w:rsidP="00536941">
      <w:pPr>
        <w:tabs>
          <w:tab w:val="left" w:pos="720"/>
        </w:tabs>
        <w:spacing w:line="240" w:lineRule="auto"/>
        <w:jc w:val="both"/>
        <w:rPr>
          <w:rFonts w:ascii="Arial" w:hAnsi="Arial" w:cs="Arial"/>
        </w:rPr>
      </w:pPr>
    </w:p>
    <w:p w14:paraId="77EF392D" w14:textId="77777777" w:rsidR="00536941" w:rsidRPr="00897A21" w:rsidRDefault="00536941" w:rsidP="00536941">
      <w:pPr>
        <w:spacing w:line="240" w:lineRule="auto"/>
        <w:jc w:val="both"/>
        <w:rPr>
          <w:rFonts w:ascii="Arial" w:hAnsi="Arial" w:cs="Arial"/>
        </w:rPr>
      </w:pPr>
      <w:r w:rsidRPr="00897A21">
        <w:rPr>
          <w:rFonts w:ascii="Arial" w:hAnsi="Arial" w:cs="Arial"/>
          <w:b/>
          <w:bCs/>
        </w:rPr>
        <w:t>Revenue</w:t>
      </w:r>
      <w:r w:rsidRPr="00897A21">
        <w:rPr>
          <w:rFonts w:ascii="Arial" w:hAnsi="Arial" w:cs="Arial"/>
        </w:rPr>
        <w:t xml:space="preserve"> means all revenues, income, receipts and other monies received or receivable by the Concessionaire from or in connection with the operation of the Concession Assets during the Operations Period, including:</w:t>
      </w:r>
      <w:r w:rsidRPr="00897A21">
        <w:rPr>
          <w:rStyle w:val="FootnoteReference"/>
          <w:rFonts w:ascii="Arial" w:hAnsi="Arial" w:cs="Arial"/>
        </w:rPr>
        <w:footnoteReference w:id="66"/>
      </w:r>
    </w:p>
    <w:p w14:paraId="2F71677D" w14:textId="77777777" w:rsidR="00536941" w:rsidRPr="00897A21" w:rsidRDefault="00536941" w:rsidP="00536941">
      <w:pPr>
        <w:tabs>
          <w:tab w:val="left" w:pos="720"/>
        </w:tabs>
        <w:spacing w:line="240" w:lineRule="auto"/>
        <w:ind w:left="720" w:hanging="720"/>
        <w:jc w:val="both"/>
        <w:rPr>
          <w:rFonts w:ascii="Arial" w:hAnsi="Arial" w:cs="Arial"/>
        </w:rPr>
      </w:pPr>
    </w:p>
    <w:p w14:paraId="2C9BEEDE" w14:textId="77777777" w:rsidR="00536941" w:rsidRPr="00897A21" w:rsidRDefault="00536941" w:rsidP="00536941">
      <w:pPr>
        <w:pStyle w:val="ListParagraph"/>
        <w:numPr>
          <w:ilvl w:val="0"/>
          <w:numId w:val="277"/>
        </w:numPr>
        <w:tabs>
          <w:tab w:val="left" w:pos="720"/>
        </w:tabs>
        <w:spacing w:line="240" w:lineRule="auto"/>
        <w:ind w:hanging="720"/>
        <w:jc w:val="both"/>
        <w:rPr>
          <w:rFonts w:ascii="Arial" w:hAnsi="Arial" w:cs="Arial"/>
        </w:rPr>
      </w:pPr>
      <w:r w:rsidRPr="00897A21">
        <w:rPr>
          <w:rFonts w:ascii="Arial" w:hAnsi="Arial" w:cs="Arial"/>
        </w:rPr>
        <w:t>toll revenue, user charges and access fees;</w:t>
      </w:r>
    </w:p>
    <w:p w14:paraId="752786EC" w14:textId="77777777" w:rsidR="00536941" w:rsidRPr="00897A21" w:rsidRDefault="00536941" w:rsidP="00536941">
      <w:pPr>
        <w:tabs>
          <w:tab w:val="left" w:pos="720"/>
        </w:tabs>
        <w:spacing w:line="240" w:lineRule="auto"/>
        <w:ind w:left="720" w:hanging="720"/>
        <w:jc w:val="both"/>
        <w:rPr>
          <w:rFonts w:ascii="Arial" w:hAnsi="Arial" w:cs="Arial"/>
        </w:rPr>
      </w:pPr>
    </w:p>
    <w:p w14:paraId="0870087E" w14:textId="77777777" w:rsidR="00536941" w:rsidRPr="00897A21" w:rsidRDefault="00536941" w:rsidP="00536941">
      <w:pPr>
        <w:pStyle w:val="ListParagraph"/>
        <w:numPr>
          <w:ilvl w:val="0"/>
          <w:numId w:val="277"/>
        </w:numPr>
        <w:tabs>
          <w:tab w:val="left" w:pos="720"/>
        </w:tabs>
        <w:spacing w:line="240" w:lineRule="auto"/>
        <w:ind w:hanging="720"/>
        <w:jc w:val="both"/>
        <w:rPr>
          <w:rFonts w:ascii="Arial" w:hAnsi="Arial" w:cs="Arial"/>
        </w:rPr>
      </w:pPr>
      <w:r w:rsidRPr="00897A21">
        <w:rPr>
          <w:rFonts w:ascii="Arial" w:hAnsi="Arial" w:cs="Arial"/>
        </w:rPr>
        <w:t>ancillary commercial revenues derived from the Project Site;</w:t>
      </w:r>
    </w:p>
    <w:p w14:paraId="4D028DE2" w14:textId="77777777" w:rsidR="00536941" w:rsidRPr="00897A21" w:rsidRDefault="00536941" w:rsidP="00536941">
      <w:pPr>
        <w:tabs>
          <w:tab w:val="left" w:pos="720"/>
        </w:tabs>
        <w:spacing w:line="240" w:lineRule="auto"/>
        <w:ind w:left="720" w:hanging="720"/>
        <w:jc w:val="both"/>
        <w:rPr>
          <w:rFonts w:ascii="Arial" w:hAnsi="Arial" w:cs="Arial"/>
        </w:rPr>
      </w:pPr>
    </w:p>
    <w:p w14:paraId="7609F535" w14:textId="77777777" w:rsidR="00536941" w:rsidRPr="00897A21" w:rsidRDefault="00536941" w:rsidP="00536941">
      <w:pPr>
        <w:pStyle w:val="ListParagraph"/>
        <w:numPr>
          <w:ilvl w:val="0"/>
          <w:numId w:val="277"/>
        </w:numPr>
        <w:tabs>
          <w:tab w:val="left" w:pos="720"/>
        </w:tabs>
        <w:spacing w:line="240" w:lineRule="auto"/>
        <w:ind w:hanging="720"/>
        <w:jc w:val="both"/>
        <w:rPr>
          <w:rFonts w:ascii="Arial" w:hAnsi="Arial" w:cs="Arial"/>
        </w:rPr>
      </w:pPr>
      <w:r w:rsidRPr="00897A21">
        <w:rPr>
          <w:rFonts w:ascii="Arial" w:hAnsi="Arial" w:cs="Arial"/>
        </w:rPr>
        <w:t>any relief compensation or Change of Scope payments received from the Agency; and</w:t>
      </w:r>
    </w:p>
    <w:p w14:paraId="7710F7D9" w14:textId="77777777" w:rsidR="00536941" w:rsidRPr="00897A21" w:rsidRDefault="00536941" w:rsidP="00536941">
      <w:pPr>
        <w:tabs>
          <w:tab w:val="left" w:pos="720"/>
        </w:tabs>
        <w:spacing w:line="240" w:lineRule="auto"/>
        <w:ind w:left="720" w:hanging="720"/>
        <w:jc w:val="both"/>
        <w:rPr>
          <w:rFonts w:ascii="Arial" w:hAnsi="Arial" w:cs="Arial"/>
        </w:rPr>
      </w:pPr>
    </w:p>
    <w:p w14:paraId="61013AF0" w14:textId="77777777" w:rsidR="00536941" w:rsidRPr="00897A21" w:rsidRDefault="00536941" w:rsidP="00536941">
      <w:pPr>
        <w:pStyle w:val="ListParagraph"/>
        <w:numPr>
          <w:ilvl w:val="0"/>
          <w:numId w:val="277"/>
        </w:numPr>
        <w:tabs>
          <w:tab w:val="left" w:pos="720"/>
        </w:tabs>
        <w:spacing w:line="240" w:lineRule="auto"/>
        <w:ind w:hanging="720"/>
        <w:jc w:val="both"/>
        <w:rPr>
          <w:rFonts w:ascii="Arial" w:hAnsi="Arial" w:cs="Arial"/>
        </w:rPr>
      </w:pPr>
      <w:r w:rsidRPr="00897A21">
        <w:rPr>
          <w:rFonts w:ascii="Arial" w:hAnsi="Arial" w:cs="Arial"/>
        </w:rPr>
        <w:t>insurance proceeds in respect of loss of revenue;</w:t>
      </w:r>
    </w:p>
    <w:p w14:paraId="073EF3D0" w14:textId="77777777" w:rsidR="00536941" w:rsidRPr="00897A21" w:rsidRDefault="00536941" w:rsidP="00536941">
      <w:pPr>
        <w:spacing w:line="240" w:lineRule="auto"/>
        <w:ind w:left="720" w:hanging="720"/>
        <w:jc w:val="both"/>
        <w:rPr>
          <w:rFonts w:ascii="Arial" w:hAnsi="Arial" w:cs="Arial"/>
        </w:rPr>
      </w:pPr>
    </w:p>
    <w:p w14:paraId="151C3840" w14:textId="77777777" w:rsidR="00536941" w:rsidRPr="00897A21" w:rsidRDefault="00536941" w:rsidP="00536941">
      <w:pPr>
        <w:spacing w:line="240" w:lineRule="auto"/>
        <w:jc w:val="both"/>
        <w:rPr>
          <w:rFonts w:ascii="Arial" w:hAnsi="Arial" w:cs="Arial"/>
        </w:rPr>
      </w:pPr>
      <w:r w:rsidRPr="00897A21">
        <w:rPr>
          <w:rFonts w:ascii="Arial" w:hAnsi="Arial" w:cs="Arial"/>
        </w:rPr>
        <w:t>provided, however, that Revenue shall exclude: (i) Financing proceeds; (ii) Equity</w:t>
      </w:r>
      <w:r>
        <w:rPr>
          <w:rFonts w:ascii="Arial" w:hAnsi="Arial" w:cs="Arial"/>
        </w:rPr>
        <w:t xml:space="preserve"> </w:t>
      </w:r>
      <w:r w:rsidRPr="00897A21">
        <w:rPr>
          <w:rFonts w:ascii="Arial" w:hAnsi="Arial" w:cs="Arial"/>
        </w:rPr>
        <w:t>injections; and (iii) any amounts received by way of Termination Payment;</w:t>
      </w:r>
    </w:p>
    <w:p w14:paraId="76A69FE0" w14:textId="77777777" w:rsidR="00536941" w:rsidRDefault="00536941" w:rsidP="00536941">
      <w:pPr>
        <w:spacing w:line="240" w:lineRule="auto"/>
        <w:jc w:val="both"/>
        <w:rPr>
          <w:rFonts w:ascii="Arial" w:hAnsi="Arial" w:cs="Arial"/>
          <w:b/>
          <w:bCs/>
        </w:rPr>
      </w:pPr>
    </w:p>
    <w:p w14:paraId="71505027" w14:textId="77777777" w:rsidR="00536941" w:rsidRPr="00897A21" w:rsidRDefault="00536941" w:rsidP="00536941">
      <w:pPr>
        <w:spacing w:line="240" w:lineRule="auto"/>
        <w:jc w:val="both"/>
        <w:rPr>
          <w:rFonts w:ascii="Arial" w:hAnsi="Arial" w:cs="Arial"/>
          <w:b/>
          <w:bCs/>
        </w:rPr>
      </w:pPr>
      <w:r w:rsidRPr="00897A21">
        <w:rPr>
          <w:rFonts w:ascii="Arial" w:hAnsi="Arial" w:cs="Arial"/>
          <w:b/>
          <w:bCs/>
        </w:rPr>
        <w:t xml:space="preserve">RFP Publication Date </w:t>
      </w:r>
      <w:r w:rsidRPr="00897A21">
        <w:rPr>
          <w:rFonts w:ascii="Arial" w:hAnsi="Arial" w:cs="Arial"/>
        </w:rPr>
        <w:t>means the date on which the RFP was issued by the Agency to prospective bidders for the grant of the Concession;</w:t>
      </w:r>
    </w:p>
    <w:p w14:paraId="311FEB12" w14:textId="77777777" w:rsidR="00536941" w:rsidRDefault="00536941" w:rsidP="00536941">
      <w:pPr>
        <w:spacing w:line="240" w:lineRule="auto"/>
        <w:jc w:val="both"/>
        <w:rPr>
          <w:rFonts w:ascii="Arial" w:hAnsi="Arial" w:cs="Arial"/>
          <w:b/>
          <w:bCs/>
        </w:rPr>
      </w:pPr>
    </w:p>
    <w:p w14:paraId="3089D19B" w14:textId="77777777" w:rsidR="00536941" w:rsidRPr="00897A21" w:rsidRDefault="00536941" w:rsidP="00536941">
      <w:pPr>
        <w:spacing w:line="240" w:lineRule="auto"/>
        <w:jc w:val="both"/>
        <w:rPr>
          <w:rFonts w:ascii="Arial" w:hAnsi="Arial" w:cs="Arial"/>
        </w:rPr>
      </w:pPr>
      <w:r w:rsidRPr="00897A21">
        <w:rPr>
          <w:rFonts w:ascii="Arial" w:hAnsi="Arial" w:cs="Arial"/>
          <w:b/>
          <w:bCs/>
        </w:rPr>
        <w:t>Scheduled Commencement Date</w:t>
      </w:r>
      <w:r w:rsidRPr="00897A21">
        <w:rPr>
          <w:rFonts w:ascii="Arial" w:hAnsi="Arial" w:cs="Arial"/>
        </w:rPr>
        <w:t xml:space="preserve">  means the date falling </w:t>
      </w:r>
      <w:r w:rsidRPr="00897A21">
        <w:rPr>
          <w:rFonts w:ascii="Arial" w:hAnsi="Arial" w:cs="Arial"/>
          <w:b/>
          <w:bCs/>
        </w:rPr>
        <w:t>[●]</w:t>
      </w:r>
      <w:r w:rsidRPr="00897A21">
        <w:rPr>
          <w:rFonts w:ascii="Arial" w:hAnsi="Arial" w:cs="Arial"/>
        </w:rPr>
        <w:t xml:space="preserve"> days after the Effective Date, as may be extended from time to time in accordance with this Agreement;</w:t>
      </w:r>
      <w:r w:rsidRPr="00897A21">
        <w:rPr>
          <w:rStyle w:val="FootnoteReference"/>
          <w:rFonts w:ascii="Arial" w:hAnsi="Arial" w:cs="Arial"/>
        </w:rPr>
        <w:footnoteReference w:id="67"/>
      </w:r>
    </w:p>
    <w:p w14:paraId="323AE666" w14:textId="77777777" w:rsidR="00536941" w:rsidRDefault="00536941" w:rsidP="00536941">
      <w:pPr>
        <w:spacing w:line="240" w:lineRule="auto"/>
        <w:jc w:val="both"/>
        <w:rPr>
          <w:rFonts w:ascii="Arial" w:hAnsi="Arial" w:cs="Arial"/>
          <w:b/>
          <w:bCs/>
        </w:rPr>
      </w:pPr>
    </w:p>
    <w:p w14:paraId="18A5AEA6" w14:textId="77777777" w:rsidR="00536941" w:rsidRPr="00897A21" w:rsidRDefault="00536941" w:rsidP="00536941">
      <w:pPr>
        <w:spacing w:line="240" w:lineRule="auto"/>
        <w:jc w:val="both"/>
        <w:rPr>
          <w:rFonts w:ascii="Arial" w:hAnsi="Arial" w:cs="Arial"/>
        </w:rPr>
      </w:pPr>
      <w:r w:rsidRPr="00897A21">
        <w:rPr>
          <w:rFonts w:ascii="Arial" w:hAnsi="Arial" w:cs="Arial"/>
          <w:b/>
          <w:bCs/>
        </w:rPr>
        <w:t>Scheduled Substantial Completion Date</w:t>
      </w:r>
      <w:r w:rsidRPr="00897A21">
        <w:rPr>
          <w:rFonts w:ascii="Arial" w:hAnsi="Arial" w:cs="Arial"/>
        </w:rPr>
        <w:t xml:space="preserve">  means the date falling </w:t>
      </w:r>
      <w:r w:rsidRPr="00897A21">
        <w:rPr>
          <w:rFonts w:ascii="Arial" w:hAnsi="Arial" w:cs="Arial"/>
          <w:b/>
          <w:bCs/>
        </w:rPr>
        <w:t>[●]</w:t>
      </w:r>
      <w:r w:rsidRPr="00897A21">
        <w:rPr>
          <w:rFonts w:ascii="Arial" w:hAnsi="Arial" w:cs="Arial"/>
        </w:rPr>
        <w:t xml:space="preserve"> months after the Commencement Date, as may be extended from time to time in accordance with this Agreement;</w:t>
      </w:r>
      <w:r w:rsidRPr="00897A21">
        <w:rPr>
          <w:rStyle w:val="FootnoteReference"/>
          <w:rFonts w:ascii="Arial" w:hAnsi="Arial" w:cs="Arial"/>
        </w:rPr>
        <w:footnoteReference w:id="68"/>
      </w:r>
    </w:p>
    <w:p w14:paraId="2729D6BF" w14:textId="77777777" w:rsidR="00536941" w:rsidRDefault="00536941" w:rsidP="00536941">
      <w:pPr>
        <w:spacing w:line="240" w:lineRule="auto"/>
        <w:jc w:val="both"/>
        <w:rPr>
          <w:rFonts w:ascii="Arial" w:hAnsi="Arial" w:cs="Arial"/>
          <w:b/>
          <w:bCs/>
        </w:rPr>
      </w:pPr>
    </w:p>
    <w:p w14:paraId="0B2018F5" w14:textId="77777777" w:rsidR="00536941" w:rsidRPr="00897A21" w:rsidRDefault="00536941" w:rsidP="00536941">
      <w:pPr>
        <w:spacing w:line="240" w:lineRule="auto"/>
        <w:jc w:val="both"/>
        <w:rPr>
          <w:rFonts w:ascii="Arial" w:hAnsi="Arial" w:cs="Arial"/>
        </w:rPr>
      </w:pPr>
      <w:r w:rsidRPr="00897A21">
        <w:rPr>
          <w:rFonts w:ascii="Arial" w:hAnsi="Arial" w:cs="Arial"/>
          <w:b/>
          <w:bCs/>
        </w:rPr>
        <w:t>Specific Agency Agreements</w:t>
      </w:r>
      <w:r w:rsidRPr="00897A21">
        <w:rPr>
          <w:rFonts w:ascii="Arial" w:hAnsi="Arial" w:cs="Arial"/>
        </w:rPr>
        <w:t xml:space="preserve"> means:</w:t>
      </w:r>
    </w:p>
    <w:p w14:paraId="696A31FD" w14:textId="77777777" w:rsidR="00536941" w:rsidRDefault="00536941" w:rsidP="00536941">
      <w:pPr>
        <w:pStyle w:val="ListParagraph"/>
        <w:spacing w:line="240" w:lineRule="auto"/>
        <w:jc w:val="both"/>
        <w:rPr>
          <w:rFonts w:ascii="Arial" w:hAnsi="Arial" w:cs="Arial"/>
        </w:rPr>
      </w:pPr>
    </w:p>
    <w:p w14:paraId="2A0C9F96" w14:textId="77777777" w:rsidR="00536941" w:rsidRPr="00897A21" w:rsidRDefault="00536941" w:rsidP="00536941">
      <w:pPr>
        <w:pStyle w:val="ListParagraph"/>
        <w:numPr>
          <w:ilvl w:val="0"/>
          <w:numId w:val="263"/>
        </w:numPr>
        <w:spacing w:line="240" w:lineRule="auto"/>
        <w:ind w:hanging="720"/>
        <w:jc w:val="both"/>
        <w:rPr>
          <w:rFonts w:ascii="Arial" w:hAnsi="Arial" w:cs="Arial"/>
        </w:rPr>
      </w:pPr>
      <w:r w:rsidRPr="00897A21">
        <w:rPr>
          <w:rFonts w:ascii="Arial" w:hAnsi="Arial" w:cs="Arial"/>
        </w:rPr>
        <w:t>the Escrow Agreement; and</w:t>
      </w:r>
    </w:p>
    <w:p w14:paraId="41530DD1" w14:textId="77777777" w:rsidR="00536941" w:rsidRDefault="00536941" w:rsidP="00536941">
      <w:pPr>
        <w:pStyle w:val="ListParagraph"/>
        <w:spacing w:line="240" w:lineRule="auto"/>
        <w:jc w:val="both"/>
        <w:rPr>
          <w:rFonts w:ascii="Arial" w:hAnsi="Arial" w:cs="Arial"/>
        </w:rPr>
      </w:pPr>
    </w:p>
    <w:p w14:paraId="2A45D9FA" w14:textId="77777777" w:rsidR="00536941" w:rsidRPr="00897A21" w:rsidRDefault="00536941" w:rsidP="00536941">
      <w:pPr>
        <w:pStyle w:val="ListParagraph"/>
        <w:numPr>
          <w:ilvl w:val="0"/>
          <w:numId w:val="263"/>
        </w:numPr>
        <w:spacing w:line="240" w:lineRule="auto"/>
        <w:ind w:hanging="720"/>
        <w:jc w:val="both"/>
        <w:rPr>
          <w:rFonts w:ascii="Arial" w:hAnsi="Arial" w:cs="Arial"/>
        </w:rPr>
      </w:pPr>
      <w:r w:rsidRPr="00897A21">
        <w:rPr>
          <w:rFonts w:ascii="Arial" w:hAnsi="Arial" w:cs="Arial"/>
        </w:rPr>
        <w:t>the Price Escalation Agreement;</w:t>
      </w:r>
    </w:p>
    <w:p w14:paraId="54C8177F" w14:textId="77777777" w:rsidR="00536941" w:rsidRDefault="00536941" w:rsidP="00536941">
      <w:pPr>
        <w:spacing w:line="240" w:lineRule="auto"/>
        <w:jc w:val="both"/>
        <w:rPr>
          <w:rFonts w:ascii="Arial" w:hAnsi="Arial" w:cs="Arial"/>
          <w:b/>
          <w:bCs/>
        </w:rPr>
      </w:pPr>
    </w:p>
    <w:p w14:paraId="1B3A4E83" w14:textId="77777777" w:rsidR="00536941" w:rsidRPr="00897A21" w:rsidRDefault="00536941" w:rsidP="00536941">
      <w:pPr>
        <w:spacing w:line="240" w:lineRule="auto"/>
        <w:jc w:val="both"/>
        <w:rPr>
          <w:rFonts w:ascii="Arial" w:hAnsi="Arial" w:cs="Arial"/>
        </w:rPr>
      </w:pPr>
      <w:r w:rsidRPr="00897A21">
        <w:rPr>
          <w:rFonts w:ascii="Arial" w:hAnsi="Arial" w:cs="Arial"/>
          <w:b/>
          <w:bCs/>
        </w:rPr>
        <w:t>Specific Agency Conditions Precedent</w:t>
      </w:r>
      <w:r w:rsidRPr="00897A21">
        <w:rPr>
          <w:rFonts w:ascii="Arial" w:hAnsi="Arial" w:cs="Arial"/>
        </w:rPr>
        <w:t xml:space="preserve"> means:</w:t>
      </w:r>
      <w:r w:rsidRPr="00897A21">
        <w:rPr>
          <w:rStyle w:val="FootnoteReference"/>
          <w:rFonts w:ascii="Arial" w:hAnsi="Arial" w:cs="Arial"/>
        </w:rPr>
        <w:footnoteReference w:id="69"/>
      </w:r>
    </w:p>
    <w:p w14:paraId="26E2B63B" w14:textId="77777777" w:rsidR="00536941" w:rsidRPr="00897A21" w:rsidRDefault="00536941" w:rsidP="00536941">
      <w:pPr>
        <w:pStyle w:val="ListParagraph"/>
        <w:numPr>
          <w:ilvl w:val="0"/>
          <w:numId w:val="278"/>
        </w:numPr>
        <w:tabs>
          <w:tab w:val="left" w:pos="720"/>
        </w:tabs>
        <w:spacing w:line="240" w:lineRule="auto"/>
        <w:ind w:hanging="720"/>
        <w:jc w:val="both"/>
        <w:rPr>
          <w:rFonts w:ascii="Arial" w:hAnsi="Arial" w:cs="Arial"/>
        </w:rPr>
      </w:pPr>
      <w:r w:rsidRPr="00897A21">
        <w:rPr>
          <w:rFonts w:ascii="Arial" w:hAnsi="Arial" w:cs="Arial"/>
        </w:rPr>
        <w:t>the Agency has provided the First Agency Financial Instrument in accordance with Section 17.8;</w:t>
      </w:r>
    </w:p>
    <w:p w14:paraId="6275C994" w14:textId="77777777" w:rsidR="00536941" w:rsidRPr="00897A21" w:rsidRDefault="00536941" w:rsidP="00536941">
      <w:pPr>
        <w:tabs>
          <w:tab w:val="left" w:pos="720"/>
        </w:tabs>
        <w:spacing w:line="240" w:lineRule="auto"/>
        <w:ind w:left="720" w:hanging="720"/>
        <w:jc w:val="both"/>
        <w:rPr>
          <w:rFonts w:ascii="Arial" w:hAnsi="Arial" w:cs="Arial"/>
        </w:rPr>
      </w:pPr>
    </w:p>
    <w:p w14:paraId="5BC30BEE" w14:textId="77777777" w:rsidR="00536941" w:rsidRPr="00897A21" w:rsidRDefault="00536941" w:rsidP="00536941">
      <w:pPr>
        <w:pStyle w:val="ListParagraph"/>
        <w:numPr>
          <w:ilvl w:val="0"/>
          <w:numId w:val="278"/>
        </w:numPr>
        <w:tabs>
          <w:tab w:val="left" w:pos="720"/>
        </w:tabs>
        <w:spacing w:line="240" w:lineRule="auto"/>
        <w:ind w:hanging="720"/>
        <w:jc w:val="both"/>
        <w:rPr>
          <w:rFonts w:ascii="Arial" w:hAnsi="Arial" w:cs="Arial"/>
        </w:rPr>
      </w:pPr>
      <w:r w:rsidRPr="00897A21">
        <w:rPr>
          <w:rFonts w:ascii="Arial" w:hAnsi="Arial" w:cs="Arial"/>
        </w:rPr>
        <w:t>the Agency has entered into the Equity Funding &amp; Utilization Agreement with the Concessionaire; [INCLUDE ONLY IF EQUITY FUNDING &amp; UTILIZATION AGREEMENT APPLIES — see Schedule Y]</w:t>
      </w:r>
    </w:p>
    <w:p w14:paraId="64AD8924" w14:textId="77777777" w:rsidR="00536941" w:rsidRPr="00897A21" w:rsidRDefault="00536941" w:rsidP="00536941">
      <w:pPr>
        <w:tabs>
          <w:tab w:val="left" w:pos="720"/>
        </w:tabs>
        <w:spacing w:line="240" w:lineRule="auto"/>
        <w:ind w:left="720" w:hanging="720"/>
        <w:jc w:val="both"/>
        <w:rPr>
          <w:rFonts w:ascii="Arial" w:hAnsi="Arial" w:cs="Arial"/>
        </w:rPr>
      </w:pPr>
    </w:p>
    <w:p w14:paraId="7073288E" w14:textId="77777777" w:rsidR="00536941" w:rsidRPr="00897A21" w:rsidRDefault="00536941" w:rsidP="00536941">
      <w:pPr>
        <w:pStyle w:val="ListParagraph"/>
        <w:numPr>
          <w:ilvl w:val="0"/>
          <w:numId w:val="278"/>
        </w:numPr>
        <w:tabs>
          <w:tab w:val="left" w:pos="720"/>
        </w:tabs>
        <w:spacing w:line="240" w:lineRule="auto"/>
        <w:ind w:hanging="720"/>
        <w:jc w:val="both"/>
        <w:rPr>
          <w:rFonts w:ascii="Arial" w:hAnsi="Arial" w:cs="Arial"/>
        </w:rPr>
      </w:pPr>
      <w:r w:rsidRPr="00897A21">
        <w:rPr>
          <w:rFonts w:ascii="Arial" w:hAnsi="Arial" w:cs="Arial"/>
        </w:rPr>
        <w:lastRenderedPageBreak/>
        <w:t>the Agency has entered into the Price Escalation Agreement with the Concessionaire; [INCLUDE ONLY IF PRICE ESCALATION MECHANISM APPLIES — see Schedule Z] and</w:t>
      </w:r>
    </w:p>
    <w:p w14:paraId="0CE7C0CE" w14:textId="77777777" w:rsidR="00536941" w:rsidRDefault="00536941" w:rsidP="00536941">
      <w:pPr>
        <w:pStyle w:val="ListParagraph"/>
        <w:tabs>
          <w:tab w:val="left" w:pos="720"/>
        </w:tabs>
        <w:spacing w:line="240" w:lineRule="auto"/>
        <w:jc w:val="both"/>
        <w:rPr>
          <w:rFonts w:ascii="Arial" w:hAnsi="Arial" w:cs="Arial"/>
        </w:rPr>
      </w:pPr>
    </w:p>
    <w:p w14:paraId="31DC63FF" w14:textId="77777777" w:rsidR="00536941" w:rsidRPr="00897A21" w:rsidRDefault="00536941" w:rsidP="00536941">
      <w:pPr>
        <w:pStyle w:val="ListParagraph"/>
        <w:numPr>
          <w:ilvl w:val="0"/>
          <w:numId w:val="278"/>
        </w:numPr>
        <w:tabs>
          <w:tab w:val="left" w:pos="720"/>
        </w:tabs>
        <w:spacing w:line="240" w:lineRule="auto"/>
        <w:ind w:hanging="720"/>
        <w:jc w:val="both"/>
        <w:rPr>
          <w:rFonts w:ascii="Arial" w:hAnsi="Arial" w:cs="Arial"/>
        </w:rPr>
      </w:pPr>
      <w:r w:rsidRPr="00897A21">
        <w:rPr>
          <w:rFonts w:ascii="Arial" w:hAnsi="Arial" w:cs="Arial"/>
        </w:rPr>
        <w:t>the Agency has procured, issued, and delivered to the Concessionaire, in full force and effect, all Agency Specific Permits required for the commencement of the Development Works;</w:t>
      </w:r>
    </w:p>
    <w:p w14:paraId="6EF4FA36" w14:textId="77777777" w:rsidR="00536941" w:rsidRDefault="00536941" w:rsidP="00536941">
      <w:pPr>
        <w:spacing w:line="240" w:lineRule="auto"/>
        <w:jc w:val="both"/>
        <w:rPr>
          <w:rFonts w:ascii="Arial" w:hAnsi="Arial" w:cs="Arial"/>
          <w:b/>
          <w:bCs/>
        </w:rPr>
      </w:pPr>
    </w:p>
    <w:p w14:paraId="472FDBE2" w14:textId="77777777" w:rsidR="00536941" w:rsidRPr="00897A21" w:rsidRDefault="00536941" w:rsidP="00536941">
      <w:pPr>
        <w:spacing w:line="240" w:lineRule="auto"/>
        <w:jc w:val="both"/>
        <w:rPr>
          <w:rFonts w:ascii="Arial" w:hAnsi="Arial" w:cs="Arial"/>
        </w:rPr>
      </w:pPr>
      <w:r w:rsidRPr="00897A21">
        <w:rPr>
          <w:rFonts w:ascii="Arial" w:hAnsi="Arial" w:cs="Arial"/>
          <w:b/>
          <w:bCs/>
        </w:rPr>
        <w:t>Specific Agency Undertaking</w:t>
      </w:r>
      <w:r w:rsidRPr="00897A21">
        <w:rPr>
          <w:rFonts w:ascii="Arial" w:hAnsi="Arial" w:cs="Arial"/>
        </w:rPr>
        <w:t xml:space="preserve"> means procure, issue, and maintain in full force and effect all Agency Specific Permits in a timely manner to prevent any delay in the performance of the Project Works by the Concessionaire;</w:t>
      </w:r>
      <w:r w:rsidRPr="00897A21">
        <w:rPr>
          <w:rStyle w:val="FootnoteReference"/>
          <w:rFonts w:ascii="Arial" w:hAnsi="Arial" w:cs="Arial"/>
        </w:rPr>
        <w:footnoteReference w:id="70"/>
      </w:r>
    </w:p>
    <w:p w14:paraId="12134718" w14:textId="77777777" w:rsidR="00536941" w:rsidRDefault="00536941" w:rsidP="00536941">
      <w:pPr>
        <w:spacing w:line="240" w:lineRule="auto"/>
        <w:jc w:val="both"/>
        <w:rPr>
          <w:rFonts w:ascii="Arial" w:hAnsi="Arial" w:cs="Arial"/>
          <w:b/>
          <w:bCs/>
        </w:rPr>
      </w:pPr>
    </w:p>
    <w:p w14:paraId="089B1CF8" w14:textId="77777777" w:rsidR="00536941" w:rsidRPr="00897A21" w:rsidRDefault="00536941" w:rsidP="00536941">
      <w:pPr>
        <w:spacing w:line="240" w:lineRule="auto"/>
        <w:jc w:val="both"/>
        <w:rPr>
          <w:rFonts w:ascii="Arial" w:hAnsi="Arial" w:cs="Arial"/>
        </w:rPr>
      </w:pPr>
      <w:r w:rsidRPr="00897A21">
        <w:rPr>
          <w:rFonts w:ascii="Arial" w:hAnsi="Arial" w:cs="Arial"/>
          <w:b/>
          <w:bCs/>
        </w:rPr>
        <w:t>Specific Concessionaire Conditions Precedent</w:t>
      </w:r>
      <w:r w:rsidRPr="00897A21">
        <w:rPr>
          <w:rFonts w:ascii="Arial" w:hAnsi="Arial" w:cs="Arial"/>
        </w:rPr>
        <w:t xml:space="preserve"> means:</w:t>
      </w:r>
      <w:r w:rsidRPr="00897A21">
        <w:rPr>
          <w:rStyle w:val="FootnoteReference"/>
          <w:rFonts w:ascii="Arial" w:hAnsi="Arial" w:cs="Arial"/>
        </w:rPr>
        <w:footnoteReference w:id="71"/>
      </w:r>
    </w:p>
    <w:p w14:paraId="41B300E1" w14:textId="77777777" w:rsidR="00536941" w:rsidRPr="00897A21" w:rsidRDefault="00536941" w:rsidP="00536941">
      <w:pPr>
        <w:tabs>
          <w:tab w:val="left" w:pos="720"/>
        </w:tabs>
        <w:spacing w:line="240" w:lineRule="auto"/>
        <w:ind w:left="720" w:hanging="720"/>
        <w:jc w:val="both"/>
        <w:rPr>
          <w:rFonts w:ascii="Arial" w:hAnsi="Arial" w:cs="Arial"/>
        </w:rPr>
      </w:pPr>
    </w:p>
    <w:p w14:paraId="0B3586B7"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Pr>
          <w:rFonts w:ascii="Arial" w:hAnsi="Arial" w:cs="Arial"/>
        </w:rPr>
        <w:t>the Concessionaire and the Sponsor have entered into the Equity Funding &amp; Utilization Agreement with the Agency;</w:t>
      </w:r>
    </w:p>
    <w:p w14:paraId="1F7DDF31" w14:textId="77777777" w:rsidR="00536941" w:rsidRPr="00897A21" w:rsidRDefault="00536941" w:rsidP="00536941">
      <w:pPr>
        <w:tabs>
          <w:tab w:val="left" w:pos="720"/>
        </w:tabs>
        <w:spacing w:line="240" w:lineRule="auto"/>
        <w:ind w:left="720" w:hanging="720"/>
        <w:jc w:val="both"/>
        <w:rPr>
          <w:rFonts w:ascii="Arial" w:hAnsi="Arial" w:cs="Arial"/>
        </w:rPr>
      </w:pPr>
    </w:p>
    <w:p w14:paraId="3AE823EE"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Pr>
          <w:rFonts w:ascii="Arial" w:hAnsi="Arial" w:cs="Arial"/>
        </w:rPr>
        <w:t>the Concessionaire's Approved Preliminary Engineering Design stands approved by the Independent Engineer and the Agency;</w:t>
      </w:r>
    </w:p>
    <w:p w14:paraId="76B74616" w14:textId="77777777" w:rsidR="00536941" w:rsidRPr="00897A21" w:rsidRDefault="00536941" w:rsidP="00536941">
      <w:pPr>
        <w:tabs>
          <w:tab w:val="left" w:pos="720"/>
        </w:tabs>
        <w:spacing w:line="240" w:lineRule="auto"/>
        <w:ind w:left="720" w:hanging="720"/>
        <w:jc w:val="both"/>
        <w:rPr>
          <w:rFonts w:ascii="Arial" w:hAnsi="Arial" w:cs="Arial"/>
        </w:rPr>
      </w:pPr>
    </w:p>
    <w:p w14:paraId="7008B805"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Pr>
          <w:rFonts w:ascii="Arial" w:hAnsi="Arial" w:cs="Arial"/>
        </w:rPr>
        <w:t>the Corporate Documents of the Concessionaire reflect, to the satisfaction of the Agency, the different classes of shares;</w:t>
      </w:r>
    </w:p>
    <w:p w14:paraId="198885BD" w14:textId="77777777" w:rsidR="00536941" w:rsidRPr="00897A21" w:rsidRDefault="00536941" w:rsidP="00536941">
      <w:pPr>
        <w:tabs>
          <w:tab w:val="left" w:pos="720"/>
        </w:tabs>
        <w:spacing w:line="240" w:lineRule="auto"/>
        <w:ind w:left="720" w:hanging="720"/>
        <w:jc w:val="both"/>
        <w:rPr>
          <w:rFonts w:ascii="Arial" w:hAnsi="Arial" w:cs="Arial"/>
        </w:rPr>
      </w:pPr>
    </w:p>
    <w:p w14:paraId="257F691F"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Pr>
          <w:rFonts w:ascii="Arial" w:hAnsi="Arial" w:cs="Arial"/>
        </w:rPr>
        <w:t>each of the Concessionaire Permits have been procured and are effective, valid, and have not been cancelled and/or rescinded;</w:t>
      </w:r>
    </w:p>
    <w:p w14:paraId="23F08C5A" w14:textId="77777777" w:rsidR="00536941" w:rsidRPr="00897A21" w:rsidRDefault="00536941" w:rsidP="00536941">
      <w:pPr>
        <w:tabs>
          <w:tab w:val="left" w:pos="720"/>
        </w:tabs>
        <w:spacing w:line="240" w:lineRule="auto"/>
        <w:ind w:left="720" w:hanging="720"/>
        <w:jc w:val="both"/>
        <w:rPr>
          <w:rFonts w:ascii="Arial" w:hAnsi="Arial" w:cs="Arial"/>
        </w:rPr>
      </w:pPr>
    </w:p>
    <w:p w14:paraId="5E45141D"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Pr>
          <w:rFonts w:ascii="Arial" w:hAnsi="Arial" w:cs="Arial"/>
        </w:rPr>
        <w:t>the Concessionaire has provided a certified true copy of the duly executed Financing Term Sheet that is not objected to by the Agency and the Independent Auditor in accordance with Section 27.3;</w:t>
      </w:r>
    </w:p>
    <w:p w14:paraId="1B2177F3" w14:textId="77777777" w:rsidR="00536941" w:rsidRPr="00897A21" w:rsidRDefault="00536941" w:rsidP="00536941">
      <w:pPr>
        <w:tabs>
          <w:tab w:val="left" w:pos="720"/>
        </w:tabs>
        <w:spacing w:line="240" w:lineRule="auto"/>
        <w:ind w:left="720" w:hanging="720"/>
        <w:jc w:val="both"/>
        <w:rPr>
          <w:rFonts w:ascii="Arial" w:hAnsi="Arial" w:cs="Arial"/>
        </w:rPr>
      </w:pPr>
    </w:p>
    <w:p w14:paraId="6E036FD4"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Pr>
          <w:rFonts w:ascii="Arial" w:hAnsi="Arial" w:cs="Arial"/>
        </w:rPr>
        <w:t>certified true copies of the executed Financing Documents have been delivered to the Agency;</w:t>
      </w:r>
    </w:p>
    <w:p w14:paraId="14E60DF5" w14:textId="77777777" w:rsidR="00536941" w:rsidRPr="00897A21" w:rsidRDefault="00536941" w:rsidP="00536941">
      <w:pPr>
        <w:tabs>
          <w:tab w:val="left" w:pos="720"/>
        </w:tabs>
        <w:spacing w:line="240" w:lineRule="auto"/>
        <w:ind w:left="720" w:hanging="720"/>
        <w:jc w:val="both"/>
        <w:rPr>
          <w:rFonts w:ascii="Arial" w:hAnsi="Arial" w:cs="Arial"/>
        </w:rPr>
      </w:pPr>
    </w:p>
    <w:p w14:paraId="58B21FE2"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Pr>
          <w:rFonts w:ascii="Arial" w:hAnsi="Arial" w:cs="Arial"/>
        </w:rPr>
        <w:t>the Financial Close Achievement Notice has been issued by the Financiers (or an agent of the same);</w:t>
      </w:r>
    </w:p>
    <w:p w14:paraId="447DFD90" w14:textId="77777777" w:rsidR="00536941" w:rsidRPr="00897A21" w:rsidRDefault="00536941" w:rsidP="00536941">
      <w:pPr>
        <w:tabs>
          <w:tab w:val="left" w:pos="720"/>
        </w:tabs>
        <w:spacing w:line="240" w:lineRule="auto"/>
        <w:ind w:left="720" w:hanging="720"/>
        <w:jc w:val="both"/>
        <w:rPr>
          <w:rFonts w:ascii="Arial" w:hAnsi="Arial" w:cs="Arial"/>
        </w:rPr>
      </w:pPr>
    </w:p>
    <w:p w14:paraId="30755CB3"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Pr>
          <w:rFonts w:ascii="Arial" w:hAnsi="Arial" w:cs="Arial"/>
        </w:rPr>
        <w:t>the Concessionaire and the Sponsor have entered into the Price Escalation Agreement with the Agency;</w:t>
      </w:r>
    </w:p>
    <w:p w14:paraId="2171FB46" w14:textId="77777777" w:rsidR="00536941" w:rsidRPr="00897A21" w:rsidRDefault="00536941" w:rsidP="00536941">
      <w:pPr>
        <w:tabs>
          <w:tab w:val="left" w:pos="720"/>
        </w:tabs>
        <w:spacing w:line="240" w:lineRule="auto"/>
        <w:ind w:left="720" w:hanging="720"/>
        <w:jc w:val="both"/>
        <w:rPr>
          <w:rFonts w:ascii="Arial" w:hAnsi="Arial" w:cs="Arial"/>
        </w:rPr>
      </w:pPr>
    </w:p>
    <w:p w14:paraId="2CC16168"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Pr>
          <w:rFonts w:ascii="Arial" w:hAnsi="Arial" w:cs="Arial"/>
        </w:rPr>
        <w:lastRenderedPageBreak/>
        <w:t>the Concessionaire has obtained the EIA Approval;</w:t>
      </w:r>
    </w:p>
    <w:p w14:paraId="11C2965F" w14:textId="77777777" w:rsidR="00536941" w:rsidRPr="00897A21" w:rsidRDefault="00536941" w:rsidP="00536941">
      <w:pPr>
        <w:tabs>
          <w:tab w:val="left" w:pos="720"/>
        </w:tabs>
        <w:spacing w:line="240" w:lineRule="auto"/>
        <w:ind w:left="720" w:hanging="720"/>
        <w:jc w:val="both"/>
        <w:rPr>
          <w:rFonts w:ascii="Arial" w:hAnsi="Arial" w:cs="Arial"/>
        </w:rPr>
      </w:pPr>
    </w:p>
    <w:p w14:paraId="710F67D7"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Pr>
          <w:rFonts w:ascii="Arial" w:hAnsi="Arial" w:cs="Arial"/>
        </w:rPr>
        <w:t>the Concessionaire has obtained the Specified Concessionaire Permits [including CCP approval where applicable]; and</w:t>
      </w:r>
    </w:p>
    <w:p w14:paraId="770F9F2F" w14:textId="77777777" w:rsidR="00536941" w:rsidRPr="00897A21" w:rsidRDefault="00536941" w:rsidP="00536941">
      <w:pPr>
        <w:tabs>
          <w:tab w:val="left" w:pos="720"/>
        </w:tabs>
        <w:spacing w:line="240" w:lineRule="auto"/>
        <w:ind w:left="720" w:hanging="720"/>
        <w:jc w:val="both"/>
        <w:rPr>
          <w:rFonts w:ascii="Arial" w:hAnsi="Arial" w:cs="Arial"/>
        </w:rPr>
      </w:pPr>
    </w:p>
    <w:p w14:paraId="2D5AC67C" w14:textId="77777777" w:rsidR="00536941" w:rsidRPr="00897A21" w:rsidRDefault="00536941" w:rsidP="00536941">
      <w:pPr>
        <w:pStyle w:val="ListParagraph"/>
        <w:numPr>
          <w:ilvl w:val="0"/>
          <w:numId w:val="279"/>
        </w:numPr>
        <w:tabs>
          <w:tab w:val="left" w:pos="720"/>
        </w:tabs>
        <w:spacing w:line="240" w:lineRule="auto"/>
        <w:ind w:hanging="720"/>
        <w:jc w:val="both"/>
        <w:rPr>
          <w:rFonts w:ascii="Arial" w:hAnsi="Arial" w:cs="Arial"/>
        </w:rPr>
      </w:pPr>
      <w:r w:rsidRPr="00897A21" w:rsidDel="00151EE9">
        <w:rPr>
          <w:rFonts w:ascii="Arial" w:hAnsi="Arial" w:cs="Arial"/>
        </w:rPr>
        <w:t xml:space="preserve"> </w:t>
      </w:r>
      <w:r w:rsidRPr="00897A21">
        <w:rPr>
          <w:rFonts w:ascii="Arial" w:hAnsi="Arial" w:cs="Arial"/>
        </w:rPr>
        <w:t>[the Concessionaire has obtained the SBP Approval;]</w:t>
      </w:r>
    </w:p>
    <w:p w14:paraId="0E7D58FE" w14:textId="77777777" w:rsidR="00536941" w:rsidRDefault="00536941" w:rsidP="00536941">
      <w:pPr>
        <w:spacing w:line="240" w:lineRule="auto"/>
        <w:jc w:val="both"/>
        <w:rPr>
          <w:rFonts w:ascii="Arial" w:hAnsi="Arial" w:cs="Arial"/>
          <w:b/>
          <w:bCs/>
        </w:rPr>
      </w:pPr>
    </w:p>
    <w:p w14:paraId="79CBC8DC" w14:textId="77777777" w:rsidR="00536941" w:rsidRPr="00897A21" w:rsidRDefault="00536941" w:rsidP="00536941">
      <w:pPr>
        <w:spacing w:line="240" w:lineRule="auto"/>
        <w:jc w:val="both"/>
        <w:rPr>
          <w:rFonts w:ascii="Arial" w:hAnsi="Arial" w:cs="Arial"/>
        </w:rPr>
      </w:pPr>
      <w:r w:rsidRPr="00897A21">
        <w:rPr>
          <w:rFonts w:ascii="Arial" w:hAnsi="Arial" w:cs="Arial"/>
          <w:b/>
          <w:bCs/>
        </w:rPr>
        <w:t>Specific Concessionaire Undertaking</w:t>
      </w:r>
      <w:r w:rsidRPr="00897A21">
        <w:rPr>
          <w:rFonts w:ascii="Arial" w:hAnsi="Arial" w:cs="Arial"/>
        </w:rPr>
        <w:t xml:space="preserve">  means </w:t>
      </w:r>
      <w:r w:rsidRPr="00897A21">
        <w:rPr>
          <w:rFonts w:ascii="Arial" w:hAnsi="Arial" w:cs="Arial"/>
          <w:b/>
          <w:bCs/>
        </w:rPr>
        <w:t>[●]</w:t>
      </w:r>
      <w:r w:rsidRPr="00897A21">
        <w:rPr>
          <w:rFonts w:ascii="Arial" w:hAnsi="Arial" w:cs="Arial"/>
        </w:rPr>
        <w:t>;</w:t>
      </w:r>
      <w:r w:rsidRPr="00897A21">
        <w:rPr>
          <w:rStyle w:val="FootnoteReference"/>
          <w:rFonts w:ascii="Arial" w:hAnsi="Arial" w:cs="Arial"/>
        </w:rPr>
        <w:footnoteReference w:id="72"/>
      </w:r>
    </w:p>
    <w:p w14:paraId="19E58FCB" w14:textId="77777777" w:rsidR="00536941" w:rsidRDefault="00536941" w:rsidP="00536941">
      <w:pPr>
        <w:spacing w:line="240" w:lineRule="auto"/>
        <w:jc w:val="both"/>
        <w:rPr>
          <w:rFonts w:ascii="Arial" w:hAnsi="Arial" w:cs="Arial"/>
          <w:b/>
          <w:bCs/>
        </w:rPr>
      </w:pPr>
    </w:p>
    <w:p w14:paraId="16CA1991" w14:textId="77777777" w:rsidR="00536941" w:rsidRPr="00897A21" w:rsidRDefault="00536941" w:rsidP="00536941">
      <w:pPr>
        <w:spacing w:line="240" w:lineRule="auto"/>
        <w:jc w:val="both"/>
        <w:rPr>
          <w:rFonts w:ascii="Arial" w:hAnsi="Arial" w:cs="Arial"/>
        </w:rPr>
      </w:pPr>
      <w:r w:rsidRPr="00897A21">
        <w:rPr>
          <w:rFonts w:ascii="Arial" w:hAnsi="Arial" w:cs="Arial"/>
          <w:b/>
          <w:bCs/>
        </w:rPr>
        <w:t>Specific Persons</w:t>
      </w:r>
      <w:r w:rsidRPr="00897A21">
        <w:rPr>
          <w:rFonts w:ascii="Arial" w:hAnsi="Arial" w:cs="Arial"/>
        </w:rPr>
        <w:t xml:space="preserve">  means the persons, categories of individuals or designated groups whose safety is to be specifically protected in connection with the Project Works and the Project Site, as identified and listed in </w:t>
      </w:r>
      <w:r w:rsidRPr="00897A21">
        <w:rPr>
          <w:rFonts w:ascii="Arial" w:hAnsi="Arial" w:cs="Arial"/>
          <w:b/>
          <w:bCs/>
        </w:rPr>
        <w:t>Schedule Y</w:t>
      </w:r>
      <w:r w:rsidRPr="00897A21">
        <w:rPr>
          <w:rFonts w:ascii="Arial" w:hAnsi="Arial" w:cs="Arial"/>
        </w:rPr>
        <w:t>, including (without limitation) any persons occupying or using the Project Site and any neighbouring areas during the Development Period or the Operations Period;</w:t>
      </w:r>
      <w:r w:rsidRPr="00897A21">
        <w:rPr>
          <w:rStyle w:val="FootnoteReference"/>
          <w:rFonts w:ascii="Arial" w:hAnsi="Arial" w:cs="Arial"/>
        </w:rPr>
        <w:footnoteReference w:id="73"/>
      </w:r>
    </w:p>
    <w:p w14:paraId="624399B4" w14:textId="77777777" w:rsidR="00536941" w:rsidRDefault="00536941" w:rsidP="00536941">
      <w:pPr>
        <w:spacing w:line="240" w:lineRule="auto"/>
        <w:jc w:val="both"/>
        <w:rPr>
          <w:rFonts w:ascii="Arial" w:hAnsi="Arial" w:cs="Arial"/>
          <w:b/>
          <w:bCs/>
        </w:rPr>
      </w:pPr>
    </w:p>
    <w:p w14:paraId="566C79E9" w14:textId="77777777" w:rsidR="00536941" w:rsidRPr="00897A21" w:rsidRDefault="00536941" w:rsidP="00536941">
      <w:pPr>
        <w:spacing w:line="240" w:lineRule="auto"/>
        <w:jc w:val="both"/>
        <w:rPr>
          <w:rFonts w:ascii="Arial" w:hAnsi="Arial" w:cs="Arial"/>
        </w:rPr>
      </w:pPr>
      <w:r w:rsidRPr="00897A21">
        <w:rPr>
          <w:rFonts w:ascii="Arial" w:hAnsi="Arial" w:cs="Arial"/>
          <w:b/>
          <w:bCs/>
        </w:rPr>
        <w:t>Specific Requirements</w:t>
      </w:r>
      <w:r w:rsidRPr="00897A21">
        <w:rPr>
          <w:rFonts w:ascii="Arial" w:hAnsi="Arial" w:cs="Arial"/>
        </w:rPr>
        <w:t xml:space="preserve">  means:</w:t>
      </w:r>
    </w:p>
    <w:p w14:paraId="1A8DD296" w14:textId="77777777" w:rsidR="00536941" w:rsidRPr="00897A21" w:rsidRDefault="00536941" w:rsidP="00536941">
      <w:pPr>
        <w:tabs>
          <w:tab w:val="left" w:pos="720"/>
        </w:tabs>
        <w:spacing w:line="240" w:lineRule="auto"/>
        <w:ind w:left="720" w:hanging="720"/>
        <w:jc w:val="both"/>
        <w:rPr>
          <w:rFonts w:ascii="Arial" w:hAnsi="Arial" w:cs="Arial"/>
        </w:rPr>
      </w:pPr>
    </w:p>
    <w:p w14:paraId="4DD49065" w14:textId="77777777" w:rsidR="00536941" w:rsidRPr="00897A21" w:rsidRDefault="00536941" w:rsidP="00536941">
      <w:pPr>
        <w:pStyle w:val="ListParagraph"/>
        <w:numPr>
          <w:ilvl w:val="0"/>
          <w:numId w:val="280"/>
        </w:numPr>
        <w:tabs>
          <w:tab w:val="left" w:pos="720"/>
        </w:tabs>
        <w:spacing w:line="240" w:lineRule="auto"/>
        <w:ind w:hanging="720"/>
        <w:jc w:val="both"/>
        <w:rPr>
          <w:rFonts w:ascii="Arial" w:hAnsi="Arial" w:cs="Arial"/>
        </w:rPr>
      </w:pPr>
      <w:r w:rsidRPr="00897A21">
        <w:rPr>
          <w:rFonts w:ascii="Arial" w:hAnsi="Arial" w:cs="Arial"/>
        </w:rPr>
        <w:t>in respect of Development Works, the Development Requirements; and</w:t>
      </w:r>
    </w:p>
    <w:p w14:paraId="6EB44C9A" w14:textId="77777777" w:rsidR="00536941" w:rsidRPr="00897A21" w:rsidRDefault="00536941" w:rsidP="00536941">
      <w:pPr>
        <w:tabs>
          <w:tab w:val="left" w:pos="720"/>
        </w:tabs>
        <w:spacing w:line="240" w:lineRule="auto"/>
        <w:ind w:left="720" w:hanging="720"/>
        <w:jc w:val="both"/>
        <w:rPr>
          <w:rFonts w:ascii="Arial" w:hAnsi="Arial" w:cs="Arial"/>
        </w:rPr>
      </w:pPr>
    </w:p>
    <w:p w14:paraId="15EBAEF4" w14:textId="77777777" w:rsidR="00536941" w:rsidRPr="00897A21" w:rsidRDefault="00536941" w:rsidP="00536941">
      <w:pPr>
        <w:pStyle w:val="ListParagraph"/>
        <w:numPr>
          <w:ilvl w:val="0"/>
          <w:numId w:val="280"/>
        </w:numPr>
        <w:tabs>
          <w:tab w:val="left" w:pos="720"/>
        </w:tabs>
        <w:spacing w:line="240" w:lineRule="auto"/>
        <w:ind w:hanging="720"/>
        <w:jc w:val="both"/>
        <w:rPr>
          <w:rFonts w:ascii="Arial" w:hAnsi="Arial" w:cs="Arial"/>
        </w:rPr>
      </w:pPr>
      <w:r w:rsidRPr="00897A21">
        <w:rPr>
          <w:rFonts w:ascii="Arial" w:hAnsi="Arial" w:cs="Arial"/>
        </w:rPr>
        <w:t>in respect of Operations and Maintenance, the O&amp;M Requirements;</w:t>
      </w:r>
    </w:p>
    <w:p w14:paraId="0DA375A0" w14:textId="77777777" w:rsidR="00536941" w:rsidRDefault="00536941" w:rsidP="00536941">
      <w:pPr>
        <w:spacing w:line="240" w:lineRule="auto"/>
        <w:jc w:val="both"/>
        <w:rPr>
          <w:rFonts w:ascii="Arial" w:hAnsi="Arial" w:cs="Arial"/>
          <w:b/>
          <w:bCs/>
        </w:rPr>
      </w:pPr>
    </w:p>
    <w:p w14:paraId="52E42A54" w14:textId="77777777" w:rsidR="00536941" w:rsidRPr="00897A21" w:rsidRDefault="00536941" w:rsidP="00536941">
      <w:pPr>
        <w:spacing w:line="240" w:lineRule="auto"/>
        <w:jc w:val="both"/>
        <w:rPr>
          <w:rFonts w:ascii="Arial" w:hAnsi="Arial" w:cs="Arial"/>
        </w:rPr>
      </w:pPr>
      <w:r w:rsidRPr="00897A21">
        <w:rPr>
          <w:rFonts w:ascii="Arial" w:hAnsi="Arial" w:cs="Arial"/>
          <w:b/>
          <w:bCs/>
        </w:rPr>
        <w:t>Sponsor Base Equity Amount</w:t>
      </w:r>
      <w:r w:rsidRPr="00897A21">
        <w:rPr>
          <w:rFonts w:ascii="Arial" w:hAnsi="Arial" w:cs="Arial"/>
        </w:rPr>
        <w:t xml:space="preserve">  means the amount set out in the Financial Model, being PKR </w:t>
      </w:r>
      <w:r w:rsidRPr="00897A21">
        <w:rPr>
          <w:rFonts w:ascii="Arial" w:hAnsi="Arial" w:cs="Arial"/>
          <w:b/>
          <w:bCs/>
        </w:rPr>
        <w:t>[●]</w:t>
      </w:r>
      <w:r w:rsidRPr="00897A21">
        <w:rPr>
          <w:rFonts w:ascii="Arial" w:hAnsi="Arial" w:cs="Arial"/>
        </w:rPr>
        <w:t xml:space="preserve"> (Pakistani Rupees </w:t>
      </w:r>
      <w:r w:rsidRPr="00897A21">
        <w:rPr>
          <w:rFonts w:ascii="Arial" w:hAnsi="Arial" w:cs="Arial"/>
          <w:b/>
          <w:bCs/>
        </w:rPr>
        <w:t>[●]</w:t>
      </w:r>
      <w:r w:rsidRPr="00897A21">
        <w:rPr>
          <w:rFonts w:ascii="Arial" w:hAnsi="Arial" w:cs="Arial"/>
        </w:rPr>
        <w:t>), representing the minimum aggregate Equity contribution required to be subscribed and paid-up by the Sponsor(s) in the Concessionaire by way of Class A Shares in accordance with the Equity Funding &amp; Utilization Agreement;</w:t>
      </w:r>
      <w:r w:rsidRPr="00897A21">
        <w:rPr>
          <w:rStyle w:val="FootnoteReference"/>
          <w:rFonts w:ascii="Arial" w:hAnsi="Arial" w:cs="Arial"/>
        </w:rPr>
        <w:footnoteReference w:id="74"/>
      </w:r>
    </w:p>
    <w:p w14:paraId="68C80E30" w14:textId="77777777" w:rsidR="00D55A72" w:rsidRDefault="00D55A72" w:rsidP="00536941">
      <w:pPr>
        <w:spacing w:line="240" w:lineRule="auto"/>
        <w:jc w:val="both"/>
        <w:rPr>
          <w:rFonts w:ascii="Arial" w:hAnsi="Arial" w:cs="Arial"/>
          <w:b/>
          <w:bCs/>
        </w:rPr>
      </w:pPr>
    </w:p>
    <w:p w14:paraId="1638C2FE" w14:textId="20D364A0" w:rsidR="00536941" w:rsidRDefault="00536941" w:rsidP="00536941">
      <w:pPr>
        <w:spacing w:line="240" w:lineRule="auto"/>
        <w:jc w:val="both"/>
        <w:rPr>
          <w:rFonts w:ascii="Arial" w:hAnsi="Arial" w:cs="Arial"/>
        </w:rPr>
      </w:pPr>
      <w:r w:rsidRPr="00897A21">
        <w:rPr>
          <w:rFonts w:ascii="Arial" w:hAnsi="Arial" w:cs="Arial"/>
          <w:b/>
          <w:bCs/>
        </w:rPr>
        <w:t>Substantial Completion Criteria</w:t>
      </w:r>
      <w:r w:rsidRPr="00897A21">
        <w:rPr>
          <w:rFonts w:ascii="Arial" w:hAnsi="Arial" w:cs="Arial"/>
        </w:rPr>
        <w:t xml:space="preserve">  means [insert detailed list of completion requirements specific to the Project, including: (a) all Completion Tests have been passed; (b) all as-built drawings have been submitted and approved by the Independent Engineer; (c) all regulatory approvals required for the commencement of operations have been obtained; and (d) the O&amp;M Performance Security for the first Operational Year has been provided to the Agency];</w:t>
      </w:r>
      <w:r w:rsidRPr="00897A21">
        <w:rPr>
          <w:rStyle w:val="FootnoteReference"/>
          <w:rFonts w:ascii="Arial" w:hAnsi="Arial" w:cs="Arial"/>
        </w:rPr>
        <w:footnoteReference w:id="75"/>
      </w:r>
    </w:p>
    <w:p w14:paraId="5627FE6B" w14:textId="77777777" w:rsidR="00D55A72" w:rsidRDefault="00D55A72" w:rsidP="00536941">
      <w:pPr>
        <w:spacing w:line="240" w:lineRule="auto"/>
        <w:jc w:val="both"/>
        <w:rPr>
          <w:rFonts w:ascii="Arial" w:hAnsi="Arial" w:cs="Arial"/>
        </w:rPr>
      </w:pPr>
    </w:p>
    <w:p w14:paraId="0D1EB89E" w14:textId="7C8B8C0A" w:rsidR="00D55A72" w:rsidRPr="00D55A72" w:rsidRDefault="00D55A72" w:rsidP="00D55A72">
      <w:pPr>
        <w:spacing w:line="240" w:lineRule="auto"/>
        <w:jc w:val="both"/>
        <w:rPr>
          <w:rFonts w:ascii="Arial" w:hAnsi="Arial" w:cs="Arial"/>
        </w:rPr>
      </w:pPr>
      <w:r w:rsidRPr="00D55A72">
        <w:rPr>
          <w:rFonts w:ascii="Arial" w:hAnsi="Arial" w:cs="Arial"/>
          <w:b/>
          <w:bCs/>
        </w:rPr>
        <w:t>Termination Dividend Amount</w:t>
      </w:r>
      <w:r w:rsidRPr="00D55A72">
        <w:rPr>
          <w:rFonts w:ascii="Arial" w:hAnsi="Arial" w:cs="Arial"/>
        </w:rPr>
        <w:t xml:space="preserve"> means the aggregate return on Sponsor Invested Equity for each of the </w:t>
      </w:r>
      <w:r w:rsidR="00206C42">
        <w:rPr>
          <w:rFonts w:ascii="Arial" w:hAnsi="Arial" w:cs="Arial"/>
        </w:rPr>
        <w:t>[</w:t>
      </w:r>
      <w:r w:rsidRPr="00D55A72">
        <w:rPr>
          <w:rFonts w:ascii="Arial" w:hAnsi="Arial" w:cs="Arial"/>
        </w:rPr>
        <w:t>three (3) Accounting Years  falling immediately after the Termination Date</w:t>
      </w:r>
      <w:r w:rsidR="00206C42">
        <w:rPr>
          <w:rFonts w:ascii="Arial" w:hAnsi="Arial" w:cs="Arial"/>
        </w:rPr>
        <w:t>]</w:t>
      </w:r>
      <w:r w:rsidRPr="00D55A72">
        <w:rPr>
          <w:rFonts w:ascii="Arial" w:hAnsi="Arial" w:cs="Arial"/>
        </w:rPr>
        <w:t>, the same being an amount equal to the aggregate of Termination Equity IRR applied to the Sponsor Invested Equity for each of the three (3) Accounting Years falling after the Termination Date, as illustrated in Schedule V (</w:t>
      </w:r>
      <w:r w:rsidRPr="00D55A72">
        <w:rPr>
          <w:rFonts w:ascii="Arial" w:hAnsi="Arial" w:cs="Arial"/>
          <w:i/>
          <w:iCs/>
        </w:rPr>
        <w:t>Illustrations</w:t>
      </w:r>
      <w:r w:rsidRPr="00D55A72">
        <w:rPr>
          <w:rFonts w:ascii="Arial" w:hAnsi="Arial" w:cs="Arial"/>
        </w:rPr>
        <w:t>);</w:t>
      </w:r>
    </w:p>
    <w:p w14:paraId="6E9D3D4B" w14:textId="77777777" w:rsidR="00D55A72" w:rsidRPr="00D55A72" w:rsidRDefault="00D55A72" w:rsidP="00D55A72">
      <w:pPr>
        <w:spacing w:line="240" w:lineRule="auto"/>
        <w:jc w:val="both"/>
        <w:rPr>
          <w:rFonts w:ascii="Arial" w:hAnsi="Arial" w:cs="Arial"/>
        </w:rPr>
      </w:pPr>
    </w:p>
    <w:p w14:paraId="2145536B" w14:textId="44AC7F31" w:rsidR="00D55A72" w:rsidRPr="00D55A72" w:rsidRDefault="00D55A72" w:rsidP="00D55A72">
      <w:pPr>
        <w:spacing w:line="240" w:lineRule="auto"/>
        <w:jc w:val="both"/>
        <w:rPr>
          <w:rFonts w:ascii="Arial" w:hAnsi="Arial" w:cs="Arial"/>
        </w:rPr>
      </w:pPr>
      <w:r w:rsidRPr="00D55A72">
        <w:rPr>
          <w:rFonts w:ascii="Arial" w:hAnsi="Arial" w:cs="Arial"/>
          <w:b/>
          <w:bCs/>
        </w:rPr>
        <w:t>Termination Equity</w:t>
      </w:r>
      <w:r w:rsidRPr="00D55A72">
        <w:rPr>
          <w:rFonts w:ascii="Arial" w:hAnsi="Arial" w:cs="Arial"/>
        </w:rPr>
        <w:t xml:space="preserve"> means, as of the Transfer Date occurring due to Termination, the aggregate of the Sponsor Invested Equity reduced on a </w:t>
      </w:r>
      <w:r>
        <w:rPr>
          <w:rFonts w:ascii="Arial" w:hAnsi="Arial" w:cs="Arial"/>
        </w:rPr>
        <w:t>[</w:t>
      </w:r>
      <w:r w:rsidRPr="00D55A72">
        <w:rPr>
          <w:rFonts w:ascii="Arial" w:hAnsi="Arial" w:cs="Arial"/>
        </w:rPr>
        <w:t>straight-line basis from the Substantial Completion Date</w:t>
      </w:r>
      <w:r>
        <w:rPr>
          <w:rFonts w:ascii="Arial" w:hAnsi="Arial" w:cs="Arial"/>
        </w:rPr>
        <w:t>]</w:t>
      </w:r>
      <w:r w:rsidRPr="00D55A72">
        <w:rPr>
          <w:rFonts w:ascii="Arial" w:hAnsi="Arial" w:cs="Arial"/>
        </w:rPr>
        <w:t xml:space="preserve"> through the term of this Agreement, as illustrated in Schedule V (</w:t>
      </w:r>
      <w:r w:rsidRPr="00D55A72">
        <w:rPr>
          <w:rFonts w:ascii="Arial" w:hAnsi="Arial" w:cs="Arial"/>
          <w:i/>
          <w:iCs/>
        </w:rPr>
        <w:t>Illustrations</w:t>
      </w:r>
      <w:r w:rsidRPr="00D55A72">
        <w:rPr>
          <w:rFonts w:ascii="Arial" w:hAnsi="Arial" w:cs="Arial"/>
        </w:rPr>
        <w:t>);</w:t>
      </w:r>
    </w:p>
    <w:p w14:paraId="7B9DFC5F" w14:textId="77777777" w:rsidR="00D55A72" w:rsidRPr="00D55A72" w:rsidRDefault="00D55A72" w:rsidP="00D55A72">
      <w:pPr>
        <w:spacing w:line="240" w:lineRule="auto"/>
        <w:jc w:val="both"/>
        <w:rPr>
          <w:rFonts w:ascii="Arial" w:hAnsi="Arial" w:cs="Arial"/>
        </w:rPr>
      </w:pPr>
    </w:p>
    <w:p w14:paraId="6E0FE96A" w14:textId="75CBD822" w:rsidR="00D55A72" w:rsidRPr="00897A21" w:rsidRDefault="00D55A72" w:rsidP="00D55A72">
      <w:pPr>
        <w:spacing w:line="240" w:lineRule="auto"/>
        <w:jc w:val="both"/>
        <w:rPr>
          <w:rFonts w:ascii="Arial" w:hAnsi="Arial" w:cs="Arial"/>
        </w:rPr>
      </w:pPr>
      <w:r w:rsidRPr="00D55A72">
        <w:rPr>
          <w:rFonts w:ascii="Arial" w:hAnsi="Arial" w:cs="Arial"/>
          <w:b/>
          <w:bCs/>
        </w:rPr>
        <w:t>Termination Equity IRR</w:t>
      </w:r>
      <w:r w:rsidRPr="00D55A72">
        <w:rPr>
          <w:rFonts w:ascii="Arial" w:hAnsi="Arial" w:cs="Arial"/>
        </w:rPr>
        <w:t xml:space="preserve"> means the post-tax internal rate of return, the same being </w:t>
      </w:r>
      <w:r>
        <w:rPr>
          <w:rFonts w:ascii="Arial" w:hAnsi="Arial" w:cs="Arial"/>
        </w:rPr>
        <w:t>[</w:t>
      </w:r>
      <w:r w:rsidRPr="00D55A72">
        <w:rPr>
          <w:rFonts w:ascii="Arial" w:hAnsi="Arial" w:cs="Arial"/>
        </w:rPr>
        <w:t>17%</w:t>
      </w:r>
      <w:r>
        <w:rPr>
          <w:rFonts w:ascii="Arial" w:hAnsi="Arial" w:cs="Arial"/>
        </w:rPr>
        <w:t>]</w:t>
      </w:r>
      <w:r w:rsidRPr="00D55A72">
        <w:rPr>
          <w:rFonts w:ascii="Arial" w:hAnsi="Arial" w:cs="Arial"/>
        </w:rPr>
        <w:t>, on the Sponsor Invested Equity;</w:t>
      </w:r>
    </w:p>
    <w:p w14:paraId="1A9D4206" w14:textId="77777777" w:rsidR="00536941" w:rsidRPr="00897A21" w:rsidRDefault="00536941" w:rsidP="00536941">
      <w:pPr>
        <w:pBdr>
          <w:bottom w:val="single" w:sz="4" w:space="1" w:color="auto"/>
        </w:pBdr>
        <w:spacing w:line="240" w:lineRule="auto"/>
        <w:jc w:val="center"/>
        <w:rPr>
          <w:rFonts w:ascii="Arial" w:hAnsi="Arial" w:cs="Arial"/>
          <w:smallCaps/>
        </w:rPr>
      </w:pPr>
      <w:r w:rsidRPr="00897A21">
        <w:rPr>
          <w:rFonts w:ascii="Arial" w:hAnsi="Arial" w:cs="Arial"/>
          <w:b/>
          <w:smallCaps/>
          <w:sz w:val="26"/>
          <w:lang w:val="en-GB"/>
        </w:rPr>
        <w:br w:type="page"/>
      </w:r>
      <w:r w:rsidRPr="00897A21">
        <w:rPr>
          <w:rFonts w:ascii="Arial" w:hAnsi="Arial" w:cs="Arial"/>
          <w:b/>
          <w:smallCaps/>
        </w:rPr>
        <w:lastRenderedPageBreak/>
        <w:t>Schedule C – Development Works: Engineering, Design &amp; Construction Drawings</w:t>
      </w:r>
    </w:p>
    <w:p w14:paraId="1DFA990D" w14:textId="77777777" w:rsidR="00536941" w:rsidRPr="00897A21" w:rsidRDefault="00536941" w:rsidP="00536941">
      <w:pPr>
        <w:spacing w:line="240" w:lineRule="auto"/>
        <w:jc w:val="center"/>
        <w:rPr>
          <w:rFonts w:ascii="Arial" w:hAnsi="Arial" w:cs="Arial"/>
          <w:b/>
        </w:rPr>
      </w:pPr>
    </w:p>
    <w:p w14:paraId="31CE5C65" w14:textId="77777777" w:rsidR="00536941" w:rsidRPr="00897A21" w:rsidRDefault="00536941" w:rsidP="00536941">
      <w:pPr>
        <w:spacing w:line="240" w:lineRule="auto"/>
        <w:jc w:val="center"/>
        <w:rPr>
          <w:rFonts w:ascii="Arial" w:hAnsi="Arial" w:cs="Arial"/>
          <w:i/>
          <w:iCs/>
        </w:rPr>
      </w:pPr>
      <w:r w:rsidRPr="00897A21">
        <w:rPr>
          <w:rFonts w:ascii="Arial" w:hAnsi="Arial" w:cs="Arial"/>
          <w:b/>
          <w:i/>
          <w:iCs/>
        </w:rPr>
        <w:t>(Conditional — Applicable to Engineering and Construction Projects Only)</w:t>
      </w:r>
    </w:p>
    <w:p w14:paraId="54BB4BE8" w14:textId="77777777" w:rsidR="00536941" w:rsidRDefault="00536941" w:rsidP="00536941">
      <w:pPr>
        <w:spacing w:line="240" w:lineRule="auto"/>
        <w:jc w:val="both"/>
        <w:rPr>
          <w:rFonts w:ascii="Arial" w:hAnsi="Arial" w:cs="Arial"/>
        </w:rPr>
      </w:pPr>
    </w:p>
    <w:p w14:paraId="305BEC7B" w14:textId="77777777" w:rsidR="00536941" w:rsidRPr="00897A21" w:rsidRDefault="00536941" w:rsidP="00536941">
      <w:pPr>
        <w:spacing w:line="240" w:lineRule="auto"/>
        <w:jc w:val="both"/>
        <w:rPr>
          <w:rFonts w:ascii="Arial" w:hAnsi="Arial" w:cs="Arial"/>
        </w:rPr>
      </w:pPr>
      <w:r w:rsidRPr="00897A21">
        <w:rPr>
          <w:rFonts w:ascii="Arial" w:hAnsi="Arial" w:cs="Arial"/>
        </w:rPr>
        <w:t xml:space="preserve">This Schedule C is a conditional schedule. It applies exclusively to </w:t>
      </w:r>
      <w:r>
        <w:rPr>
          <w:rFonts w:ascii="Arial" w:hAnsi="Arial" w:cs="Arial"/>
        </w:rPr>
        <w:t>p</w:t>
      </w:r>
      <w:r w:rsidRPr="00897A21">
        <w:rPr>
          <w:rFonts w:ascii="Arial" w:hAnsi="Arial" w:cs="Arial"/>
        </w:rPr>
        <w:t>rojects that require the engineering, design, procurement and physical construction of Concession Assets</w:t>
      </w:r>
      <w:r>
        <w:rPr>
          <w:rFonts w:ascii="Arial" w:hAnsi="Arial" w:cs="Arial"/>
        </w:rPr>
        <w:t xml:space="preserve"> – </w:t>
      </w:r>
      <w:r w:rsidRPr="00897A21">
        <w:rPr>
          <w:rFonts w:ascii="Arial" w:hAnsi="Arial" w:cs="Arial"/>
        </w:rPr>
        <w:t xml:space="preserve">such as roads, highways, bridges, water infrastructure, energy generation facilities, ports and other built infrastructure. </w:t>
      </w:r>
      <w:r w:rsidRPr="00897A21">
        <w:rPr>
          <w:rFonts w:ascii="Arial" w:hAnsi="Arial" w:cs="Arial"/>
          <w:i/>
        </w:rPr>
        <w:t xml:space="preserve">This Schedule does not apply to </w:t>
      </w:r>
      <w:r>
        <w:rPr>
          <w:rFonts w:ascii="Arial" w:hAnsi="Arial" w:cs="Arial"/>
          <w:i/>
        </w:rPr>
        <w:t>p</w:t>
      </w:r>
      <w:r w:rsidRPr="00897A21">
        <w:rPr>
          <w:rFonts w:ascii="Arial" w:hAnsi="Arial" w:cs="Arial"/>
          <w:i/>
        </w:rPr>
        <w:t xml:space="preserve">rojects that do not involve engineering design or physical construction works </w:t>
      </w:r>
      <w:r w:rsidRPr="00897A21">
        <w:rPr>
          <w:rFonts w:ascii="Arial" w:hAnsi="Arial" w:cs="Arial"/>
        </w:rPr>
        <w:t xml:space="preserve">(such as carbon credit forestry concessions, conservation concessions, management service concessions or similar non-construction arrangements). For such </w:t>
      </w:r>
      <w:r>
        <w:rPr>
          <w:rFonts w:ascii="Arial" w:hAnsi="Arial" w:cs="Arial"/>
        </w:rPr>
        <w:t>p</w:t>
      </w:r>
      <w:r w:rsidRPr="00897A21">
        <w:rPr>
          <w:rFonts w:ascii="Arial" w:hAnsi="Arial" w:cs="Arial"/>
        </w:rPr>
        <w:t>rojects, this Schedule C shall be deleted in its entirety and all cross-references thereto in the main body of the Agreement shall be removed or replaced with project-specific provisions.</w:t>
      </w:r>
    </w:p>
    <w:p w14:paraId="518C056C" w14:textId="77777777" w:rsidR="00536941" w:rsidRDefault="00536941" w:rsidP="00536941">
      <w:pPr>
        <w:spacing w:line="240" w:lineRule="auto"/>
        <w:jc w:val="both"/>
        <w:rPr>
          <w:rFonts w:ascii="Arial" w:hAnsi="Arial" w:cs="Arial"/>
        </w:rPr>
      </w:pPr>
    </w:p>
    <w:p w14:paraId="03B8D8CE" w14:textId="77777777" w:rsidR="00536941" w:rsidRPr="00897A21" w:rsidRDefault="00536941" w:rsidP="00536941">
      <w:pPr>
        <w:spacing w:line="240" w:lineRule="auto"/>
        <w:jc w:val="both"/>
        <w:rPr>
          <w:rFonts w:ascii="Arial" w:hAnsi="Arial" w:cs="Arial"/>
        </w:rPr>
      </w:pPr>
      <w:r w:rsidRPr="00897A21">
        <w:rPr>
          <w:rFonts w:ascii="Arial" w:hAnsi="Arial" w:cs="Arial"/>
        </w:rPr>
        <w:t xml:space="preserve">This Schedule is divided into two Parts. </w:t>
      </w:r>
      <w:r w:rsidRPr="00236351">
        <w:rPr>
          <w:rFonts w:ascii="Arial" w:hAnsi="Arial" w:cs="Arial"/>
          <w:b/>
          <w:i/>
          <w:iCs/>
          <w:smallCaps/>
          <w:u w:val="single"/>
        </w:rPr>
        <w:t>Part A</w:t>
      </w:r>
      <w:r w:rsidRPr="00897A21">
        <w:rPr>
          <w:rFonts w:ascii="Arial" w:hAnsi="Arial" w:cs="Arial"/>
        </w:rPr>
        <w:t xml:space="preserve"> sets out the key definitions applicable to the engineering, design and construction phase of the Project. </w:t>
      </w:r>
      <w:r w:rsidRPr="00236351">
        <w:rPr>
          <w:rFonts w:ascii="Arial" w:hAnsi="Arial" w:cs="Arial"/>
          <w:b/>
          <w:i/>
          <w:iCs/>
          <w:smallCaps/>
          <w:u w:val="single"/>
        </w:rPr>
        <w:t>Part B</w:t>
      </w:r>
      <w:r w:rsidRPr="00897A21">
        <w:rPr>
          <w:rFonts w:ascii="Arial" w:hAnsi="Arial" w:cs="Arial"/>
        </w:rPr>
        <w:t xml:space="preserve"> sets out the standardised Construction Drawings provisions corresponding to the Agreement. All definitions in this Schedule C are to be read alongside, and form part of, the definitions in Article 1 of the Agreement and Schedule B (</w:t>
      </w:r>
      <w:r w:rsidRPr="00FB271E">
        <w:rPr>
          <w:rFonts w:ascii="Arial" w:hAnsi="Arial" w:cs="Arial"/>
          <w:i/>
          <w:iCs/>
        </w:rPr>
        <w:t>Specific Definitions</w:t>
      </w:r>
      <w:r w:rsidRPr="00897A21">
        <w:rPr>
          <w:rFonts w:ascii="Arial" w:hAnsi="Arial" w:cs="Arial"/>
        </w:rPr>
        <w:t>).</w:t>
      </w:r>
    </w:p>
    <w:p w14:paraId="6561FEC5" w14:textId="77777777" w:rsidR="00536941" w:rsidRDefault="00536941" w:rsidP="00536941">
      <w:pPr>
        <w:spacing w:line="240" w:lineRule="auto"/>
        <w:rPr>
          <w:rFonts w:ascii="Arial" w:hAnsi="Arial" w:cs="Arial"/>
          <w:b/>
        </w:rPr>
      </w:pPr>
    </w:p>
    <w:p w14:paraId="7B77C4A6" w14:textId="77777777" w:rsidR="00536941" w:rsidRPr="00897A21" w:rsidRDefault="00536941" w:rsidP="00536941">
      <w:pPr>
        <w:spacing w:line="240" w:lineRule="auto"/>
        <w:rPr>
          <w:rFonts w:ascii="Arial" w:hAnsi="Arial" w:cs="Arial"/>
        </w:rPr>
      </w:pPr>
      <w:r w:rsidRPr="00897A21">
        <w:rPr>
          <w:rFonts w:ascii="Arial" w:hAnsi="Arial" w:cs="Arial"/>
          <w:b/>
        </w:rPr>
        <w:t>Part A — Key Definitions</w:t>
      </w:r>
    </w:p>
    <w:p w14:paraId="3CC00286" w14:textId="77777777" w:rsidR="00536941" w:rsidRDefault="00536941" w:rsidP="00536941">
      <w:pPr>
        <w:spacing w:line="240" w:lineRule="auto"/>
        <w:jc w:val="both"/>
        <w:rPr>
          <w:rFonts w:ascii="Arial" w:hAnsi="Arial" w:cs="Arial"/>
          <w:b/>
        </w:rPr>
      </w:pPr>
    </w:p>
    <w:p w14:paraId="2D2DB003" w14:textId="77777777" w:rsidR="00536941" w:rsidRPr="00897A21" w:rsidRDefault="00536941" w:rsidP="00536941">
      <w:pPr>
        <w:spacing w:line="240" w:lineRule="auto"/>
        <w:jc w:val="both"/>
        <w:rPr>
          <w:rFonts w:ascii="Arial" w:hAnsi="Arial" w:cs="Arial"/>
        </w:rPr>
      </w:pPr>
      <w:r w:rsidRPr="00897A21">
        <w:rPr>
          <w:rFonts w:ascii="Arial" w:hAnsi="Arial" w:cs="Arial"/>
          <w:b/>
        </w:rPr>
        <w:t>Approved Detailed Engineering Design</w:t>
      </w:r>
      <w:r w:rsidRPr="00897A21">
        <w:rPr>
          <w:rFonts w:ascii="Arial" w:hAnsi="Arial" w:cs="Arial"/>
        </w:rPr>
        <w:t xml:space="preserve"> means the Detailed Engineering Design approved by the Independent Engineer (in consultation with the Agency) in accordance with the Applicable Standards;</w:t>
      </w:r>
      <w:r w:rsidRPr="00897A21">
        <w:rPr>
          <w:rFonts w:ascii="Arial" w:hAnsi="Arial" w:cs="Arial"/>
        </w:rPr>
        <w:footnoteReference w:id="76"/>
      </w:r>
    </w:p>
    <w:p w14:paraId="4CC63B0E" w14:textId="77777777" w:rsidR="00536941" w:rsidRDefault="00536941" w:rsidP="00536941">
      <w:pPr>
        <w:spacing w:line="240" w:lineRule="auto"/>
        <w:jc w:val="both"/>
        <w:rPr>
          <w:rFonts w:ascii="Arial" w:hAnsi="Arial" w:cs="Arial"/>
          <w:b/>
        </w:rPr>
      </w:pPr>
    </w:p>
    <w:p w14:paraId="6BD46B5D" w14:textId="77777777" w:rsidR="00536941" w:rsidRPr="00897A21" w:rsidRDefault="00536941" w:rsidP="00536941">
      <w:pPr>
        <w:spacing w:line="240" w:lineRule="auto"/>
        <w:jc w:val="both"/>
        <w:rPr>
          <w:rFonts w:ascii="Arial" w:hAnsi="Arial" w:cs="Arial"/>
        </w:rPr>
      </w:pPr>
      <w:r w:rsidRPr="00897A21">
        <w:rPr>
          <w:rFonts w:ascii="Arial" w:hAnsi="Arial" w:cs="Arial"/>
          <w:b/>
        </w:rPr>
        <w:t>Approved Preliminary Engineering Design</w:t>
      </w:r>
      <w:r w:rsidRPr="00897A21">
        <w:rPr>
          <w:rFonts w:ascii="Arial" w:hAnsi="Arial" w:cs="Arial"/>
        </w:rPr>
        <w:t xml:space="preserve"> means the Preliminary Engineering Design approved by the Independent Engineer (in consultation with the Agency) in accordance with the Applicable Standards;</w:t>
      </w:r>
    </w:p>
    <w:p w14:paraId="4F27C279" w14:textId="77777777" w:rsidR="00536941" w:rsidRDefault="00536941" w:rsidP="00536941">
      <w:pPr>
        <w:spacing w:line="240" w:lineRule="auto"/>
        <w:jc w:val="both"/>
        <w:rPr>
          <w:rFonts w:ascii="Arial" w:hAnsi="Arial" w:cs="Arial"/>
          <w:b/>
        </w:rPr>
      </w:pPr>
    </w:p>
    <w:p w14:paraId="435C872E" w14:textId="77777777" w:rsidR="00536941" w:rsidRPr="00897A21" w:rsidRDefault="00536941" w:rsidP="00536941">
      <w:pPr>
        <w:spacing w:line="240" w:lineRule="auto"/>
        <w:jc w:val="both"/>
        <w:rPr>
          <w:rFonts w:ascii="Arial" w:hAnsi="Arial" w:cs="Arial"/>
        </w:rPr>
      </w:pPr>
      <w:r w:rsidRPr="00897A21">
        <w:rPr>
          <w:rFonts w:ascii="Arial" w:hAnsi="Arial" w:cs="Arial"/>
          <w:b/>
        </w:rPr>
        <w:t>Construction Drawings</w:t>
      </w:r>
      <w:r w:rsidRPr="00897A21">
        <w:rPr>
          <w:rFonts w:ascii="Arial" w:hAnsi="Arial" w:cs="Arial"/>
        </w:rPr>
        <w:t xml:space="preserve">  means the drawings, designs, calculations and documents prepared and/or to be prepared by the Concessionaire pursuant to the Applicable Standards and the Design Requirements that pertain to the Project and the Concession Assets, as amended from time to time by the Concessionaire in accordance with the terms of this Agreement with the approval of the Independent Engineer (in consultation with the Agency);</w:t>
      </w:r>
      <w:r w:rsidRPr="00897A21">
        <w:rPr>
          <w:rFonts w:ascii="Arial" w:hAnsi="Arial" w:cs="Arial"/>
        </w:rPr>
        <w:footnoteReference w:id="77"/>
      </w:r>
    </w:p>
    <w:p w14:paraId="4FBAC6C7" w14:textId="77777777" w:rsidR="00536941" w:rsidRDefault="00536941" w:rsidP="00536941">
      <w:pPr>
        <w:spacing w:line="240" w:lineRule="auto"/>
        <w:jc w:val="both"/>
        <w:rPr>
          <w:rFonts w:ascii="Arial" w:hAnsi="Arial" w:cs="Arial"/>
          <w:b/>
        </w:rPr>
      </w:pPr>
    </w:p>
    <w:p w14:paraId="4B689CAE" w14:textId="77777777" w:rsidR="00536941" w:rsidRPr="00897A21" w:rsidRDefault="00536941" w:rsidP="00536941">
      <w:pPr>
        <w:spacing w:line="240" w:lineRule="auto"/>
        <w:jc w:val="both"/>
        <w:rPr>
          <w:rFonts w:ascii="Arial" w:hAnsi="Arial" w:cs="Arial"/>
        </w:rPr>
      </w:pPr>
      <w:r w:rsidRPr="00897A21">
        <w:rPr>
          <w:rFonts w:ascii="Arial" w:hAnsi="Arial" w:cs="Arial"/>
          <w:b/>
        </w:rPr>
        <w:lastRenderedPageBreak/>
        <w:t>Design Requirements</w:t>
      </w:r>
      <w:r w:rsidRPr="00897A21">
        <w:rPr>
          <w:rFonts w:ascii="Arial" w:hAnsi="Arial" w:cs="Arial"/>
        </w:rPr>
        <w:t xml:space="preserve"> means the design requirements of the Concession Assets, as set out in </w:t>
      </w:r>
      <w:r w:rsidRPr="00897A21">
        <w:rPr>
          <w:rFonts w:ascii="Arial" w:hAnsi="Arial" w:cs="Arial"/>
          <w:b/>
        </w:rPr>
        <w:t>Schedule B</w:t>
      </w:r>
      <w:r w:rsidRPr="00897A21">
        <w:rPr>
          <w:rFonts w:ascii="Arial" w:hAnsi="Arial" w:cs="Arial"/>
        </w:rPr>
        <w:t xml:space="preserve"> (Design Requirements);</w:t>
      </w:r>
      <w:r>
        <w:rPr>
          <w:rStyle w:val="FootnoteReference"/>
          <w:rFonts w:ascii="Arial" w:hAnsi="Arial" w:cs="Arial"/>
        </w:rPr>
        <w:footnoteReference w:id="78"/>
      </w:r>
    </w:p>
    <w:p w14:paraId="074F97A1" w14:textId="77777777" w:rsidR="00536941" w:rsidRDefault="00536941" w:rsidP="00536941">
      <w:pPr>
        <w:spacing w:line="240" w:lineRule="auto"/>
        <w:jc w:val="both"/>
        <w:rPr>
          <w:rFonts w:ascii="Arial" w:hAnsi="Arial" w:cs="Arial"/>
          <w:b/>
        </w:rPr>
      </w:pPr>
    </w:p>
    <w:p w14:paraId="1378BBDB" w14:textId="77777777" w:rsidR="00536941" w:rsidRPr="00897A21" w:rsidRDefault="00536941" w:rsidP="00536941">
      <w:pPr>
        <w:spacing w:line="240" w:lineRule="auto"/>
        <w:jc w:val="both"/>
        <w:rPr>
          <w:rFonts w:ascii="Arial" w:hAnsi="Arial" w:cs="Arial"/>
        </w:rPr>
      </w:pPr>
      <w:r w:rsidRPr="00897A21">
        <w:rPr>
          <w:rFonts w:ascii="Arial" w:hAnsi="Arial" w:cs="Arial"/>
          <w:b/>
        </w:rPr>
        <w:t>Detailed Engineering Design</w:t>
      </w:r>
      <w:r w:rsidRPr="00897A21">
        <w:rPr>
          <w:rFonts w:ascii="Arial" w:hAnsi="Arial" w:cs="Arial"/>
        </w:rPr>
        <w:t xml:space="preserve"> means the detailed engineering design for the Project prepared by the Concessionaire in accordance with the Applicable Standards and the Design Requirements, submitted in batches to the Independent Engineer for approval within four (4) months of the Commencement Date in accordance with </w:t>
      </w:r>
      <w:r>
        <w:rPr>
          <w:rFonts w:ascii="Arial" w:hAnsi="Arial" w:cs="Arial"/>
        </w:rPr>
        <w:t>Clause</w:t>
      </w:r>
      <w:r w:rsidRPr="00897A21">
        <w:rPr>
          <w:rFonts w:ascii="Arial" w:hAnsi="Arial" w:cs="Arial"/>
        </w:rPr>
        <w:t xml:space="preserve"> </w:t>
      </w:r>
      <w:r>
        <w:rPr>
          <w:rFonts w:ascii="Arial" w:hAnsi="Arial" w:cs="Arial"/>
        </w:rPr>
        <w:t>5 of Schedule C</w:t>
      </w:r>
      <w:r w:rsidRPr="00897A21">
        <w:rPr>
          <w:rFonts w:ascii="Arial" w:hAnsi="Arial" w:cs="Arial"/>
        </w:rPr>
        <w:t>;</w:t>
      </w:r>
    </w:p>
    <w:p w14:paraId="19CB7529" w14:textId="77777777" w:rsidR="00536941" w:rsidRDefault="00536941" w:rsidP="00536941">
      <w:pPr>
        <w:spacing w:line="240" w:lineRule="auto"/>
        <w:jc w:val="both"/>
        <w:rPr>
          <w:rFonts w:ascii="Arial" w:hAnsi="Arial" w:cs="Arial"/>
          <w:b/>
        </w:rPr>
      </w:pPr>
    </w:p>
    <w:p w14:paraId="2D5A6D01" w14:textId="77777777" w:rsidR="00536941" w:rsidRPr="00897A21" w:rsidRDefault="00536941" w:rsidP="00536941">
      <w:pPr>
        <w:spacing w:line="240" w:lineRule="auto"/>
        <w:jc w:val="both"/>
        <w:rPr>
          <w:rFonts w:ascii="Arial" w:hAnsi="Arial" w:cs="Arial"/>
        </w:rPr>
      </w:pPr>
      <w:r w:rsidRPr="00897A21">
        <w:rPr>
          <w:rFonts w:ascii="Arial" w:hAnsi="Arial" w:cs="Arial"/>
          <w:b/>
        </w:rPr>
        <w:t>Preliminary Engineering Design</w:t>
      </w:r>
      <w:r w:rsidRPr="00897A21">
        <w:rPr>
          <w:rFonts w:ascii="Arial" w:hAnsi="Arial" w:cs="Arial"/>
        </w:rPr>
        <w:t xml:space="preserve"> means the preliminary engineering design for the Project prepared by the Concessionaire in accordance with the Applicable Standards, submitted to the Independent Engineer (with a copy to the Agency) within one hundred and twenty (120) days of the Effective Date as part of the Concessionaire Conditions Precedent process in accordance with </w:t>
      </w:r>
      <w:r>
        <w:rPr>
          <w:rFonts w:ascii="Arial" w:hAnsi="Arial" w:cs="Arial"/>
        </w:rPr>
        <w:t>Clause</w:t>
      </w:r>
      <w:r w:rsidRPr="00897A21">
        <w:rPr>
          <w:rFonts w:ascii="Arial" w:hAnsi="Arial" w:cs="Arial"/>
        </w:rPr>
        <w:t xml:space="preserve"> </w:t>
      </w:r>
      <w:r>
        <w:rPr>
          <w:rFonts w:ascii="Arial" w:hAnsi="Arial" w:cs="Arial"/>
        </w:rPr>
        <w:t>5 of Schedule C</w:t>
      </w:r>
      <w:r w:rsidRPr="00897A21">
        <w:rPr>
          <w:rFonts w:ascii="Arial" w:hAnsi="Arial" w:cs="Arial"/>
        </w:rPr>
        <w:t>;</w:t>
      </w:r>
    </w:p>
    <w:p w14:paraId="0114814E" w14:textId="77777777" w:rsidR="00536941" w:rsidRDefault="00536941" w:rsidP="00536941">
      <w:pPr>
        <w:spacing w:line="240" w:lineRule="auto"/>
        <w:jc w:val="both"/>
        <w:rPr>
          <w:rFonts w:ascii="Arial" w:hAnsi="Arial" w:cs="Arial"/>
          <w:b/>
        </w:rPr>
      </w:pPr>
    </w:p>
    <w:p w14:paraId="0AB13AD2" w14:textId="77777777" w:rsidR="00536941" w:rsidRPr="00897A21" w:rsidRDefault="00536941" w:rsidP="00536941">
      <w:pPr>
        <w:spacing w:line="240" w:lineRule="auto"/>
        <w:jc w:val="both"/>
        <w:rPr>
          <w:rFonts w:ascii="Arial" w:hAnsi="Arial" w:cs="Arial"/>
        </w:rPr>
      </w:pPr>
      <w:r w:rsidRPr="00897A21">
        <w:rPr>
          <w:rFonts w:ascii="Arial" w:hAnsi="Arial" w:cs="Arial"/>
          <w:b/>
        </w:rPr>
        <w:t>Proposed Detailed Design</w:t>
      </w:r>
      <w:r w:rsidRPr="00897A21">
        <w:rPr>
          <w:rFonts w:ascii="Arial" w:hAnsi="Arial" w:cs="Arial"/>
        </w:rPr>
        <w:t xml:space="preserve"> has the meaning ascribed thereto in </w:t>
      </w:r>
      <w:r>
        <w:rPr>
          <w:rFonts w:ascii="Arial" w:hAnsi="Arial" w:cs="Arial"/>
        </w:rPr>
        <w:t>Clause</w:t>
      </w:r>
      <w:r w:rsidRPr="00897A21">
        <w:rPr>
          <w:rFonts w:ascii="Arial" w:hAnsi="Arial" w:cs="Arial"/>
        </w:rPr>
        <w:t xml:space="preserve"> </w:t>
      </w:r>
      <w:r>
        <w:rPr>
          <w:rFonts w:ascii="Arial" w:hAnsi="Arial" w:cs="Arial"/>
        </w:rPr>
        <w:t>5</w:t>
      </w:r>
      <w:r w:rsidRPr="00897A21">
        <w:rPr>
          <w:rFonts w:ascii="Arial" w:hAnsi="Arial" w:cs="Arial"/>
        </w:rPr>
        <w:t>.4</w:t>
      </w:r>
      <w:r>
        <w:rPr>
          <w:rFonts w:ascii="Arial" w:hAnsi="Arial" w:cs="Arial"/>
        </w:rPr>
        <w:t xml:space="preserve"> of Schedule C</w:t>
      </w:r>
      <w:r w:rsidRPr="00897A21">
        <w:rPr>
          <w:rFonts w:ascii="Arial" w:hAnsi="Arial" w:cs="Arial"/>
        </w:rPr>
        <w:t>, being the Detailed Engineering Design (submitted in batches) delivered to the Independent Engineer by the Concessionaire within four (4) months of the Commencement Date for review and approval;</w:t>
      </w:r>
    </w:p>
    <w:p w14:paraId="4C2A4795" w14:textId="77777777" w:rsidR="00536941" w:rsidRDefault="00536941" w:rsidP="00536941">
      <w:pPr>
        <w:spacing w:line="240" w:lineRule="auto"/>
        <w:jc w:val="both"/>
        <w:rPr>
          <w:rFonts w:ascii="Arial" w:hAnsi="Arial" w:cs="Arial"/>
          <w:b/>
        </w:rPr>
      </w:pPr>
    </w:p>
    <w:p w14:paraId="0D08F470" w14:textId="77777777" w:rsidR="00536941" w:rsidRPr="00897A21" w:rsidRDefault="00536941" w:rsidP="00536941">
      <w:pPr>
        <w:spacing w:line="240" w:lineRule="auto"/>
        <w:jc w:val="both"/>
        <w:rPr>
          <w:rFonts w:ascii="Arial" w:hAnsi="Arial" w:cs="Arial"/>
        </w:rPr>
      </w:pPr>
      <w:r w:rsidRPr="00897A21">
        <w:rPr>
          <w:rFonts w:ascii="Arial" w:hAnsi="Arial" w:cs="Arial"/>
          <w:b/>
        </w:rPr>
        <w:t>Proposed Preliminary</w:t>
      </w:r>
      <w:r>
        <w:rPr>
          <w:rFonts w:ascii="Arial" w:hAnsi="Arial" w:cs="Arial"/>
          <w:b/>
        </w:rPr>
        <w:t xml:space="preserve"> </w:t>
      </w:r>
      <w:r w:rsidRPr="00897A21">
        <w:rPr>
          <w:rFonts w:ascii="Arial" w:hAnsi="Arial" w:cs="Arial"/>
          <w:b/>
        </w:rPr>
        <w:t>Design</w:t>
      </w:r>
      <w:r w:rsidRPr="00897A21">
        <w:rPr>
          <w:rFonts w:ascii="Arial" w:hAnsi="Arial" w:cs="Arial"/>
        </w:rPr>
        <w:t xml:space="preserve"> has the meaning ascribed thereto in </w:t>
      </w:r>
      <w:r>
        <w:rPr>
          <w:rFonts w:ascii="Arial" w:hAnsi="Arial" w:cs="Arial"/>
        </w:rPr>
        <w:t>Clause</w:t>
      </w:r>
      <w:r w:rsidRPr="00897A21">
        <w:rPr>
          <w:rFonts w:ascii="Arial" w:hAnsi="Arial" w:cs="Arial"/>
        </w:rPr>
        <w:t xml:space="preserve"> </w:t>
      </w:r>
      <w:r>
        <w:rPr>
          <w:rFonts w:ascii="Arial" w:hAnsi="Arial" w:cs="Arial"/>
        </w:rPr>
        <w:t>5</w:t>
      </w:r>
      <w:r w:rsidRPr="00897A21">
        <w:rPr>
          <w:rFonts w:ascii="Arial" w:hAnsi="Arial" w:cs="Arial"/>
        </w:rPr>
        <w:t>.1</w:t>
      </w:r>
      <w:r>
        <w:rPr>
          <w:rFonts w:ascii="Arial" w:hAnsi="Arial" w:cs="Arial"/>
        </w:rPr>
        <w:t xml:space="preserve"> of Schedule C</w:t>
      </w:r>
      <w:r w:rsidRPr="00897A21">
        <w:rPr>
          <w:rFonts w:ascii="Arial" w:hAnsi="Arial" w:cs="Arial"/>
        </w:rPr>
        <w:t>, being the Preliminary Engineering Design submitted by the Concessionaire to the Independent Engineer (with a copy to the Agency) within one hundred and twenty (120) days of the Effective Date for approval as part of the Concessionaire Conditions Precedent process;</w:t>
      </w:r>
      <w:r w:rsidRPr="00897A21">
        <w:rPr>
          <w:rFonts w:ascii="Arial" w:hAnsi="Arial" w:cs="Arial"/>
        </w:rPr>
        <w:footnoteReference w:id="79"/>
      </w:r>
    </w:p>
    <w:p w14:paraId="2B962BA1" w14:textId="77777777" w:rsidR="00536941" w:rsidRDefault="00536941" w:rsidP="00536941">
      <w:pPr>
        <w:spacing w:line="240" w:lineRule="auto"/>
        <w:rPr>
          <w:rFonts w:ascii="Arial" w:hAnsi="Arial" w:cs="Arial"/>
          <w:b/>
        </w:rPr>
      </w:pPr>
    </w:p>
    <w:p w14:paraId="3B148925" w14:textId="77777777" w:rsidR="00536941" w:rsidRPr="00897A21" w:rsidRDefault="00536941" w:rsidP="00536941">
      <w:pPr>
        <w:spacing w:line="240" w:lineRule="auto"/>
        <w:rPr>
          <w:rFonts w:ascii="Arial" w:hAnsi="Arial" w:cs="Arial"/>
        </w:rPr>
      </w:pPr>
      <w:r w:rsidRPr="00897A21">
        <w:rPr>
          <w:rFonts w:ascii="Arial" w:hAnsi="Arial" w:cs="Arial"/>
          <w:b/>
        </w:rPr>
        <w:t>Part B — Construction Drawings Provisions</w:t>
      </w:r>
    </w:p>
    <w:p w14:paraId="1DDE1920" w14:textId="77777777" w:rsidR="00536941" w:rsidRDefault="00536941" w:rsidP="00536941">
      <w:pPr>
        <w:spacing w:line="240" w:lineRule="auto"/>
        <w:jc w:val="both"/>
        <w:rPr>
          <w:rFonts w:ascii="Arial" w:hAnsi="Arial" w:cs="Arial"/>
        </w:rPr>
      </w:pPr>
    </w:p>
    <w:p w14:paraId="6C769B71" w14:textId="77777777" w:rsidR="00536941" w:rsidRPr="00897A21" w:rsidRDefault="00536941" w:rsidP="00536941">
      <w:pPr>
        <w:spacing w:line="240" w:lineRule="auto"/>
        <w:jc w:val="both"/>
        <w:rPr>
          <w:rFonts w:ascii="Arial" w:hAnsi="Arial" w:cs="Arial"/>
        </w:rPr>
      </w:pPr>
      <w:r w:rsidRPr="00897A21">
        <w:rPr>
          <w:rFonts w:ascii="Arial" w:hAnsi="Arial" w:cs="Arial"/>
        </w:rPr>
        <w:t>The Construction Drawings provisions in this</w:t>
      </w:r>
      <w:r>
        <w:rPr>
          <w:rFonts w:ascii="Arial" w:hAnsi="Arial" w:cs="Arial"/>
        </w:rPr>
        <w:t xml:space="preserve"> </w:t>
      </w:r>
      <w:r w:rsidRPr="00D80525">
        <w:rPr>
          <w:rFonts w:ascii="Arial" w:hAnsi="Arial" w:cs="Arial"/>
          <w:b/>
          <w:bCs/>
          <w:smallCaps/>
          <w:u w:val="single"/>
        </w:rPr>
        <w:t>Part B</w:t>
      </w:r>
      <w:r w:rsidRPr="00897A21">
        <w:rPr>
          <w:rFonts w:ascii="Arial" w:hAnsi="Arial" w:cs="Arial"/>
        </w:rPr>
        <w:t xml:space="preserve"> are fully standardised and correspond to </w:t>
      </w:r>
      <w:r>
        <w:rPr>
          <w:rFonts w:ascii="Arial" w:hAnsi="Arial" w:cs="Arial"/>
        </w:rPr>
        <w:t>Clau</w:t>
      </w:r>
      <w:r w:rsidRPr="00897A21">
        <w:rPr>
          <w:rFonts w:ascii="Arial" w:hAnsi="Arial" w:cs="Arial"/>
        </w:rPr>
        <w:t>s</w:t>
      </w:r>
      <w:r>
        <w:rPr>
          <w:rFonts w:ascii="Arial" w:hAnsi="Arial" w:cs="Arial"/>
        </w:rPr>
        <w:t>e</w:t>
      </w:r>
      <w:r w:rsidRPr="00897A21">
        <w:rPr>
          <w:rFonts w:ascii="Arial" w:hAnsi="Arial" w:cs="Arial"/>
        </w:rPr>
        <w:t xml:space="preserve"> 1 through </w:t>
      </w:r>
      <w:r>
        <w:rPr>
          <w:rFonts w:ascii="Arial" w:hAnsi="Arial" w:cs="Arial"/>
        </w:rPr>
        <w:t>Clau</w:t>
      </w:r>
      <w:r w:rsidRPr="00897A21">
        <w:rPr>
          <w:rFonts w:ascii="Arial" w:hAnsi="Arial" w:cs="Arial"/>
        </w:rPr>
        <w:t>s</w:t>
      </w:r>
      <w:r>
        <w:rPr>
          <w:rFonts w:ascii="Arial" w:hAnsi="Arial" w:cs="Arial"/>
        </w:rPr>
        <w:t>e</w:t>
      </w:r>
      <w:r w:rsidRPr="00897A21">
        <w:rPr>
          <w:rFonts w:ascii="Arial" w:hAnsi="Arial" w:cs="Arial"/>
        </w:rPr>
        <w:t xml:space="preserve"> </w:t>
      </w:r>
      <w:r>
        <w:rPr>
          <w:rFonts w:ascii="Arial" w:hAnsi="Arial" w:cs="Arial"/>
        </w:rPr>
        <w:t>5</w:t>
      </w:r>
      <w:r w:rsidRPr="00897A21">
        <w:rPr>
          <w:rFonts w:ascii="Arial" w:hAnsi="Arial" w:cs="Arial"/>
        </w:rPr>
        <w:t xml:space="preserve"> of</w:t>
      </w:r>
      <w:r>
        <w:rPr>
          <w:rFonts w:ascii="Arial" w:hAnsi="Arial" w:cs="Arial"/>
        </w:rPr>
        <w:t xml:space="preserve"> Schedule C</w:t>
      </w:r>
      <w:r w:rsidRPr="00897A21">
        <w:rPr>
          <w:rFonts w:ascii="Arial" w:hAnsi="Arial" w:cs="Arial"/>
        </w:rPr>
        <w:t>. No project-specific amendments are required to the operative text of this Part B, subject only to the conditional amendments identified in the footnotes below.</w:t>
      </w:r>
      <w:r>
        <w:rPr>
          <w:rStyle w:val="FootnoteReference"/>
          <w:rFonts w:ascii="Arial" w:hAnsi="Arial" w:cs="Arial"/>
        </w:rPr>
        <w:footnoteReference w:id="80"/>
      </w:r>
    </w:p>
    <w:p w14:paraId="1D362E72" w14:textId="77777777" w:rsidR="00536941" w:rsidRDefault="00536941" w:rsidP="00536941">
      <w:pPr>
        <w:spacing w:line="240" w:lineRule="auto"/>
        <w:rPr>
          <w:rFonts w:ascii="Arial" w:hAnsi="Arial" w:cs="Arial"/>
          <w:b/>
        </w:rPr>
      </w:pPr>
    </w:p>
    <w:p w14:paraId="42A09093" w14:textId="77777777" w:rsidR="00536941" w:rsidRPr="00D36EEA" w:rsidRDefault="00536941" w:rsidP="00536941">
      <w:pPr>
        <w:pStyle w:val="ListParagraph"/>
        <w:numPr>
          <w:ilvl w:val="2"/>
          <w:numId w:val="216"/>
        </w:numPr>
        <w:spacing w:line="240" w:lineRule="auto"/>
        <w:ind w:left="720" w:hanging="720"/>
        <w:rPr>
          <w:rFonts w:ascii="Arial" w:hAnsi="Arial" w:cs="Arial"/>
          <w:b/>
          <w:smallCaps/>
          <w:u w:val="single"/>
        </w:rPr>
      </w:pPr>
      <w:r w:rsidRPr="00D36EEA">
        <w:rPr>
          <w:rFonts w:ascii="Arial" w:hAnsi="Arial" w:cs="Arial"/>
          <w:b/>
          <w:smallCaps/>
          <w:u w:val="single"/>
        </w:rPr>
        <w:t>Preparation Of Construction Drawings</w:t>
      </w:r>
    </w:p>
    <w:p w14:paraId="24D723FB" w14:textId="77777777" w:rsidR="00536941" w:rsidRDefault="00536941" w:rsidP="00536941">
      <w:pPr>
        <w:spacing w:line="240" w:lineRule="auto"/>
        <w:jc w:val="both"/>
        <w:rPr>
          <w:rFonts w:ascii="Arial" w:hAnsi="Arial" w:cs="Arial"/>
          <w:b/>
        </w:rPr>
      </w:pPr>
    </w:p>
    <w:p w14:paraId="6C8C2015" w14:textId="77777777" w:rsidR="00536941"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lastRenderedPageBreak/>
        <w:t>The Concessionaire shall prepare the Construction Drawings in accordance with the Applicable Standards and shall complete and deliver the same to the Agency and the Independent Engineer from time to time within the Development Time for Completion. The Concessionaire hereby undertakes that the Construction Drawings shall comply with the Applicable Standards.</w:t>
      </w:r>
    </w:p>
    <w:p w14:paraId="56B7C5E8" w14:textId="77777777" w:rsidR="00536941" w:rsidRDefault="00536941" w:rsidP="00536941">
      <w:pPr>
        <w:pStyle w:val="ListParagraph"/>
        <w:spacing w:line="240" w:lineRule="auto"/>
        <w:jc w:val="both"/>
        <w:rPr>
          <w:rFonts w:ascii="Arial" w:hAnsi="Arial" w:cs="Arial"/>
        </w:rPr>
      </w:pPr>
    </w:p>
    <w:p w14:paraId="63302DEB" w14:textId="77777777" w:rsidR="00536941"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Defects &amp; Deficiencies, errors, omissions, ambiguities, inconsistencies, inadequacies and other defects in the Construction Drawings or arising therefrom shall be rectified by the Concessionaire at its sole cost and risk.</w:t>
      </w:r>
    </w:p>
    <w:p w14:paraId="4A5E8C01" w14:textId="77777777" w:rsidR="00536941" w:rsidRPr="00D36EEA" w:rsidRDefault="00536941" w:rsidP="00536941">
      <w:pPr>
        <w:pStyle w:val="ListParagraph"/>
        <w:rPr>
          <w:rFonts w:ascii="Arial" w:hAnsi="Arial" w:cs="Arial"/>
        </w:rPr>
      </w:pPr>
    </w:p>
    <w:p w14:paraId="282DD0F7" w14:textId="77777777" w:rsidR="00536941"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The Agency, the Independent Engineer and the Independent Auditor (as applicable) may use the Construction Drawings for such purposes as the same may require for the purposes of the Project.</w:t>
      </w:r>
    </w:p>
    <w:p w14:paraId="00B65BF7" w14:textId="77777777" w:rsidR="00536941" w:rsidRPr="00D36EEA" w:rsidRDefault="00536941" w:rsidP="00536941">
      <w:pPr>
        <w:pStyle w:val="ListParagraph"/>
        <w:rPr>
          <w:rFonts w:ascii="Arial" w:hAnsi="Arial" w:cs="Arial"/>
        </w:rPr>
      </w:pPr>
    </w:p>
    <w:p w14:paraId="6EF2CA1A" w14:textId="77777777" w:rsidR="00536941"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The Concessionaire may at its discretion and subject to the Applicable Standards and the Design Requirements, propose with or without modifications the drawings made available by the Agency or adopt its own Construction Drawings after prior approval of the Independent Engineer; provided, however, that the Concessionaire shall always remain solely responsible and liable for the adequacy and accuracy of the Construction Drawings.</w:t>
      </w:r>
    </w:p>
    <w:p w14:paraId="73402A33" w14:textId="77777777" w:rsidR="00536941" w:rsidRPr="00D36EEA" w:rsidRDefault="00536941" w:rsidP="00536941">
      <w:pPr>
        <w:pStyle w:val="ListParagraph"/>
        <w:rPr>
          <w:rFonts w:ascii="Arial" w:hAnsi="Arial" w:cs="Arial"/>
        </w:rPr>
      </w:pPr>
    </w:p>
    <w:p w14:paraId="7F9FDB56" w14:textId="77777777" w:rsidR="00536941"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Notwithstanding the Concessionaire's decision to adopt the drawings provided by the Agency, all Construction Drawings shall remain subject to the review, approval and acceptance by the Independent Engineer prior to the adoption of the same by the Concessionaire.</w:t>
      </w:r>
    </w:p>
    <w:p w14:paraId="32AE7957" w14:textId="77777777" w:rsidR="00536941" w:rsidRPr="00D36EEA" w:rsidRDefault="00536941" w:rsidP="00536941">
      <w:pPr>
        <w:pStyle w:val="ListParagraph"/>
        <w:rPr>
          <w:rFonts w:ascii="Arial" w:hAnsi="Arial" w:cs="Arial"/>
        </w:rPr>
      </w:pPr>
    </w:p>
    <w:p w14:paraId="6A71C543" w14:textId="77777777" w:rsidR="00536941" w:rsidRPr="00D36EEA"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The Agency and the Independent Engineer shall have the right to review and inspect all Construction Drawings. The Concessionaire shall provide all such Construction Drawings as may be reasonably required by the Agency and/or the Independent Engineer in respect of the Development Works.</w:t>
      </w:r>
    </w:p>
    <w:p w14:paraId="29A98032" w14:textId="77777777" w:rsidR="00536941" w:rsidRDefault="00536941" w:rsidP="00536941">
      <w:pPr>
        <w:spacing w:line="240" w:lineRule="auto"/>
        <w:rPr>
          <w:rFonts w:ascii="Arial" w:hAnsi="Arial" w:cs="Arial"/>
          <w:b/>
        </w:rPr>
      </w:pPr>
    </w:p>
    <w:p w14:paraId="66A7C45F" w14:textId="77777777" w:rsidR="00536941" w:rsidRPr="00D36EEA" w:rsidRDefault="00536941" w:rsidP="00536941">
      <w:pPr>
        <w:pStyle w:val="ListParagraph"/>
        <w:numPr>
          <w:ilvl w:val="0"/>
          <w:numId w:val="307"/>
        </w:numPr>
        <w:spacing w:line="240" w:lineRule="auto"/>
        <w:ind w:left="720" w:hanging="720"/>
        <w:rPr>
          <w:rFonts w:ascii="Arial" w:hAnsi="Arial" w:cs="Arial"/>
          <w:b/>
          <w:smallCaps/>
          <w:u w:val="single"/>
        </w:rPr>
      </w:pPr>
      <w:r w:rsidRPr="00D36EEA">
        <w:rPr>
          <w:rFonts w:ascii="Arial" w:hAnsi="Arial" w:cs="Arial"/>
          <w:b/>
          <w:smallCaps/>
          <w:u w:val="single"/>
        </w:rPr>
        <w:t>Details of Construction Drawings</w:t>
      </w:r>
    </w:p>
    <w:p w14:paraId="4D2551EB" w14:textId="77777777" w:rsidR="00536941" w:rsidRDefault="00536941" w:rsidP="00536941">
      <w:pPr>
        <w:spacing w:line="240" w:lineRule="auto"/>
        <w:jc w:val="both"/>
        <w:rPr>
          <w:rFonts w:ascii="Arial" w:hAnsi="Arial" w:cs="Arial"/>
          <w:b/>
        </w:rPr>
      </w:pPr>
    </w:p>
    <w:p w14:paraId="2BC4834F" w14:textId="77777777" w:rsidR="00536941" w:rsidRPr="00D36EEA"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The Construction Drawings to be submitted by the Concessionaire to the Independent Engineer shall include but not be limited to the following details:</w:t>
      </w:r>
      <w:r>
        <w:rPr>
          <w:rStyle w:val="FootnoteReference"/>
          <w:rFonts w:ascii="Arial" w:hAnsi="Arial" w:cs="Arial"/>
        </w:rPr>
        <w:footnoteReference w:id="81"/>
      </w:r>
    </w:p>
    <w:p w14:paraId="2CEE267F" w14:textId="77777777" w:rsidR="00536941" w:rsidRDefault="00536941" w:rsidP="00536941">
      <w:pPr>
        <w:pStyle w:val="ListParagraph"/>
        <w:spacing w:line="240" w:lineRule="auto"/>
        <w:jc w:val="both"/>
        <w:rPr>
          <w:rFonts w:ascii="Arial" w:hAnsi="Arial" w:cs="Arial"/>
        </w:rPr>
      </w:pPr>
    </w:p>
    <w:p w14:paraId="4747A3D6" w14:textId="77777777" w:rsidR="00536941" w:rsidRPr="00897A21" w:rsidRDefault="00536941" w:rsidP="00536941">
      <w:pPr>
        <w:pStyle w:val="ListParagraph"/>
        <w:numPr>
          <w:ilvl w:val="0"/>
          <w:numId w:val="282"/>
        </w:numPr>
        <w:spacing w:line="240" w:lineRule="auto"/>
        <w:ind w:left="1440" w:hanging="720"/>
        <w:jc w:val="both"/>
        <w:rPr>
          <w:rFonts w:ascii="Arial" w:hAnsi="Arial" w:cs="Arial"/>
        </w:rPr>
      </w:pPr>
      <w:r w:rsidRPr="00897A21">
        <w:rPr>
          <w:rFonts w:ascii="Arial" w:hAnsi="Arial" w:cs="Arial"/>
        </w:rPr>
        <w:t>[insert project-specific list of required drawing types and categories, in accordance with the Design Requirements and Schedule B;]</w:t>
      </w:r>
    </w:p>
    <w:p w14:paraId="22653072" w14:textId="77777777" w:rsidR="00536941" w:rsidRDefault="00536941" w:rsidP="00536941">
      <w:pPr>
        <w:pStyle w:val="ListParagraph"/>
        <w:spacing w:line="240" w:lineRule="auto"/>
        <w:ind w:left="1440"/>
        <w:jc w:val="both"/>
        <w:rPr>
          <w:rFonts w:ascii="Arial" w:hAnsi="Arial" w:cs="Arial"/>
        </w:rPr>
      </w:pPr>
    </w:p>
    <w:p w14:paraId="1F0047E1" w14:textId="77777777" w:rsidR="00536941" w:rsidRPr="00897A21" w:rsidRDefault="00536941" w:rsidP="00536941">
      <w:pPr>
        <w:pStyle w:val="ListParagraph"/>
        <w:numPr>
          <w:ilvl w:val="0"/>
          <w:numId w:val="282"/>
        </w:numPr>
        <w:spacing w:line="240" w:lineRule="auto"/>
        <w:ind w:left="1440" w:hanging="720"/>
        <w:jc w:val="both"/>
        <w:rPr>
          <w:rFonts w:ascii="Arial" w:hAnsi="Arial" w:cs="Arial"/>
        </w:rPr>
      </w:pPr>
      <w:r w:rsidRPr="00897A21">
        <w:rPr>
          <w:rFonts w:ascii="Arial" w:hAnsi="Arial" w:cs="Arial"/>
        </w:rPr>
        <w:lastRenderedPageBreak/>
        <w:t>such further information and details as may be requested by the Independent Engineer and the Agency acting reasonably.</w:t>
      </w:r>
    </w:p>
    <w:p w14:paraId="68D23AA2" w14:textId="77777777" w:rsidR="00536941" w:rsidRDefault="00536941" w:rsidP="00536941">
      <w:pPr>
        <w:spacing w:line="240" w:lineRule="auto"/>
        <w:jc w:val="both"/>
        <w:rPr>
          <w:rFonts w:ascii="Arial" w:hAnsi="Arial" w:cs="Arial"/>
          <w:b/>
        </w:rPr>
      </w:pPr>
    </w:p>
    <w:p w14:paraId="64204605" w14:textId="77777777" w:rsidR="00536941" w:rsidRPr="00D36EEA"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All Construction Drawings submitted by the Concessionaire shall comply with and shall be in accordance with the Design Requirements and the Applicable Standards.</w:t>
      </w:r>
    </w:p>
    <w:p w14:paraId="452B209B" w14:textId="77777777" w:rsidR="00536941" w:rsidRDefault="00536941" w:rsidP="00536941">
      <w:pPr>
        <w:spacing w:line="240" w:lineRule="auto"/>
        <w:rPr>
          <w:rFonts w:ascii="Arial" w:hAnsi="Arial" w:cs="Arial"/>
          <w:b/>
        </w:rPr>
      </w:pPr>
    </w:p>
    <w:p w14:paraId="228EBEA4" w14:textId="77777777" w:rsidR="00536941" w:rsidRPr="00D36EEA" w:rsidRDefault="00536941" w:rsidP="00536941">
      <w:pPr>
        <w:pStyle w:val="ListParagraph"/>
        <w:numPr>
          <w:ilvl w:val="0"/>
          <w:numId w:val="307"/>
        </w:numPr>
        <w:spacing w:line="240" w:lineRule="auto"/>
        <w:ind w:left="720" w:hanging="720"/>
        <w:rPr>
          <w:rFonts w:ascii="Arial" w:hAnsi="Arial" w:cs="Arial"/>
          <w:smallCaps/>
          <w:u w:val="single"/>
        </w:rPr>
      </w:pPr>
      <w:r w:rsidRPr="00D36EEA">
        <w:rPr>
          <w:rFonts w:ascii="Arial" w:hAnsi="Arial" w:cs="Arial"/>
          <w:b/>
          <w:smallCaps/>
          <w:u w:val="single"/>
        </w:rPr>
        <w:t>Review &amp; Approval of Construction Drawings</w:t>
      </w:r>
    </w:p>
    <w:p w14:paraId="5934555F" w14:textId="77777777" w:rsidR="00536941" w:rsidRDefault="00536941" w:rsidP="00536941">
      <w:pPr>
        <w:spacing w:line="240" w:lineRule="auto"/>
        <w:jc w:val="both"/>
        <w:rPr>
          <w:rFonts w:ascii="Arial" w:hAnsi="Arial" w:cs="Arial"/>
          <w:b/>
        </w:rPr>
      </w:pPr>
    </w:p>
    <w:p w14:paraId="47BBF567" w14:textId="77777777" w:rsidR="00536941"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The Concessionaire shall promptly and in such sequence as is consistent with the Development Requirements, submit four (4) copies of the Construction Drawings to the Independent Engineer and the Agency.</w:t>
      </w:r>
      <w:r>
        <w:rPr>
          <w:rStyle w:val="FootnoteReference"/>
          <w:rFonts w:ascii="Arial" w:hAnsi="Arial" w:cs="Arial"/>
        </w:rPr>
        <w:footnoteReference w:id="82"/>
      </w:r>
    </w:p>
    <w:p w14:paraId="10C24CBC" w14:textId="77777777" w:rsidR="00536941" w:rsidRDefault="00536941" w:rsidP="00536941">
      <w:pPr>
        <w:pStyle w:val="ListParagraph"/>
        <w:spacing w:line="240" w:lineRule="auto"/>
        <w:jc w:val="both"/>
        <w:rPr>
          <w:rFonts w:ascii="Arial" w:hAnsi="Arial" w:cs="Arial"/>
        </w:rPr>
      </w:pPr>
    </w:p>
    <w:p w14:paraId="09067362" w14:textId="77777777" w:rsidR="00536941"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 xml:space="preserve">The submission of the Construction Drawings pursuant to </w:t>
      </w:r>
      <w:r>
        <w:rPr>
          <w:rFonts w:ascii="Arial" w:hAnsi="Arial" w:cs="Arial"/>
        </w:rPr>
        <w:t xml:space="preserve">Clause </w:t>
      </w:r>
      <w:r w:rsidRPr="00D36EEA">
        <w:rPr>
          <w:rFonts w:ascii="Arial" w:hAnsi="Arial" w:cs="Arial"/>
        </w:rPr>
        <w:t xml:space="preserve">3.1 </w:t>
      </w:r>
      <w:r>
        <w:rPr>
          <w:rFonts w:ascii="Arial" w:hAnsi="Arial" w:cs="Arial"/>
        </w:rPr>
        <w:t xml:space="preserve">of the Schedule C </w:t>
      </w:r>
      <w:r w:rsidRPr="00D36EEA">
        <w:rPr>
          <w:rFonts w:ascii="Arial" w:hAnsi="Arial" w:cs="Arial"/>
        </w:rPr>
        <w:t>shall constitute the representation of the Concessionaire that the Construction Drawings submitted are in conformity with the Design Requirements.</w:t>
      </w:r>
    </w:p>
    <w:p w14:paraId="57853B16" w14:textId="77777777" w:rsidR="00536941" w:rsidRPr="00D36EEA" w:rsidRDefault="00536941" w:rsidP="00536941">
      <w:pPr>
        <w:pStyle w:val="ListParagraph"/>
        <w:rPr>
          <w:rFonts w:ascii="Arial" w:hAnsi="Arial" w:cs="Arial"/>
        </w:rPr>
      </w:pPr>
    </w:p>
    <w:p w14:paraId="2D389595" w14:textId="77777777" w:rsidR="00536941"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 xml:space="preserve">Within fifteen (15) days of receipt of the Construction Drawings, the Independent Engineer shall review and comment on the same taking into account, </w:t>
      </w:r>
      <w:r w:rsidRPr="00D36EEA">
        <w:rPr>
          <w:rFonts w:ascii="Arial" w:hAnsi="Arial" w:cs="Arial"/>
          <w:i/>
        </w:rPr>
        <w:t>inter alia</w:t>
      </w:r>
      <w:r w:rsidRPr="00D36EEA">
        <w:rPr>
          <w:rFonts w:ascii="Arial" w:hAnsi="Arial" w:cs="Arial"/>
        </w:rPr>
        <w:t>, the comments of the Agency, if any, thereon, and convey its comments/observations to the Concessionaire on the conformity of the Construction Drawings with the Design Requirements.</w:t>
      </w:r>
    </w:p>
    <w:p w14:paraId="6ECF3FC1" w14:textId="77777777" w:rsidR="00536941" w:rsidRPr="00D36EEA" w:rsidRDefault="00536941" w:rsidP="00536941">
      <w:pPr>
        <w:pStyle w:val="ListParagraph"/>
        <w:rPr>
          <w:rFonts w:ascii="Arial" w:hAnsi="Arial" w:cs="Arial"/>
        </w:rPr>
      </w:pPr>
    </w:p>
    <w:p w14:paraId="1FCDCC05" w14:textId="77777777" w:rsidR="00536941" w:rsidRDefault="00536941" w:rsidP="00536941">
      <w:pPr>
        <w:pStyle w:val="ListParagraph"/>
        <w:numPr>
          <w:ilvl w:val="1"/>
          <w:numId w:val="307"/>
        </w:numPr>
        <w:spacing w:line="240" w:lineRule="auto"/>
        <w:jc w:val="both"/>
        <w:rPr>
          <w:rFonts w:ascii="Arial" w:hAnsi="Arial" w:cs="Arial"/>
        </w:rPr>
      </w:pPr>
      <w:r w:rsidRPr="00D36EEA">
        <w:rPr>
          <w:rFonts w:ascii="Arial" w:hAnsi="Arial" w:cs="Arial"/>
        </w:rPr>
        <w:t>The Concessionaire hereby undertakes to revise the Construction Drawings to the extent necessary and to resubmit the same for the review of the Independent Engineer and the Agency in the event the comments and observations indicate non-conformity with the Design Requirements. The Independent Engineer shall provide its observations and comments on such re-submitted Construction Drawings within fifteen (15) days of receipt.</w:t>
      </w:r>
    </w:p>
    <w:p w14:paraId="3518ADDD" w14:textId="77777777" w:rsidR="00536941" w:rsidRPr="00C623DC" w:rsidRDefault="00536941" w:rsidP="00536941">
      <w:pPr>
        <w:pStyle w:val="ListParagraph"/>
        <w:rPr>
          <w:rFonts w:ascii="Arial" w:hAnsi="Arial" w:cs="Arial"/>
        </w:rPr>
      </w:pPr>
    </w:p>
    <w:p w14:paraId="0ED2CD28" w14:textId="77777777" w:rsidR="00536941" w:rsidRDefault="00536941" w:rsidP="00536941">
      <w:pPr>
        <w:pStyle w:val="ListParagraph"/>
        <w:numPr>
          <w:ilvl w:val="1"/>
          <w:numId w:val="307"/>
        </w:numPr>
        <w:spacing w:line="240" w:lineRule="auto"/>
        <w:jc w:val="both"/>
        <w:rPr>
          <w:rFonts w:ascii="Arial" w:hAnsi="Arial" w:cs="Arial"/>
        </w:rPr>
      </w:pPr>
      <w:r w:rsidRPr="00C623DC">
        <w:rPr>
          <w:rFonts w:ascii="Arial" w:hAnsi="Arial" w:cs="Arial"/>
        </w:rPr>
        <w:t xml:space="preserve">The Concessionaire shall simultaneously with the submission of Construction Drawings prepare and submit to the Independent Engineer the construction plan providing, </w:t>
      </w:r>
      <w:r w:rsidRPr="00C623DC">
        <w:rPr>
          <w:rFonts w:ascii="Arial" w:hAnsi="Arial" w:cs="Arial"/>
          <w:i/>
        </w:rPr>
        <w:t>inter alia</w:t>
      </w:r>
      <w:r w:rsidRPr="00C623DC">
        <w:rPr>
          <w:rFonts w:ascii="Arial" w:hAnsi="Arial" w:cs="Arial"/>
        </w:rPr>
        <w:t>, the “critical path method” in respect of the Project.</w:t>
      </w:r>
    </w:p>
    <w:p w14:paraId="48153127" w14:textId="77777777" w:rsidR="00536941" w:rsidRPr="00C623DC" w:rsidRDefault="00536941" w:rsidP="00536941">
      <w:pPr>
        <w:pStyle w:val="ListParagraph"/>
        <w:rPr>
          <w:rFonts w:ascii="Arial" w:hAnsi="Arial" w:cs="Arial"/>
        </w:rPr>
      </w:pPr>
    </w:p>
    <w:p w14:paraId="700B72CB" w14:textId="77777777" w:rsidR="00536941" w:rsidRPr="00C623DC" w:rsidRDefault="00536941" w:rsidP="00536941">
      <w:pPr>
        <w:pStyle w:val="ListParagraph"/>
        <w:numPr>
          <w:ilvl w:val="1"/>
          <w:numId w:val="307"/>
        </w:numPr>
        <w:spacing w:line="240" w:lineRule="auto"/>
        <w:jc w:val="both"/>
        <w:rPr>
          <w:rFonts w:ascii="Arial" w:hAnsi="Arial" w:cs="Arial"/>
        </w:rPr>
      </w:pPr>
      <w:r w:rsidRPr="00C623DC">
        <w:rPr>
          <w:rFonts w:ascii="Arial" w:hAnsi="Arial" w:cs="Arial"/>
        </w:rPr>
        <w:t>Notwithstanding anything contained herein:</w:t>
      </w:r>
    </w:p>
    <w:p w14:paraId="023FB67C" w14:textId="77777777" w:rsidR="00536941" w:rsidRDefault="00536941" w:rsidP="00536941">
      <w:pPr>
        <w:pStyle w:val="ListParagraph"/>
        <w:spacing w:line="240" w:lineRule="auto"/>
        <w:jc w:val="both"/>
        <w:rPr>
          <w:rFonts w:ascii="Arial" w:hAnsi="Arial" w:cs="Arial"/>
        </w:rPr>
      </w:pPr>
    </w:p>
    <w:p w14:paraId="61485357" w14:textId="77777777" w:rsidR="00536941" w:rsidRPr="00897A21" w:rsidRDefault="00536941" w:rsidP="00536941">
      <w:pPr>
        <w:pStyle w:val="ListParagraph"/>
        <w:numPr>
          <w:ilvl w:val="0"/>
          <w:numId w:val="284"/>
        </w:numPr>
        <w:spacing w:line="240" w:lineRule="auto"/>
        <w:ind w:left="1440" w:hanging="720"/>
        <w:jc w:val="both"/>
        <w:rPr>
          <w:rFonts w:ascii="Arial" w:hAnsi="Arial" w:cs="Arial"/>
        </w:rPr>
      </w:pPr>
      <w:r w:rsidRPr="00897A21">
        <w:rPr>
          <w:rFonts w:ascii="Arial" w:hAnsi="Arial" w:cs="Arial"/>
        </w:rPr>
        <w:t xml:space="preserve">in the event the response of the Agency is not provided within the period stipulated in </w:t>
      </w:r>
      <w:r>
        <w:rPr>
          <w:rFonts w:ascii="Arial" w:hAnsi="Arial" w:cs="Arial"/>
        </w:rPr>
        <w:t xml:space="preserve">Clause </w:t>
      </w:r>
      <w:r w:rsidRPr="00D36EEA">
        <w:rPr>
          <w:rFonts w:ascii="Arial" w:hAnsi="Arial" w:cs="Arial"/>
        </w:rPr>
        <w:t>3.</w:t>
      </w:r>
      <w:r w:rsidRPr="00897A21">
        <w:rPr>
          <w:rFonts w:ascii="Arial" w:hAnsi="Arial" w:cs="Arial"/>
        </w:rPr>
        <w:t>3</w:t>
      </w:r>
      <w:r w:rsidRPr="00D36EEA">
        <w:rPr>
          <w:rFonts w:ascii="Arial" w:hAnsi="Arial" w:cs="Arial"/>
        </w:rPr>
        <w:t xml:space="preserve"> </w:t>
      </w:r>
      <w:r>
        <w:rPr>
          <w:rFonts w:ascii="Arial" w:hAnsi="Arial" w:cs="Arial"/>
        </w:rPr>
        <w:t>of the Schedule C</w:t>
      </w:r>
      <w:r w:rsidRPr="00897A21">
        <w:rPr>
          <w:rFonts w:ascii="Arial" w:hAnsi="Arial" w:cs="Arial"/>
        </w:rPr>
        <w:t xml:space="preserve">, the same shall stand deemed approved, and the Independent Engineer may at its discretion proceed </w:t>
      </w:r>
      <w:r w:rsidRPr="00897A21">
        <w:rPr>
          <w:rFonts w:ascii="Arial" w:hAnsi="Arial" w:cs="Arial"/>
        </w:rPr>
        <w:lastRenderedPageBreak/>
        <w:t>with the approval of Construction Drawings on the basis of the Construction Drawings submitted by the Concessionaire;</w:t>
      </w:r>
    </w:p>
    <w:p w14:paraId="2EB21576" w14:textId="77777777" w:rsidR="00536941" w:rsidRDefault="00536941" w:rsidP="00536941">
      <w:pPr>
        <w:pStyle w:val="ListParagraph"/>
        <w:spacing w:line="240" w:lineRule="auto"/>
        <w:ind w:left="1440"/>
        <w:jc w:val="both"/>
        <w:rPr>
          <w:rFonts w:ascii="Arial" w:hAnsi="Arial" w:cs="Arial"/>
        </w:rPr>
      </w:pPr>
    </w:p>
    <w:p w14:paraId="00EE2D15" w14:textId="77777777" w:rsidR="00536941" w:rsidRPr="00897A21" w:rsidRDefault="00536941" w:rsidP="00536941">
      <w:pPr>
        <w:pStyle w:val="ListParagraph"/>
        <w:numPr>
          <w:ilvl w:val="0"/>
          <w:numId w:val="284"/>
        </w:numPr>
        <w:spacing w:line="240" w:lineRule="auto"/>
        <w:ind w:left="1440" w:hanging="720"/>
        <w:jc w:val="both"/>
        <w:rPr>
          <w:rFonts w:ascii="Arial" w:hAnsi="Arial" w:cs="Arial"/>
        </w:rPr>
      </w:pPr>
      <w:r w:rsidRPr="00897A21">
        <w:rPr>
          <w:rFonts w:ascii="Arial" w:hAnsi="Arial" w:cs="Arial"/>
        </w:rPr>
        <w:t>the Concessionaire shall be solely liable for the Construction Drawings and their compliance and conformity with the Design Requirements, and shall not be relieved and/or absolved in any manner whatsoever of its obligations hereunder, irrespective of whether or not the Independent Engineer has provided its observations and comments;</w:t>
      </w:r>
    </w:p>
    <w:p w14:paraId="4C44309B" w14:textId="77777777" w:rsidR="00536941" w:rsidRDefault="00536941" w:rsidP="00536941">
      <w:pPr>
        <w:pStyle w:val="ListParagraph"/>
        <w:spacing w:line="240" w:lineRule="auto"/>
        <w:ind w:left="1440"/>
        <w:jc w:val="both"/>
        <w:rPr>
          <w:rFonts w:ascii="Arial" w:hAnsi="Arial" w:cs="Arial"/>
        </w:rPr>
      </w:pPr>
    </w:p>
    <w:p w14:paraId="6F098A11" w14:textId="77777777" w:rsidR="00536941" w:rsidRPr="00897A21" w:rsidRDefault="00536941" w:rsidP="00536941">
      <w:pPr>
        <w:pStyle w:val="ListParagraph"/>
        <w:numPr>
          <w:ilvl w:val="0"/>
          <w:numId w:val="284"/>
        </w:numPr>
        <w:spacing w:line="240" w:lineRule="auto"/>
        <w:ind w:left="1440" w:hanging="720"/>
        <w:jc w:val="both"/>
        <w:rPr>
          <w:rFonts w:ascii="Arial" w:hAnsi="Arial" w:cs="Arial"/>
        </w:rPr>
      </w:pPr>
      <w:r w:rsidRPr="00897A21">
        <w:rPr>
          <w:rFonts w:ascii="Arial" w:hAnsi="Arial" w:cs="Arial"/>
        </w:rPr>
        <w:t>neither the review of the Construction Drawings by the Independent Engineer, the failure of the Independent Engineer to provide observations and comments, nor the provision of comments by the Independent Engineer and/or the Agency shall relieve the Concessionaire of its obligations hereunder, nor shall the same be construed as a waiver; nor shall the Agency be held liable for the observations and comments provided by the Independent Engineer; and</w:t>
      </w:r>
    </w:p>
    <w:p w14:paraId="5C0298B9" w14:textId="77777777" w:rsidR="00536941" w:rsidRDefault="00536941" w:rsidP="00536941">
      <w:pPr>
        <w:pStyle w:val="ListParagraph"/>
        <w:spacing w:line="240" w:lineRule="auto"/>
        <w:ind w:left="1440"/>
        <w:jc w:val="both"/>
        <w:rPr>
          <w:rFonts w:ascii="Arial" w:hAnsi="Arial" w:cs="Arial"/>
        </w:rPr>
      </w:pPr>
    </w:p>
    <w:p w14:paraId="6AA9D66F" w14:textId="77777777" w:rsidR="00536941" w:rsidRPr="00897A21" w:rsidRDefault="00536941" w:rsidP="00536941">
      <w:pPr>
        <w:pStyle w:val="ListParagraph"/>
        <w:numPr>
          <w:ilvl w:val="0"/>
          <w:numId w:val="284"/>
        </w:numPr>
        <w:spacing w:line="240" w:lineRule="auto"/>
        <w:ind w:left="1440" w:hanging="720"/>
        <w:jc w:val="both"/>
        <w:rPr>
          <w:rFonts w:ascii="Arial" w:hAnsi="Arial" w:cs="Arial"/>
        </w:rPr>
      </w:pPr>
      <w:r w:rsidRPr="00897A21">
        <w:rPr>
          <w:rFonts w:ascii="Arial" w:hAnsi="Arial" w:cs="Arial"/>
        </w:rPr>
        <w:t>the Concessionaire shall be obligated to provide a copy of the approved Construction Drawings to the Agency and the Independent Engineer prior to commencement of Development Works.</w:t>
      </w:r>
    </w:p>
    <w:p w14:paraId="10944960" w14:textId="77777777" w:rsidR="00536941" w:rsidRDefault="00536941" w:rsidP="00536941">
      <w:pPr>
        <w:spacing w:line="240" w:lineRule="auto"/>
        <w:jc w:val="both"/>
        <w:rPr>
          <w:rFonts w:ascii="Arial" w:hAnsi="Arial" w:cs="Arial"/>
          <w:b/>
        </w:rPr>
      </w:pPr>
    </w:p>
    <w:p w14:paraId="23CFB4AE" w14:textId="77777777" w:rsidR="00536941" w:rsidRPr="00C623DC" w:rsidRDefault="00536941" w:rsidP="00536941">
      <w:pPr>
        <w:pStyle w:val="ListParagraph"/>
        <w:numPr>
          <w:ilvl w:val="1"/>
          <w:numId w:val="307"/>
        </w:numPr>
        <w:spacing w:line="240" w:lineRule="auto"/>
        <w:jc w:val="both"/>
        <w:rPr>
          <w:rFonts w:ascii="Arial" w:hAnsi="Arial" w:cs="Arial"/>
        </w:rPr>
      </w:pPr>
      <w:r w:rsidRPr="00C623DC">
        <w:rPr>
          <w:rFonts w:ascii="Arial" w:hAnsi="Arial" w:cs="Arial"/>
        </w:rPr>
        <w:t>The Concessionaire hereby undertakes that it shall be solely responsible and liable for:</w:t>
      </w:r>
    </w:p>
    <w:p w14:paraId="725331A7" w14:textId="77777777" w:rsidR="00536941" w:rsidRDefault="00536941" w:rsidP="00536941">
      <w:pPr>
        <w:pStyle w:val="ListParagraph"/>
        <w:spacing w:line="240" w:lineRule="auto"/>
        <w:jc w:val="both"/>
        <w:rPr>
          <w:rFonts w:ascii="Arial" w:hAnsi="Arial" w:cs="Arial"/>
        </w:rPr>
      </w:pPr>
    </w:p>
    <w:p w14:paraId="7CA4C794" w14:textId="77777777" w:rsidR="00536941" w:rsidRPr="00897A21" w:rsidRDefault="00536941" w:rsidP="00536941">
      <w:pPr>
        <w:pStyle w:val="ListParagraph"/>
        <w:numPr>
          <w:ilvl w:val="0"/>
          <w:numId w:val="285"/>
        </w:numPr>
        <w:spacing w:line="240" w:lineRule="auto"/>
        <w:ind w:left="1440" w:hanging="720"/>
        <w:jc w:val="both"/>
        <w:rPr>
          <w:rFonts w:ascii="Arial" w:hAnsi="Arial" w:cs="Arial"/>
        </w:rPr>
      </w:pPr>
      <w:r w:rsidRPr="00897A21">
        <w:rPr>
          <w:rFonts w:ascii="Arial" w:hAnsi="Arial" w:cs="Arial"/>
        </w:rPr>
        <w:t>achieving completion of each Project Development Milestone on or prior to its respective Project Development Milestone Date;</w:t>
      </w:r>
    </w:p>
    <w:p w14:paraId="588978F7" w14:textId="77777777" w:rsidR="00536941" w:rsidRDefault="00536941" w:rsidP="00536941">
      <w:pPr>
        <w:pStyle w:val="ListParagraph"/>
        <w:spacing w:line="240" w:lineRule="auto"/>
        <w:ind w:left="1440"/>
        <w:jc w:val="both"/>
        <w:rPr>
          <w:rFonts w:ascii="Arial" w:hAnsi="Arial" w:cs="Arial"/>
        </w:rPr>
      </w:pPr>
    </w:p>
    <w:p w14:paraId="2CF293D8" w14:textId="77777777" w:rsidR="00536941" w:rsidRPr="00897A21" w:rsidRDefault="00536941" w:rsidP="00536941">
      <w:pPr>
        <w:pStyle w:val="ListParagraph"/>
        <w:numPr>
          <w:ilvl w:val="0"/>
          <w:numId w:val="285"/>
        </w:numPr>
        <w:spacing w:line="240" w:lineRule="auto"/>
        <w:ind w:left="1440" w:hanging="720"/>
        <w:jc w:val="both"/>
        <w:rPr>
          <w:rFonts w:ascii="Arial" w:hAnsi="Arial" w:cs="Arial"/>
        </w:rPr>
      </w:pPr>
      <w:r w:rsidRPr="00897A21">
        <w:rPr>
          <w:rFonts w:ascii="Arial" w:hAnsi="Arial" w:cs="Arial"/>
        </w:rPr>
        <w:t>achieving Substantial Completion on or prior to the Scheduled Substantial Completion Date; and</w:t>
      </w:r>
    </w:p>
    <w:p w14:paraId="711E7F76" w14:textId="77777777" w:rsidR="00536941" w:rsidRDefault="00536941" w:rsidP="00536941">
      <w:pPr>
        <w:pStyle w:val="ListParagraph"/>
        <w:spacing w:line="240" w:lineRule="auto"/>
        <w:ind w:left="1440"/>
        <w:jc w:val="both"/>
        <w:rPr>
          <w:rFonts w:ascii="Arial" w:hAnsi="Arial" w:cs="Arial"/>
        </w:rPr>
      </w:pPr>
    </w:p>
    <w:p w14:paraId="3A0CC256" w14:textId="77777777" w:rsidR="00536941" w:rsidRDefault="00536941" w:rsidP="00536941">
      <w:pPr>
        <w:pStyle w:val="ListParagraph"/>
        <w:numPr>
          <w:ilvl w:val="0"/>
          <w:numId w:val="285"/>
        </w:numPr>
        <w:spacing w:line="240" w:lineRule="auto"/>
        <w:ind w:left="1440" w:hanging="720"/>
        <w:jc w:val="both"/>
        <w:rPr>
          <w:rFonts w:ascii="Arial" w:hAnsi="Arial" w:cs="Arial"/>
        </w:rPr>
      </w:pPr>
      <w:r w:rsidRPr="00897A21">
        <w:rPr>
          <w:rFonts w:ascii="Arial" w:hAnsi="Arial" w:cs="Arial"/>
        </w:rPr>
        <w:t>achieving Project Development Completion on or prior to the Scheduled Project Development Completion Date,</w:t>
      </w:r>
    </w:p>
    <w:p w14:paraId="16882972" w14:textId="77777777" w:rsidR="00536941" w:rsidRPr="00C623DC" w:rsidRDefault="00536941" w:rsidP="00536941">
      <w:pPr>
        <w:spacing w:line="240" w:lineRule="auto"/>
        <w:jc w:val="both"/>
        <w:rPr>
          <w:rFonts w:ascii="Arial" w:hAnsi="Arial" w:cs="Arial"/>
        </w:rPr>
      </w:pPr>
    </w:p>
    <w:p w14:paraId="00AAC9D8" w14:textId="77777777" w:rsidR="00536941" w:rsidRPr="00897A21" w:rsidRDefault="00536941" w:rsidP="00536941">
      <w:pPr>
        <w:spacing w:line="240" w:lineRule="auto"/>
        <w:ind w:left="720"/>
        <w:jc w:val="both"/>
        <w:rPr>
          <w:rFonts w:ascii="Arial" w:hAnsi="Arial" w:cs="Arial"/>
        </w:rPr>
      </w:pPr>
      <w:r w:rsidRPr="00897A21">
        <w:rPr>
          <w:rFonts w:ascii="Arial" w:hAnsi="Arial" w:cs="Arial"/>
        </w:rPr>
        <w:t>and, in each case, the said obligation and liability of the Concessionaire shall not be reduced, negated, rescinded and/or waived by any delay and/or failure of the Independent Engineer to fulfil its obligations under this</w:t>
      </w:r>
      <w:r>
        <w:rPr>
          <w:rFonts w:ascii="Arial" w:hAnsi="Arial" w:cs="Arial"/>
        </w:rPr>
        <w:t xml:space="preserve"> Clause</w:t>
      </w:r>
      <w:r w:rsidRPr="00897A21">
        <w:rPr>
          <w:rFonts w:ascii="Arial" w:hAnsi="Arial" w:cs="Arial"/>
        </w:rPr>
        <w:t>.</w:t>
      </w:r>
    </w:p>
    <w:p w14:paraId="330E0543" w14:textId="77777777" w:rsidR="00536941" w:rsidRDefault="00536941" w:rsidP="00536941">
      <w:pPr>
        <w:spacing w:line="240" w:lineRule="auto"/>
        <w:rPr>
          <w:rFonts w:ascii="Arial" w:hAnsi="Arial" w:cs="Arial"/>
          <w:b/>
        </w:rPr>
      </w:pPr>
    </w:p>
    <w:p w14:paraId="3BECB21C" w14:textId="77777777" w:rsidR="00536941" w:rsidRPr="007F1DA5" w:rsidRDefault="00536941" w:rsidP="00536941">
      <w:pPr>
        <w:pStyle w:val="ListParagraph"/>
        <w:numPr>
          <w:ilvl w:val="0"/>
          <w:numId w:val="307"/>
        </w:numPr>
        <w:spacing w:line="240" w:lineRule="auto"/>
        <w:ind w:left="720" w:hanging="720"/>
        <w:jc w:val="both"/>
        <w:rPr>
          <w:rFonts w:ascii="Arial" w:hAnsi="Arial" w:cs="Arial"/>
          <w:b/>
          <w:smallCaps/>
          <w:u w:val="single"/>
        </w:rPr>
      </w:pPr>
      <w:r w:rsidRPr="007F1DA5">
        <w:rPr>
          <w:rFonts w:ascii="Arial" w:hAnsi="Arial" w:cs="Arial"/>
          <w:b/>
          <w:smallCaps/>
          <w:u w:val="single"/>
        </w:rPr>
        <w:t>Submission Of Final Construction Drawings Prior To Project Development Completion Date</w:t>
      </w:r>
    </w:p>
    <w:p w14:paraId="0279A831" w14:textId="77777777" w:rsidR="00536941" w:rsidRDefault="00536941" w:rsidP="00536941">
      <w:pPr>
        <w:spacing w:line="240" w:lineRule="auto"/>
        <w:jc w:val="both"/>
        <w:rPr>
          <w:rFonts w:ascii="Arial" w:hAnsi="Arial" w:cs="Arial"/>
          <w:b/>
        </w:rPr>
      </w:pPr>
    </w:p>
    <w:p w14:paraId="10360AAA" w14:textId="77777777" w:rsidR="00536941" w:rsidRDefault="00536941" w:rsidP="00536941">
      <w:pPr>
        <w:pStyle w:val="ListParagraph"/>
        <w:numPr>
          <w:ilvl w:val="1"/>
          <w:numId w:val="307"/>
        </w:numPr>
        <w:spacing w:line="240" w:lineRule="auto"/>
        <w:jc w:val="both"/>
        <w:rPr>
          <w:rFonts w:ascii="Arial" w:hAnsi="Arial" w:cs="Arial"/>
        </w:rPr>
      </w:pPr>
      <w:r w:rsidRPr="007F1DA5">
        <w:rPr>
          <w:rFonts w:ascii="Arial" w:hAnsi="Arial" w:cs="Arial"/>
        </w:rPr>
        <w:t xml:space="preserve">Within forty-five (45) days of the Substantial Completion Date and in any event as a condition precedent to the issuance of the Final Project Development Completion Certificate, the Concessionaire shall submit to the Agency the </w:t>
      </w:r>
      <w:r w:rsidRPr="007F1DA5">
        <w:rPr>
          <w:rFonts w:ascii="Arial" w:hAnsi="Arial" w:cs="Arial"/>
          <w:i/>
        </w:rPr>
        <w:t>“as built”</w:t>
      </w:r>
      <w:r w:rsidRPr="007F1DA5">
        <w:rPr>
          <w:rFonts w:ascii="Arial" w:hAnsi="Arial" w:cs="Arial"/>
        </w:rPr>
        <w:t xml:space="preserve"> Construction Drawings, duly verified and approved by the Independent </w:t>
      </w:r>
      <w:r w:rsidRPr="007F1DA5">
        <w:rPr>
          <w:rFonts w:ascii="Arial" w:hAnsi="Arial" w:cs="Arial"/>
        </w:rPr>
        <w:lastRenderedPageBreak/>
        <w:t>Engineer, illustrating the layout of the Project and the Project Facilities and reflecting the same as actually designed, engineered and constructed.</w:t>
      </w:r>
      <w:r>
        <w:rPr>
          <w:rStyle w:val="FootnoteReference"/>
          <w:rFonts w:ascii="Arial" w:hAnsi="Arial" w:cs="Arial"/>
        </w:rPr>
        <w:footnoteReference w:id="83"/>
      </w:r>
    </w:p>
    <w:p w14:paraId="0443CB58" w14:textId="77777777" w:rsidR="00536941" w:rsidRDefault="00536941" w:rsidP="00536941">
      <w:pPr>
        <w:pStyle w:val="ListParagraph"/>
        <w:spacing w:line="240" w:lineRule="auto"/>
        <w:jc w:val="both"/>
        <w:rPr>
          <w:rFonts w:ascii="Arial" w:hAnsi="Arial" w:cs="Arial"/>
        </w:rPr>
      </w:pPr>
    </w:p>
    <w:p w14:paraId="37DCA033" w14:textId="77777777" w:rsidR="00536941" w:rsidRDefault="00536941" w:rsidP="00536941">
      <w:pPr>
        <w:pStyle w:val="ListParagraph"/>
        <w:numPr>
          <w:ilvl w:val="1"/>
          <w:numId w:val="307"/>
        </w:numPr>
        <w:spacing w:line="240" w:lineRule="auto"/>
        <w:jc w:val="both"/>
        <w:rPr>
          <w:rFonts w:ascii="Arial" w:hAnsi="Arial" w:cs="Arial"/>
        </w:rPr>
      </w:pPr>
      <w:r w:rsidRPr="007F1DA5">
        <w:rPr>
          <w:rFonts w:ascii="Arial" w:hAnsi="Arial" w:cs="Arial"/>
        </w:rPr>
        <w:t xml:space="preserve">The Construction Drawings to be submitted pursuant to this </w:t>
      </w:r>
      <w:r>
        <w:rPr>
          <w:rFonts w:ascii="Arial" w:hAnsi="Arial" w:cs="Arial"/>
        </w:rPr>
        <w:t xml:space="preserve">Clause 4 of the Schedule C </w:t>
      </w:r>
      <w:r w:rsidRPr="007F1DA5">
        <w:rPr>
          <w:rFonts w:ascii="Arial" w:hAnsi="Arial" w:cs="Arial"/>
        </w:rPr>
        <w:t>shall be in such form as may be requested by the Agency, including but not restricted to paper format (hard copies), digital format, micro films or such other format as may be acceptable to the Agency.</w:t>
      </w:r>
    </w:p>
    <w:p w14:paraId="25FA84F8" w14:textId="77777777" w:rsidR="00536941" w:rsidRPr="007F1DA5" w:rsidRDefault="00536941" w:rsidP="00536941">
      <w:pPr>
        <w:pStyle w:val="ListParagraph"/>
        <w:rPr>
          <w:rFonts w:ascii="Arial" w:hAnsi="Arial" w:cs="Arial"/>
        </w:rPr>
      </w:pPr>
    </w:p>
    <w:p w14:paraId="16CBD9AA" w14:textId="77777777" w:rsidR="00536941" w:rsidRPr="007F1DA5" w:rsidRDefault="00536941" w:rsidP="00536941">
      <w:pPr>
        <w:pStyle w:val="ListParagraph"/>
        <w:numPr>
          <w:ilvl w:val="1"/>
          <w:numId w:val="307"/>
        </w:numPr>
        <w:spacing w:line="240" w:lineRule="auto"/>
        <w:jc w:val="both"/>
        <w:rPr>
          <w:rFonts w:ascii="Arial" w:hAnsi="Arial" w:cs="Arial"/>
        </w:rPr>
      </w:pPr>
      <w:r w:rsidRPr="007F1DA5">
        <w:rPr>
          <w:rFonts w:ascii="Arial" w:hAnsi="Arial" w:cs="Arial"/>
        </w:rPr>
        <w:t>The Concessionaire shall be responsible for amending, modifying and updating the Construction Drawings from time to time during the Operations Period, subject to the approval of the Independent Engineer. All updated, amended and/or modified Construction Drawings shall be submitted to the Agency and the Independent Engineer. Preparation, completion and delivery of the updated Construction Documents shall form part of the Concessionaire's obligations relating to the O&amp;M Documents.</w:t>
      </w:r>
    </w:p>
    <w:p w14:paraId="256A11BF" w14:textId="77777777" w:rsidR="00536941" w:rsidRDefault="00536941" w:rsidP="00536941">
      <w:pPr>
        <w:spacing w:line="240" w:lineRule="auto"/>
        <w:rPr>
          <w:rFonts w:ascii="Arial" w:hAnsi="Arial" w:cs="Arial"/>
          <w:b/>
        </w:rPr>
      </w:pPr>
    </w:p>
    <w:p w14:paraId="71378EB2" w14:textId="77777777" w:rsidR="00536941" w:rsidRPr="00897A21" w:rsidRDefault="00536941" w:rsidP="00536941">
      <w:pPr>
        <w:pStyle w:val="ListParagraph"/>
        <w:numPr>
          <w:ilvl w:val="0"/>
          <w:numId w:val="307"/>
        </w:numPr>
        <w:spacing w:line="240" w:lineRule="auto"/>
        <w:ind w:left="720" w:hanging="720"/>
        <w:jc w:val="both"/>
        <w:rPr>
          <w:rFonts w:ascii="Arial" w:hAnsi="Arial" w:cs="Arial"/>
        </w:rPr>
      </w:pPr>
      <w:r w:rsidRPr="007F1DA5">
        <w:rPr>
          <w:rFonts w:ascii="Arial" w:hAnsi="Arial" w:cs="Arial"/>
          <w:b/>
          <w:smallCaps/>
          <w:u w:val="single"/>
        </w:rPr>
        <w:t>Approval of the Preliminary Engineering Design and the Detailed Engineering Design</w:t>
      </w:r>
    </w:p>
    <w:p w14:paraId="7B6A3959" w14:textId="77777777" w:rsidR="00536941" w:rsidRDefault="00536941" w:rsidP="00536941">
      <w:pPr>
        <w:spacing w:line="240" w:lineRule="auto"/>
        <w:jc w:val="both"/>
        <w:rPr>
          <w:rFonts w:ascii="Arial" w:hAnsi="Arial" w:cs="Arial"/>
          <w:b/>
        </w:rPr>
      </w:pPr>
    </w:p>
    <w:p w14:paraId="352700BF" w14:textId="77777777" w:rsidR="00536941" w:rsidRDefault="00536941" w:rsidP="00536941">
      <w:pPr>
        <w:pStyle w:val="ListParagraph"/>
        <w:numPr>
          <w:ilvl w:val="1"/>
          <w:numId w:val="307"/>
        </w:numPr>
        <w:spacing w:line="240" w:lineRule="auto"/>
        <w:jc w:val="both"/>
        <w:rPr>
          <w:rFonts w:ascii="Arial" w:hAnsi="Arial" w:cs="Arial"/>
        </w:rPr>
      </w:pPr>
      <w:r w:rsidRPr="007F1DA5">
        <w:rPr>
          <w:rFonts w:ascii="Arial" w:hAnsi="Arial" w:cs="Arial"/>
        </w:rPr>
        <w:t xml:space="preserve">Notwithstanding anything to the contrary, the Concessionaire shall, as part of the process of the Concessionaire Conditions Precedent, within one hundred and twenty (120) days of the Effective Date submit the Preliminary Engineering Design (the </w:t>
      </w:r>
      <w:r w:rsidRPr="007F1DA5">
        <w:rPr>
          <w:rFonts w:ascii="Arial" w:hAnsi="Arial" w:cs="Arial"/>
          <w:b/>
        </w:rPr>
        <w:t>Proposed Preliminary Design</w:t>
      </w:r>
      <w:r w:rsidRPr="007F1DA5">
        <w:rPr>
          <w:rFonts w:ascii="Arial" w:hAnsi="Arial" w:cs="Arial"/>
        </w:rPr>
        <w:t>) to the Independent Engineer (with a copy to the Agency) for approval and procure issuance of the Approved Preliminary Engineering Design. The Approved Preliminary Engineering Design shall set out the exact location and extent of the Project Site for land acquisition and for the relocation of existing utilities, and all other matters relating to any relocations and impediments in connection with the Project Site.</w:t>
      </w:r>
      <w:r>
        <w:rPr>
          <w:rStyle w:val="FootnoteReference"/>
          <w:rFonts w:ascii="Arial" w:hAnsi="Arial" w:cs="Arial"/>
        </w:rPr>
        <w:footnoteReference w:id="84"/>
      </w:r>
    </w:p>
    <w:p w14:paraId="34546B24" w14:textId="77777777" w:rsidR="00536941" w:rsidRDefault="00536941" w:rsidP="00536941">
      <w:pPr>
        <w:pStyle w:val="ListParagraph"/>
        <w:spacing w:line="240" w:lineRule="auto"/>
        <w:jc w:val="both"/>
        <w:rPr>
          <w:rFonts w:ascii="Arial" w:hAnsi="Arial" w:cs="Arial"/>
        </w:rPr>
      </w:pPr>
    </w:p>
    <w:p w14:paraId="259F100F" w14:textId="77777777" w:rsidR="00536941" w:rsidRDefault="00536941" w:rsidP="00536941">
      <w:pPr>
        <w:pStyle w:val="ListParagraph"/>
        <w:numPr>
          <w:ilvl w:val="1"/>
          <w:numId w:val="307"/>
        </w:numPr>
        <w:spacing w:line="240" w:lineRule="auto"/>
        <w:jc w:val="both"/>
        <w:rPr>
          <w:rFonts w:ascii="Arial" w:hAnsi="Arial" w:cs="Arial"/>
        </w:rPr>
      </w:pPr>
      <w:r w:rsidRPr="007F1DA5">
        <w:rPr>
          <w:rFonts w:ascii="Arial" w:hAnsi="Arial" w:cs="Arial"/>
        </w:rPr>
        <w:t>Upon receipt of the Proposed Preliminary Design, the Agency shall communicate its objections or reservations (if any) to the Independent Engineer, and the Independent Engineer shall ensure that the same are adequately addressed and where necessary form an approval requirement for such Proposed Preliminary Design.</w:t>
      </w:r>
    </w:p>
    <w:p w14:paraId="6237C9F7" w14:textId="77777777" w:rsidR="00536941" w:rsidRPr="007F1DA5" w:rsidRDefault="00536941" w:rsidP="00536941">
      <w:pPr>
        <w:pStyle w:val="ListParagraph"/>
        <w:rPr>
          <w:rFonts w:ascii="Arial" w:hAnsi="Arial" w:cs="Arial"/>
        </w:rPr>
      </w:pPr>
    </w:p>
    <w:p w14:paraId="114C039E" w14:textId="77777777" w:rsidR="00536941" w:rsidRDefault="00536941" w:rsidP="00536941">
      <w:pPr>
        <w:pStyle w:val="ListParagraph"/>
        <w:numPr>
          <w:ilvl w:val="1"/>
          <w:numId w:val="307"/>
        </w:numPr>
        <w:spacing w:line="240" w:lineRule="auto"/>
        <w:jc w:val="both"/>
        <w:rPr>
          <w:rFonts w:ascii="Arial" w:hAnsi="Arial" w:cs="Arial"/>
        </w:rPr>
      </w:pPr>
      <w:r w:rsidRPr="007F1DA5">
        <w:rPr>
          <w:rFonts w:ascii="Arial" w:hAnsi="Arial" w:cs="Arial"/>
        </w:rPr>
        <w:t>The Parties hereby acknowledge and agree that the delivery of Vacant Possession of the Project Site, the exact area, location, relocation of existing utilities and other relevant matters relating to the same are a function of the Approved Preliminary Engineering Design.</w:t>
      </w:r>
    </w:p>
    <w:p w14:paraId="2C3373AE" w14:textId="77777777" w:rsidR="00536941" w:rsidRPr="007F1DA5" w:rsidRDefault="00536941" w:rsidP="00536941">
      <w:pPr>
        <w:pStyle w:val="ListParagraph"/>
        <w:rPr>
          <w:rFonts w:ascii="Arial" w:hAnsi="Arial" w:cs="Arial"/>
        </w:rPr>
      </w:pPr>
    </w:p>
    <w:p w14:paraId="4CE9A54A" w14:textId="77777777" w:rsidR="00536941" w:rsidRDefault="00536941" w:rsidP="00536941">
      <w:pPr>
        <w:pStyle w:val="ListParagraph"/>
        <w:numPr>
          <w:ilvl w:val="1"/>
          <w:numId w:val="307"/>
        </w:numPr>
        <w:spacing w:line="240" w:lineRule="auto"/>
        <w:jc w:val="both"/>
        <w:rPr>
          <w:rFonts w:ascii="Arial" w:hAnsi="Arial" w:cs="Arial"/>
        </w:rPr>
      </w:pPr>
      <w:r w:rsidRPr="007F1DA5">
        <w:rPr>
          <w:rFonts w:ascii="Arial" w:hAnsi="Arial" w:cs="Arial"/>
        </w:rPr>
        <w:t xml:space="preserve">Thereafter, the Concessionaire shall submit its Detailed Engineering Design (in batches) to the Independent Engineer (with a copy to the Agency) within four (4) months of the Commencement Date for approval (the </w:t>
      </w:r>
      <w:r w:rsidRPr="007F1DA5">
        <w:rPr>
          <w:rFonts w:ascii="Arial" w:hAnsi="Arial" w:cs="Arial"/>
          <w:b/>
        </w:rPr>
        <w:t>Proposed Detailed Design</w:t>
      </w:r>
      <w:r w:rsidRPr="007F1DA5">
        <w:rPr>
          <w:rFonts w:ascii="Arial" w:hAnsi="Arial" w:cs="Arial"/>
        </w:rPr>
        <w:t>). Within thirty (30) days of receipt of each batch, the Independent Engineer shall review the same and convey its observations to the Concessionaire with reference to conformity with the Applicable Standards. In the event no comments are provided within twenty (20) days of receipt, the Concessionaire shall notify the Independent Engineer. In the event no comments are received within ten (10) days following such notification, each batch shall be deemed to be approved by the Independent Engineer.</w:t>
      </w:r>
      <w:r>
        <w:rPr>
          <w:rStyle w:val="FootnoteReference"/>
          <w:rFonts w:ascii="Arial" w:hAnsi="Arial" w:cs="Arial"/>
        </w:rPr>
        <w:footnoteReference w:id="85"/>
      </w:r>
    </w:p>
    <w:p w14:paraId="3A76E1DF" w14:textId="77777777" w:rsidR="00536941" w:rsidRPr="007F1DA5" w:rsidRDefault="00536941" w:rsidP="00536941">
      <w:pPr>
        <w:pStyle w:val="ListParagraph"/>
        <w:rPr>
          <w:rFonts w:ascii="Arial" w:hAnsi="Arial" w:cs="Arial"/>
        </w:rPr>
      </w:pPr>
    </w:p>
    <w:p w14:paraId="7DC4079E" w14:textId="77777777" w:rsidR="00536941" w:rsidRDefault="00536941" w:rsidP="00536941">
      <w:pPr>
        <w:pStyle w:val="ListParagraph"/>
        <w:numPr>
          <w:ilvl w:val="1"/>
          <w:numId w:val="307"/>
        </w:numPr>
        <w:spacing w:line="240" w:lineRule="auto"/>
        <w:jc w:val="both"/>
        <w:rPr>
          <w:rFonts w:ascii="Arial" w:hAnsi="Arial" w:cs="Arial"/>
        </w:rPr>
      </w:pPr>
      <w:r w:rsidRPr="007F1DA5">
        <w:rPr>
          <w:rFonts w:ascii="Arial" w:hAnsi="Arial" w:cs="Arial"/>
        </w:rPr>
        <w:t>Upon receipt of the Proposed Detailed Design, the Agency shall communicate its objections or reservations (if any) to the Independent Engineer, and the Independent Engineer shall ensure that the same are adequately addressed and where necessary form an approval requirement for the Proposed Detailed Design.</w:t>
      </w:r>
    </w:p>
    <w:p w14:paraId="64652FE8" w14:textId="77777777" w:rsidR="00536941" w:rsidRPr="007F1DA5" w:rsidRDefault="00536941" w:rsidP="00536941">
      <w:pPr>
        <w:pStyle w:val="ListParagraph"/>
        <w:rPr>
          <w:rFonts w:ascii="Arial" w:hAnsi="Arial" w:cs="Arial"/>
        </w:rPr>
      </w:pPr>
    </w:p>
    <w:p w14:paraId="18EBCCB2" w14:textId="77777777" w:rsidR="00536941" w:rsidRPr="007F1DA5" w:rsidRDefault="00536941" w:rsidP="00536941">
      <w:pPr>
        <w:pStyle w:val="ListParagraph"/>
        <w:numPr>
          <w:ilvl w:val="1"/>
          <w:numId w:val="307"/>
        </w:numPr>
        <w:spacing w:line="240" w:lineRule="auto"/>
        <w:jc w:val="both"/>
        <w:rPr>
          <w:rFonts w:ascii="Arial" w:hAnsi="Arial" w:cs="Arial"/>
        </w:rPr>
      </w:pPr>
      <w:r w:rsidRPr="007F1DA5">
        <w:rPr>
          <w:rFonts w:ascii="Arial" w:hAnsi="Arial" w:cs="Arial"/>
        </w:rPr>
        <w:t>In the event the observations of the Independent Engineer indicate that the Proposed Preliminary Design or the Proposed Detailed Design is not in conformity with the Applicable Standards, the relevant design shall be revised by the Concessionaire at its cost and expense and resubmitted to the Independent Engineer within fifteen (15) days of receiving such observations. The Independent Engineer shall provide further observations within seven (7) days of receipt of the revised design. The Concessionaire shall revise and resubmit within fifteen (15) days of receiving such further observations.</w:t>
      </w:r>
    </w:p>
    <w:p w14:paraId="29189458" w14:textId="77777777" w:rsidR="00536941" w:rsidRPr="00897A21" w:rsidRDefault="00536941" w:rsidP="00536941">
      <w:pPr>
        <w:spacing w:line="240" w:lineRule="auto"/>
        <w:jc w:val="both"/>
        <w:rPr>
          <w:rFonts w:ascii="Arial" w:hAnsi="Arial" w:cs="Arial"/>
        </w:rPr>
      </w:pPr>
    </w:p>
    <w:p w14:paraId="2EFFB8FB" w14:textId="77777777" w:rsidR="00536941" w:rsidRDefault="00536941" w:rsidP="00536941">
      <w:pPr>
        <w:spacing w:after="160" w:line="259" w:lineRule="auto"/>
        <w:rPr>
          <w:rFonts w:ascii="Arial" w:hAnsi="Arial" w:cs="Arial"/>
          <w:b/>
          <w:smallCaps/>
          <w:sz w:val="26"/>
          <w:lang w:val="en-GB"/>
        </w:rPr>
      </w:pPr>
      <w:r>
        <w:rPr>
          <w:rFonts w:ascii="Arial" w:hAnsi="Arial" w:cs="Arial"/>
          <w:b/>
          <w:smallCaps/>
          <w:sz w:val="26"/>
          <w:lang w:val="en-GB"/>
        </w:rPr>
        <w:br w:type="page"/>
      </w:r>
    </w:p>
    <w:p w14:paraId="236833D3" w14:textId="77777777" w:rsidR="00536941" w:rsidRPr="00897A21" w:rsidRDefault="00536941" w:rsidP="00536941">
      <w:pPr>
        <w:pBdr>
          <w:bottom w:val="single" w:sz="4" w:space="1" w:color="auto"/>
        </w:pBdr>
        <w:spacing w:line="240" w:lineRule="auto"/>
        <w:ind w:left="-90" w:right="27"/>
        <w:contextualSpacing/>
        <w:jc w:val="center"/>
        <w:outlineLvl w:val="0"/>
        <w:rPr>
          <w:rFonts w:ascii="Arial" w:hAnsi="Arial" w:cs="Arial"/>
          <w:b/>
          <w:smallCaps/>
          <w:sz w:val="26"/>
          <w:lang w:val="en-GB"/>
        </w:rPr>
      </w:pPr>
      <w:r w:rsidRPr="00897A21">
        <w:rPr>
          <w:rFonts w:ascii="Arial" w:hAnsi="Arial" w:cs="Arial"/>
          <w:b/>
          <w:smallCaps/>
          <w:sz w:val="26"/>
          <w:lang w:val="en-GB"/>
        </w:rPr>
        <w:lastRenderedPageBreak/>
        <w:t xml:space="preserve">Schedule D – Project Facilities </w:t>
      </w:r>
    </w:p>
    <w:p w14:paraId="6F98F9CB" w14:textId="77777777" w:rsidR="00536941" w:rsidRDefault="00536941" w:rsidP="00536941">
      <w:pPr>
        <w:spacing w:line="240" w:lineRule="auto"/>
        <w:jc w:val="center"/>
        <w:rPr>
          <w:sz w:val="26"/>
          <w:szCs w:val="26"/>
        </w:rPr>
      </w:pPr>
    </w:p>
    <w:p w14:paraId="5AB3E046" w14:textId="77777777" w:rsidR="00536941" w:rsidRPr="007F0D97" w:rsidRDefault="00536941" w:rsidP="00536941">
      <w:pPr>
        <w:spacing w:line="240" w:lineRule="auto"/>
        <w:jc w:val="center"/>
        <w:rPr>
          <w:rFonts w:ascii="Arial" w:hAnsi="Arial" w:cs="Arial"/>
        </w:rPr>
      </w:pPr>
      <w:r w:rsidRPr="007F0D97">
        <w:rPr>
          <w:rFonts w:ascii="Arial" w:hAnsi="Arial" w:cs="Arial"/>
        </w:rPr>
        <w:t>[</w:t>
      </w:r>
      <w:r w:rsidRPr="00C62611">
        <w:rPr>
          <w:rFonts w:ascii="Arial" w:hAnsi="Arial" w:cs="Arial"/>
          <w:i/>
          <w:iCs/>
        </w:rPr>
        <w:t>To Be Attached Hereto</w:t>
      </w:r>
      <w:r w:rsidRPr="007F0D97">
        <w:rPr>
          <w:rFonts w:ascii="Arial" w:hAnsi="Arial" w:cs="Arial"/>
        </w:rPr>
        <w:t>]</w:t>
      </w:r>
    </w:p>
    <w:p w14:paraId="41AFBD43" w14:textId="77777777" w:rsidR="00536941" w:rsidRDefault="00536941" w:rsidP="00536941">
      <w:pPr>
        <w:spacing w:after="160" w:line="259" w:lineRule="auto"/>
        <w:rPr>
          <w:rFonts w:ascii="Arial" w:hAnsi="Arial" w:cs="Arial"/>
          <w:b/>
          <w:bCs/>
          <w:caps/>
          <w:sz w:val="26"/>
          <w:szCs w:val="26"/>
        </w:rPr>
      </w:pPr>
      <w:r>
        <w:rPr>
          <w:rFonts w:ascii="Arial" w:hAnsi="Arial" w:cs="Arial"/>
          <w:b/>
          <w:bCs/>
          <w:caps/>
          <w:sz w:val="26"/>
          <w:szCs w:val="26"/>
        </w:rPr>
        <w:br w:type="page"/>
      </w:r>
    </w:p>
    <w:p w14:paraId="0DFC9965" w14:textId="77777777" w:rsidR="00536941" w:rsidRPr="00897A21" w:rsidRDefault="00536941" w:rsidP="00536941">
      <w:pPr>
        <w:pBdr>
          <w:bottom w:val="single" w:sz="4" w:space="1" w:color="auto"/>
        </w:pBdr>
        <w:spacing w:line="240" w:lineRule="auto"/>
        <w:ind w:left="-90" w:right="27"/>
        <w:contextualSpacing/>
        <w:jc w:val="center"/>
        <w:outlineLvl w:val="0"/>
        <w:rPr>
          <w:rFonts w:ascii="Arial" w:hAnsi="Arial" w:cs="Arial"/>
          <w:b/>
          <w:smallCaps/>
          <w:sz w:val="26"/>
          <w:lang w:val="en-GB"/>
        </w:rPr>
      </w:pPr>
      <w:r w:rsidRPr="00897A21">
        <w:rPr>
          <w:rFonts w:ascii="Arial" w:hAnsi="Arial" w:cs="Arial"/>
          <w:b/>
          <w:smallCaps/>
          <w:sz w:val="26"/>
          <w:lang w:val="en-GB"/>
        </w:rPr>
        <w:lastRenderedPageBreak/>
        <w:t xml:space="preserve">Schedule E – Project </w:t>
      </w:r>
      <w:r>
        <w:rPr>
          <w:rFonts w:ascii="Arial" w:hAnsi="Arial" w:cs="Arial"/>
          <w:b/>
          <w:smallCaps/>
          <w:sz w:val="26"/>
          <w:lang w:val="en-GB"/>
        </w:rPr>
        <w:t>Development</w:t>
      </w:r>
      <w:r w:rsidRPr="00897A21">
        <w:rPr>
          <w:rFonts w:ascii="Arial" w:hAnsi="Arial" w:cs="Arial"/>
          <w:b/>
          <w:smallCaps/>
          <w:sz w:val="26"/>
          <w:lang w:val="en-GB"/>
        </w:rPr>
        <w:t xml:space="preserve"> Completion Schedule</w:t>
      </w:r>
    </w:p>
    <w:p w14:paraId="2E957A4E" w14:textId="77777777" w:rsidR="00536941" w:rsidRDefault="00536941" w:rsidP="00536941">
      <w:pPr>
        <w:spacing w:line="240" w:lineRule="auto"/>
        <w:rPr>
          <w:rFonts w:ascii="Arial" w:hAnsi="Arial" w:cs="Arial"/>
          <w:b/>
          <w:bCs/>
          <w:caps/>
          <w:sz w:val="26"/>
          <w:szCs w:val="26"/>
        </w:rPr>
      </w:pPr>
    </w:p>
    <w:p w14:paraId="3781C82C" w14:textId="77777777" w:rsidR="00536941" w:rsidRPr="007F0D97" w:rsidRDefault="00536941" w:rsidP="00536941">
      <w:pPr>
        <w:spacing w:line="240" w:lineRule="auto"/>
        <w:jc w:val="center"/>
        <w:rPr>
          <w:rFonts w:ascii="Arial" w:hAnsi="Arial" w:cs="Arial"/>
        </w:rPr>
      </w:pPr>
      <w:r w:rsidRPr="007F0D97">
        <w:rPr>
          <w:rFonts w:ascii="Arial" w:hAnsi="Arial" w:cs="Arial"/>
        </w:rPr>
        <w:t>[</w:t>
      </w:r>
      <w:r w:rsidRPr="00C62611">
        <w:rPr>
          <w:rFonts w:ascii="Arial" w:hAnsi="Arial" w:cs="Arial"/>
          <w:i/>
          <w:iCs/>
        </w:rPr>
        <w:t>To Be Attached Hereto</w:t>
      </w:r>
      <w:r w:rsidRPr="007F0D97">
        <w:rPr>
          <w:rFonts w:ascii="Arial" w:hAnsi="Arial" w:cs="Arial"/>
        </w:rPr>
        <w:t>]</w:t>
      </w:r>
    </w:p>
    <w:p w14:paraId="08E8FE8E" w14:textId="77777777" w:rsidR="00536941" w:rsidRPr="00A72300" w:rsidRDefault="00536941" w:rsidP="00536941">
      <w:pPr>
        <w:spacing w:line="240" w:lineRule="auto"/>
        <w:rPr>
          <w:rFonts w:ascii="Arial" w:hAnsi="Arial" w:cs="Arial"/>
          <w:b/>
          <w:bCs/>
          <w:caps/>
          <w:sz w:val="26"/>
          <w:szCs w:val="26"/>
        </w:rPr>
      </w:pPr>
      <w:r w:rsidRPr="00A72300">
        <w:rPr>
          <w:rFonts w:ascii="Arial" w:hAnsi="Arial" w:cs="Arial"/>
          <w:b/>
          <w:bCs/>
          <w:caps/>
          <w:sz w:val="26"/>
          <w:szCs w:val="26"/>
        </w:rPr>
        <w:br w:type="page"/>
      </w:r>
    </w:p>
    <w:p w14:paraId="6D7A3465" w14:textId="77777777" w:rsidR="00536941" w:rsidRPr="00897A21" w:rsidRDefault="00536941" w:rsidP="00536941">
      <w:pPr>
        <w:pBdr>
          <w:bottom w:val="single" w:sz="4" w:space="1" w:color="auto"/>
        </w:pBdr>
        <w:spacing w:line="240" w:lineRule="auto"/>
        <w:ind w:left="-90" w:right="27"/>
        <w:contextualSpacing/>
        <w:jc w:val="center"/>
        <w:outlineLvl w:val="0"/>
        <w:rPr>
          <w:rFonts w:ascii="Arial" w:hAnsi="Arial" w:cs="Arial"/>
          <w:b/>
          <w:smallCaps/>
          <w:sz w:val="26"/>
          <w:lang w:val="en-GB"/>
        </w:rPr>
      </w:pPr>
      <w:r w:rsidRPr="00897A21">
        <w:rPr>
          <w:rFonts w:ascii="Arial" w:hAnsi="Arial" w:cs="Arial"/>
          <w:b/>
          <w:smallCaps/>
          <w:sz w:val="26"/>
          <w:lang w:val="en-GB"/>
        </w:rPr>
        <w:lastRenderedPageBreak/>
        <w:t xml:space="preserve">Schedule F – Project Site </w:t>
      </w:r>
    </w:p>
    <w:p w14:paraId="04390A58" w14:textId="77777777" w:rsidR="00536941" w:rsidRDefault="00536941" w:rsidP="00536941">
      <w:pPr>
        <w:spacing w:line="240" w:lineRule="auto"/>
        <w:rPr>
          <w:rFonts w:ascii="Arial" w:hAnsi="Arial" w:cs="Arial"/>
          <w:b/>
          <w:bCs/>
          <w:caps/>
          <w:sz w:val="26"/>
          <w:szCs w:val="26"/>
        </w:rPr>
      </w:pPr>
    </w:p>
    <w:p w14:paraId="1B4E8AFE" w14:textId="77777777" w:rsidR="00536941" w:rsidRPr="007F0D97" w:rsidRDefault="00536941" w:rsidP="00536941">
      <w:pPr>
        <w:spacing w:line="240" w:lineRule="auto"/>
        <w:jc w:val="center"/>
        <w:rPr>
          <w:rFonts w:ascii="Arial" w:hAnsi="Arial" w:cs="Arial"/>
        </w:rPr>
      </w:pPr>
      <w:r w:rsidRPr="007F0D97">
        <w:rPr>
          <w:rFonts w:ascii="Arial" w:hAnsi="Arial" w:cs="Arial"/>
        </w:rPr>
        <w:t>[</w:t>
      </w:r>
      <w:r w:rsidRPr="00C62611">
        <w:rPr>
          <w:rFonts w:ascii="Arial" w:hAnsi="Arial" w:cs="Arial"/>
          <w:i/>
          <w:iCs/>
        </w:rPr>
        <w:t>To Be Attached Hereto</w:t>
      </w:r>
      <w:r w:rsidRPr="007F0D97">
        <w:rPr>
          <w:rFonts w:ascii="Arial" w:hAnsi="Arial" w:cs="Arial"/>
        </w:rPr>
        <w:t>]</w:t>
      </w:r>
    </w:p>
    <w:p w14:paraId="2F36EE84" w14:textId="77777777" w:rsidR="00536941" w:rsidRDefault="00536941" w:rsidP="00536941">
      <w:pPr>
        <w:spacing w:after="160" w:line="259" w:lineRule="auto"/>
        <w:rPr>
          <w:rFonts w:ascii="Arial" w:hAnsi="Arial" w:cs="Arial"/>
          <w:b/>
          <w:bCs/>
          <w:caps/>
          <w:sz w:val="26"/>
          <w:szCs w:val="26"/>
        </w:rPr>
      </w:pPr>
      <w:r>
        <w:rPr>
          <w:rFonts w:ascii="Arial" w:hAnsi="Arial" w:cs="Arial"/>
          <w:b/>
          <w:bCs/>
          <w:caps/>
          <w:sz w:val="26"/>
          <w:szCs w:val="26"/>
        </w:rPr>
        <w:br w:type="page"/>
      </w:r>
    </w:p>
    <w:p w14:paraId="6969194A" w14:textId="77777777" w:rsidR="00536941" w:rsidRPr="00897A21" w:rsidRDefault="00536941" w:rsidP="00536941">
      <w:pPr>
        <w:pBdr>
          <w:bottom w:val="single" w:sz="4" w:space="1" w:color="auto"/>
        </w:pBdr>
        <w:spacing w:line="240" w:lineRule="auto"/>
        <w:ind w:left="-90" w:right="27"/>
        <w:contextualSpacing/>
        <w:jc w:val="center"/>
        <w:outlineLvl w:val="0"/>
        <w:rPr>
          <w:rFonts w:ascii="Arial" w:hAnsi="Arial" w:cs="Arial"/>
          <w:b/>
          <w:smallCaps/>
          <w:sz w:val="26"/>
          <w:lang w:val="en-GB"/>
        </w:rPr>
      </w:pPr>
      <w:r w:rsidRPr="00897A21">
        <w:rPr>
          <w:rFonts w:ascii="Arial" w:hAnsi="Arial" w:cs="Arial"/>
          <w:b/>
          <w:smallCaps/>
          <w:sz w:val="26"/>
          <w:lang w:val="en-GB"/>
        </w:rPr>
        <w:lastRenderedPageBreak/>
        <w:t xml:space="preserve">Schedule G – Completion Tests Matters </w:t>
      </w:r>
    </w:p>
    <w:p w14:paraId="7FFC15D4" w14:textId="77777777" w:rsidR="00536941" w:rsidRDefault="00536941" w:rsidP="00536941">
      <w:pPr>
        <w:spacing w:line="240" w:lineRule="auto"/>
        <w:rPr>
          <w:rFonts w:ascii="Arial" w:hAnsi="Arial" w:cs="Arial"/>
          <w:b/>
          <w:bCs/>
          <w:caps/>
          <w:sz w:val="26"/>
          <w:szCs w:val="26"/>
        </w:rPr>
      </w:pPr>
    </w:p>
    <w:p w14:paraId="04DE6014" w14:textId="77777777" w:rsidR="00536941" w:rsidRPr="007F0D97" w:rsidRDefault="00536941" w:rsidP="00536941">
      <w:pPr>
        <w:spacing w:line="240" w:lineRule="auto"/>
        <w:jc w:val="center"/>
        <w:rPr>
          <w:rFonts w:ascii="Arial" w:hAnsi="Arial" w:cs="Arial"/>
        </w:rPr>
      </w:pPr>
      <w:r w:rsidRPr="007F0D97">
        <w:rPr>
          <w:rFonts w:ascii="Arial" w:hAnsi="Arial" w:cs="Arial"/>
        </w:rPr>
        <w:t>[</w:t>
      </w:r>
      <w:r w:rsidRPr="00C62611">
        <w:rPr>
          <w:rFonts w:ascii="Arial" w:hAnsi="Arial" w:cs="Arial"/>
          <w:i/>
          <w:iCs/>
        </w:rPr>
        <w:t>To Be Attached Hereto</w:t>
      </w:r>
      <w:r w:rsidRPr="007F0D97">
        <w:rPr>
          <w:rFonts w:ascii="Arial" w:hAnsi="Arial" w:cs="Arial"/>
        </w:rPr>
        <w:t>]</w:t>
      </w:r>
    </w:p>
    <w:p w14:paraId="62188EB2" w14:textId="77777777" w:rsidR="00536941" w:rsidRDefault="00536941" w:rsidP="00536941">
      <w:pPr>
        <w:spacing w:after="160" w:line="259" w:lineRule="auto"/>
        <w:rPr>
          <w:rFonts w:ascii="Arial" w:hAnsi="Arial" w:cs="Arial"/>
          <w:b/>
          <w:bCs/>
          <w:caps/>
          <w:sz w:val="26"/>
          <w:szCs w:val="26"/>
        </w:rPr>
      </w:pPr>
      <w:r>
        <w:rPr>
          <w:rFonts w:ascii="Arial" w:hAnsi="Arial" w:cs="Arial"/>
          <w:b/>
          <w:bCs/>
          <w:caps/>
          <w:sz w:val="26"/>
          <w:szCs w:val="26"/>
        </w:rPr>
        <w:br w:type="page"/>
      </w:r>
    </w:p>
    <w:p w14:paraId="63271BAD" w14:textId="77777777" w:rsidR="00536941" w:rsidRPr="00897A21" w:rsidRDefault="00536941" w:rsidP="00536941">
      <w:pPr>
        <w:pBdr>
          <w:bottom w:val="single" w:sz="4" w:space="1" w:color="auto"/>
        </w:pBdr>
        <w:spacing w:line="240" w:lineRule="auto"/>
        <w:jc w:val="center"/>
        <w:rPr>
          <w:rFonts w:ascii="Arial" w:hAnsi="Arial" w:cs="Arial"/>
          <w:b/>
          <w:smallCaps/>
          <w:sz w:val="26"/>
          <w:lang w:val="en-GB"/>
        </w:rPr>
      </w:pPr>
      <w:r w:rsidRPr="00897A21">
        <w:rPr>
          <w:rFonts w:ascii="Arial" w:hAnsi="Arial" w:cs="Arial"/>
          <w:b/>
          <w:smallCaps/>
          <w:sz w:val="26"/>
          <w:lang w:val="en-GB"/>
        </w:rPr>
        <w:lastRenderedPageBreak/>
        <w:t>Schedule H – O&amp;M Requirements</w:t>
      </w:r>
    </w:p>
    <w:p w14:paraId="6E5DB3F5" w14:textId="77777777" w:rsidR="00536941" w:rsidRDefault="00536941" w:rsidP="00536941">
      <w:pPr>
        <w:spacing w:line="240" w:lineRule="auto"/>
        <w:rPr>
          <w:rFonts w:ascii="Arial" w:hAnsi="Arial" w:cs="Arial"/>
          <w:b/>
          <w:bCs/>
          <w:caps/>
          <w:sz w:val="26"/>
          <w:szCs w:val="26"/>
        </w:rPr>
      </w:pPr>
    </w:p>
    <w:p w14:paraId="1BCD9E5D" w14:textId="77777777" w:rsidR="00536941" w:rsidRPr="007F0D97" w:rsidRDefault="00536941" w:rsidP="00536941">
      <w:pPr>
        <w:spacing w:line="240" w:lineRule="auto"/>
        <w:jc w:val="center"/>
        <w:rPr>
          <w:rFonts w:ascii="Arial" w:hAnsi="Arial" w:cs="Arial"/>
        </w:rPr>
      </w:pPr>
      <w:r w:rsidRPr="007F0D97">
        <w:rPr>
          <w:rFonts w:ascii="Arial" w:hAnsi="Arial" w:cs="Arial"/>
        </w:rPr>
        <w:t>[</w:t>
      </w:r>
      <w:r w:rsidRPr="00C62611">
        <w:rPr>
          <w:rFonts w:ascii="Arial" w:hAnsi="Arial" w:cs="Arial"/>
          <w:i/>
          <w:iCs/>
        </w:rPr>
        <w:t>To Be Attached Hereto</w:t>
      </w:r>
      <w:r w:rsidRPr="007F0D97">
        <w:rPr>
          <w:rFonts w:ascii="Arial" w:hAnsi="Arial" w:cs="Arial"/>
        </w:rPr>
        <w:t>]</w:t>
      </w:r>
    </w:p>
    <w:p w14:paraId="3A41200A" w14:textId="77777777" w:rsidR="00536941" w:rsidRDefault="00536941" w:rsidP="00536941">
      <w:pPr>
        <w:spacing w:after="160" w:line="259" w:lineRule="auto"/>
        <w:rPr>
          <w:rFonts w:ascii="Arial" w:hAnsi="Arial" w:cs="Arial"/>
          <w:b/>
          <w:bCs/>
          <w:caps/>
          <w:sz w:val="26"/>
          <w:szCs w:val="26"/>
        </w:rPr>
      </w:pPr>
      <w:r>
        <w:rPr>
          <w:rFonts w:ascii="Arial" w:hAnsi="Arial" w:cs="Arial"/>
          <w:b/>
          <w:bCs/>
          <w:caps/>
          <w:sz w:val="26"/>
          <w:szCs w:val="26"/>
        </w:rPr>
        <w:br w:type="page"/>
      </w:r>
    </w:p>
    <w:p w14:paraId="6F76F9B2" w14:textId="77777777" w:rsidR="00536941" w:rsidRPr="00897A21" w:rsidRDefault="00536941" w:rsidP="00536941">
      <w:pPr>
        <w:pBdr>
          <w:bottom w:val="single" w:sz="4" w:space="1" w:color="auto"/>
        </w:pBdr>
        <w:spacing w:line="240" w:lineRule="auto"/>
        <w:jc w:val="center"/>
        <w:rPr>
          <w:rFonts w:ascii="Arial" w:hAnsi="Arial" w:cs="Arial"/>
          <w:b/>
          <w:smallCaps/>
          <w:sz w:val="26"/>
          <w:lang w:val="en-GB"/>
        </w:rPr>
      </w:pPr>
      <w:r w:rsidRPr="00897A21">
        <w:rPr>
          <w:rFonts w:ascii="Arial" w:hAnsi="Arial" w:cs="Arial"/>
          <w:b/>
          <w:smallCaps/>
          <w:sz w:val="26"/>
          <w:lang w:val="en-GB"/>
        </w:rPr>
        <w:lastRenderedPageBreak/>
        <w:t>Schedule I – Insurance</w:t>
      </w:r>
    </w:p>
    <w:p w14:paraId="4256083E" w14:textId="77777777" w:rsidR="00536941" w:rsidRDefault="00536941" w:rsidP="00536941">
      <w:pPr>
        <w:spacing w:line="240" w:lineRule="auto"/>
        <w:rPr>
          <w:rFonts w:ascii="Arial" w:hAnsi="Arial" w:cs="Arial"/>
          <w:b/>
          <w:bCs/>
          <w:caps/>
          <w:sz w:val="26"/>
          <w:szCs w:val="26"/>
        </w:rPr>
      </w:pPr>
    </w:p>
    <w:p w14:paraId="7986FF9F" w14:textId="77777777" w:rsidR="00536941" w:rsidRPr="007F0D97" w:rsidRDefault="00536941" w:rsidP="00536941">
      <w:pPr>
        <w:spacing w:line="240" w:lineRule="auto"/>
        <w:jc w:val="center"/>
        <w:rPr>
          <w:rFonts w:ascii="Arial" w:hAnsi="Arial" w:cs="Arial"/>
        </w:rPr>
      </w:pPr>
      <w:r w:rsidRPr="007F0D97">
        <w:rPr>
          <w:rFonts w:ascii="Arial" w:hAnsi="Arial" w:cs="Arial"/>
        </w:rPr>
        <w:t>[</w:t>
      </w:r>
      <w:r w:rsidRPr="00C62611">
        <w:rPr>
          <w:rFonts w:ascii="Arial" w:hAnsi="Arial" w:cs="Arial"/>
          <w:i/>
          <w:iCs/>
        </w:rPr>
        <w:t>To Be Attached Hereto</w:t>
      </w:r>
      <w:r w:rsidRPr="007F0D97">
        <w:rPr>
          <w:rFonts w:ascii="Arial" w:hAnsi="Arial" w:cs="Arial"/>
        </w:rPr>
        <w:t>]</w:t>
      </w:r>
    </w:p>
    <w:p w14:paraId="4B097371" w14:textId="77777777" w:rsidR="00536941" w:rsidRDefault="00536941" w:rsidP="00536941">
      <w:pPr>
        <w:spacing w:after="160" w:line="259" w:lineRule="auto"/>
        <w:rPr>
          <w:rFonts w:ascii="Arial" w:hAnsi="Arial" w:cs="Arial"/>
          <w:b/>
          <w:bCs/>
          <w:caps/>
          <w:sz w:val="26"/>
          <w:szCs w:val="26"/>
        </w:rPr>
      </w:pPr>
      <w:r>
        <w:rPr>
          <w:rFonts w:ascii="Arial" w:hAnsi="Arial" w:cs="Arial"/>
          <w:b/>
          <w:bCs/>
          <w:caps/>
          <w:sz w:val="26"/>
          <w:szCs w:val="26"/>
        </w:rPr>
        <w:br w:type="page"/>
      </w:r>
    </w:p>
    <w:p w14:paraId="449E997B" w14:textId="77777777" w:rsidR="00536941" w:rsidRPr="00897A21" w:rsidRDefault="00536941" w:rsidP="00536941">
      <w:pPr>
        <w:pBdr>
          <w:bottom w:val="single" w:sz="4" w:space="1" w:color="auto"/>
        </w:pBdr>
        <w:spacing w:line="240" w:lineRule="auto"/>
        <w:jc w:val="center"/>
        <w:rPr>
          <w:rFonts w:ascii="Arial" w:hAnsi="Arial" w:cs="Arial"/>
          <w:b/>
          <w:smallCaps/>
          <w:sz w:val="26"/>
          <w:lang w:val="en-GB"/>
        </w:rPr>
      </w:pPr>
      <w:r w:rsidRPr="00897A21">
        <w:rPr>
          <w:rFonts w:ascii="Arial" w:hAnsi="Arial" w:cs="Arial"/>
          <w:b/>
          <w:smallCaps/>
          <w:sz w:val="26"/>
          <w:lang w:val="en-GB"/>
        </w:rPr>
        <w:lastRenderedPageBreak/>
        <w:t xml:space="preserve">Schedule </w:t>
      </w:r>
      <w:r w:rsidRPr="00A72300">
        <w:rPr>
          <w:rFonts w:ascii="Arial" w:hAnsi="Arial" w:cs="Arial"/>
          <w:b/>
          <w:smallCaps/>
          <w:sz w:val="26"/>
          <w:lang w:val="en-GB"/>
        </w:rPr>
        <w:t>J</w:t>
      </w:r>
      <w:r w:rsidRPr="00897A21">
        <w:rPr>
          <w:rFonts w:ascii="Arial" w:hAnsi="Arial" w:cs="Arial"/>
          <w:b/>
          <w:smallCaps/>
          <w:sz w:val="26"/>
          <w:lang w:val="en-GB"/>
        </w:rPr>
        <w:t xml:space="preserve"> – </w:t>
      </w:r>
      <w:r w:rsidRPr="00A72300">
        <w:rPr>
          <w:rFonts w:ascii="Arial" w:hAnsi="Arial" w:cs="Arial"/>
          <w:b/>
          <w:smallCaps/>
          <w:sz w:val="26"/>
          <w:lang w:val="en-GB"/>
        </w:rPr>
        <w:t>Specific Matters Relating To Relief Events</w:t>
      </w:r>
    </w:p>
    <w:p w14:paraId="1372DEF3" w14:textId="77777777" w:rsidR="00536941" w:rsidRDefault="00536941" w:rsidP="00536941">
      <w:pPr>
        <w:spacing w:line="240" w:lineRule="auto"/>
        <w:jc w:val="both"/>
        <w:rPr>
          <w:rFonts w:ascii="Arial" w:eastAsia="Arial" w:hAnsi="Arial" w:cs="Arial"/>
          <w:sz w:val="20"/>
          <w:szCs w:val="20"/>
        </w:rPr>
      </w:pPr>
    </w:p>
    <w:p w14:paraId="38DFCCE5" w14:textId="77777777" w:rsidR="00536941" w:rsidRPr="00A72300" w:rsidRDefault="00536941" w:rsidP="00536941">
      <w:pPr>
        <w:spacing w:line="240" w:lineRule="auto"/>
        <w:jc w:val="both"/>
        <w:rPr>
          <w:rFonts w:ascii="Arial" w:hAnsi="Arial" w:cs="Arial"/>
        </w:rPr>
      </w:pPr>
      <w:r w:rsidRPr="00897A21">
        <w:rPr>
          <w:rFonts w:ascii="Arial" w:eastAsia="Arial" w:hAnsi="Arial" w:cs="Arial"/>
          <w:sz w:val="20"/>
          <w:szCs w:val="20"/>
        </w:rPr>
        <w:t xml:space="preserve">This Schedule </w:t>
      </w:r>
      <w:r w:rsidRPr="00A72300">
        <w:rPr>
          <w:rFonts w:ascii="Arial" w:hAnsi="Arial" w:cs="Arial"/>
        </w:rPr>
        <w:t xml:space="preserve">J </w:t>
      </w:r>
      <w:r w:rsidRPr="00897A21">
        <w:rPr>
          <w:rFonts w:ascii="Arial" w:eastAsia="Arial" w:hAnsi="Arial" w:cs="Arial"/>
          <w:sz w:val="20"/>
          <w:szCs w:val="20"/>
        </w:rPr>
        <w:t xml:space="preserve">quantifies the Specific Relief </w:t>
      </w:r>
      <w:r>
        <w:rPr>
          <w:rFonts w:ascii="Arial" w:eastAsia="Arial" w:hAnsi="Arial" w:cs="Arial"/>
          <w:sz w:val="20"/>
          <w:szCs w:val="20"/>
        </w:rPr>
        <w:t>Matters</w:t>
      </w:r>
      <w:r w:rsidRPr="00897A21">
        <w:rPr>
          <w:rFonts w:ascii="Arial" w:eastAsia="Arial" w:hAnsi="Arial" w:cs="Arial"/>
          <w:sz w:val="20"/>
          <w:szCs w:val="20"/>
        </w:rPr>
        <w:t xml:space="preserve"> upon a qualifying Relief Event. It is divided into three Parts: Definitions, Basis of Calculation, and Determination Mechanism.</w:t>
      </w:r>
    </w:p>
    <w:p w14:paraId="7CC44501" w14:textId="77777777" w:rsidR="00536941" w:rsidRDefault="00536941" w:rsidP="00536941">
      <w:pPr>
        <w:spacing w:line="240" w:lineRule="auto"/>
        <w:jc w:val="both"/>
        <w:rPr>
          <w:rFonts w:ascii="Arial" w:eastAsia="Arial" w:hAnsi="Arial" w:cs="Arial"/>
          <w:b/>
          <w:bCs/>
          <w:smallCaps/>
          <w:sz w:val="20"/>
          <w:szCs w:val="20"/>
        </w:rPr>
      </w:pPr>
    </w:p>
    <w:p w14:paraId="10983313" w14:textId="77777777" w:rsidR="00536941" w:rsidRPr="00C62974" w:rsidRDefault="00536941" w:rsidP="00536941">
      <w:pPr>
        <w:pStyle w:val="ListParagraph"/>
        <w:numPr>
          <w:ilvl w:val="2"/>
          <w:numId w:val="268"/>
        </w:numPr>
        <w:spacing w:line="240" w:lineRule="auto"/>
        <w:ind w:left="720" w:hanging="720"/>
        <w:jc w:val="both"/>
        <w:rPr>
          <w:rFonts w:ascii="Arial" w:hAnsi="Arial" w:cs="Arial"/>
          <w:sz w:val="24"/>
          <w:szCs w:val="24"/>
          <w:u w:val="single"/>
        </w:rPr>
      </w:pPr>
      <w:r w:rsidRPr="00C62974">
        <w:rPr>
          <w:rFonts w:ascii="Arial" w:eastAsia="Arial" w:hAnsi="Arial" w:cs="Arial"/>
          <w:b/>
          <w:bCs/>
          <w:smallCaps/>
          <w:sz w:val="24"/>
          <w:szCs w:val="24"/>
          <w:u w:val="single"/>
        </w:rPr>
        <w:t>Definition</w:t>
      </w:r>
    </w:p>
    <w:p w14:paraId="39EC0F2F" w14:textId="77777777" w:rsidR="00536941" w:rsidRPr="00897A21" w:rsidRDefault="00536941" w:rsidP="00536941">
      <w:pPr>
        <w:spacing w:line="240" w:lineRule="auto"/>
        <w:jc w:val="both"/>
        <w:rPr>
          <w:rFonts w:ascii="Arial" w:hAnsi="Arial" w:cs="Arial"/>
          <w:b/>
        </w:rPr>
      </w:pPr>
    </w:p>
    <w:p w14:paraId="300F4927" w14:textId="77777777" w:rsidR="00536941" w:rsidRPr="00A72300" w:rsidRDefault="00536941" w:rsidP="00536941">
      <w:pPr>
        <w:spacing w:line="240" w:lineRule="auto"/>
        <w:jc w:val="both"/>
        <w:rPr>
          <w:rFonts w:ascii="Arial" w:hAnsi="Arial" w:cs="Arial"/>
        </w:rPr>
      </w:pPr>
      <w:r w:rsidRPr="00897A21">
        <w:rPr>
          <w:rFonts w:ascii="Arial" w:hAnsi="Arial" w:cs="Arial"/>
          <w:b/>
        </w:rPr>
        <w:t>Relief Costs</w:t>
      </w:r>
      <w:r w:rsidRPr="00897A21">
        <w:rPr>
          <w:rFonts w:ascii="Arial" w:hAnsi="Arial" w:cs="Arial"/>
        </w:rPr>
        <w:t xml:space="preserve"> means the increase in such capital expenditures and costs and/or the operating costs, in each case, that are set out in the Financial Model and which directly result from a Relief Event (excluding such Relief Events that are set out in Section 15.1.1 (f) and (g)), as determined by the Independent Engineer and the Independent Auditor pursuant to Article 15 (</w:t>
      </w:r>
      <w:r w:rsidRPr="00897A21">
        <w:rPr>
          <w:rFonts w:ascii="Arial" w:hAnsi="Arial" w:cs="Arial"/>
          <w:i/>
        </w:rPr>
        <w:t>Relief Extensions &amp; Relief Compensations</w:t>
      </w:r>
      <w:r w:rsidRPr="00897A21">
        <w:rPr>
          <w:rFonts w:ascii="Arial" w:hAnsi="Arial" w:cs="Arial"/>
        </w:rPr>
        <w:t>) and which are set out in the Relief Order; provided, however, for the purposes of determining such costs, information contained in the Financial Model shall be relied upon by the Independent Engineer and the Independent Auditor;</w:t>
      </w:r>
    </w:p>
    <w:p w14:paraId="55763728" w14:textId="77777777" w:rsidR="00536941" w:rsidRPr="00897A21" w:rsidRDefault="00536941" w:rsidP="00536941">
      <w:pPr>
        <w:spacing w:line="240" w:lineRule="auto"/>
        <w:jc w:val="both"/>
        <w:rPr>
          <w:rFonts w:ascii="Arial" w:eastAsia="Arial" w:hAnsi="Arial" w:cs="Arial"/>
          <w:b/>
          <w:bCs/>
          <w:sz w:val="20"/>
          <w:szCs w:val="20"/>
        </w:rPr>
      </w:pPr>
    </w:p>
    <w:p w14:paraId="332ED924" w14:textId="77777777" w:rsidR="00536941" w:rsidRDefault="00536941" w:rsidP="00536941">
      <w:pPr>
        <w:spacing w:line="240" w:lineRule="auto"/>
        <w:jc w:val="both"/>
        <w:rPr>
          <w:rFonts w:ascii="Arial" w:hAnsi="Arial" w:cs="Arial"/>
        </w:rPr>
      </w:pPr>
      <w:r w:rsidRPr="006C3A3B">
        <w:rPr>
          <w:rFonts w:ascii="Arial" w:eastAsia="Arial" w:hAnsi="Arial" w:cs="Arial"/>
          <w:b/>
          <w:bCs/>
        </w:rPr>
        <w:t xml:space="preserve">Specific Relief Costs </w:t>
      </w:r>
      <w:r w:rsidRPr="006C3A3B">
        <w:rPr>
          <w:rFonts w:ascii="Arial" w:eastAsia="Arial" w:hAnsi="Arial" w:cs="Arial"/>
        </w:rPr>
        <w:t>means, in respect of a qualifying Relief Event, the aggregate of the following demonstrably incurred or accrued costs and losses: (a) Loss of Revenue; and (b) Financing Markup.</w:t>
      </w:r>
      <w:r w:rsidRPr="006C3A3B">
        <w:rPr>
          <w:rStyle w:val="FootnoteReference"/>
          <w:rFonts w:ascii="Arial" w:hAnsi="Arial" w:cs="Arial"/>
        </w:rPr>
        <w:footnoteReference w:id="86"/>
      </w:r>
    </w:p>
    <w:p w14:paraId="274D0B3A" w14:textId="77777777" w:rsidR="00536941" w:rsidRPr="00C62974" w:rsidRDefault="00536941" w:rsidP="00536941">
      <w:pPr>
        <w:spacing w:line="240" w:lineRule="auto"/>
        <w:jc w:val="both"/>
        <w:rPr>
          <w:rFonts w:ascii="Arial" w:hAnsi="Arial" w:cs="Arial"/>
        </w:rPr>
      </w:pPr>
    </w:p>
    <w:p w14:paraId="51B47F0B" w14:textId="77777777" w:rsidR="00536941" w:rsidRPr="00A72300" w:rsidRDefault="00536941" w:rsidP="00536941">
      <w:pPr>
        <w:pStyle w:val="ListParagraph"/>
        <w:numPr>
          <w:ilvl w:val="2"/>
          <w:numId w:val="268"/>
        </w:numPr>
        <w:spacing w:line="240" w:lineRule="auto"/>
        <w:ind w:left="720" w:hanging="720"/>
        <w:jc w:val="both"/>
        <w:rPr>
          <w:rFonts w:ascii="Arial" w:hAnsi="Arial" w:cs="Arial"/>
          <w:sz w:val="24"/>
          <w:szCs w:val="24"/>
        </w:rPr>
      </w:pPr>
      <w:r w:rsidRPr="00C62974">
        <w:rPr>
          <w:rFonts w:ascii="Arial" w:eastAsia="Arial" w:hAnsi="Arial" w:cs="Arial"/>
          <w:b/>
          <w:bCs/>
          <w:smallCaps/>
          <w:sz w:val="24"/>
          <w:szCs w:val="24"/>
          <w:u w:val="single"/>
        </w:rPr>
        <w:t xml:space="preserve">Basis </w:t>
      </w:r>
      <w:r>
        <w:rPr>
          <w:rFonts w:ascii="Arial" w:eastAsia="Arial" w:hAnsi="Arial" w:cs="Arial"/>
          <w:b/>
          <w:bCs/>
          <w:smallCaps/>
          <w:sz w:val="24"/>
          <w:szCs w:val="24"/>
          <w:u w:val="single"/>
        </w:rPr>
        <w:t>O</w:t>
      </w:r>
      <w:r w:rsidRPr="00C62974">
        <w:rPr>
          <w:rFonts w:ascii="Arial" w:eastAsia="Arial" w:hAnsi="Arial" w:cs="Arial"/>
          <w:b/>
          <w:bCs/>
          <w:smallCaps/>
          <w:sz w:val="24"/>
          <w:szCs w:val="24"/>
          <w:u w:val="single"/>
        </w:rPr>
        <w:t>f Calculation</w:t>
      </w:r>
    </w:p>
    <w:p w14:paraId="147AB412" w14:textId="77777777" w:rsidR="00536941" w:rsidRDefault="00536941" w:rsidP="00536941">
      <w:pPr>
        <w:spacing w:line="240" w:lineRule="auto"/>
        <w:jc w:val="both"/>
        <w:rPr>
          <w:rFonts w:ascii="Arial" w:eastAsia="Arial" w:hAnsi="Arial" w:cs="Arial"/>
          <w:b/>
          <w:bCs/>
          <w:sz w:val="20"/>
          <w:szCs w:val="20"/>
        </w:rPr>
      </w:pPr>
    </w:p>
    <w:p w14:paraId="425ADFAB" w14:textId="77777777" w:rsidR="00536941" w:rsidRPr="001D1712" w:rsidRDefault="00536941" w:rsidP="00536941">
      <w:pPr>
        <w:pStyle w:val="ListParagraph"/>
        <w:numPr>
          <w:ilvl w:val="1"/>
          <w:numId w:val="308"/>
        </w:numPr>
        <w:spacing w:line="240" w:lineRule="auto"/>
        <w:jc w:val="both"/>
        <w:rPr>
          <w:rFonts w:ascii="Arial" w:hAnsi="Arial" w:cs="Arial"/>
          <w:smallCaps/>
          <w:u w:val="single"/>
        </w:rPr>
      </w:pPr>
      <w:r w:rsidRPr="001D1712">
        <w:rPr>
          <w:rFonts w:ascii="Arial" w:eastAsia="Arial" w:hAnsi="Arial" w:cs="Arial"/>
          <w:smallCaps/>
          <w:u w:val="single"/>
        </w:rPr>
        <w:t>Loss Of Revenue</w:t>
      </w:r>
    </w:p>
    <w:p w14:paraId="334387C0" w14:textId="77777777" w:rsidR="00536941" w:rsidRPr="00C62974" w:rsidRDefault="00536941" w:rsidP="00536941">
      <w:pPr>
        <w:pStyle w:val="ListParagraph"/>
        <w:spacing w:line="240" w:lineRule="auto"/>
        <w:jc w:val="both"/>
        <w:rPr>
          <w:rFonts w:ascii="Arial" w:hAnsi="Arial" w:cs="Arial"/>
        </w:rPr>
      </w:pPr>
    </w:p>
    <w:p w14:paraId="40BBA86B" w14:textId="77777777" w:rsidR="00536941" w:rsidRPr="00C62974" w:rsidRDefault="00536941" w:rsidP="00536941">
      <w:pPr>
        <w:pStyle w:val="ListParagraph"/>
        <w:numPr>
          <w:ilvl w:val="2"/>
          <w:numId w:val="308"/>
        </w:numPr>
        <w:spacing w:line="240" w:lineRule="auto"/>
        <w:jc w:val="both"/>
        <w:rPr>
          <w:rFonts w:ascii="Arial" w:hAnsi="Arial" w:cs="Arial"/>
        </w:rPr>
      </w:pPr>
      <w:r w:rsidRPr="00C62974">
        <w:rPr>
          <w:rFonts w:ascii="Arial" w:eastAsia="Arial" w:hAnsi="Arial" w:cs="Arial"/>
        </w:rPr>
        <w:t>The Loss of Revenue shall be calculated by the Independent Auditor in accordance with the following methodology:</w:t>
      </w:r>
    </w:p>
    <w:p w14:paraId="7A38D846" w14:textId="77777777" w:rsidR="00536941" w:rsidRPr="006C3A3B" w:rsidRDefault="00536941" w:rsidP="00536941">
      <w:pPr>
        <w:pStyle w:val="ListParagraph"/>
        <w:spacing w:line="240" w:lineRule="auto"/>
        <w:jc w:val="both"/>
        <w:rPr>
          <w:rFonts w:ascii="Arial" w:eastAsia="Arial" w:hAnsi="Arial" w:cs="Arial"/>
        </w:rPr>
      </w:pPr>
    </w:p>
    <w:p w14:paraId="71CDF99A" w14:textId="77777777" w:rsidR="00536941" w:rsidRPr="006C3A3B" w:rsidRDefault="00536941" w:rsidP="00536941">
      <w:pPr>
        <w:pStyle w:val="ListParagraph"/>
        <w:numPr>
          <w:ilvl w:val="0"/>
          <w:numId w:val="248"/>
        </w:numPr>
        <w:spacing w:line="240" w:lineRule="auto"/>
        <w:ind w:left="1440" w:hanging="720"/>
        <w:jc w:val="both"/>
        <w:rPr>
          <w:rFonts w:ascii="Arial" w:hAnsi="Arial" w:cs="Arial"/>
        </w:rPr>
      </w:pPr>
      <w:r>
        <w:rPr>
          <w:rFonts w:ascii="Arial" w:eastAsia="Arial" w:hAnsi="Arial" w:cs="Arial"/>
        </w:rPr>
        <w:t>d</w:t>
      </w:r>
      <w:r w:rsidRPr="006C3A3B">
        <w:rPr>
          <w:rFonts w:ascii="Arial" w:eastAsia="Arial" w:hAnsi="Arial" w:cs="Arial"/>
        </w:rPr>
        <w:t>uring the Operations Phase: the average daily revenue generated by the Concessionaire from the Concession Assets over the ninety (90) day period</w:t>
      </w:r>
      <w:r>
        <w:rPr>
          <w:rStyle w:val="FootnoteReference"/>
          <w:rFonts w:ascii="Arial" w:eastAsia="Arial" w:hAnsi="Arial" w:cs="Arial"/>
        </w:rPr>
        <w:footnoteReference w:id="87"/>
      </w:r>
      <w:r w:rsidRPr="006C3A3B">
        <w:rPr>
          <w:rFonts w:ascii="Arial" w:eastAsia="Arial" w:hAnsi="Arial" w:cs="Arial"/>
        </w:rPr>
        <w:t xml:space="preserve"> immediately preceding the occurrence of the Relief Event, multiplied by the number of days the Concessionaire was prevented from generating revenue as a direct result of the Relief Event</w:t>
      </w:r>
      <w:r>
        <w:rPr>
          <w:rFonts w:ascii="Arial" w:eastAsia="Arial" w:hAnsi="Arial" w:cs="Arial"/>
        </w:rPr>
        <w:t>; and</w:t>
      </w:r>
      <w:r w:rsidRPr="006C3A3B">
        <w:rPr>
          <w:rStyle w:val="FootnoteReference"/>
          <w:rFonts w:ascii="Arial" w:hAnsi="Arial" w:cs="Arial"/>
        </w:rPr>
        <w:footnoteReference w:id="88"/>
      </w:r>
    </w:p>
    <w:p w14:paraId="05ED72AC" w14:textId="77777777" w:rsidR="00536941" w:rsidRPr="006C3A3B" w:rsidRDefault="00536941" w:rsidP="00536941">
      <w:pPr>
        <w:pStyle w:val="ListParagraph"/>
        <w:spacing w:line="240" w:lineRule="auto"/>
        <w:ind w:left="1440"/>
        <w:jc w:val="both"/>
        <w:rPr>
          <w:rFonts w:ascii="Arial" w:hAnsi="Arial" w:cs="Arial"/>
        </w:rPr>
      </w:pPr>
    </w:p>
    <w:p w14:paraId="0154EF5A" w14:textId="77777777" w:rsidR="00536941" w:rsidRPr="006C3A3B" w:rsidRDefault="00536941" w:rsidP="00536941">
      <w:pPr>
        <w:pStyle w:val="ListParagraph"/>
        <w:numPr>
          <w:ilvl w:val="0"/>
          <w:numId w:val="248"/>
        </w:numPr>
        <w:spacing w:line="240" w:lineRule="auto"/>
        <w:ind w:left="1440" w:hanging="720"/>
        <w:jc w:val="both"/>
        <w:rPr>
          <w:rFonts w:ascii="Arial" w:hAnsi="Arial" w:cs="Arial"/>
        </w:rPr>
      </w:pPr>
      <w:r>
        <w:rPr>
          <w:rFonts w:ascii="Arial" w:eastAsia="Arial" w:hAnsi="Arial" w:cs="Arial"/>
        </w:rPr>
        <w:t>p</w:t>
      </w:r>
      <w:r w:rsidRPr="006C3A3B">
        <w:rPr>
          <w:rFonts w:ascii="Arial" w:eastAsia="Arial" w:hAnsi="Arial" w:cs="Arial"/>
        </w:rPr>
        <w:t>rior to the Operations Phase: the projected daily revenue set out in the Base Case Financial Model for the corresponding period of the delay, multiplied by the number of days of delay to the Scheduled Commencement Date or the Scheduled Construction Completion Date directly caused by the Relief Event</w:t>
      </w:r>
      <w:r>
        <w:rPr>
          <w:rStyle w:val="FootnoteReference"/>
          <w:rFonts w:ascii="Arial" w:eastAsia="Arial" w:hAnsi="Arial" w:cs="Arial"/>
        </w:rPr>
        <w:footnoteReference w:id="89"/>
      </w:r>
      <w:r w:rsidRPr="006C3A3B">
        <w:rPr>
          <w:rFonts w:ascii="Arial" w:eastAsia="Arial" w:hAnsi="Arial" w:cs="Arial"/>
        </w:rPr>
        <w:t>.</w:t>
      </w:r>
    </w:p>
    <w:p w14:paraId="326F1262" w14:textId="77777777" w:rsidR="00536941" w:rsidRPr="006C3A3B" w:rsidRDefault="00536941" w:rsidP="00536941">
      <w:pPr>
        <w:spacing w:line="240" w:lineRule="auto"/>
        <w:jc w:val="both"/>
        <w:rPr>
          <w:rFonts w:ascii="Arial" w:eastAsia="Arial" w:hAnsi="Arial" w:cs="Arial"/>
          <w:b/>
          <w:bCs/>
        </w:rPr>
      </w:pPr>
    </w:p>
    <w:p w14:paraId="6A210667" w14:textId="77777777" w:rsidR="00536941" w:rsidRDefault="00536941" w:rsidP="00536941">
      <w:pPr>
        <w:pStyle w:val="ListParagraph"/>
        <w:numPr>
          <w:ilvl w:val="1"/>
          <w:numId w:val="308"/>
        </w:numPr>
        <w:spacing w:line="240" w:lineRule="auto"/>
        <w:jc w:val="both"/>
        <w:rPr>
          <w:rFonts w:ascii="Arial" w:eastAsia="Arial" w:hAnsi="Arial" w:cs="Arial"/>
          <w:smallCaps/>
          <w:u w:val="single"/>
        </w:rPr>
      </w:pPr>
      <w:r w:rsidRPr="001D1712">
        <w:rPr>
          <w:rFonts w:ascii="Arial" w:eastAsia="Arial" w:hAnsi="Arial" w:cs="Arial"/>
          <w:smallCaps/>
          <w:u w:val="single"/>
        </w:rPr>
        <w:t>Financing Markup</w:t>
      </w:r>
    </w:p>
    <w:p w14:paraId="0FFF89BB" w14:textId="77777777" w:rsidR="00536941" w:rsidRDefault="00536941" w:rsidP="00536941">
      <w:pPr>
        <w:pStyle w:val="ListParagraph"/>
        <w:spacing w:line="240" w:lineRule="auto"/>
        <w:jc w:val="both"/>
        <w:rPr>
          <w:rFonts w:ascii="Arial" w:eastAsia="Arial" w:hAnsi="Arial" w:cs="Arial"/>
          <w:smallCaps/>
          <w:u w:val="single"/>
        </w:rPr>
      </w:pPr>
    </w:p>
    <w:p w14:paraId="595380BB" w14:textId="77777777" w:rsidR="00536941" w:rsidRPr="001D1712" w:rsidRDefault="00536941" w:rsidP="00536941">
      <w:pPr>
        <w:pStyle w:val="ListParagraph"/>
        <w:numPr>
          <w:ilvl w:val="2"/>
          <w:numId w:val="308"/>
        </w:numPr>
        <w:spacing w:line="240" w:lineRule="auto"/>
        <w:jc w:val="both"/>
        <w:rPr>
          <w:rFonts w:ascii="Arial" w:eastAsia="Arial" w:hAnsi="Arial" w:cs="Arial"/>
          <w:smallCaps/>
          <w:u w:val="single"/>
        </w:rPr>
      </w:pPr>
      <w:r w:rsidRPr="001D1712">
        <w:rPr>
          <w:rFonts w:ascii="Arial" w:eastAsia="Arial" w:hAnsi="Arial" w:cs="Arial"/>
        </w:rPr>
        <w:t>Financing Markup shall be calculated as the aggregate of any additional interest, markup, commitment fees, or other financing charges accruing under the Financing Documents as a direct and unavoidable consequence of the delay, suspension, or extension of the Time for Completion caused by the Relief Event, as verified by the Independent Auditor.</w:t>
      </w:r>
      <w:r w:rsidRPr="006C3A3B">
        <w:rPr>
          <w:rStyle w:val="FootnoteReference"/>
          <w:rFonts w:ascii="Arial" w:hAnsi="Arial" w:cs="Arial"/>
        </w:rPr>
        <w:footnoteReference w:id="90"/>
      </w:r>
      <w:r w:rsidRPr="006C3A3B">
        <w:rPr>
          <w:rStyle w:val="FootnoteReference"/>
          <w:rFonts w:ascii="Arial" w:hAnsi="Arial" w:cs="Arial"/>
        </w:rPr>
        <w:footnoteReference w:id="91"/>
      </w:r>
    </w:p>
    <w:p w14:paraId="737E6FCE" w14:textId="77777777" w:rsidR="00536941" w:rsidRPr="006C3A3B" w:rsidRDefault="00536941" w:rsidP="00536941">
      <w:pPr>
        <w:spacing w:line="240" w:lineRule="auto"/>
        <w:jc w:val="both"/>
        <w:rPr>
          <w:rFonts w:ascii="Arial" w:eastAsia="Arial" w:hAnsi="Arial" w:cs="Arial"/>
          <w:b/>
          <w:bCs/>
          <w:smallCaps/>
        </w:rPr>
      </w:pPr>
    </w:p>
    <w:p w14:paraId="549424ED" w14:textId="77777777" w:rsidR="00536941" w:rsidRDefault="00536941" w:rsidP="00536941">
      <w:pPr>
        <w:pStyle w:val="ListParagraph"/>
        <w:numPr>
          <w:ilvl w:val="2"/>
          <w:numId w:val="268"/>
        </w:numPr>
        <w:spacing w:line="240" w:lineRule="auto"/>
        <w:ind w:left="720" w:hanging="720"/>
        <w:jc w:val="both"/>
        <w:rPr>
          <w:rFonts w:ascii="Arial" w:eastAsia="Arial" w:hAnsi="Arial" w:cs="Arial"/>
          <w:b/>
          <w:bCs/>
          <w:smallCaps/>
          <w:sz w:val="24"/>
          <w:szCs w:val="24"/>
          <w:u w:val="single"/>
        </w:rPr>
      </w:pPr>
      <w:r w:rsidRPr="003F26DA">
        <w:rPr>
          <w:rFonts w:ascii="Arial" w:eastAsia="Arial" w:hAnsi="Arial" w:cs="Arial"/>
          <w:b/>
          <w:bCs/>
          <w:smallCaps/>
          <w:sz w:val="24"/>
          <w:szCs w:val="24"/>
          <w:u w:val="single"/>
        </w:rPr>
        <w:t>Determination Mechanism and Timeline</w:t>
      </w:r>
    </w:p>
    <w:p w14:paraId="525971F0" w14:textId="77777777" w:rsidR="00536941" w:rsidRPr="003F26DA" w:rsidRDefault="00536941" w:rsidP="00536941">
      <w:pPr>
        <w:pStyle w:val="ListParagraph"/>
        <w:spacing w:line="240" w:lineRule="auto"/>
        <w:jc w:val="both"/>
        <w:rPr>
          <w:rFonts w:ascii="Arial" w:eastAsia="Arial" w:hAnsi="Arial" w:cs="Arial"/>
          <w:b/>
          <w:bCs/>
          <w:smallCaps/>
          <w:sz w:val="24"/>
          <w:szCs w:val="24"/>
          <w:u w:val="single"/>
        </w:rPr>
      </w:pPr>
    </w:p>
    <w:p w14:paraId="4C74D5DC" w14:textId="77777777" w:rsidR="00536941" w:rsidRPr="003F26DA" w:rsidRDefault="00536941" w:rsidP="00536941">
      <w:pPr>
        <w:pStyle w:val="ListParagraph"/>
        <w:numPr>
          <w:ilvl w:val="1"/>
          <w:numId w:val="309"/>
        </w:numPr>
        <w:spacing w:line="240" w:lineRule="auto"/>
        <w:jc w:val="both"/>
        <w:rPr>
          <w:rFonts w:ascii="Arial" w:eastAsia="Arial" w:hAnsi="Arial" w:cs="Arial"/>
          <w:b/>
          <w:bCs/>
          <w:smallCaps/>
          <w:sz w:val="24"/>
          <w:szCs w:val="24"/>
          <w:u w:val="single"/>
        </w:rPr>
      </w:pPr>
      <w:r w:rsidRPr="003F26DA">
        <w:rPr>
          <w:rFonts w:ascii="Arial" w:eastAsia="Arial" w:hAnsi="Arial" w:cs="Arial"/>
        </w:rPr>
        <w:t>Notwithstanding any general timeframes set out in Article 15, upon submission of a Relief Order Request by the Concessionaire claiming Specific Relief Costs, the Independent Engineer and the Independent Auditor shall, within twenty-one (21) days of receipt of such request, jointly determine, quantify, and certify the exact amount of the Specific Relief Costs to be paid by the Agency. Upon such determination, the quantum of the Specific Relief Costs shall be incorporated into the binding Relief Order.</w:t>
      </w:r>
      <w:r w:rsidRPr="006C3A3B">
        <w:rPr>
          <w:rStyle w:val="FootnoteReference"/>
          <w:rFonts w:ascii="Arial" w:hAnsi="Arial" w:cs="Arial"/>
        </w:rPr>
        <w:footnoteReference w:id="92"/>
      </w:r>
      <w:r w:rsidRPr="006C3A3B">
        <w:rPr>
          <w:rStyle w:val="FootnoteReference"/>
          <w:rFonts w:ascii="Arial" w:hAnsi="Arial" w:cs="Arial"/>
        </w:rPr>
        <w:footnoteReference w:id="93"/>
      </w:r>
    </w:p>
    <w:p w14:paraId="393D3250" w14:textId="77777777" w:rsidR="00536941" w:rsidRPr="00A72300" w:rsidRDefault="00536941" w:rsidP="00536941">
      <w:pPr>
        <w:pageBreakBefore/>
        <w:spacing w:line="240" w:lineRule="auto"/>
        <w:rPr>
          <w:rFonts w:ascii="Arial" w:hAnsi="Arial" w:cs="Arial"/>
        </w:rPr>
      </w:pPr>
    </w:p>
    <w:p w14:paraId="7BBFF549" w14:textId="77777777" w:rsidR="00536941" w:rsidRPr="00897A21" w:rsidRDefault="00536941" w:rsidP="00536941">
      <w:pPr>
        <w:pBdr>
          <w:bottom w:val="single" w:sz="4" w:space="1" w:color="auto"/>
        </w:pBdr>
        <w:spacing w:line="240" w:lineRule="auto"/>
        <w:jc w:val="center"/>
        <w:rPr>
          <w:rFonts w:ascii="Arial" w:hAnsi="Arial" w:cs="Arial"/>
          <w:b/>
          <w:smallCaps/>
          <w:sz w:val="26"/>
          <w:lang w:val="en-GB"/>
        </w:rPr>
      </w:pPr>
      <w:r w:rsidRPr="00897A21">
        <w:rPr>
          <w:rFonts w:ascii="Arial" w:hAnsi="Arial" w:cs="Arial"/>
          <w:b/>
          <w:smallCaps/>
          <w:sz w:val="26"/>
          <w:lang w:val="en-GB"/>
        </w:rPr>
        <w:t>Schedule K – Corporate Documents</w:t>
      </w:r>
    </w:p>
    <w:p w14:paraId="0E31E3A4" w14:textId="77777777" w:rsidR="00536941" w:rsidRDefault="00536941" w:rsidP="00536941">
      <w:pPr>
        <w:spacing w:line="240" w:lineRule="auto"/>
        <w:rPr>
          <w:rFonts w:ascii="Arial" w:hAnsi="Arial" w:cs="Arial"/>
          <w:b/>
          <w:bCs/>
          <w:caps/>
          <w:sz w:val="26"/>
          <w:szCs w:val="26"/>
        </w:rPr>
      </w:pPr>
    </w:p>
    <w:p w14:paraId="2AF6B045" w14:textId="77777777" w:rsidR="00536941" w:rsidRPr="00522294" w:rsidRDefault="00536941" w:rsidP="00536941">
      <w:pPr>
        <w:spacing w:line="240" w:lineRule="auto"/>
        <w:jc w:val="center"/>
        <w:rPr>
          <w:rFonts w:ascii="Arial" w:hAnsi="Arial" w:cs="Arial"/>
        </w:rPr>
      </w:pPr>
      <w:r w:rsidRPr="00522294">
        <w:rPr>
          <w:rFonts w:ascii="Arial" w:hAnsi="Arial" w:cs="Arial"/>
        </w:rPr>
        <w:t>[</w:t>
      </w:r>
      <w:r w:rsidRPr="00522294">
        <w:rPr>
          <w:rFonts w:ascii="Arial" w:hAnsi="Arial" w:cs="Arial"/>
          <w:i/>
          <w:iCs/>
        </w:rPr>
        <w:t>To Be Attached Hereto</w:t>
      </w:r>
      <w:r w:rsidRPr="00522294">
        <w:rPr>
          <w:rFonts w:ascii="Arial" w:hAnsi="Arial" w:cs="Arial"/>
        </w:rPr>
        <w:t>]</w:t>
      </w:r>
    </w:p>
    <w:p w14:paraId="54D5088E" w14:textId="77777777" w:rsidR="00536941" w:rsidRDefault="00536941" w:rsidP="00536941">
      <w:pPr>
        <w:spacing w:after="160" w:line="259" w:lineRule="auto"/>
        <w:rPr>
          <w:rFonts w:ascii="Arial" w:hAnsi="Arial" w:cs="Arial"/>
          <w:b/>
          <w:bCs/>
          <w:caps/>
          <w:sz w:val="26"/>
          <w:szCs w:val="26"/>
        </w:rPr>
      </w:pPr>
      <w:r>
        <w:rPr>
          <w:rFonts w:ascii="Arial" w:hAnsi="Arial" w:cs="Arial"/>
          <w:b/>
          <w:bCs/>
          <w:caps/>
          <w:sz w:val="26"/>
          <w:szCs w:val="26"/>
        </w:rPr>
        <w:br w:type="page"/>
      </w:r>
    </w:p>
    <w:p w14:paraId="0BB5FFFD" w14:textId="77777777" w:rsidR="00536941" w:rsidRPr="00897A21" w:rsidRDefault="00536941" w:rsidP="00536941">
      <w:pPr>
        <w:pBdr>
          <w:bottom w:val="single" w:sz="4" w:space="1" w:color="auto"/>
        </w:pBdr>
        <w:spacing w:line="240" w:lineRule="auto"/>
        <w:jc w:val="center"/>
        <w:rPr>
          <w:rFonts w:ascii="Arial" w:hAnsi="Arial" w:cs="Arial"/>
          <w:b/>
          <w:smallCaps/>
          <w:sz w:val="26"/>
          <w:lang w:val="en-GB"/>
        </w:rPr>
      </w:pPr>
      <w:r w:rsidRPr="00897A21">
        <w:rPr>
          <w:rFonts w:ascii="Arial" w:hAnsi="Arial" w:cs="Arial"/>
          <w:b/>
          <w:smallCaps/>
          <w:sz w:val="26"/>
          <w:lang w:val="en-GB"/>
        </w:rPr>
        <w:lastRenderedPageBreak/>
        <w:t xml:space="preserve">Schedule </w:t>
      </w:r>
      <w:r w:rsidRPr="00A72300">
        <w:rPr>
          <w:rFonts w:ascii="Arial" w:hAnsi="Arial" w:cs="Arial"/>
          <w:b/>
          <w:smallCaps/>
          <w:sz w:val="26"/>
          <w:lang w:val="en-GB"/>
        </w:rPr>
        <w:t>L</w:t>
      </w:r>
      <w:r w:rsidRPr="00897A21">
        <w:rPr>
          <w:rFonts w:ascii="Arial" w:hAnsi="Arial" w:cs="Arial"/>
          <w:b/>
          <w:smallCaps/>
          <w:sz w:val="26"/>
          <w:lang w:val="en-GB"/>
        </w:rPr>
        <w:t xml:space="preserve"> – </w:t>
      </w:r>
      <w:r w:rsidRPr="00A72300">
        <w:rPr>
          <w:rFonts w:ascii="Arial" w:hAnsi="Arial" w:cs="Arial"/>
          <w:b/>
          <w:smallCaps/>
          <w:sz w:val="26"/>
          <w:lang w:val="en-GB"/>
        </w:rPr>
        <w:t>Financing Matters</w:t>
      </w:r>
    </w:p>
    <w:p w14:paraId="602A3C90" w14:textId="77777777" w:rsidR="00536941" w:rsidRDefault="00536941" w:rsidP="00536941">
      <w:pPr>
        <w:spacing w:line="240" w:lineRule="auto"/>
        <w:jc w:val="both"/>
        <w:rPr>
          <w:rFonts w:ascii="Arial" w:eastAsia="Arial" w:hAnsi="Arial" w:cs="Arial"/>
          <w:sz w:val="20"/>
          <w:szCs w:val="20"/>
        </w:rPr>
      </w:pPr>
    </w:p>
    <w:p w14:paraId="4F624E3B"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This Schedule </w:t>
      </w:r>
      <w:r w:rsidRPr="00A72300">
        <w:rPr>
          <w:rFonts w:ascii="Arial" w:hAnsi="Arial" w:cs="Arial"/>
        </w:rPr>
        <w:t>L</w:t>
      </w:r>
      <w:r w:rsidRPr="00A72300">
        <w:rPr>
          <w:rFonts w:ascii="Arial" w:eastAsia="Arial" w:hAnsi="Arial" w:cs="Arial"/>
        </w:rPr>
        <w:t xml:space="preserve"> is the master financing schedule. It contains all definitions, operative sections, and consequential amendments that apply only if the </w:t>
      </w:r>
      <w:r>
        <w:rPr>
          <w:rFonts w:ascii="Arial" w:eastAsia="Arial" w:hAnsi="Arial" w:cs="Arial"/>
        </w:rPr>
        <w:t>p</w:t>
      </w:r>
      <w:r w:rsidRPr="00A72300">
        <w:rPr>
          <w:rFonts w:ascii="Arial" w:eastAsia="Arial" w:hAnsi="Arial" w:cs="Arial"/>
        </w:rPr>
        <w:t xml:space="preserve">roject involves third-party debt financing. If the project is entirely equity-funded, this Schedule </w:t>
      </w:r>
      <w:r>
        <w:rPr>
          <w:rFonts w:ascii="Arial" w:eastAsia="Arial" w:hAnsi="Arial" w:cs="Arial"/>
        </w:rPr>
        <w:t>L</w:t>
      </w:r>
      <w:r w:rsidRPr="00A72300">
        <w:rPr>
          <w:rFonts w:ascii="Arial" w:eastAsia="Arial" w:hAnsi="Arial" w:cs="Arial"/>
        </w:rPr>
        <w:t xml:space="preserve"> shall be deleted in its entirety from the Agreement.</w:t>
      </w:r>
      <w:r w:rsidRPr="00A72300">
        <w:rPr>
          <w:rStyle w:val="FootnoteReference"/>
          <w:rFonts w:ascii="Arial" w:hAnsi="Arial" w:cs="Arial"/>
        </w:rPr>
        <w:footnoteReference w:id="94"/>
      </w:r>
    </w:p>
    <w:p w14:paraId="0960192F" w14:textId="77777777" w:rsidR="00536941" w:rsidRDefault="00536941" w:rsidP="00536941">
      <w:pPr>
        <w:pBdr>
          <w:bottom w:val="single" w:sz="2" w:space="2" w:color="000000"/>
        </w:pBdr>
        <w:spacing w:line="240" w:lineRule="auto"/>
        <w:jc w:val="both"/>
        <w:rPr>
          <w:rFonts w:ascii="Arial" w:eastAsia="Arial" w:hAnsi="Arial" w:cs="Arial"/>
          <w:b/>
          <w:bCs/>
          <w:smallCaps/>
          <w:sz w:val="20"/>
          <w:szCs w:val="20"/>
        </w:rPr>
      </w:pPr>
    </w:p>
    <w:p w14:paraId="46B2DB31" w14:textId="77777777" w:rsidR="00536941" w:rsidRPr="00A72300" w:rsidRDefault="00536941" w:rsidP="00536941">
      <w:pPr>
        <w:pStyle w:val="ListParagraph"/>
        <w:numPr>
          <w:ilvl w:val="3"/>
          <w:numId w:val="216"/>
        </w:numPr>
        <w:pBdr>
          <w:bottom w:val="single" w:sz="2" w:space="2" w:color="000000"/>
        </w:pBdr>
        <w:spacing w:line="240" w:lineRule="auto"/>
        <w:ind w:left="720" w:hanging="720"/>
        <w:jc w:val="both"/>
        <w:rPr>
          <w:rFonts w:ascii="Arial" w:hAnsi="Arial" w:cs="Arial"/>
          <w:sz w:val="24"/>
          <w:szCs w:val="24"/>
        </w:rPr>
      </w:pPr>
      <w:r w:rsidRPr="00A72300">
        <w:rPr>
          <w:rFonts w:ascii="Arial" w:eastAsia="Arial" w:hAnsi="Arial" w:cs="Arial"/>
          <w:b/>
          <w:bCs/>
          <w:smallCaps/>
          <w:sz w:val="24"/>
          <w:szCs w:val="24"/>
        </w:rPr>
        <w:t xml:space="preserve">Definitions Added by Schedule </w:t>
      </w:r>
      <w:r>
        <w:rPr>
          <w:rFonts w:ascii="Arial" w:eastAsia="Arial" w:hAnsi="Arial" w:cs="Arial"/>
          <w:b/>
          <w:bCs/>
          <w:smallCaps/>
          <w:sz w:val="24"/>
          <w:szCs w:val="24"/>
        </w:rPr>
        <w:t>L</w:t>
      </w:r>
    </w:p>
    <w:p w14:paraId="568FCCB4" w14:textId="77777777" w:rsidR="00536941" w:rsidRDefault="00536941" w:rsidP="00536941">
      <w:pPr>
        <w:spacing w:line="240" w:lineRule="auto"/>
        <w:jc w:val="both"/>
        <w:rPr>
          <w:rFonts w:ascii="Arial" w:eastAsia="Arial" w:hAnsi="Arial" w:cs="Arial"/>
          <w:sz w:val="20"/>
          <w:szCs w:val="20"/>
        </w:rPr>
      </w:pPr>
    </w:p>
    <w:p w14:paraId="65ACF06D"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The following definitions are to be added to Schedule </w:t>
      </w:r>
      <w:r>
        <w:rPr>
          <w:rFonts w:ascii="Arial" w:eastAsia="Arial" w:hAnsi="Arial" w:cs="Arial"/>
        </w:rPr>
        <w:t>B</w:t>
      </w:r>
      <w:r w:rsidRPr="00A72300">
        <w:rPr>
          <w:rFonts w:ascii="Arial" w:eastAsia="Arial" w:hAnsi="Arial" w:cs="Arial"/>
        </w:rPr>
        <w:t xml:space="preserve"> (Specific Definitions) and cross-referenced to Schedule </w:t>
      </w:r>
      <w:r>
        <w:rPr>
          <w:rFonts w:ascii="Arial" w:eastAsia="Arial" w:hAnsi="Arial" w:cs="Arial"/>
        </w:rPr>
        <w:t>L</w:t>
      </w:r>
      <w:r w:rsidRPr="00A72300">
        <w:rPr>
          <w:rFonts w:ascii="Arial" w:eastAsia="Arial" w:hAnsi="Arial" w:cs="Arial"/>
        </w:rPr>
        <w:t xml:space="preserve"> when financing is present:</w:t>
      </w:r>
    </w:p>
    <w:p w14:paraId="36907A0A" w14:textId="77777777" w:rsidR="00536941" w:rsidRPr="00A72300" w:rsidRDefault="00536941" w:rsidP="00536941">
      <w:pPr>
        <w:spacing w:line="240" w:lineRule="auto"/>
        <w:jc w:val="both"/>
        <w:rPr>
          <w:rFonts w:ascii="Arial" w:eastAsia="Arial" w:hAnsi="Arial" w:cs="Arial"/>
          <w:b/>
          <w:bCs/>
        </w:rPr>
      </w:pPr>
    </w:p>
    <w:p w14:paraId="5FA68F72"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Concession Direct Agreement </w:t>
      </w:r>
      <w:r w:rsidRPr="00A72300">
        <w:rPr>
          <w:rFonts w:ascii="Arial" w:eastAsia="Arial" w:hAnsi="Arial" w:cs="Arial"/>
        </w:rPr>
        <w:t>means the direct agreement that may be entered into between the Concessionaire, the Agency and the Financiers, if required by the Financiers;</w:t>
      </w:r>
    </w:p>
    <w:p w14:paraId="13DA0300" w14:textId="77777777" w:rsidR="00536941" w:rsidRPr="00A72300" w:rsidRDefault="00536941" w:rsidP="00536941">
      <w:pPr>
        <w:spacing w:line="240" w:lineRule="auto"/>
        <w:jc w:val="both"/>
        <w:rPr>
          <w:rFonts w:ascii="Arial" w:eastAsia="Arial" w:hAnsi="Arial" w:cs="Arial"/>
          <w:b/>
          <w:bCs/>
        </w:rPr>
      </w:pPr>
    </w:p>
    <w:p w14:paraId="2DB1D0C5"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Financial Close </w:t>
      </w:r>
      <w:r w:rsidRPr="00A72300">
        <w:rPr>
          <w:rFonts w:ascii="Arial" w:eastAsia="Arial" w:hAnsi="Arial" w:cs="Arial"/>
        </w:rPr>
        <w:t>means the execution and delivery of the Financing Documents that (together with Equity commitments) evidence sufficient financing for the construction, testing, and commissioning of the Project and achievement of Project Development Completion, following the resolution of any objections raised by the Agency and/or the Independent Auditor to the Financing Term Sheet, and evidence of commitments for such equity as is required by the Concessionaire to satisfy the requirements of the Financiers, and the satisfaction of all conditions precedent for the initial availability of funds under the Financing Documents and the Concessionaire having immediate access to the Financing;</w:t>
      </w:r>
    </w:p>
    <w:p w14:paraId="19A2F122" w14:textId="77777777" w:rsidR="00536941" w:rsidRPr="00A72300" w:rsidRDefault="00536941" w:rsidP="00536941">
      <w:pPr>
        <w:spacing w:line="240" w:lineRule="auto"/>
        <w:jc w:val="both"/>
        <w:rPr>
          <w:rFonts w:ascii="Arial" w:eastAsia="Arial" w:hAnsi="Arial" w:cs="Arial"/>
          <w:b/>
          <w:bCs/>
        </w:rPr>
      </w:pPr>
    </w:p>
    <w:p w14:paraId="1B09577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Financial Close Achievement Notice </w:t>
      </w:r>
      <w:r w:rsidRPr="00A72300">
        <w:rPr>
          <w:rFonts w:ascii="Arial" w:eastAsia="Arial" w:hAnsi="Arial" w:cs="Arial"/>
        </w:rPr>
        <w:t xml:space="preserve">means shall have the meaning ascribed in Section 1.2.1 of Schedule </w:t>
      </w:r>
      <w:r>
        <w:rPr>
          <w:rFonts w:ascii="Arial" w:eastAsia="Arial" w:hAnsi="Arial" w:cs="Arial"/>
        </w:rPr>
        <w:t>L</w:t>
      </w:r>
      <w:r w:rsidRPr="00A72300">
        <w:rPr>
          <w:rFonts w:ascii="Arial" w:eastAsia="Arial" w:hAnsi="Arial" w:cs="Arial"/>
        </w:rPr>
        <w:t>;</w:t>
      </w:r>
    </w:p>
    <w:p w14:paraId="506DD104" w14:textId="77777777" w:rsidR="00536941" w:rsidRPr="00A72300" w:rsidRDefault="00536941" w:rsidP="00536941">
      <w:pPr>
        <w:spacing w:line="240" w:lineRule="auto"/>
        <w:jc w:val="both"/>
        <w:rPr>
          <w:rFonts w:ascii="Arial" w:eastAsia="Arial" w:hAnsi="Arial" w:cs="Arial"/>
          <w:b/>
          <w:bCs/>
        </w:rPr>
      </w:pPr>
    </w:p>
    <w:p w14:paraId="1FF85D4C"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Financiers </w:t>
      </w:r>
      <w:r w:rsidRPr="00A72300">
        <w:rPr>
          <w:rFonts w:ascii="Arial" w:eastAsia="Arial" w:hAnsi="Arial" w:cs="Arial"/>
        </w:rPr>
        <w:t>means the financial institutions, banks, Islamic financiers, funds, trusts or trustees of the holders of debentures or other securities, their successors and assigns, that extend Financing to the Concessionaire pursuant to the Financing Documents;</w:t>
      </w:r>
      <w:r w:rsidRPr="00A72300">
        <w:rPr>
          <w:rStyle w:val="FootnoteReference"/>
          <w:rFonts w:ascii="Arial" w:hAnsi="Arial" w:cs="Arial"/>
        </w:rPr>
        <w:footnoteReference w:id="95"/>
      </w:r>
    </w:p>
    <w:p w14:paraId="161FF418" w14:textId="77777777" w:rsidR="00536941" w:rsidRPr="00A72300" w:rsidRDefault="00536941" w:rsidP="00536941">
      <w:pPr>
        <w:spacing w:line="240" w:lineRule="auto"/>
        <w:jc w:val="both"/>
        <w:rPr>
          <w:rFonts w:ascii="Arial" w:eastAsia="Arial" w:hAnsi="Arial" w:cs="Arial"/>
          <w:b/>
          <w:bCs/>
        </w:rPr>
      </w:pPr>
    </w:p>
    <w:p w14:paraId="62E3FB22"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Financing </w:t>
      </w:r>
      <w:r w:rsidRPr="00A72300">
        <w:rPr>
          <w:rFonts w:ascii="Arial" w:eastAsia="Arial" w:hAnsi="Arial" w:cs="Arial"/>
        </w:rPr>
        <w:t>means the finance facilities, loans, advances, financial accommodation and/or arrangement, subscription and/or issuance of debentures/bonds/redeemable capital, risk participation, take-out financing and/or any other financial obligation availed by the Concessionaire from the Financiers in respect of the Project, pursuant to the Financing Documents;</w:t>
      </w:r>
    </w:p>
    <w:p w14:paraId="5F262CF4" w14:textId="77777777" w:rsidR="00536941" w:rsidRPr="00A72300" w:rsidRDefault="00536941" w:rsidP="00536941">
      <w:pPr>
        <w:spacing w:line="240" w:lineRule="auto"/>
        <w:jc w:val="both"/>
        <w:rPr>
          <w:rFonts w:ascii="Arial" w:eastAsia="Arial" w:hAnsi="Arial" w:cs="Arial"/>
          <w:b/>
          <w:bCs/>
        </w:rPr>
      </w:pPr>
    </w:p>
    <w:p w14:paraId="5697722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lastRenderedPageBreak/>
        <w:t xml:space="preserve">Financing Amendment Term Sheets </w:t>
      </w:r>
      <w:r w:rsidRPr="00A72300">
        <w:rPr>
          <w:rFonts w:ascii="Arial" w:eastAsia="Arial" w:hAnsi="Arial" w:cs="Arial"/>
        </w:rPr>
        <w:t xml:space="preserve">means shall have the meaning ascribed thereto in Section 1.1.3 of Schedule </w:t>
      </w:r>
      <w:r>
        <w:rPr>
          <w:rFonts w:ascii="Arial" w:eastAsia="Arial" w:hAnsi="Arial" w:cs="Arial"/>
        </w:rPr>
        <w:t>L</w:t>
      </w:r>
      <w:r w:rsidRPr="00A72300">
        <w:rPr>
          <w:rFonts w:ascii="Arial" w:eastAsia="Arial" w:hAnsi="Arial" w:cs="Arial"/>
        </w:rPr>
        <w:t>;</w:t>
      </w:r>
    </w:p>
    <w:p w14:paraId="0B03BA2F" w14:textId="77777777" w:rsidR="00536941" w:rsidRPr="00A72300" w:rsidRDefault="00536941" w:rsidP="00536941">
      <w:pPr>
        <w:spacing w:line="240" w:lineRule="auto"/>
        <w:jc w:val="both"/>
        <w:rPr>
          <w:rFonts w:ascii="Arial" w:eastAsia="Arial" w:hAnsi="Arial" w:cs="Arial"/>
          <w:b/>
          <w:bCs/>
        </w:rPr>
      </w:pPr>
    </w:p>
    <w:p w14:paraId="290A5965"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Financing Component </w:t>
      </w:r>
      <w:r w:rsidRPr="00A72300">
        <w:rPr>
          <w:rFonts w:ascii="Arial" w:eastAsia="Arial" w:hAnsi="Arial" w:cs="Arial"/>
        </w:rPr>
        <w:t>means the component that relates to the repayment and servicing of Financing Due (i.e. both Principal repayment and interest/mark-up payments), as set out in the Financial Model;</w:t>
      </w:r>
    </w:p>
    <w:p w14:paraId="0D1433A3" w14:textId="77777777" w:rsidR="00536941" w:rsidRPr="00A72300" w:rsidRDefault="00536941" w:rsidP="00536941">
      <w:pPr>
        <w:spacing w:line="240" w:lineRule="auto"/>
        <w:jc w:val="both"/>
        <w:rPr>
          <w:rFonts w:ascii="Arial" w:eastAsia="Arial" w:hAnsi="Arial" w:cs="Arial"/>
          <w:b/>
          <w:bCs/>
        </w:rPr>
      </w:pPr>
    </w:p>
    <w:p w14:paraId="5B0DB3AE"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Financing Due </w:t>
      </w:r>
      <w:r w:rsidRPr="00A72300">
        <w:rPr>
          <w:rFonts w:ascii="Arial" w:eastAsia="Arial" w:hAnsi="Arial" w:cs="Arial"/>
        </w:rPr>
        <w:t>means the aggregate of the following sums expressed in Pakistani Rupees outstanding and payable to the Financier up to the date immediately preceding the Termination Payment Date pursuant to the Financing Documents:</w:t>
      </w:r>
    </w:p>
    <w:p w14:paraId="37B2EE48" w14:textId="77777777" w:rsidR="00536941" w:rsidRPr="00A72300" w:rsidRDefault="00536941" w:rsidP="00536941">
      <w:pPr>
        <w:pStyle w:val="ListParagraph"/>
        <w:spacing w:line="240" w:lineRule="auto"/>
        <w:jc w:val="both"/>
        <w:rPr>
          <w:rFonts w:ascii="Arial" w:hAnsi="Arial" w:cs="Arial"/>
        </w:rPr>
      </w:pPr>
    </w:p>
    <w:p w14:paraId="666C125A" w14:textId="77777777" w:rsidR="00536941" w:rsidRPr="00A72300" w:rsidRDefault="00536941" w:rsidP="00536941">
      <w:pPr>
        <w:pStyle w:val="ListParagraph"/>
        <w:numPr>
          <w:ilvl w:val="0"/>
          <w:numId w:val="290"/>
        </w:numPr>
        <w:spacing w:line="240" w:lineRule="auto"/>
        <w:ind w:left="720" w:hanging="720"/>
        <w:jc w:val="both"/>
        <w:rPr>
          <w:rFonts w:ascii="Arial" w:hAnsi="Arial" w:cs="Arial"/>
        </w:rPr>
      </w:pPr>
      <w:r w:rsidRPr="00A72300">
        <w:rPr>
          <w:rFonts w:ascii="Arial" w:eastAsia="Arial" w:hAnsi="Arial" w:cs="Arial"/>
        </w:rPr>
        <w:t>the principal amount of the Financing provided and disbursed by the Financiers under the Financing Documents (the Principal), in accordance with the Financial Model and the Financing Term Sheet;</w:t>
      </w:r>
    </w:p>
    <w:p w14:paraId="5B08EA80" w14:textId="77777777" w:rsidR="00536941" w:rsidRPr="00A72300" w:rsidRDefault="00536941" w:rsidP="00536941">
      <w:pPr>
        <w:pStyle w:val="ListParagraph"/>
        <w:spacing w:line="240" w:lineRule="auto"/>
        <w:jc w:val="both"/>
        <w:rPr>
          <w:rFonts w:ascii="Arial" w:hAnsi="Arial" w:cs="Arial"/>
        </w:rPr>
      </w:pPr>
    </w:p>
    <w:p w14:paraId="0019083F" w14:textId="77777777" w:rsidR="00536941" w:rsidRPr="00A72300" w:rsidRDefault="00536941" w:rsidP="00536941">
      <w:pPr>
        <w:pStyle w:val="ListParagraph"/>
        <w:numPr>
          <w:ilvl w:val="0"/>
          <w:numId w:val="290"/>
        </w:numPr>
        <w:spacing w:line="240" w:lineRule="auto"/>
        <w:ind w:left="720" w:hanging="720"/>
        <w:jc w:val="both"/>
        <w:rPr>
          <w:rFonts w:ascii="Arial" w:hAnsi="Arial" w:cs="Arial"/>
        </w:rPr>
      </w:pPr>
      <w:r w:rsidRPr="00A72300">
        <w:rPr>
          <w:rFonts w:ascii="Arial" w:eastAsia="Arial" w:hAnsi="Arial" w:cs="Arial"/>
        </w:rPr>
        <w:t>the interest or mark-up accruing on the Principal in accordance with the Financial Model and the Financing Term Sheet;</w:t>
      </w:r>
    </w:p>
    <w:p w14:paraId="5B5E00E6" w14:textId="77777777" w:rsidR="00536941" w:rsidRPr="00A72300" w:rsidRDefault="00536941" w:rsidP="00536941">
      <w:pPr>
        <w:pStyle w:val="ListParagraph"/>
        <w:spacing w:line="240" w:lineRule="auto"/>
        <w:jc w:val="both"/>
        <w:rPr>
          <w:rFonts w:ascii="Arial" w:hAnsi="Arial" w:cs="Arial"/>
        </w:rPr>
      </w:pPr>
    </w:p>
    <w:p w14:paraId="4055513F" w14:textId="77777777" w:rsidR="00536941" w:rsidRPr="00A72300" w:rsidRDefault="00536941" w:rsidP="00536941">
      <w:pPr>
        <w:pStyle w:val="ListParagraph"/>
        <w:numPr>
          <w:ilvl w:val="0"/>
          <w:numId w:val="248"/>
        </w:numPr>
        <w:spacing w:line="240" w:lineRule="auto"/>
        <w:ind w:hanging="720"/>
        <w:jc w:val="both"/>
        <w:rPr>
          <w:rFonts w:ascii="Arial" w:hAnsi="Arial" w:cs="Arial"/>
        </w:rPr>
      </w:pPr>
      <w:r w:rsidRPr="00A72300">
        <w:rPr>
          <w:rFonts w:ascii="Arial" w:eastAsia="Arial" w:hAnsi="Arial" w:cs="Arial"/>
        </w:rPr>
        <w:t>only in the event of Termination due to Agency Event of Default: penal interest or charges payable under the Financing Documents;</w:t>
      </w:r>
    </w:p>
    <w:p w14:paraId="241AAF43" w14:textId="77777777" w:rsidR="00536941" w:rsidRPr="00A72300" w:rsidRDefault="00536941" w:rsidP="00536941">
      <w:pPr>
        <w:spacing w:line="240" w:lineRule="auto"/>
        <w:jc w:val="both"/>
        <w:rPr>
          <w:rFonts w:ascii="Arial" w:eastAsia="Arial" w:hAnsi="Arial" w:cs="Arial"/>
          <w:b/>
          <w:bCs/>
        </w:rPr>
      </w:pPr>
    </w:p>
    <w:p w14:paraId="2EC25AD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Financing Documents </w:t>
      </w:r>
      <w:r w:rsidRPr="00A72300">
        <w:rPr>
          <w:rFonts w:ascii="Arial" w:eastAsia="Arial" w:hAnsi="Arial" w:cs="Arial"/>
        </w:rPr>
        <w:t xml:space="preserve">means the loan/financing agreements or instruments relating to or contemplated by the Financing Term Sheets that have not been objected to by the Agency and/or the Independent Auditor pursuant to Section 1.1 of Schedule </w:t>
      </w:r>
      <w:r>
        <w:rPr>
          <w:rFonts w:ascii="Arial" w:eastAsia="Arial" w:hAnsi="Arial" w:cs="Arial"/>
        </w:rPr>
        <w:t>L</w:t>
      </w:r>
      <w:r w:rsidRPr="00A72300">
        <w:rPr>
          <w:rFonts w:ascii="Arial" w:eastAsia="Arial" w:hAnsi="Arial" w:cs="Arial"/>
        </w:rPr>
        <w:t xml:space="preserve">, as may be amended from time to time in accordance with the provisions of Section 1.1 of Schedule </w:t>
      </w:r>
      <w:r>
        <w:rPr>
          <w:rFonts w:ascii="Arial" w:eastAsia="Arial" w:hAnsi="Arial" w:cs="Arial"/>
        </w:rPr>
        <w:t>L</w:t>
      </w:r>
      <w:r w:rsidRPr="00A72300">
        <w:rPr>
          <w:rFonts w:ascii="Arial" w:eastAsia="Arial" w:hAnsi="Arial" w:cs="Arial"/>
        </w:rPr>
        <w:t>;</w:t>
      </w:r>
    </w:p>
    <w:p w14:paraId="71246244" w14:textId="77777777" w:rsidR="00536941" w:rsidRPr="00A72300" w:rsidRDefault="00536941" w:rsidP="00536941">
      <w:pPr>
        <w:spacing w:line="240" w:lineRule="auto"/>
        <w:jc w:val="both"/>
        <w:rPr>
          <w:rFonts w:ascii="Arial" w:eastAsia="Arial" w:hAnsi="Arial" w:cs="Arial"/>
          <w:b/>
          <w:bCs/>
        </w:rPr>
      </w:pPr>
    </w:p>
    <w:p w14:paraId="1BDABB53"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Financing Term Sheet </w:t>
      </w:r>
      <w:r w:rsidRPr="00A72300">
        <w:rPr>
          <w:rFonts w:ascii="Arial" w:eastAsia="Arial" w:hAnsi="Arial" w:cs="Arial"/>
        </w:rPr>
        <w:t xml:space="preserve">means shall have the meaning ascribed thereto in Section 1.1.1 of Schedule </w:t>
      </w:r>
      <w:r>
        <w:rPr>
          <w:rFonts w:ascii="Arial" w:eastAsia="Arial" w:hAnsi="Arial" w:cs="Arial"/>
        </w:rPr>
        <w:t>L</w:t>
      </w:r>
      <w:r w:rsidRPr="00A72300">
        <w:rPr>
          <w:rFonts w:ascii="Arial" w:eastAsia="Arial" w:hAnsi="Arial" w:cs="Arial"/>
        </w:rPr>
        <w:t>;</w:t>
      </w:r>
    </w:p>
    <w:p w14:paraId="315112EE" w14:textId="77777777" w:rsidR="00536941" w:rsidRPr="00A72300" w:rsidRDefault="00536941" w:rsidP="00536941">
      <w:pPr>
        <w:spacing w:line="240" w:lineRule="auto"/>
        <w:jc w:val="both"/>
        <w:rPr>
          <w:rFonts w:ascii="Arial" w:eastAsia="Arial" w:hAnsi="Arial" w:cs="Arial"/>
          <w:b/>
          <w:bCs/>
        </w:rPr>
      </w:pPr>
    </w:p>
    <w:p w14:paraId="0E4FFBA5"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Financing Termination Date </w:t>
      </w:r>
      <w:r w:rsidRPr="00A72300">
        <w:rPr>
          <w:rFonts w:ascii="Arial" w:eastAsia="Arial" w:hAnsi="Arial" w:cs="Arial"/>
        </w:rPr>
        <w:t>means the date on which no part of the Financing Due is outstanding and all amounts due and payable by the Concessionaire to the Financiers are paid in accordance with the Financing Documents, as confirmed in writing by the Independent Auditor;</w:t>
      </w:r>
    </w:p>
    <w:p w14:paraId="2D75B1D9" w14:textId="77777777" w:rsidR="00536941" w:rsidRPr="00A72300" w:rsidRDefault="00536941" w:rsidP="00536941">
      <w:pPr>
        <w:spacing w:line="240" w:lineRule="auto"/>
        <w:jc w:val="both"/>
        <w:rPr>
          <w:rFonts w:ascii="Arial" w:eastAsia="Arial" w:hAnsi="Arial" w:cs="Arial"/>
          <w:b/>
          <w:bCs/>
        </w:rPr>
      </w:pPr>
    </w:p>
    <w:p w14:paraId="1734A18F"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Principal </w:t>
      </w:r>
      <w:r w:rsidRPr="00A72300">
        <w:rPr>
          <w:rFonts w:ascii="Arial" w:eastAsia="Arial" w:hAnsi="Arial" w:cs="Arial"/>
        </w:rPr>
        <w:t>means has the meaning ascribed thereto in the definition of '</w:t>
      </w:r>
      <w:r w:rsidRPr="00A72300">
        <w:rPr>
          <w:rFonts w:ascii="Arial" w:eastAsia="Arial" w:hAnsi="Arial" w:cs="Arial"/>
          <w:i/>
          <w:iCs/>
        </w:rPr>
        <w:t>Financing Due</w:t>
      </w:r>
      <w:r w:rsidRPr="00A72300">
        <w:rPr>
          <w:rFonts w:ascii="Arial" w:eastAsia="Arial" w:hAnsi="Arial" w:cs="Arial"/>
        </w:rPr>
        <w:t>';</w:t>
      </w:r>
    </w:p>
    <w:p w14:paraId="5926A89D" w14:textId="77777777" w:rsidR="00536941" w:rsidRPr="00A72300" w:rsidRDefault="00536941" w:rsidP="00536941">
      <w:pPr>
        <w:pBdr>
          <w:bottom w:val="single" w:sz="2" w:space="2" w:color="000000"/>
        </w:pBdr>
        <w:spacing w:line="240" w:lineRule="auto"/>
        <w:jc w:val="both"/>
        <w:rPr>
          <w:rFonts w:ascii="Arial" w:hAnsi="Arial" w:cs="Arial"/>
        </w:rPr>
      </w:pPr>
    </w:p>
    <w:p w14:paraId="3B1F7BAF" w14:textId="77777777" w:rsidR="00536941" w:rsidRPr="00A72300" w:rsidRDefault="00536941" w:rsidP="00536941">
      <w:pPr>
        <w:pStyle w:val="ListParagraph"/>
        <w:numPr>
          <w:ilvl w:val="3"/>
          <w:numId w:val="216"/>
        </w:numPr>
        <w:pBdr>
          <w:bottom w:val="single" w:sz="2" w:space="2" w:color="000000"/>
        </w:pBdr>
        <w:spacing w:line="240" w:lineRule="auto"/>
        <w:ind w:left="720" w:hanging="720"/>
        <w:jc w:val="both"/>
        <w:rPr>
          <w:rFonts w:ascii="Arial" w:hAnsi="Arial" w:cs="Arial"/>
          <w:sz w:val="24"/>
          <w:szCs w:val="24"/>
        </w:rPr>
      </w:pPr>
      <w:r w:rsidRPr="00A72300">
        <w:rPr>
          <w:rFonts w:ascii="Arial" w:eastAsia="Arial" w:hAnsi="Arial" w:cs="Arial"/>
          <w:b/>
          <w:bCs/>
          <w:smallCaps/>
          <w:sz w:val="24"/>
          <w:szCs w:val="24"/>
        </w:rPr>
        <w:t>Section 1.1 — Financing Term Sheet and Financing Amendment Term Sheets</w:t>
      </w:r>
    </w:p>
    <w:p w14:paraId="41D8AA96" w14:textId="77777777" w:rsidR="00536941" w:rsidRDefault="00536941" w:rsidP="00536941">
      <w:pPr>
        <w:spacing w:line="240" w:lineRule="auto"/>
        <w:jc w:val="both"/>
        <w:rPr>
          <w:rFonts w:ascii="Arial" w:eastAsia="Arial" w:hAnsi="Arial" w:cs="Arial"/>
          <w:b/>
          <w:bCs/>
          <w:i/>
          <w:iCs/>
          <w:sz w:val="20"/>
          <w:szCs w:val="20"/>
        </w:rPr>
      </w:pPr>
    </w:p>
    <w:p w14:paraId="3015174E"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1.1.1 (Financing Term Sheet)</w:t>
      </w:r>
    </w:p>
    <w:p w14:paraId="342BEADF" w14:textId="77777777" w:rsidR="00536941" w:rsidRPr="00A72300" w:rsidRDefault="00536941" w:rsidP="00536941">
      <w:pPr>
        <w:spacing w:line="240" w:lineRule="auto"/>
        <w:jc w:val="both"/>
        <w:rPr>
          <w:rFonts w:ascii="Arial" w:eastAsia="Arial" w:hAnsi="Arial" w:cs="Arial"/>
        </w:rPr>
      </w:pPr>
    </w:p>
    <w:p w14:paraId="13DE3732"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Prior to Financial Close, the Concessionaire shall deliver to the Agency and the Independent Auditor a copy of the term sheet reflecting the proposed material terms of the Financing Documents, including: (i) principal repayment schedule; (ii) maximum </w:t>
      </w:r>
      <w:r w:rsidRPr="00A72300">
        <w:rPr>
          <w:rFonts w:ascii="Arial" w:eastAsia="Arial" w:hAnsi="Arial" w:cs="Arial"/>
        </w:rPr>
        <w:lastRenderedPageBreak/>
        <w:t>principal amounts; (iii) interest or markup rate; (iv) fees and charges upon early termination; and (v) equity commitments (the Specific Term Sheet Parameters). The Agency and the Independent Auditor shall evaluate the Specific Term Sheet Parameters to ensure principal financial terms are not greater than the Financing Component in the Financial Model. If the Agency and/or Independent Auditor has objections, they shall inform the Concessionaire within thirty (30) days; otherwise deemed not to have objected (the Financing Term Sheet).</w:t>
      </w:r>
      <w:r w:rsidRPr="00A72300">
        <w:rPr>
          <w:rStyle w:val="FootnoteReference"/>
          <w:rFonts w:ascii="Arial" w:hAnsi="Arial" w:cs="Arial"/>
        </w:rPr>
        <w:footnoteReference w:id="96"/>
      </w:r>
    </w:p>
    <w:p w14:paraId="4EF825E5" w14:textId="77777777" w:rsidR="00536941" w:rsidRDefault="00536941" w:rsidP="00536941">
      <w:pPr>
        <w:spacing w:line="240" w:lineRule="auto"/>
        <w:jc w:val="both"/>
        <w:rPr>
          <w:rFonts w:ascii="Arial" w:eastAsia="Arial" w:hAnsi="Arial" w:cs="Arial"/>
          <w:b/>
          <w:bCs/>
          <w:i/>
          <w:iCs/>
        </w:rPr>
      </w:pPr>
    </w:p>
    <w:p w14:paraId="20D2ACE4"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1.1.2 (Post-Financial Close Amendments)</w:t>
      </w:r>
    </w:p>
    <w:p w14:paraId="4D3F737B" w14:textId="77777777" w:rsidR="00536941" w:rsidRDefault="00536941" w:rsidP="00536941">
      <w:pPr>
        <w:spacing w:line="240" w:lineRule="auto"/>
        <w:jc w:val="both"/>
        <w:rPr>
          <w:rFonts w:ascii="Arial" w:eastAsia="Arial" w:hAnsi="Arial" w:cs="Arial"/>
        </w:rPr>
      </w:pPr>
    </w:p>
    <w:p w14:paraId="163E088F"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Following Financial Close, all amendments to Financing Documents shall be delivered to the Agency and Independent Auditor within ten (10) Business Days of execution. No amendment affecting principal repayment or new secured debt shall be executed without thirty (30) Business Days prior notice and a revised term sheet, subject to the same objection mechanism.</w:t>
      </w:r>
    </w:p>
    <w:p w14:paraId="64DB0560" w14:textId="77777777" w:rsidR="00536941" w:rsidRDefault="00536941" w:rsidP="00536941">
      <w:pPr>
        <w:spacing w:line="240" w:lineRule="auto"/>
        <w:jc w:val="both"/>
        <w:rPr>
          <w:rFonts w:ascii="Arial" w:eastAsia="Arial" w:hAnsi="Arial" w:cs="Arial"/>
          <w:b/>
          <w:bCs/>
          <w:i/>
          <w:iCs/>
        </w:rPr>
      </w:pPr>
    </w:p>
    <w:p w14:paraId="416A3341"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1.1.3 (Financing Amendment Term Sheets)</w:t>
      </w:r>
    </w:p>
    <w:p w14:paraId="223D165D" w14:textId="77777777" w:rsidR="00536941" w:rsidRDefault="00536941" w:rsidP="00536941">
      <w:pPr>
        <w:spacing w:line="240" w:lineRule="auto"/>
        <w:jc w:val="both"/>
        <w:rPr>
          <w:rFonts w:ascii="Arial" w:eastAsia="Arial" w:hAnsi="Arial" w:cs="Arial"/>
        </w:rPr>
      </w:pPr>
    </w:p>
    <w:p w14:paraId="1C8FA7C8"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The Agency and the Independent Auditor shall raise objections to proposed amendments within thirty (30) days of receipt. If no objection within thirty (30) days, deemed no objection (Financing Amendment Term Sheets).</w:t>
      </w:r>
    </w:p>
    <w:p w14:paraId="4E246DC3" w14:textId="77777777" w:rsidR="00536941" w:rsidRDefault="00536941" w:rsidP="00536941">
      <w:pPr>
        <w:spacing w:line="240" w:lineRule="auto"/>
        <w:jc w:val="both"/>
        <w:rPr>
          <w:rFonts w:ascii="Arial" w:eastAsia="Arial" w:hAnsi="Arial" w:cs="Arial"/>
          <w:b/>
          <w:bCs/>
          <w:i/>
          <w:iCs/>
        </w:rPr>
      </w:pPr>
    </w:p>
    <w:p w14:paraId="66939DF7"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1.1.4 (Restriction on Amendments Increasing Agency Liability)</w:t>
      </w:r>
    </w:p>
    <w:p w14:paraId="481FFB8D" w14:textId="77777777" w:rsidR="00536941" w:rsidRDefault="00536941" w:rsidP="00536941">
      <w:pPr>
        <w:spacing w:line="240" w:lineRule="auto"/>
        <w:jc w:val="both"/>
        <w:rPr>
          <w:rFonts w:ascii="Arial" w:eastAsia="Arial" w:hAnsi="Arial" w:cs="Arial"/>
        </w:rPr>
      </w:pPr>
    </w:p>
    <w:p w14:paraId="0E021C81"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The Concessionaire shall not amend Financing Documents in a way that imposes or increases financial liability on the Agency without prior written Agency consent. Unauthorised amendments are unenforceable against the Agency.</w:t>
      </w:r>
    </w:p>
    <w:p w14:paraId="020C30E5" w14:textId="77777777" w:rsidR="00536941" w:rsidRPr="00A72300" w:rsidRDefault="00536941" w:rsidP="00536941">
      <w:pPr>
        <w:pBdr>
          <w:bottom w:val="single" w:sz="2" w:space="2" w:color="000000"/>
        </w:pBdr>
        <w:spacing w:line="240" w:lineRule="auto"/>
        <w:jc w:val="both"/>
        <w:rPr>
          <w:rFonts w:ascii="Arial" w:hAnsi="Arial" w:cs="Arial"/>
        </w:rPr>
      </w:pPr>
    </w:p>
    <w:p w14:paraId="28BC853A" w14:textId="77777777" w:rsidR="00536941" w:rsidRPr="00A72300" w:rsidRDefault="00536941" w:rsidP="00536941">
      <w:pPr>
        <w:pStyle w:val="ListParagraph"/>
        <w:numPr>
          <w:ilvl w:val="0"/>
          <w:numId w:val="291"/>
        </w:numPr>
        <w:pBdr>
          <w:bottom w:val="single" w:sz="2" w:space="2" w:color="000000"/>
        </w:pBdr>
        <w:spacing w:line="240" w:lineRule="auto"/>
        <w:ind w:left="720" w:hanging="720"/>
        <w:jc w:val="both"/>
        <w:rPr>
          <w:rFonts w:ascii="Arial" w:hAnsi="Arial" w:cs="Arial"/>
          <w:sz w:val="24"/>
          <w:szCs w:val="24"/>
        </w:rPr>
      </w:pPr>
      <w:r w:rsidRPr="00A72300">
        <w:rPr>
          <w:rFonts w:ascii="Arial" w:eastAsia="Arial" w:hAnsi="Arial" w:cs="Arial"/>
          <w:b/>
          <w:bCs/>
          <w:smallCaps/>
          <w:sz w:val="24"/>
          <w:szCs w:val="24"/>
        </w:rPr>
        <w:t>Section 1.2 — Financial Closing</w:t>
      </w:r>
    </w:p>
    <w:p w14:paraId="634FD936" w14:textId="77777777" w:rsidR="00536941" w:rsidRDefault="00536941" w:rsidP="00536941">
      <w:pPr>
        <w:spacing w:line="240" w:lineRule="auto"/>
        <w:jc w:val="both"/>
        <w:rPr>
          <w:rFonts w:ascii="Arial" w:eastAsia="Arial" w:hAnsi="Arial" w:cs="Arial"/>
          <w:b/>
          <w:bCs/>
          <w:i/>
          <w:iCs/>
        </w:rPr>
      </w:pPr>
    </w:p>
    <w:p w14:paraId="094CE6F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1.2.1</w:t>
      </w:r>
    </w:p>
    <w:p w14:paraId="6645D00C" w14:textId="77777777" w:rsidR="00536941" w:rsidRDefault="00536941" w:rsidP="00536941">
      <w:pPr>
        <w:spacing w:line="240" w:lineRule="auto"/>
        <w:jc w:val="both"/>
        <w:rPr>
          <w:rFonts w:ascii="Arial" w:eastAsia="Arial" w:hAnsi="Arial" w:cs="Arial"/>
        </w:rPr>
      </w:pPr>
    </w:p>
    <w:p w14:paraId="1F4B444A"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Upon achievement of Financial Close, the Concessionaire shall procure issuance by Financiers (or an agent of the same) of a Financial Close Achievement Notice to the Agency (with copies to the Independent Auditor and Independent Engineer) certifying the achievement of Financial Close.</w:t>
      </w:r>
      <w:r w:rsidRPr="00A72300">
        <w:rPr>
          <w:rStyle w:val="FootnoteReference"/>
          <w:rFonts w:ascii="Arial" w:hAnsi="Arial" w:cs="Arial"/>
        </w:rPr>
        <w:footnoteReference w:id="97"/>
      </w:r>
    </w:p>
    <w:p w14:paraId="25877BE3"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59A8855C" w14:textId="77777777" w:rsidR="00536941" w:rsidRPr="00A72300" w:rsidRDefault="00536941" w:rsidP="00536941">
      <w:pPr>
        <w:pBdr>
          <w:bottom w:val="single" w:sz="2" w:space="2" w:color="000000"/>
        </w:pBdr>
        <w:spacing w:line="240" w:lineRule="auto"/>
        <w:jc w:val="both"/>
        <w:rPr>
          <w:rFonts w:ascii="Arial" w:hAnsi="Arial" w:cs="Arial"/>
        </w:rPr>
      </w:pPr>
      <w:r w:rsidRPr="00A72300">
        <w:rPr>
          <w:rFonts w:ascii="Arial" w:eastAsia="Arial" w:hAnsi="Arial" w:cs="Arial"/>
          <w:b/>
          <w:bCs/>
          <w:smallCaps/>
        </w:rPr>
        <w:t>D.   Section 1.3 — Assignment by the Agency</w:t>
      </w:r>
    </w:p>
    <w:p w14:paraId="311108B8" w14:textId="77777777" w:rsidR="00536941" w:rsidRDefault="00536941" w:rsidP="00536941">
      <w:pPr>
        <w:spacing w:line="240" w:lineRule="auto"/>
        <w:jc w:val="both"/>
        <w:rPr>
          <w:rFonts w:ascii="Arial" w:eastAsia="Arial" w:hAnsi="Arial" w:cs="Arial"/>
        </w:rPr>
      </w:pPr>
    </w:p>
    <w:p w14:paraId="75883CB4"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Notwithstanding anything to the contrary, the Agency shall not assign and/or transfer any of its rights and obligations under this Agreement or any Agency Agreement without the prior written consent of the Concessionaire; provided that the Agency may, without the Concessionaire's consent, assign its rights and obligations to any successor Government Authority that expressly assumes all of the Agency's obligations hereunder.</w:t>
      </w:r>
      <w:r w:rsidRPr="00A72300">
        <w:rPr>
          <w:rStyle w:val="FootnoteReference"/>
          <w:rFonts w:ascii="Arial" w:hAnsi="Arial" w:cs="Arial"/>
        </w:rPr>
        <w:footnoteReference w:id="98"/>
      </w:r>
    </w:p>
    <w:p w14:paraId="068DB8A2"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05F0E06B" w14:textId="77777777" w:rsidR="00536941" w:rsidRPr="00A72300" w:rsidRDefault="00536941" w:rsidP="00536941">
      <w:pPr>
        <w:pBdr>
          <w:bottom w:val="single" w:sz="2" w:space="2" w:color="000000"/>
        </w:pBdr>
        <w:spacing w:line="240" w:lineRule="auto"/>
        <w:jc w:val="both"/>
        <w:rPr>
          <w:rFonts w:ascii="Arial" w:hAnsi="Arial" w:cs="Arial"/>
        </w:rPr>
      </w:pPr>
      <w:r w:rsidRPr="00A72300">
        <w:rPr>
          <w:rFonts w:ascii="Arial" w:eastAsia="Arial" w:hAnsi="Arial" w:cs="Arial"/>
          <w:b/>
          <w:bCs/>
          <w:smallCaps/>
        </w:rPr>
        <w:t>E.   Consequential Amendments to Other Sections — Financing Scenario</w:t>
      </w:r>
    </w:p>
    <w:p w14:paraId="04DE19E1" w14:textId="77777777" w:rsidR="00536941" w:rsidRDefault="00536941" w:rsidP="00536941">
      <w:pPr>
        <w:spacing w:line="240" w:lineRule="auto"/>
        <w:jc w:val="both"/>
        <w:rPr>
          <w:rFonts w:ascii="Arial" w:eastAsia="Arial" w:hAnsi="Arial" w:cs="Arial"/>
        </w:rPr>
      </w:pPr>
    </w:p>
    <w:p w14:paraId="57937845"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The following amendments to the main body of the Agreement and other Schedules are triggered when financing is present:</w:t>
      </w:r>
    </w:p>
    <w:p w14:paraId="4F79DD5C" w14:textId="77777777" w:rsidR="00536941" w:rsidRDefault="00536941" w:rsidP="00536941">
      <w:pPr>
        <w:spacing w:line="240" w:lineRule="auto"/>
        <w:jc w:val="both"/>
        <w:rPr>
          <w:rFonts w:ascii="Arial" w:eastAsia="Arial" w:hAnsi="Arial" w:cs="Arial"/>
          <w:b/>
          <w:bCs/>
          <w:i/>
          <w:iCs/>
        </w:rPr>
      </w:pPr>
    </w:p>
    <w:p w14:paraId="112DFAA6"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3.1.2 — Concessionaire Conditions Precedent</w:t>
      </w:r>
    </w:p>
    <w:p w14:paraId="2BF57F2F" w14:textId="77777777" w:rsidR="00536941" w:rsidRDefault="00536941" w:rsidP="00536941">
      <w:pPr>
        <w:spacing w:line="240" w:lineRule="auto"/>
        <w:jc w:val="both"/>
        <w:rPr>
          <w:rFonts w:ascii="Arial" w:eastAsia="Arial" w:hAnsi="Arial" w:cs="Arial"/>
        </w:rPr>
      </w:pPr>
    </w:p>
    <w:p w14:paraId="041CEF7E"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Add the following as new Concessionaire CPs (as set out in Schedule </w:t>
      </w:r>
      <w:r>
        <w:rPr>
          <w:rFonts w:ascii="Arial" w:eastAsia="Arial" w:hAnsi="Arial" w:cs="Arial"/>
        </w:rPr>
        <w:t>B</w:t>
      </w:r>
      <w:r w:rsidRPr="00A72300">
        <w:rPr>
          <w:rFonts w:ascii="Arial" w:eastAsia="Arial" w:hAnsi="Arial" w:cs="Arial"/>
        </w:rPr>
        <w:t xml:space="preserve"> above):</w:t>
      </w:r>
    </w:p>
    <w:p w14:paraId="651C57D7" w14:textId="77777777" w:rsidR="00536941" w:rsidRPr="00A72300" w:rsidRDefault="00536941" w:rsidP="00536941">
      <w:pPr>
        <w:pStyle w:val="ListParagraph"/>
        <w:spacing w:line="240" w:lineRule="auto"/>
        <w:jc w:val="both"/>
        <w:rPr>
          <w:rFonts w:ascii="Arial" w:hAnsi="Arial" w:cs="Arial"/>
        </w:rPr>
      </w:pPr>
    </w:p>
    <w:p w14:paraId="0B62AD3F" w14:textId="77777777" w:rsidR="00536941" w:rsidRPr="00A72300" w:rsidRDefault="00536941" w:rsidP="00536941">
      <w:pPr>
        <w:pStyle w:val="ListParagraph"/>
        <w:numPr>
          <w:ilvl w:val="0"/>
          <w:numId w:val="293"/>
        </w:numPr>
        <w:spacing w:line="240" w:lineRule="auto"/>
        <w:ind w:hanging="720"/>
        <w:jc w:val="both"/>
        <w:rPr>
          <w:rFonts w:ascii="Arial" w:hAnsi="Arial" w:cs="Arial"/>
        </w:rPr>
      </w:pPr>
      <w:r w:rsidRPr="00A72300">
        <w:rPr>
          <w:rFonts w:ascii="Arial" w:eastAsia="Arial" w:hAnsi="Arial" w:cs="Arial"/>
        </w:rPr>
        <w:t>Financing Term Sheet delivered and not objected to by the Agency and Independent Auditor.</w:t>
      </w:r>
    </w:p>
    <w:p w14:paraId="639D1111" w14:textId="77777777" w:rsidR="00536941" w:rsidRPr="00A72300" w:rsidRDefault="00536941" w:rsidP="00536941">
      <w:pPr>
        <w:pStyle w:val="ListParagraph"/>
        <w:spacing w:line="240" w:lineRule="auto"/>
        <w:jc w:val="both"/>
        <w:rPr>
          <w:rFonts w:ascii="Arial" w:hAnsi="Arial" w:cs="Arial"/>
        </w:rPr>
      </w:pPr>
    </w:p>
    <w:p w14:paraId="1BA4A872" w14:textId="77777777" w:rsidR="00536941" w:rsidRPr="00A72300" w:rsidRDefault="00536941" w:rsidP="00536941">
      <w:pPr>
        <w:pStyle w:val="ListParagraph"/>
        <w:numPr>
          <w:ilvl w:val="0"/>
          <w:numId w:val="293"/>
        </w:numPr>
        <w:spacing w:line="240" w:lineRule="auto"/>
        <w:ind w:hanging="720"/>
        <w:jc w:val="both"/>
        <w:rPr>
          <w:rFonts w:ascii="Arial" w:hAnsi="Arial" w:cs="Arial"/>
        </w:rPr>
      </w:pPr>
      <w:r w:rsidRPr="00A72300">
        <w:rPr>
          <w:rFonts w:ascii="Arial" w:eastAsia="Arial" w:hAnsi="Arial" w:cs="Arial"/>
        </w:rPr>
        <w:t>Financing Documents executed and copies delivered to Agency.</w:t>
      </w:r>
    </w:p>
    <w:p w14:paraId="16DEED24" w14:textId="77777777" w:rsidR="00536941" w:rsidRPr="00A72300" w:rsidRDefault="00536941" w:rsidP="00536941">
      <w:pPr>
        <w:pStyle w:val="ListParagraph"/>
        <w:spacing w:line="240" w:lineRule="auto"/>
        <w:jc w:val="both"/>
        <w:rPr>
          <w:rFonts w:ascii="Arial" w:hAnsi="Arial" w:cs="Arial"/>
        </w:rPr>
      </w:pPr>
    </w:p>
    <w:p w14:paraId="013C3BC0" w14:textId="77777777" w:rsidR="00536941" w:rsidRPr="00A72300" w:rsidRDefault="00536941" w:rsidP="00536941">
      <w:pPr>
        <w:pStyle w:val="ListParagraph"/>
        <w:numPr>
          <w:ilvl w:val="0"/>
          <w:numId w:val="293"/>
        </w:numPr>
        <w:spacing w:line="240" w:lineRule="auto"/>
        <w:ind w:hanging="720"/>
        <w:jc w:val="both"/>
        <w:rPr>
          <w:rFonts w:ascii="Arial" w:hAnsi="Arial" w:cs="Arial"/>
        </w:rPr>
      </w:pPr>
      <w:r w:rsidRPr="00A72300">
        <w:rPr>
          <w:rFonts w:ascii="Arial" w:eastAsia="Arial" w:hAnsi="Arial" w:cs="Arial"/>
        </w:rPr>
        <w:t>Financial Close Achievement Notice issued by Financiers.</w:t>
      </w:r>
    </w:p>
    <w:p w14:paraId="7ECCD4AA" w14:textId="77777777" w:rsidR="00536941" w:rsidRPr="00A72300" w:rsidRDefault="00536941" w:rsidP="00536941">
      <w:pPr>
        <w:spacing w:line="240" w:lineRule="auto"/>
        <w:jc w:val="both"/>
        <w:rPr>
          <w:rFonts w:ascii="Arial" w:hAnsi="Arial" w:cs="Arial"/>
        </w:rPr>
      </w:pPr>
    </w:p>
    <w:p w14:paraId="13078C80"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7.1.1 — Representations</w:t>
      </w:r>
    </w:p>
    <w:p w14:paraId="23A5CA91" w14:textId="77777777" w:rsidR="00536941" w:rsidRDefault="00536941" w:rsidP="00536941">
      <w:pPr>
        <w:spacing w:line="240" w:lineRule="auto"/>
        <w:jc w:val="both"/>
        <w:rPr>
          <w:rFonts w:ascii="Arial" w:eastAsia="Arial" w:hAnsi="Arial" w:cs="Arial"/>
        </w:rPr>
      </w:pPr>
    </w:p>
    <w:p w14:paraId="2A58DBC4"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Add the following representation: </w:t>
      </w:r>
      <w:r>
        <w:rPr>
          <w:rFonts w:ascii="Arial" w:eastAsia="Arial" w:hAnsi="Arial" w:cs="Arial"/>
        </w:rPr>
        <w:t>‘</w:t>
      </w:r>
      <w:r w:rsidRPr="00A72300">
        <w:rPr>
          <w:rFonts w:ascii="Arial" w:eastAsia="Arial" w:hAnsi="Arial" w:cs="Arial"/>
          <w:i/>
          <w:iCs/>
        </w:rPr>
        <w:t>the Concessionaire has the ability to achieve Financial Close by the Scheduled Commencement Date.</w:t>
      </w:r>
      <w:r>
        <w:rPr>
          <w:rFonts w:ascii="Arial" w:eastAsia="Arial" w:hAnsi="Arial" w:cs="Arial"/>
        </w:rPr>
        <w:t>’</w:t>
      </w:r>
    </w:p>
    <w:p w14:paraId="2DF3C5CC" w14:textId="77777777" w:rsidR="00536941" w:rsidRDefault="00536941" w:rsidP="00536941">
      <w:pPr>
        <w:spacing w:line="240" w:lineRule="auto"/>
        <w:jc w:val="both"/>
        <w:rPr>
          <w:rFonts w:ascii="Arial" w:eastAsia="Arial" w:hAnsi="Arial" w:cs="Arial"/>
          <w:b/>
          <w:bCs/>
          <w:i/>
          <w:iCs/>
        </w:rPr>
      </w:pPr>
    </w:p>
    <w:p w14:paraId="7BF7E38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7.14.5 — Lists of Creditors</w:t>
      </w:r>
    </w:p>
    <w:p w14:paraId="6FE153CA" w14:textId="77777777" w:rsidR="00536941" w:rsidRDefault="00536941" w:rsidP="00536941">
      <w:pPr>
        <w:spacing w:line="240" w:lineRule="auto"/>
        <w:jc w:val="both"/>
        <w:rPr>
          <w:rFonts w:ascii="Arial" w:eastAsia="Arial" w:hAnsi="Arial" w:cs="Arial"/>
        </w:rPr>
      </w:pPr>
    </w:p>
    <w:p w14:paraId="325855CF"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Replace </w:t>
      </w:r>
      <w:r>
        <w:rPr>
          <w:rFonts w:ascii="Arial" w:eastAsia="Arial" w:hAnsi="Arial" w:cs="Arial"/>
        </w:rPr>
        <w:t>‘</w:t>
      </w:r>
      <w:r w:rsidRPr="00A72300">
        <w:rPr>
          <w:rFonts w:ascii="Arial" w:eastAsia="Arial" w:hAnsi="Arial" w:cs="Arial"/>
          <w:i/>
          <w:iCs/>
        </w:rPr>
        <w:t>each of its creditors</w:t>
      </w:r>
      <w:r>
        <w:rPr>
          <w:rFonts w:ascii="Arial" w:eastAsia="Arial" w:hAnsi="Arial" w:cs="Arial"/>
        </w:rPr>
        <w:t>’</w:t>
      </w:r>
      <w:r w:rsidRPr="00A72300">
        <w:rPr>
          <w:rFonts w:ascii="Arial" w:eastAsia="Arial" w:hAnsi="Arial" w:cs="Arial"/>
        </w:rPr>
        <w:t xml:space="preserve"> with </w:t>
      </w:r>
      <w:r>
        <w:rPr>
          <w:rFonts w:ascii="Arial" w:eastAsia="Arial" w:hAnsi="Arial" w:cs="Arial"/>
        </w:rPr>
        <w:t>‘</w:t>
      </w:r>
      <w:r w:rsidRPr="00A72300">
        <w:rPr>
          <w:rFonts w:ascii="Arial" w:eastAsia="Arial" w:hAnsi="Arial" w:cs="Arial"/>
        </w:rPr>
        <w:t xml:space="preserve">(i) </w:t>
      </w:r>
      <w:r w:rsidRPr="00A72300">
        <w:rPr>
          <w:rFonts w:ascii="Arial" w:eastAsia="Arial" w:hAnsi="Arial" w:cs="Arial"/>
          <w:i/>
          <w:iCs/>
        </w:rPr>
        <w:t>the Financiers; and</w:t>
      </w:r>
      <w:r w:rsidRPr="00A72300">
        <w:rPr>
          <w:rFonts w:ascii="Arial" w:eastAsia="Arial" w:hAnsi="Arial" w:cs="Arial"/>
        </w:rPr>
        <w:t xml:space="preserve"> (ii) </w:t>
      </w:r>
      <w:r w:rsidRPr="00A72300">
        <w:rPr>
          <w:rFonts w:ascii="Arial" w:eastAsia="Arial" w:hAnsi="Arial" w:cs="Arial"/>
          <w:i/>
          <w:iCs/>
        </w:rPr>
        <w:t>each of its creditors</w:t>
      </w:r>
      <w:r>
        <w:rPr>
          <w:rFonts w:ascii="Arial" w:eastAsia="Arial" w:hAnsi="Arial" w:cs="Arial"/>
        </w:rPr>
        <w:t>’</w:t>
      </w:r>
      <w:r w:rsidRPr="00A72300">
        <w:rPr>
          <w:rFonts w:ascii="Arial" w:eastAsia="Arial" w:hAnsi="Arial" w:cs="Arial"/>
        </w:rPr>
        <w:t xml:space="preserve">. Add </w:t>
      </w:r>
      <w:r>
        <w:rPr>
          <w:rFonts w:ascii="Arial" w:eastAsia="Arial" w:hAnsi="Arial" w:cs="Arial"/>
        </w:rPr>
        <w:t>‘</w:t>
      </w:r>
      <w:r w:rsidRPr="00A72300">
        <w:rPr>
          <w:rFonts w:ascii="Arial" w:eastAsia="Arial" w:hAnsi="Arial" w:cs="Arial"/>
          <w:i/>
          <w:iCs/>
        </w:rPr>
        <w:t>such Financiers and</w:t>
      </w:r>
      <w:r>
        <w:rPr>
          <w:rFonts w:ascii="Arial" w:eastAsia="Arial" w:hAnsi="Arial" w:cs="Arial"/>
        </w:rPr>
        <w:t>’</w:t>
      </w:r>
      <w:r w:rsidRPr="00A72300">
        <w:rPr>
          <w:rFonts w:ascii="Arial" w:eastAsia="Arial" w:hAnsi="Arial" w:cs="Arial"/>
        </w:rPr>
        <w:t xml:space="preserve"> before </w:t>
      </w:r>
      <w:r>
        <w:rPr>
          <w:rFonts w:ascii="Arial" w:eastAsia="Arial" w:hAnsi="Arial" w:cs="Arial"/>
        </w:rPr>
        <w:t>‘</w:t>
      </w:r>
      <w:r w:rsidRPr="00A72300">
        <w:rPr>
          <w:rFonts w:ascii="Arial" w:eastAsia="Arial" w:hAnsi="Arial" w:cs="Arial"/>
          <w:i/>
          <w:iCs/>
        </w:rPr>
        <w:t>creditors</w:t>
      </w:r>
      <w:r>
        <w:rPr>
          <w:rFonts w:ascii="Arial" w:eastAsia="Arial" w:hAnsi="Arial" w:cs="Arial"/>
        </w:rPr>
        <w:t>’</w:t>
      </w:r>
      <w:r w:rsidRPr="00A72300">
        <w:rPr>
          <w:rFonts w:ascii="Arial" w:eastAsia="Arial" w:hAnsi="Arial" w:cs="Arial"/>
        </w:rPr>
        <w:t xml:space="preserve"> throughout.</w:t>
      </w:r>
    </w:p>
    <w:p w14:paraId="01E0AF8F" w14:textId="77777777" w:rsidR="00536941" w:rsidRDefault="00536941" w:rsidP="00536941">
      <w:pPr>
        <w:spacing w:line="240" w:lineRule="auto"/>
        <w:jc w:val="both"/>
        <w:rPr>
          <w:rFonts w:ascii="Arial" w:eastAsia="Arial" w:hAnsi="Arial" w:cs="Arial"/>
          <w:b/>
          <w:bCs/>
          <w:i/>
          <w:iCs/>
        </w:rPr>
      </w:pPr>
    </w:p>
    <w:p w14:paraId="23BBADC2"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7.14.6 — Statutory Notice / Winding Up</w:t>
      </w:r>
    </w:p>
    <w:p w14:paraId="7205B6C7" w14:textId="77777777" w:rsidR="00536941" w:rsidRDefault="00536941" w:rsidP="00536941">
      <w:pPr>
        <w:spacing w:line="240" w:lineRule="auto"/>
        <w:jc w:val="both"/>
        <w:rPr>
          <w:rFonts w:ascii="Arial" w:eastAsia="Arial" w:hAnsi="Arial" w:cs="Arial"/>
        </w:rPr>
      </w:pPr>
    </w:p>
    <w:p w14:paraId="6041F630"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Insert "the Financiers or" before "its creditors" in both sub-sections.</w:t>
      </w:r>
    </w:p>
    <w:p w14:paraId="5D8E800E" w14:textId="77777777" w:rsidR="00536941" w:rsidRDefault="00536941" w:rsidP="00536941">
      <w:pPr>
        <w:spacing w:line="240" w:lineRule="auto"/>
        <w:jc w:val="both"/>
        <w:rPr>
          <w:rFonts w:ascii="Arial" w:eastAsia="Arial" w:hAnsi="Arial" w:cs="Arial"/>
          <w:b/>
          <w:bCs/>
          <w:i/>
          <w:iCs/>
        </w:rPr>
      </w:pPr>
    </w:p>
    <w:p w14:paraId="3ED37326"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Sections 20.1.1 &amp; 20.1.2 — Development Period Insurances</w:t>
      </w:r>
    </w:p>
    <w:p w14:paraId="50F55F61" w14:textId="77777777" w:rsidR="00536941" w:rsidRDefault="00536941" w:rsidP="00536941">
      <w:pPr>
        <w:spacing w:line="240" w:lineRule="auto"/>
        <w:jc w:val="both"/>
        <w:rPr>
          <w:rFonts w:ascii="Arial" w:eastAsia="Arial" w:hAnsi="Arial" w:cs="Arial"/>
        </w:rPr>
      </w:pPr>
    </w:p>
    <w:p w14:paraId="7058FFA0"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lastRenderedPageBreak/>
        <w:t>Insert "Financing Documents (as contemplated in the Financing Term Sheet) and the" before "Applicable Laws" in Section 20.1.1.</w:t>
      </w:r>
    </w:p>
    <w:p w14:paraId="215392D7" w14:textId="77777777" w:rsidR="00536941" w:rsidRDefault="00536941" w:rsidP="00536941">
      <w:pPr>
        <w:spacing w:line="240" w:lineRule="auto"/>
        <w:jc w:val="both"/>
        <w:rPr>
          <w:rFonts w:ascii="Arial" w:eastAsia="Arial" w:hAnsi="Arial" w:cs="Arial"/>
        </w:rPr>
      </w:pPr>
    </w:p>
    <w:p w14:paraId="1E35035F"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Add new Section 20.1.2: "The Concessionaire shall, at its sole cost and expense, procure any other insurance or Takaful coverages as may be required from time to time under the Financing Documents or pursuant to any Applicable Laws."</w:t>
      </w:r>
    </w:p>
    <w:p w14:paraId="72CF0F01" w14:textId="77777777" w:rsidR="00536941" w:rsidRDefault="00536941" w:rsidP="00536941">
      <w:pPr>
        <w:spacing w:line="240" w:lineRule="auto"/>
        <w:jc w:val="both"/>
        <w:rPr>
          <w:rFonts w:ascii="Arial" w:eastAsia="Arial" w:hAnsi="Arial" w:cs="Arial"/>
          <w:b/>
          <w:bCs/>
          <w:i/>
          <w:iCs/>
        </w:rPr>
      </w:pPr>
    </w:p>
    <w:p w14:paraId="0C7F7BBF"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20.3.2 — Duration of Insurances</w:t>
      </w:r>
    </w:p>
    <w:p w14:paraId="11BB14E6" w14:textId="77777777" w:rsidR="00536941" w:rsidRDefault="00536941" w:rsidP="00536941">
      <w:pPr>
        <w:spacing w:line="240" w:lineRule="auto"/>
        <w:jc w:val="both"/>
        <w:rPr>
          <w:rFonts w:ascii="Arial" w:eastAsia="Arial" w:hAnsi="Arial" w:cs="Arial"/>
        </w:rPr>
      </w:pPr>
    </w:p>
    <w:p w14:paraId="511D6C1C"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Add at end: "notwithstanding the expiry of the Financing Documents (as contemplated in the Financing Term Sheet)."</w:t>
      </w:r>
    </w:p>
    <w:p w14:paraId="70C93C9F" w14:textId="77777777" w:rsidR="00536941" w:rsidRDefault="00536941" w:rsidP="00536941">
      <w:pPr>
        <w:spacing w:line="240" w:lineRule="auto"/>
        <w:jc w:val="both"/>
        <w:rPr>
          <w:rFonts w:ascii="Arial" w:eastAsia="Arial" w:hAnsi="Arial" w:cs="Arial"/>
          <w:b/>
          <w:bCs/>
          <w:i/>
          <w:iCs/>
        </w:rPr>
      </w:pPr>
    </w:p>
    <w:p w14:paraId="7327806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20.3.3 — Acceptability of Insurers</w:t>
      </w:r>
    </w:p>
    <w:p w14:paraId="4D766EFF" w14:textId="77777777" w:rsidR="00536941" w:rsidRDefault="00536941" w:rsidP="00536941">
      <w:pPr>
        <w:spacing w:line="240" w:lineRule="auto"/>
        <w:jc w:val="both"/>
        <w:rPr>
          <w:rFonts w:ascii="Arial" w:eastAsia="Arial" w:hAnsi="Arial" w:cs="Arial"/>
        </w:rPr>
      </w:pPr>
    </w:p>
    <w:p w14:paraId="538D1CA7"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Add new Section 20.3.3: "Notwithstanding any other provision of this Article 20, for so long as any Financing remains outstanding, the insurance and/or Takaful companies from which the Insurances are procured must be acceptable to the Financiers in accordance with the terms of the Financing Documents."</w:t>
      </w:r>
    </w:p>
    <w:p w14:paraId="679121B6" w14:textId="77777777" w:rsidR="00536941" w:rsidRDefault="00536941" w:rsidP="00536941">
      <w:pPr>
        <w:spacing w:line="240" w:lineRule="auto"/>
        <w:jc w:val="both"/>
        <w:rPr>
          <w:rFonts w:ascii="Arial" w:eastAsia="Arial" w:hAnsi="Arial" w:cs="Arial"/>
          <w:b/>
          <w:bCs/>
          <w:i/>
          <w:iCs/>
        </w:rPr>
      </w:pPr>
    </w:p>
    <w:p w14:paraId="45C7244D"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20.5.1 — Application of Insurance Proceeds</w:t>
      </w:r>
    </w:p>
    <w:p w14:paraId="03C86801" w14:textId="77777777" w:rsidR="00536941" w:rsidRDefault="00536941" w:rsidP="00536941">
      <w:pPr>
        <w:spacing w:line="240" w:lineRule="auto"/>
        <w:jc w:val="both"/>
        <w:rPr>
          <w:rFonts w:ascii="Arial" w:eastAsia="Arial" w:hAnsi="Arial" w:cs="Arial"/>
        </w:rPr>
      </w:pPr>
    </w:p>
    <w:p w14:paraId="3A4AB386"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Add at opening: "Subject to the terms of the Financing Term Sheet," before "all moneys received under the Insurance shall be promptly applied…"</w:t>
      </w:r>
    </w:p>
    <w:p w14:paraId="5ED5E841" w14:textId="77777777" w:rsidR="00536941" w:rsidRDefault="00536941" w:rsidP="00536941">
      <w:pPr>
        <w:spacing w:line="240" w:lineRule="auto"/>
        <w:jc w:val="both"/>
        <w:rPr>
          <w:rFonts w:ascii="Arial" w:eastAsia="Arial" w:hAnsi="Arial" w:cs="Arial"/>
          <w:b/>
          <w:bCs/>
          <w:i/>
          <w:iCs/>
        </w:rPr>
      </w:pPr>
    </w:p>
    <w:p w14:paraId="4F3BF7E1"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20.5.3 — Loss Payee Designation</w:t>
      </w:r>
    </w:p>
    <w:p w14:paraId="4AA14CA7" w14:textId="77777777" w:rsidR="00536941" w:rsidRDefault="00536941" w:rsidP="00536941">
      <w:pPr>
        <w:spacing w:line="240" w:lineRule="auto"/>
        <w:jc w:val="both"/>
        <w:rPr>
          <w:rFonts w:ascii="Arial" w:eastAsia="Arial" w:hAnsi="Arial" w:cs="Arial"/>
        </w:rPr>
      </w:pPr>
    </w:p>
    <w:p w14:paraId="29067B4F"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Add new Section 20.5.2: "The Concessionaire may, with the prior approval of the Agency, designate the Financiers as the loss payees under the Insurance and/or assign the Insurance in their favor as security for the Financing availed by the Concessionaire from the Financiers pursuant to the Financing Documents."</w:t>
      </w:r>
    </w:p>
    <w:p w14:paraId="78B55AF7" w14:textId="77777777" w:rsidR="00536941" w:rsidRDefault="00536941" w:rsidP="00536941">
      <w:pPr>
        <w:spacing w:line="240" w:lineRule="auto"/>
        <w:jc w:val="both"/>
        <w:rPr>
          <w:rFonts w:ascii="Arial" w:eastAsia="Arial" w:hAnsi="Arial" w:cs="Arial"/>
          <w:b/>
          <w:bCs/>
          <w:i/>
          <w:iCs/>
        </w:rPr>
      </w:pPr>
    </w:p>
    <w:p w14:paraId="606FAAB1"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20.5.2 — Three-Stage Loss Payee Structure</w:t>
      </w:r>
    </w:p>
    <w:p w14:paraId="36F436F9" w14:textId="77777777" w:rsidR="00536941" w:rsidRDefault="00536941" w:rsidP="00536941">
      <w:pPr>
        <w:spacing w:line="240" w:lineRule="auto"/>
        <w:jc w:val="both"/>
        <w:rPr>
          <w:rFonts w:ascii="Arial" w:eastAsia="Arial" w:hAnsi="Arial" w:cs="Arial"/>
        </w:rPr>
      </w:pPr>
    </w:p>
    <w:p w14:paraId="51EDACCC"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Add new Section 20.5.2 specifying the following three-stage loss payee structure:</w:t>
      </w:r>
    </w:p>
    <w:p w14:paraId="260AECBF" w14:textId="77777777" w:rsidR="00536941" w:rsidRPr="00A72300" w:rsidRDefault="00536941" w:rsidP="00536941">
      <w:pPr>
        <w:spacing w:line="240" w:lineRule="auto"/>
        <w:jc w:val="both"/>
        <w:rPr>
          <w:rFonts w:ascii="Arial" w:hAnsi="Arial" w:cs="Arial"/>
        </w:rPr>
      </w:pPr>
    </w:p>
    <w:p w14:paraId="0C291EAD" w14:textId="77777777" w:rsidR="00536941" w:rsidRPr="00A72300" w:rsidRDefault="00536941" w:rsidP="00536941">
      <w:pPr>
        <w:pStyle w:val="ListParagraph"/>
        <w:numPr>
          <w:ilvl w:val="0"/>
          <w:numId w:val="294"/>
        </w:numPr>
        <w:spacing w:line="240" w:lineRule="auto"/>
        <w:ind w:hanging="720"/>
        <w:jc w:val="both"/>
        <w:rPr>
          <w:rFonts w:ascii="Arial" w:hAnsi="Arial" w:cs="Arial"/>
        </w:rPr>
      </w:pPr>
      <w:r w:rsidRPr="00A72300">
        <w:rPr>
          <w:rFonts w:ascii="Arial" w:eastAsia="Arial" w:hAnsi="Arial" w:cs="Arial"/>
        </w:rPr>
        <w:t>Development Period (until Completion Certificate): Concessionaire, Financiers' Agent, and Agency as their interests appear.</w:t>
      </w:r>
    </w:p>
    <w:p w14:paraId="208A8AAC" w14:textId="77777777" w:rsidR="00536941" w:rsidRPr="00A72300" w:rsidRDefault="00536941" w:rsidP="00536941">
      <w:pPr>
        <w:pStyle w:val="ListParagraph"/>
        <w:spacing w:line="240" w:lineRule="auto"/>
        <w:jc w:val="both"/>
        <w:rPr>
          <w:rFonts w:ascii="Arial" w:hAnsi="Arial" w:cs="Arial"/>
        </w:rPr>
      </w:pPr>
    </w:p>
    <w:p w14:paraId="7DF6A852" w14:textId="77777777" w:rsidR="00536941" w:rsidRPr="00A72300" w:rsidRDefault="00536941" w:rsidP="00536941">
      <w:pPr>
        <w:pStyle w:val="ListParagraph"/>
        <w:numPr>
          <w:ilvl w:val="0"/>
          <w:numId w:val="294"/>
        </w:numPr>
        <w:spacing w:line="240" w:lineRule="auto"/>
        <w:ind w:hanging="720"/>
        <w:jc w:val="both"/>
        <w:rPr>
          <w:rFonts w:ascii="Arial" w:hAnsi="Arial" w:cs="Arial"/>
        </w:rPr>
      </w:pPr>
      <w:r w:rsidRPr="00A72300">
        <w:rPr>
          <w:rFonts w:ascii="Arial" w:eastAsia="Arial" w:hAnsi="Arial" w:cs="Arial"/>
        </w:rPr>
        <w:t>Operations Period — Financing Outstanding: Concessionaire and Financiers' Agent.</w:t>
      </w:r>
    </w:p>
    <w:p w14:paraId="7AA448B2" w14:textId="77777777" w:rsidR="00536941" w:rsidRPr="00A72300" w:rsidRDefault="00536941" w:rsidP="00536941">
      <w:pPr>
        <w:pStyle w:val="ListParagraph"/>
        <w:spacing w:line="240" w:lineRule="auto"/>
        <w:jc w:val="both"/>
        <w:rPr>
          <w:rFonts w:ascii="Arial" w:hAnsi="Arial" w:cs="Arial"/>
        </w:rPr>
      </w:pPr>
    </w:p>
    <w:p w14:paraId="0B85DF0F" w14:textId="77777777" w:rsidR="00536941" w:rsidRPr="00A72300" w:rsidRDefault="00536941" w:rsidP="00536941">
      <w:pPr>
        <w:pStyle w:val="ListParagraph"/>
        <w:numPr>
          <w:ilvl w:val="0"/>
          <w:numId w:val="294"/>
        </w:numPr>
        <w:spacing w:line="240" w:lineRule="auto"/>
        <w:ind w:hanging="720"/>
        <w:jc w:val="both"/>
        <w:rPr>
          <w:rFonts w:ascii="Arial" w:hAnsi="Arial" w:cs="Arial"/>
        </w:rPr>
      </w:pPr>
      <w:r w:rsidRPr="00A72300">
        <w:rPr>
          <w:rFonts w:ascii="Arial" w:eastAsia="Arial" w:hAnsi="Arial" w:cs="Arial"/>
        </w:rPr>
        <w:t>Post-Financing Repayment: Concessionaire as sole loss payee.</w:t>
      </w:r>
    </w:p>
    <w:p w14:paraId="29CB08CF" w14:textId="77777777" w:rsidR="00536941" w:rsidRDefault="00536941" w:rsidP="00536941">
      <w:pPr>
        <w:spacing w:line="240" w:lineRule="auto"/>
        <w:jc w:val="both"/>
        <w:rPr>
          <w:rFonts w:ascii="Arial" w:eastAsia="Arial" w:hAnsi="Arial" w:cs="Arial"/>
        </w:rPr>
      </w:pPr>
    </w:p>
    <w:p w14:paraId="6D1DB62D" w14:textId="77777777" w:rsidR="00536941" w:rsidRDefault="00536941" w:rsidP="00536941">
      <w:pPr>
        <w:spacing w:line="240" w:lineRule="auto"/>
        <w:jc w:val="both"/>
        <w:rPr>
          <w:rFonts w:ascii="Arial" w:eastAsia="Arial" w:hAnsi="Arial" w:cs="Arial"/>
        </w:rPr>
      </w:pPr>
    </w:p>
    <w:p w14:paraId="27E2D968"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lastRenderedPageBreak/>
        <w:t xml:space="preserve">Add: </w:t>
      </w:r>
      <w:r>
        <w:rPr>
          <w:rFonts w:ascii="Arial" w:eastAsia="Arial" w:hAnsi="Arial" w:cs="Arial"/>
        </w:rPr>
        <w:t>‘</w:t>
      </w:r>
      <w:r w:rsidRPr="00A72300">
        <w:rPr>
          <w:rFonts w:ascii="Arial" w:eastAsia="Arial" w:hAnsi="Arial" w:cs="Arial"/>
          <w:i/>
          <w:iCs/>
        </w:rPr>
        <w:t>The Agency acknowledges that its right in any insurance proceeds shall be subordinate to the rights and interests of the Financiers as set out in the Financing Documents</w:t>
      </w:r>
      <w:r w:rsidRPr="00A72300">
        <w:rPr>
          <w:rFonts w:ascii="Arial" w:eastAsia="Arial" w:hAnsi="Arial" w:cs="Arial"/>
        </w:rPr>
        <w:t>.</w:t>
      </w:r>
      <w:r>
        <w:rPr>
          <w:rFonts w:ascii="Arial" w:eastAsia="Arial" w:hAnsi="Arial" w:cs="Arial"/>
        </w:rPr>
        <w:t>’</w:t>
      </w:r>
    </w:p>
    <w:p w14:paraId="44BB2467" w14:textId="77777777" w:rsidR="00536941" w:rsidRDefault="00536941" w:rsidP="00536941">
      <w:pPr>
        <w:spacing w:line="240" w:lineRule="auto"/>
        <w:jc w:val="both"/>
        <w:rPr>
          <w:rFonts w:ascii="Arial" w:eastAsia="Arial" w:hAnsi="Arial" w:cs="Arial"/>
          <w:b/>
          <w:bCs/>
          <w:i/>
          <w:iCs/>
        </w:rPr>
      </w:pPr>
    </w:p>
    <w:p w14:paraId="5A70510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22.1 / Schedule P — Events of Default</w:t>
      </w:r>
    </w:p>
    <w:p w14:paraId="21E1F3BB" w14:textId="77777777" w:rsidR="00536941" w:rsidRDefault="00536941" w:rsidP="00536941">
      <w:pPr>
        <w:spacing w:line="240" w:lineRule="auto"/>
        <w:jc w:val="both"/>
        <w:rPr>
          <w:rFonts w:ascii="Arial" w:eastAsia="Arial" w:hAnsi="Arial" w:cs="Arial"/>
        </w:rPr>
      </w:pPr>
    </w:p>
    <w:p w14:paraId="74501383"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Add to the definition of Agency EoD (Section 22.2(d)(ii)(A)): </w:t>
      </w:r>
      <w:r>
        <w:rPr>
          <w:rFonts w:ascii="Arial" w:eastAsia="Arial" w:hAnsi="Arial" w:cs="Arial"/>
        </w:rPr>
        <w:t>‘</w:t>
      </w:r>
      <w:r w:rsidRPr="00A72300">
        <w:rPr>
          <w:rFonts w:ascii="Arial" w:eastAsia="Arial" w:hAnsi="Arial" w:cs="Arial"/>
          <w:i/>
          <w:iCs/>
        </w:rPr>
        <w:t>it unlawful for the Concessionaire, the Financiers, or the Sponsors to make or receive any payment, to perform any material obligation or to enjoy or enforce any material right under any Agency Agreement</w:t>
      </w:r>
      <w:r>
        <w:rPr>
          <w:rFonts w:ascii="Arial" w:eastAsia="Arial" w:hAnsi="Arial" w:cs="Arial"/>
        </w:rPr>
        <w:t>’</w:t>
      </w:r>
      <w:r w:rsidRPr="00A72300">
        <w:rPr>
          <w:rFonts w:ascii="Arial" w:eastAsia="Arial" w:hAnsi="Arial" w:cs="Arial"/>
        </w:rPr>
        <w:t xml:space="preserve"> [Financiers' rights must be protected alongside Concessionaire's in EoD triggers].</w:t>
      </w:r>
    </w:p>
    <w:p w14:paraId="3F098CD7" w14:textId="77777777" w:rsidR="00536941" w:rsidRDefault="00536941" w:rsidP="00536941">
      <w:pPr>
        <w:spacing w:line="240" w:lineRule="auto"/>
        <w:jc w:val="both"/>
        <w:rPr>
          <w:rFonts w:ascii="Arial" w:eastAsia="Arial" w:hAnsi="Arial" w:cs="Arial"/>
          <w:b/>
          <w:bCs/>
          <w:i/>
          <w:iCs/>
        </w:rPr>
      </w:pPr>
    </w:p>
    <w:p w14:paraId="6C6CDE82"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23.1.3 — Cure Period (Concessionaire EoD)</w:t>
      </w:r>
    </w:p>
    <w:p w14:paraId="27A1093B" w14:textId="77777777" w:rsidR="00536941" w:rsidRDefault="00536941" w:rsidP="00536941">
      <w:pPr>
        <w:spacing w:line="240" w:lineRule="auto"/>
        <w:jc w:val="both"/>
        <w:rPr>
          <w:rFonts w:ascii="Arial" w:eastAsia="Arial" w:hAnsi="Arial" w:cs="Arial"/>
        </w:rPr>
      </w:pPr>
    </w:p>
    <w:p w14:paraId="67EBD467"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Add new sub-section: </w:t>
      </w:r>
      <w:r>
        <w:rPr>
          <w:rFonts w:ascii="Arial" w:eastAsia="Arial" w:hAnsi="Arial" w:cs="Arial"/>
        </w:rPr>
        <w:t>‘</w:t>
      </w:r>
      <w:r w:rsidRPr="00A72300">
        <w:rPr>
          <w:rFonts w:ascii="Arial" w:eastAsia="Arial" w:hAnsi="Arial" w:cs="Arial"/>
          <w:i/>
          <w:iCs/>
        </w:rPr>
        <w:t>During any period when any Financing Due is outstanding, the Agency shall not be entitled to terminate this Agreement for a Concessionaire Event of Default unless it has provided the Financiers (or the Financiers' Agent) with a separate written notice of the Concessionaire's failure to cure. Upon receipt of a Notice of Failure to Cure, the Financiers shall have an additional period of thirty (30) Business Days (the Financiers' Cure Period) to remedy, or cause the remedy of, the relevant Concessionaire Event of Default. During the Financiers' Cure Period, the Agency's right to terminate this Agreement shall be suspended</w:t>
      </w:r>
      <w:r w:rsidRPr="00A72300">
        <w:rPr>
          <w:rFonts w:ascii="Arial" w:eastAsia="Arial" w:hAnsi="Arial" w:cs="Arial"/>
        </w:rPr>
        <w:t>.</w:t>
      </w:r>
      <w:r>
        <w:rPr>
          <w:rFonts w:ascii="Arial" w:eastAsia="Arial" w:hAnsi="Arial" w:cs="Arial"/>
        </w:rPr>
        <w:t>’</w:t>
      </w:r>
      <w:r w:rsidRPr="00A72300">
        <w:rPr>
          <w:rStyle w:val="FootnoteReference"/>
          <w:rFonts w:ascii="Arial" w:hAnsi="Arial" w:cs="Arial"/>
        </w:rPr>
        <w:footnoteReference w:id="99"/>
      </w:r>
    </w:p>
    <w:p w14:paraId="5D40678E" w14:textId="77777777" w:rsidR="00536941" w:rsidRDefault="00536941" w:rsidP="00536941">
      <w:pPr>
        <w:spacing w:line="240" w:lineRule="auto"/>
        <w:jc w:val="both"/>
        <w:rPr>
          <w:rFonts w:ascii="Arial" w:eastAsia="Arial" w:hAnsi="Arial" w:cs="Arial"/>
          <w:b/>
          <w:bCs/>
          <w:i/>
          <w:iCs/>
        </w:rPr>
      </w:pPr>
    </w:p>
    <w:p w14:paraId="0AD1A142"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23.5.2 — Termination Payment as Liquidated Debt</w:t>
      </w:r>
    </w:p>
    <w:p w14:paraId="27241F52" w14:textId="77777777" w:rsidR="00536941" w:rsidRDefault="00536941" w:rsidP="00536941">
      <w:pPr>
        <w:spacing w:line="240" w:lineRule="auto"/>
        <w:jc w:val="both"/>
        <w:rPr>
          <w:rFonts w:ascii="Arial" w:eastAsia="Arial" w:hAnsi="Arial" w:cs="Arial"/>
        </w:rPr>
      </w:pPr>
    </w:p>
    <w:p w14:paraId="2FD24510"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Add: </w:t>
      </w:r>
      <w:r>
        <w:rPr>
          <w:rFonts w:ascii="Arial" w:eastAsia="Arial" w:hAnsi="Arial" w:cs="Arial"/>
        </w:rPr>
        <w:t>‘</w:t>
      </w:r>
      <w:r w:rsidRPr="00A72300">
        <w:rPr>
          <w:rFonts w:ascii="Arial" w:eastAsia="Arial" w:hAnsi="Arial" w:cs="Arial"/>
          <w:i/>
          <w:iCs/>
        </w:rPr>
        <w:t>Any Termination Payment certified by the Independent Engineer, Independent Auditor, or Financiers' Agent shall be treated as a liquidated debt. The Concessionaire may pursue summary recovery of such debt in any court of competent jurisdiction without prior recourse to arbitration</w:t>
      </w:r>
      <w:r w:rsidRPr="00A72300">
        <w:rPr>
          <w:rFonts w:ascii="Arial" w:eastAsia="Arial" w:hAnsi="Arial" w:cs="Arial"/>
        </w:rPr>
        <w:t>.</w:t>
      </w:r>
      <w:r>
        <w:rPr>
          <w:rFonts w:ascii="Arial" w:eastAsia="Arial" w:hAnsi="Arial" w:cs="Arial"/>
        </w:rPr>
        <w:t>’</w:t>
      </w:r>
    </w:p>
    <w:p w14:paraId="30B03A19" w14:textId="77777777" w:rsidR="00536941" w:rsidRDefault="00536941" w:rsidP="00536941">
      <w:pPr>
        <w:spacing w:line="240" w:lineRule="auto"/>
        <w:jc w:val="both"/>
        <w:rPr>
          <w:rFonts w:ascii="Arial" w:eastAsia="Arial" w:hAnsi="Arial" w:cs="Arial"/>
          <w:b/>
          <w:bCs/>
          <w:i/>
          <w:iCs/>
        </w:rPr>
      </w:pPr>
    </w:p>
    <w:p w14:paraId="73B1AF44"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23.6.2 — Payment Direction</w:t>
      </w:r>
    </w:p>
    <w:p w14:paraId="029DA9E9" w14:textId="77777777" w:rsidR="00536941" w:rsidRDefault="00536941" w:rsidP="00536941">
      <w:pPr>
        <w:spacing w:line="240" w:lineRule="auto"/>
        <w:jc w:val="both"/>
        <w:rPr>
          <w:rFonts w:ascii="Arial" w:eastAsia="Arial" w:hAnsi="Arial" w:cs="Arial"/>
        </w:rPr>
      </w:pPr>
    </w:p>
    <w:p w14:paraId="758BF9D4"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Add: </w:t>
      </w:r>
      <w:r>
        <w:rPr>
          <w:rFonts w:ascii="Arial" w:eastAsia="Arial" w:hAnsi="Arial" w:cs="Arial"/>
        </w:rPr>
        <w:t>‘</w:t>
      </w:r>
      <w:r w:rsidRPr="00A72300">
        <w:rPr>
          <w:rFonts w:ascii="Arial" w:eastAsia="Arial" w:hAnsi="Arial" w:cs="Arial"/>
          <w:i/>
          <w:iCs/>
        </w:rPr>
        <w:t>Notwithstanding any instructions to the contrary, the Termination Payment and all other payments payable by the Agency under this Agreement shall, so long as the Financing Due is outstanding, be made only by way of credit directly to a bank account designated by the Financiers and advised to the Agency and the Concessionaire in writing</w:t>
      </w:r>
      <w:r w:rsidRPr="00A72300">
        <w:rPr>
          <w:rFonts w:ascii="Arial" w:eastAsia="Arial" w:hAnsi="Arial" w:cs="Arial"/>
        </w:rPr>
        <w:t>.</w:t>
      </w:r>
      <w:r>
        <w:rPr>
          <w:rFonts w:ascii="Arial" w:eastAsia="Arial" w:hAnsi="Arial" w:cs="Arial"/>
        </w:rPr>
        <w:t>’</w:t>
      </w:r>
    </w:p>
    <w:p w14:paraId="15FC1DFA" w14:textId="77777777" w:rsidR="00536941" w:rsidRDefault="00536941" w:rsidP="00536941">
      <w:pPr>
        <w:spacing w:line="240" w:lineRule="auto"/>
        <w:jc w:val="both"/>
        <w:rPr>
          <w:rFonts w:ascii="Arial" w:eastAsia="Arial" w:hAnsi="Arial" w:cs="Arial"/>
          <w:b/>
          <w:bCs/>
          <w:i/>
          <w:iCs/>
        </w:rPr>
      </w:pPr>
    </w:p>
    <w:p w14:paraId="0416AFDA"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27.1.2 — Permitted Assignment and Charges</w:t>
      </w:r>
    </w:p>
    <w:p w14:paraId="7565023A" w14:textId="77777777" w:rsidR="00536941" w:rsidRDefault="00536941" w:rsidP="00536941">
      <w:pPr>
        <w:spacing w:line="240" w:lineRule="auto"/>
        <w:jc w:val="both"/>
        <w:rPr>
          <w:rFonts w:ascii="Arial" w:eastAsia="Arial" w:hAnsi="Arial" w:cs="Arial"/>
        </w:rPr>
      </w:pPr>
    </w:p>
    <w:p w14:paraId="3F136893"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Carve-out from restriction on assignment — the following shall NOT require Agency consent:</w:t>
      </w:r>
    </w:p>
    <w:p w14:paraId="669FB2D5" w14:textId="77777777" w:rsidR="00536941" w:rsidRPr="00A72300" w:rsidRDefault="00536941" w:rsidP="00536941">
      <w:pPr>
        <w:pStyle w:val="ListParagraph"/>
        <w:spacing w:line="240" w:lineRule="auto"/>
        <w:jc w:val="both"/>
        <w:rPr>
          <w:rFonts w:ascii="Arial" w:hAnsi="Arial" w:cs="Arial"/>
        </w:rPr>
      </w:pPr>
    </w:p>
    <w:p w14:paraId="179C70A5" w14:textId="77777777" w:rsidR="00536941" w:rsidRPr="00A72300" w:rsidRDefault="00536941" w:rsidP="00536941">
      <w:pPr>
        <w:pStyle w:val="ListParagraph"/>
        <w:numPr>
          <w:ilvl w:val="0"/>
          <w:numId w:val="295"/>
        </w:numPr>
        <w:spacing w:line="240" w:lineRule="auto"/>
        <w:ind w:hanging="720"/>
        <w:jc w:val="both"/>
        <w:rPr>
          <w:rFonts w:ascii="Arial" w:hAnsi="Arial" w:cs="Arial"/>
        </w:rPr>
      </w:pPr>
      <w:r w:rsidRPr="00A72300">
        <w:rPr>
          <w:rFonts w:ascii="Arial" w:eastAsia="Arial" w:hAnsi="Arial" w:cs="Arial"/>
        </w:rPr>
        <w:lastRenderedPageBreak/>
        <w:t>assignment of rights, interest and obligations of the Concessionaire under this Agreement, the Agency Agreements, and/or the Project Agreements, Encumbrances, pledges/hypothecation of goods/assets, and any and all other bank accounts of the Concessionaire, a mortgage/charge in relation to the Development Works and the Concession Assets (excluding the Project Site), a charge on the present and future movable, immovable and intellectual property of the Concessionaire, in each case, arising or created as security only for indebtedness to the Financiers under the Financing Documents in accordance with the Financing Term Sheet;</w:t>
      </w:r>
    </w:p>
    <w:p w14:paraId="679A268E" w14:textId="77777777" w:rsidR="00536941" w:rsidRPr="00A72300" w:rsidRDefault="00536941" w:rsidP="00536941">
      <w:pPr>
        <w:pStyle w:val="ListParagraph"/>
        <w:spacing w:line="240" w:lineRule="auto"/>
        <w:jc w:val="both"/>
        <w:rPr>
          <w:rFonts w:ascii="Arial" w:hAnsi="Arial" w:cs="Arial"/>
        </w:rPr>
      </w:pPr>
    </w:p>
    <w:p w14:paraId="1FC613C4" w14:textId="77777777" w:rsidR="00536941" w:rsidRPr="00A72300" w:rsidRDefault="00536941" w:rsidP="00536941">
      <w:pPr>
        <w:pStyle w:val="ListParagraph"/>
        <w:numPr>
          <w:ilvl w:val="0"/>
          <w:numId w:val="295"/>
        </w:numPr>
        <w:spacing w:line="240" w:lineRule="auto"/>
        <w:ind w:hanging="720"/>
        <w:jc w:val="both"/>
        <w:rPr>
          <w:rFonts w:ascii="Arial" w:hAnsi="Arial" w:cs="Arial"/>
        </w:rPr>
      </w:pPr>
      <w:r w:rsidRPr="00A72300">
        <w:rPr>
          <w:rFonts w:ascii="Arial" w:eastAsia="Arial" w:hAnsi="Arial" w:cs="Arial"/>
        </w:rPr>
        <w:t>pledge of Sponsor Shares as security only for indebtedness to the Financiers under the Financing Documents; provided that any enforcement of such share pledge shall be subject to the share transfer restrictions under Section 10.3 and require prior Agency approval for share transfer thereunder, which shall not be unreasonably withheld or delayed.</w:t>
      </w:r>
    </w:p>
    <w:p w14:paraId="0CF11B8D" w14:textId="77777777" w:rsidR="00536941" w:rsidRDefault="00536941" w:rsidP="00536941">
      <w:pPr>
        <w:spacing w:line="240" w:lineRule="auto"/>
        <w:jc w:val="both"/>
        <w:rPr>
          <w:rFonts w:ascii="Arial" w:eastAsia="Arial" w:hAnsi="Arial" w:cs="Arial"/>
          <w:b/>
          <w:bCs/>
          <w:i/>
          <w:iCs/>
        </w:rPr>
      </w:pPr>
    </w:p>
    <w:p w14:paraId="18BA9F6E"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27.2 — Collateral Assignment Consent</w:t>
      </w:r>
    </w:p>
    <w:p w14:paraId="4A830312" w14:textId="77777777" w:rsidR="00536941" w:rsidRDefault="00536941" w:rsidP="00536941">
      <w:pPr>
        <w:spacing w:line="240" w:lineRule="auto"/>
        <w:jc w:val="both"/>
        <w:rPr>
          <w:rFonts w:ascii="Arial" w:eastAsia="Arial" w:hAnsi="Arial" w:cs="Arial"/>
        </w:rPr>
      </w:pPr>
    </w:p>
    <w:p w14:paraId="1F19A7A7" w14:textId="77777777" w:rsidR="00536941" w:rsidRPr="00A72300" w:rsidRDefault="00536941" w:rsidP="00536941">
      <w:pPr>
        <w:spacing w:line="240" w:lineRule="auto"/>
        <w:jc w:val="both"/>
        <w:rPr>
          <w:rFonts w:ascii="Arial" w:hAnsi="Arial" w:cs="Arial"/>
        </w:rPr>
      </w:pPr>
      <w:r>
        <w:rPr>
          <w:rFonts w:ascii="Arial" w:eastAsia="Arial" w:hAnsi="Arial" w:cs="Arial"/>
        </w:rPr>
        <w:t>‘</w:t>
      </w:r>
      <w:r w:rsidRPr="00A72300">
        <w:rPr>
          <w:rFonts w:ascii="Arial" w:eastAsia="Arial" w:hAnsi="Arial" w:cs="Arial"/>
          <w:i/>
          <w:iCs/>
        </w:rPr>
        <w:t>The Agency consents to the collateral assignment of the Concessionaire's rights under this Agreement to the Financiers pursuant to the Financing Documents and agrees: (a) to afford the Financiers a reasonable opportunity to remedy any default by the Concessionaire before exercising termination rights; and (b) in the event of a foreclosure sale of the Concessionaire's interest in the Concession Assets, to accept the purchaser of the Concessionaire's interest as the successor Concessionaire, provided that such purchaser: (i) has reasonable access to funding to complete the Project; (ii) meets technical and financial qualification requirements; (iii) assumes all Concessionaire obligations; and (iv) cures all outstanding payment defaults</w:t>
      </w:r>
      <w:r w:rsidRPr="00A72300">
        <w:rPr>
          <w:rFonts w:ascii="Arial" w:eastAsia="Arial" w:hAnsi="Arial" w:cs="Arial"/>
        </w:rPr>
        <w:t>.</w:t>
      </w:r>
      <w:r>
        <w:rPr>
          <w:rFonts w:ascii="Arial" w:eastAsia="Arial" w:hAnsi="Arial" w:cs="Arial"/>
        </w:rPr>
        <w:t>’</w:t>
      </w:r>
    </w:p>
    <w:p w14:paraId="36416A8A" w14:textId="77777777" w:rsidR="00536941" w:rsidRDefault="00536941" w:rsidP="00536941">
      <w:pPr>
        <w:spacing w:line="240" w:lineRule="auto"/>
        <w:jc w:val="both"/>
        <w:rPr>
          <w:rFonts w:ascii="Arial" w:eastAsia="Arial" w:hAnsi="Arial" w:cs="Arial"/>
          <w:b/>
          <w:bCs/>
          <w:i/>
          <w:iCs/>
        </w:rPr>
      </w:pPr>
    </w:p>
    <w:p w14:paraId="06A104CE"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27.3 — Concession Direct Agreement</w:t>
      </w:r>
    </w:p>
    <w:p w14:paraId="6A42100D" w14:textId="77777777" w:rsidR="00536941" w:rsidRDefault="00536941" w:rsidP="00536941">
      <w:pPr>
        <w:spacing w:line="240" w:lineRule="auto"/>
        <w:jc w:val="both"/>
        <w:rPr>
          <w:rFonts w:ascii="Arial" w:eastAsia="Arial" w:hAnsi="Arial" w:cs="Arial"/>
        </w:rPr>
      </w:pPr>
    </w:p>
    <w:p w14:paraId="036EABED" w14:textId="77777777" w:rsidR="00536941" w:rsidRPr="00A72300" w:rsidRDefault="00536941" w:rsidP="00536941">
      <w:pPr>
        <w:spacing w:line="240" w:lineRule="auto"/>
        <w:jc w:val="both"/>
        <w:rPr>
          <w:rFonts w:ascii="Arial" w:hAnsi="Arial" w:cs="Arial"/>
        </w:rPr>
      </w:pPr>
      <w:r>
        <w:rPr>
          <w:rFonts w:ascii="Arial" w:eastAsia="Arial" w:hAnsi="Arial" w:cs="Arial"/>
        </w:rPr>
        <w:t>‘</w:t>
      </w:r>
      <w:r w:rsidRPr="00A72300">
        <w:rPr>
          <w:rFonts w:ascii="Arial" w:eastAsia="Arial" w:hAnsi="Arial" w:cs="Arial"/>
          <w:i/>
          <w:iCs/>
        </w:rPr>
        <w:t>The Agency shall enter into a Concession Direct Agreement with the Financiers in respect of this Agreement as the Concessionaire or the Financiers may reasonably request, provided that the Agency shall not thereby assume any obligations under the Financing Documents other than as expressly set out in the Concession Direct Agreement</w:t>
      </w:r>
      <w:r w:rsidRPr="00A72300">
        <w:rPr>
          <w:rFonts w:ascii="Arial" w:eastAsia="Arial" w:hAnsi="Arial" w:cs="Arial"/>
        </w:rPr>
        <w:t>.</w:t>
      </w:r>
      <w:r>
        <w:rPr>
          <w:rFonts w:ascii="Arial" w:eastAsia="Arial" w:hAnsi="Arial" w:cs="Arial"/>
        </w:rPr>
        <w:t>’</w:t>
      </w:r>
      <w:r w:rsidRPr="00A72300">
        <w:rPr>
          <w:rStyle w:val="FootnoteReference"/>
          <w:rFonts w:ascii="Arial" w:hAnsi="Arial" w:cs="Arial"/>
        </w:rPr>
        <w:footnoteReference w:id="100"/>
      </w:r>
    </w:p>
    <w:p w14:paraId="47C65779" w14:textId="77777777" w:rsidR="00536941" w:rsidRDefault="00536941" w:rsidP="00536941">
      <w:pPr>
        <w:spacing w:line="240" w:lineRule="auto"/>
        <w:jc w:val="both"/>
        <w:rPr>
          <w:rFonts w:ascii="Arial" w:eastAsia="Arial" w:hAnsi="Arial" w:cs="Arial"/>
          <w:b/>
          <w:bCs/>
          <w:i/>
          <w:iCs/>
        </w:rPr>
      </w:pPr>
    </w:p>
    <w:p w14:paraId="1F169586"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Escrow Agreement — Financing Amendment</w:t>
      </w:r>
    </w:p>
    <w:p w14:paraId="407303FB" w14:textId="77777777" w:rsidR="00536941" w:rsidRDefault="00536941" w:rsidP="00536941">
      <w:pPr>
        <w:spacing w:line="240" w:lineRule="auto"/>
        <w:jc w:val="both"/>
        <w:rPr>
          <w:rFonts w:ascii="Arial" w:eastAsia="Arial" w:hAnsi="Arial" w:cs="Arial"/>
        </w:rPr>
      </w:pPr>
    </w:p>
    <w:p w14:paraId="176C86E8"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Amend definition of Escrow Agent to add: </w:t>
      </w:r>
      <w:r>
        <w:rPr>
          <w:rFonts w:ascii="Arial" w:eastAsia="Arial" w:hAnsi="Arial" w:cs="Arial"/>
        </w:rPr>
        <w:t>‘</w:t>
      </w:r>
      <w:r w:rsidRPr="00A72300">
        <w:rPr>
          <w:rFonts w:ascii="Arial" w:eastAsia="Arial" w:hAnsi="Arial" w:cs="Arial"/>
          <w:i/>
          <w:iCs/>
        </w:rPr>
        <w:t>provided, that till the Financing Termination Date, such bank shall be one of the Financiers (or a financial institution designated by the same)</w:t>
      </w:r>
      <w:r w:rsidRPr="00A72300">
        <w:rPr>
          <w:rFonts w:ascii="Arial" w:eastAsia="Arial" w:hAnsi="Arial" w:cs="Arial"/>
        </w:rPr>
        <w:t>.</w:t>
      </w:r>
      <w:r>
        <w:rPr>
          <w:rFonts w:ascii="Arial" w:eastAsia="Arial" w:hAnsi="Arial" w:cs="Arial"/>
        </w:rPr>
        <w:t>’</w:t>
      </w:r>
    </w:p>
    <w:p w14:paraId="39803A23" w14:textId="77777777" w:rsidR="00536941" w:rsidRDefault="00536941" w:rsidP="00536941">
      <w:pPr>
        <w:spacing w:line="240" w:lineRule="auto"/>
        <w:jc w:val="both"/>
        <w:rPr>
          <w:rFonts w:ascii="Arial" w:eastAsia="Arial" w:hAnsi="Arial" w:cs="Arial"/>
        </w:rPr>
      </w:pPr>
    </w:p>
    <w:p w14:paraId="074331FA"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lastRenderedPageBreak/>
        <w:t xml:space="preserve">Amend definition of Escrow Agreement to include </w:t>
      </w:r>
      <w:r>
        <w:rPr>
          <w:rFonts w:ascii="Arial" w:eastAsia="Arial" w:hAnsi="Arial" w:cs="Arial"/>
        </w:rPr>
        <w:t>‘</w:t>
      </w:r>
      <w:r w:rsidRPr="00A72300">
        <w:rPr>
          <w:rFonts w:ascii="Arial" w:eastAsia="Arial" w:hAnsi="Arial" w:cs="Arial"/>
          <w:i/>
          <w:iCs/>
        </w:rPr>
        <w:t>the Financiers</w:t>
      </w:r>
      <w:r>
        <w:rPr>
          <w:rFonts w:ascii="Arial" w:eastAsia="Arial" w:hAnsi="Arial" w:cs="Arial"/>
        </w:rPr>
        <w:t>’</w:t>
      </w:r>
      <w:r w:rsidRPr="00A72300">
        <w:rPr>
          <w:rFonts w:ascii="Arial" w:eastAsia="Arial" w:hAnsi="Arial" w:cs="Arial"/>
        </w:rPr>
        <w:t xml:space="preserve"> as a party to the Escrow Agreement.</w:t>
      </w:r>
    </w:p>
    <w:p w14:paraId="37E0EE75" w14:textId="77777777" w:rsidR="00536941" w:rsidRDefault="00536941" w:rsidP="00536941">
      <w:pPr>
        <w:spacing w:line="240" w:lineRule="auto"/>
        <w:jc w:val="both"/>
        <w:rPr>
          <w:rFonts w:ascii="Arial" w:eastAsia="Arial" w:hAnsi="Arial" w:cs="Arial"/>
          <w:b/>
          <w:bCs/>
          <w:i/>
          <w:iCs/>
        </w:rPr>
      </w:pPr>
    </w:p>
    <w:p w14:paraId="4B28BF8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Force Majeure Costs in Schedule B — Financing Amendment</w:t>
      </w:r>
    </w:p>
    <w:p w14:paraId="75490472" w14:textId="77777777" w:rsidR="00536941" w:rsidRDefault="00536941" w:rsidP="00536941">
      <w:pPr>
        <w:spacing w:line="240" w:lineRule="auto"/>
        <w:jc w:val="both"/>
        <w:rPr>
          <w:rFonts w:ascii="Arial" w:eastAsia="Arial" w:hAnsi="Arial" w:cs="Arial"/>
        </w:rPr>
      </w:pPr>
    </w:p>
    <w:p w14:paraId="0D3C7829"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Amend Force Majeure Costs definition to include: </w:t>
      </w:r>
      <w:r>
        <w:rPr>
          <w:rFonts w:ascii="Arial" w:eastAsia="Arial" w:hAnsi="Arial" w:cs="Arial"/>
        </w:rPr>
        <w:t>‘</w:t>
      </w:r>
      <w:r w:rsidRPr="00A72300">
        <w:rPr>
          <w:rFonts w:ascii="Arial" w:eastAsia="Arial" w:hAnsi="Arial" w:cs="Arial"/>
          <w:i/>
          <w:iCs/>
        </w:rPr>
        <w:t>and shall include interest and principal payments under the Financing Documents that are in accordance with the Financing Term Sheets and the Financing Amendment Term Sheets"; and add "and payment of interest and principal" after "all such additional costs</w:t>
      </w:r>
      <w:r>
        <w:rPr>
          <w:rFonts w:ascii="Arial" w:eastAsia="Arial" w:hAnsi="Arial" w:cs="Arial"/>
        </w:rPr>
        <w:t>’</w:t>
      </w:r>
      <w:r w:rsidRPr="00A72300">
        <w:rPr>
          <w:rFonts w:ascii="Arial" w:eastAsia="Arial" w:hAnsi="Arial" w:cs="Arial"/>
        </w:rPr>
        <w:t>.</w:t>
      </w:r>
    </w:p>
    <w:p w14:paraId="63DA825A" w14:textId="77777777" w:rsidR="00536941" w:rsidRDefault="00536941" w:rsidP="00536941">
      <w:pPr>
        <w:spacing w:line="240" w:lineRule="auto"/>
        <w:jc w:val="both"/>
        <w:rPr>
          <w:rFonts w:ascii="Arial" w:eastAsia="Arial" w:hAnsi="Arial" w:cs="Arial"/>
          <w:b/>
          <w:bCs/>
          <w:i/>
          <w:iCs/>
        </w:rPr>
      </w:pPr>
    </w:p>
    <w:p w14:paraId="50C79F25"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Agency Agreements — Financing Amendment</w:t>
      </w:r>
    </w:p>
    <w:p w14:paraId="1531303A" w14:textId="77777777" w:rsidR="00536941" w:rsidRDefault="00536941" w:rsidP="00536941">
      <w:pPr>
        <w:spacing w:line="240" w:lineRule="auto"/>
        <w:jc w:val="both"/>
        <w:rPr>
          <w:rFonts w:ascii="Arial" w:eastAsia="Arial" w:hAnsi="Arial" w:cs="Arial"/>
        </w:rPr>
      </w:pPr>
    </w:p>
    <w:p w14:paraId="1B13D61F"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Amend definition of Agency Agreements to include </w:t>
      </w:r>
      <w:r>
        <w:rPr>
          <w:rFonts w:ascii="Arial" w:eastAsia="Arial" w:hAnsi="Arial" w:cs="Arial"/>
        </w:rPr>
        <w:t>‘</w:t>
      </w:r>
      <w:r w:rsidRPr="00A72300">
        <w:rPr>
          <w:rFonts w:ascii="Arial" w:eastAsia="Arial" w:hAnsi="Arial" w:cs="Arial"/>
          <w:i/>
          <w:iCs/>
        </w:rPr>
        <w:t>and/or the Financiers</w:t>
      </w:r>
      <w:r>
        <w:rPr>
          <w:rFonts w:ascii="Arial" w:eastAsia="Arial" w:hAnsi="Arial" w:cs="Arial"/>
        </w:rPr>
        <w:t>’</w:t>
      </w:r>
      <w:r w:rsidRPr="00A72300">
        <w:rPr>
          <w:rFonts w:ascii="Arial" w:eastAsia="Arial" w:hAnsi="Arial" w:cs="Arial"/>
        </w:rPr>
        <w:t xml:space="preserve"> in the </w:t>
      </w:r>
      <w:r>
        <w:rPr>
          <w:rFonts w:ascii="Arial" w:eastAsia="Arial" w:hAnsi="Arial" w:cs="Arial"/>
        </w:rPr>
        <w:t>‘</w:t>
      </w:r>
      <w:r w:rsidRPr="00A72300">
        <w:rPr>
          <w:rFonts w:ascii="Arial" w:eastAsia="Arial" w:hAnsi="Arial" w:cs="Arial"/>
          <w:i/>
          <w:iCs/>
        </w:rPr>
        <w:t>any other agreement</w:t>
      </w:r>
      <w:r>
        <w:rPr>
          <w:rFonts w:ascii="Arial" w:eastAsia="Arial" w:hAnsi="Arial" w:cs="Arial"/>
        </w:rPr>
        <w:t>’</w:t>
      </w:r>
      <w:r w:rsidRPr="00A72300">
        <w:rPr>
          <w:rFonts w:ascii="Arial" w:eastAsia="Arial" w:hAnsi="Arial" w:cs="Arial"/>
        </w:rPr>
        <w:t xml:space="preserve"> basket (last bullet).</w:t>
      </w:r>
    </w:p>
    <w:p w14:paraId="630A2DD0" w14:textId="77777777" w:rsidR="00536941" w:rsidRDefault="00536941" w:rsidP="00536941">
      <w:pPr>
        <w:spacing w:line="240" w:lineRule="auto"/>
        <w:jc w:val="both"/>
        <w:rPr>
          <w:rFonts w:ascii="Arial" w:eastAsia="Arial" w:hAnsi="Arial" w:cs="Arial"/>
        </w:rPr>
      </w:pPr>
    </w:p>
    <w:p w14:paraId="188C7A81"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In the section dealing with document copies, add </w:t>
      </w:r>
      <w:r>
        <w:rPr>
          <w:rFonts w:ascii="Arial" w:eastAsia="Arial" w:hAnsi="Arial" w:cs="Arial"/>
        </w:rPr>
        <w:t>‘</w:t>
      </w:r>
      <w:r w:rsidRPr="00A72300">
        <w:rPr>
          <w:rFonts w:ascii="Arial" w:eastAsia="Arial" w:hAnsi="Arial" w:cs="Arial"/>
          <w:i/>
          <w:iCs/>
        </w:rPr>
        <w:t>the Financiers</w:t>
      </w:r>
      <w:r>
        <w:rPr>
          <w:rFonts w:ascii="Arial" w:eastAsia="Arial" w:hAnsi="Arial" w:cs="Arial"/>
        </w:rPr>
        <w:t>’</w:t>
      </w:r>
      <w:r w:rsidRPr="00A72300">
        <w:rPr>
          <w:rFonts w:ascii="Arial" w:eastAsia="Arial" w:hAnsi="Arial" w:cs="Arial"/>
        </w:rPr>
        <w:t xml:space="preserve"> as a recipient alongside the Agency, Independent Engineer, and Independent Auditor.</w:t>
      </w:r>
    </w:p>
    <w:p w14:paraId="60445697" w14:textId="77777777" w:rsidR="00536941" w:rsidRDefault="00536941" w:rsidP="00536941">
      <w:pPr>
        <w:spacing w:line="240" w:lineRule="auto"/>
        <w:jc w:val="both"/>
        <w:rPr>
          <w:rFonts w:ascii="Arial" w:eastAsia="Arial" w:hAnsi="Arial" w:cs="Arial"/>
          <w:b/>
          <w:bCs/>
          <w:i/>
          <w:iCs/>
        </w:rPr>
      </w:pPr>
    </w:p>
    <w:p w14:paraId="38BAD3BF"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Arbitration — International Lenders Election</w:t>
      </w:r>
    </w:p>
    <w:p w14:paraId="725A07A6" w14:textId="77777777" w:rsidR="00536941" w:rsidRDefault="00536941" w:rsidP="00536941">
      <w:pPr>
        <w:spacing w:line="240" w:lineRule="auto"/>
        <w:jc w:val="both"/>
        <w:rPr>
          <w:rFonts w:ascii="Arial" w:eastAsia="Arial" w:hAnsi="Arial" w:cs="Arial"/>
        </w:rPr>
      </w:pPr>
    </w:p>
    <w:p w14:paraId="02E44D2A" w14:textId="77777777" w:rsidR="00536941" w:rsidRPr="00A72300" w:rsidRDefault="00536941" w:rsidP="00536941">
      <w:pPr>
        <w:spacing w:line="240" w:lineRule="auto"/>
        <w:jc w:val="both"/>
        <w:rPr>
          <w:rFonts w:ascii="Arial" w:hAnsi="Arial" w:cs="Arial"/>
        </w:rPr>
      </w:pPr>
      <w:r>
        <w:rPr>
          <w:rFonts w:ascii="Arial" w:eastAsia="Arial" w:hAnsi="Arial" w:cs="Arial"/>
        </w:rPr>
        <w:t>‘</w:t>
      </w:r>
      <w:r w:rsidRPr="00A72300">
        <w:rPr>
          <w:rFonts w:ascii="Arial" w:eastAsia="Arial" w:hAnsi="Arial" w:cs="Arial"/>
          <w:i/>
          <w:iCs/>
        </w:rPr>
        <w:t xml:space="preserve">Where the Project involves international lenders or investors (as specified in the Financing Documents), the Parties may, by express election in Schedule </w:t>
      </w:r>
      <w:r>
        <w:rPr>
          <w:rFonts w:ascii="Arial" w:eastAsia="Arial" w:hAnsi="Arial" w:cs="Arial"/>
          <w:i/>
          <w:iCs/>
        </w:rPr>
        <w:t>B</w:t>
      </w:r>
      <w:r w:rsidRPr="00A72300">
        <w:rPr>
          <w:rFonts w:ascii="Arial" w:eastAsia="Arial" w:hAnsi="Arial" w:cs="Arial"/>
          <w:i/>
          <w:iCs/>
        </w:rPr>
        <w:t xml:space="preserve">, substitute the Arbitration Act 1940 with the ICC Rules of Arbitration or the UNCITRAL Arbitration Rules. In the event such an election is made in Schedule </w:t>
      </w:r>
      <w:r>
        <w:rPr>
          <w:rFonts w:ascii="Arial" w:eastAsia="Arial" w:hAnsi="Arial" w:cs="Arial"/>
          <w:i/>
          <w:iCs/>
        </w:rPr>
        <w:t>B</w:t>
      </w:r>
      <w:r w:rsidRPr="00A72300">
        <w:rPr>
          <w:rFonts w:ascii="Arial" w:eastAsia="Arial" w:hAnsi="Arial" w:cs="Arial"/>
          <w:i/>
          <w:iCs/>
        </w:rPr>
        <w:t xml:space="preserve">, the seat of arbitration, the language of proceedings, and the appointing authority shall be as designated in Schedule </w:t>
      </w:r>
      <w:r>
        <w:rPr>
          <w:rFonts w:ascii="Arial" w:eastAsia="Arial" w:hAnsi="Arial" w:cs="Arial"/>
          <w:i/>
          <w:iCs/>
        </w:rPr>
        <w:t>B</w:t>
      </w:r>
      <w:r w:rsidRPr="00A72300">
        <w:rPr>
          <w:rFonts w:ascii="Arial" w:eastAsia="Arial" w:hAnsi="Arial" w:cs="Arial"/>
          <w:i/>
          <w:iCs/>
        </w:rPr>
        <w:t>, and the award shall be final, binding, and enforceable in accordance with the New York Convention</w:t>
      </w:r>
      <w:r w:rsidRPr="00A72300">
        <w:rPr>
          <w:rFonts w:ascii="Arial" w:eastAsia="Arial" w:hAnsi="Arial" w:cs="Arial"/>
        </w:rPr>
        <w:t>.</w:t>
      </w:r>
      <w:r>
        <w:rPr>
          <w:rFonts w:ascii="Arial" w:eastAsia="Arial" w:hAnsi="Arial" w:cs="Arial"/>
        </w:rPr>
        <w:t>’</w:t>
      </w:r>
      <w:r w:rsidRPr="00A72300">
        <w:rPr>
          <w:rStyle w:val="FootnoteReference"/>
          <w:rFonts w:ascii="Arial" w:hAnsi="Arial" w:cs="Arial"/>
        </w:rPr>
        <w:footnoteReference w:id="101"/>
      </w:r>
    </w:p>
    <w:p w14:paraId="0B71006E" w14:textId="77777777" w:rsidR="00536941" w:rsidRDefault="00536941" w:rsidP="00536941">
      <w:pPr>
        <w:spacing w:line="240" w:lineRule="auto"/>
        <w:jc w:val="both"/>
        <w:rPr>
          <w:rFonts w:ascii="Arial" w:eastAsia="Arial" w:hAnsi="Arial" w:cs="Arial"/>
          <w:b/>
          <w:bCs/>
          <w:i/>
          <w:iCs/>
        </w:rPr>
      </w:pPr>
    </w:p>
    <w:p w14:paraId="092A29F9"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Consent to Amendment — Financiers' Protection</w:t>
      </w:r>
    </w:p>
    <w:p w14:paraId="3198EDCC" w14:textId="77777777" w:rsidR="00536941" w:rsidRDefault="00536941" w:rsidP="00536941">
      <w:pPr>
        <w:spacing w:line="240" w:lineRule="auto"/>
        <w:jc w:val="both"/>
        <w:rPr>
          <w:rFonts w:ascii="Arial" w:eastAsia="Arial" w:hAnsi="Arial" w:cs="Arial"/>
        </w:rPr>
      </w:pPr>
    </w:p>
    <w:p w14:paraId="52E7661B" w14:textId="77777777" w:rsidR="00536941" w:rsidRDefault="00536941" w:rsidP="00536941">
      <w:pPr>
        <w:spacing w:line="240" w:lineRule="auto"/>
        <w:jc w:val="both"/>
        <w:rPr>
          <w:rFonts w:ascii="Arial" w:eastAsia="Arial" w:hAnsi="Arial" w:cs="Arial"/>
        </w:rPr>
      </w:pPr>
      <w:r>
        <w:rPr>
          <w:rFonts w:ascii="Arial" w:eastAsia="Arial" w:hAnsi="Arial" w:cs="Arial"/>
        </w:rPr>
        <w:t>‘</w:t>
      </w:r>
      <w:r w:rsidRPr="00A72300">
        <w:rPr>
          <w:rFonts w:ascii="Arial" w:eastAsia="Arial" w:hAnsi="Arial" w:cs="Arial"/>
          <w:i/>
          <w:iCs/>
        </w:rPr>
        <w:t>Notwithstanding the foregoing, in the event that any proposed amendment, supplement, or modification would materially and adversely affect the rights, interests, or security of the Financiers under the Financing Documents, such amendment shall not take effect unless and until the prior written consent of the Financiers (or the Financiers' Agent) has been obtained by the Concessionaire and delivered to the Agency</w:t>
      </w:r>
      <w:r w:rsidRPr="00A72300">
        <w:rPr>
          <w:rFonts w:ascii="Arial" w:eastAsia="Arial" w:hAnsi="Arial" w:cs="Arial"/>
        </w:rPr>
        <w:t>.</w:t>
      </w:r>
      <w:r>
        <w:rPr>
          <w:rFonts w:ascii="Arial" w:eastAsia="Arial" w:hAnsi="Arial" w:cs="Arial"/>
        </w:rPr>
        <w:t>’</w:t>
      </w:r>
    </w:p>
    <w:p w14:paraId="4D416E2F" w14:textId="77777777" w:rsidR="00A57A61" w:rsidRDefault="00A57A61" w:rsidP="00536941">
      <w:pPr>
        <w:spacing w:line="240" w:lineRule="auto"/>
        <w:jc w:val="both"/>
        <w:rPr>
          <w:rFonts w:ascii="Arial" w:eastAsia="Arial" w:hAnsi="Arial" w:cs="Arial"/>
        </w:rPr>
      </w:pPr>
    </w:p>
    <w:p w14:paraId="02B9A92B" w14:textId="7D79CED4" w:rsidR="00A57A61" w:rsidRPr="00A72300" w:rsidRDefault="00A57A61" w:rsidP="00A57A61">
      <w:pPr>
        <w:pBdr>
          <w:bottom w:val="single" w:sz="2" w:space="2" w:color="000000"/>
        </w:pBdr>
        <w:spacing w:line="240" w:lineRule="auto"/>
        <w:jc w:val="both"/>
        <w:rPr>
          <w:rFonts w:ascii="Arial" w:hAnsi="Arial" w:cs="Arial"/>
        </w:rPr>
      </w:pPr>
      <w:r>
        <w:rPr>
          <w:rFonts w:ascii="Arial" w:eastAsia="Arial" w:hAnsi="Arial" w:cs="Arial"/>
          <w:b/>
          <w:bCs/>
          <w:smallCaps/>
        </w:rPr>
        <w:t>F</w:t>
      </w:r>
      <w:r w:rsidRPr="00A72300">
        <w:rPr>
          <w:rFonts w:ascii="Arial" w:eastAsia="Arial" w:hAnsi="Arial" w:cs="Arial"/>
          <w:b/>
          <w:bCs/>
          <w:smallCaps/>
        </w:rPr>
        <w:t xml:space="preserve">.   </w:t>
      </w:r>
      <w:r>
        <w:rPr>
          <w:rFonts w:ascii="Arial" w:eastAsia="Arial" w:hAnsi="Arial" w:cs="Arial"/>
          <w:b/>
          <w:bCs/>
          <w:smallCaps/>
        </w:rPr>
        <w:t>Step In Rights</w:t>
      </w:r>
    </w:p>
    <w:p w14:paraId="6CF6DEC4" w14:textId="77777777" w:rsidR="00A57A61" w:rsidRDefault="00A57A61" w:rsidP="00536941">
      <w:pPr>
        <w:spacing w:line="240" w:lineRule="auto"/>
        <w:jc w:val="both"/>
        <w:rPr>
          <w:rFonts w:ascii="Arial" w:hAnsi="Arial" w:cs="Arial"/>
        </w:rPr>
      </w:pPr>
    </w:p>
    <w:p w14:paraId="35E79EC0" w14:textId="0874D87E" w:rsidR="00A57A61" w:rsidRPr="00A72300" w:rsidRDefault="00A57A61" w:rsidP="00536941">
      <w:pPr>
        <w:spacing w:line="240" w:lineRule="auto"/>
        <w:jc w:val="both"/>
        <w:rPr>
          <w:rFonts w:ascii="Arial" w:hAnsi="Arial" w:cs="Arial"/>
        </w:rPr>
      </w:pPr>
      <w:r>
        <w:rPr>
          <w:rFonts w:ascii="Arial" w:hAnsi="Arial" w:cs="Arial"/>
        </w:rPr>
        <w:t>[•]</w:t>
      </w:r>
      <w:r>
        <w:rPr>
          <w:rStyle w:val="FootnoteReference"/>
          <w:rFonts w:ascii="Arial" w:hAnsi="Arial" w:cs="Arial"/>
        </w:rPr>
        <w:footnoteReference w:id="102"/>
      </w:r>
    </w:p>
    <w:p w14:paraId="1244F932" w14:textId="77777777" w:rsidR="00536941" w:rsidRPr="00A72300" w:rsidRDefault="00536941" w:rsidP="00536941">
      <w:pPr>
        <w:pageBreakBefore/>
        <w:pBdr>
          <w:bottom w:val="single" w:sz="4" w:space="1" w:color="000000" w:themeColor="text1"/>
        </w:pBdr>
        <w:spacing w:line="240" w:lineRule="auto"/>
        <w:jc w:val="center"/>
        <w:rPr>
          <w:rFonts w:ascii="Arial" w:hAnsi="Arial" w:cs="Arial"/>
        </w:rPr>
      </w:pPr>
      <w:r w:rsidRPr="00897A21">
        <w:rPr>
          <w:rFonts w:ascii="Arial" w:hAnsi="Arial" w:cs="Arial"/>
          <w:b/>
          <w:smallCaps/>
          <w:sz w:val="26"/>
          <w:lang w:val="en-GB"/>
        </w:rPr>
        <w:lastRenderedPageBreak/>
        <w:t>Schedule M – Form Of O&amp;M Performance Security</w:t>
      </w:r>
    </w:p>
    <w:p w14:paraId="7B18AF67" w14:textId="77777777" w:rsidR="00536941" w:rsidRDefault="00536941" w:rsidP="00536941">
      <w:pPr>
        <w:spacing w:line="240" w:lineRule="auto"/>
        <w:rPr>
          <w:rFonts w:ascii="Arial" w:hAnsi="Arial" w:cs="Arial"/>
          <w:b/>
          <w:bCs/>
          <w:caps/>
          <w:sz w:val="26"/>
          <w:szCs w:val="26"/>
        </w:rPr>
      </w:pPr>
    </w:p>
    <w:p w14:paraId="7D0E041E" w14:textId="77777777" w:rsidR="00536941" w:rsidRPr="00522294" w:rsidRDefault="00536941" w:rsidP="00536941">
      <w:pPr>
        <w:spacing w:line="240" w:lineRule="auto"/>
        <w:jc w:val="center"/>
        <w:rPr>
          <w:rFonts w:ascii="Arial" w:hAnsi="Arial" w:cs="Arial"/>
        </w:rPr>
      </w:pPr>
      <w:r w:rsidRPr="00522294">
        <w:rPr>
          <w:rFonts w:ascii="Arial" w:hAnsi="Arial" w:cs="Arial"/>
        </w:rPr>
        <w:t>[</w:t>
      </w:r>
      <w:r w:rsidRPr="00522294">
        <w:rPr>
          <w:rFonts w:ascii="Arial" w:hAnsi="Arial" w:cs="Arial"/>
          <w:i/>
          <w:iCs/>
        </w:rPr>
        <w:t>To Be Attached Hereto</w:t>
      </w:r>
      <w:r w:rsidRPr="00522294">
        <w:rPr>
          <w:rFonts w:ascii="Arial" w:hAnsi="Arial" w:cs="Arial"/>
        </w:rPr>
        <w:t>]</w:t>
      </w:r>
    </w:p>
    <w:p w14:paraId="1DC0DCED" w14:textId="77777777" w:rsidR="00536941" w:rsidRPr="00A72300" w:rsidRDefault="00536941" w:rsidP="00536941">
      <w:pPr>
        <w:spacing w:line="240" w:lineRule="auto"/>
        <w:rPr>
          <w:rFonts w:ascii="Arial" w:hAnsi="Arial" w:cs="Arial"/>
          <w:b/>
          <w:bCs/>
          <w:caps/>
          <w:sz w:val="26"/>
          <w:szCs w:val="26"/>
        </w:rPr>
      </w:pPr>
    </w:p>
    <w:p w14:paraId="0AE8247A" w14:textId="77777777" w:rsidR="00536941" w:rsidRDefault="00536941" w:rsidP="00536941">
      <w:pPr>
        <w:spacing w:after="160" w:line="259" w:lineRule="auto"/>
        <w:rPr>
          <w:rFonts w:ascii="Arial" w:hAnsi="Arial" w:cs="Arial"/>
          <w:b/>
          <w:smallCaps/>
          <w:sz w:val="26"/>
          <w:lang w:val="en-GB"/>
        </w:rPr>
      </w:pPr>
      <w:r>
        <w:rPr>
          <w:rFonts w:ascii="Arial" w:hAnsi="Arial" w:cs="Arial"/>
          <w:b/>
          <w:smallCaps/>
          <w:sz w:val="26"/>
          <w:lang w:val="en-GB"/>
        </w:rPr>
        <w:br w:type="page"/>
      </w:r>
    </w:p>
    <w:p w14:paraId="06CC0E87" w14:textId="77777777" w:rsidR="00536941" w:rsidRPr="00897A21" w:rsidRDefault="00536941" w:rsidP="00536941">
      <w:pPr>
        <w:pBdr>
          <w:bottom w:val="single" w:sz="4" w:space="1" w:color="000000" w:themeColor="text1"/>
        </w:pBdr>
        <w:spacing w:line="240" w:lineRule="auto"/>
        <w:jc w:val="center"/>
        <w:rPr>
          <w:rFonts w:ascii="Arial" w:hAnsi="Arial" w:cs="Arial"/>
          <w:b/>
          <w:smallCaps/>
          <w:sz w:val="26"/>
          <w:lang w:val="en-GB"/>
        </w:rPr>
      </w:pPr>
      <w:r w:rsidRPr="00897A21">
        <w:rPr>
          <w:rFonts w:ascii="Arial" w:hAnsi="Arial" w:cs="Arial"/>
          <w:b/>
          <w:smallCaps/>
          <w:sz w:val="26"/>
          <w:lang w:val="en-GB"/>
        </w:rPr>
        <w:lastRenderedPageBreak/>
        <w:t>Schedule N – Part I (Indicative Independent Auditor Terms of Reference)</w:t>
      </w:r>
    </w:p>
    <w:p w14:paraId="5D55F8FA" w14:textId="77777777" w:rsidR="00536941" w:rsidRDefault="00536941" w:rsidP="00536941">
      <w:pPr>
        <w:spacing w:line="240" w:lineRule="auto"/>
        <w:rPr>
          <w:rFonts w:ascii="Arial" w:hAnsi="Arial" w:cs="Arial"/>
          <w:b/>
          <w:bCs/>
          <w:caps/>
          <w:sz w:val="26"/>
          <w:szCs w:val="26"/>
        </w:rPr>
      </w:pPr>
    </w:p>
    <w:p w14:paraId="463D87E8" w14:textId="77777777" w:rsidR="00536941" w:rsidRPr="00522294" w:rsidRDefault="00536941" w:rsidP="00536941">
      <w:pPr>
        <w:spacing w:line="240" w:lineRule="auto"/>
        <w:jc w:val="center"/>
        <w:rPr>
          <w:rFonts w:ascii="Arial" w:hAnsi="Arial" w:cs="Arial"/>
        </w:rPr>
      </w:pPr>
      <w:r w:rsidRPr="00522294">
        <w:rPr>
          <w:rFonts w:ascii="Arial" w:hAnsi="Arial" w:cs="Arial"/>
        </w:rPr>
        <w:t>[</w:t>
      </w:r>
      <w:r w:rsidRPr="00522294">
        <w:rPr>
          <w:rFonts w:ascii="Arial" w:hAnsi="Arial" w:cs="Arial"/>
          <w:i/>
          <w:iCs/>
        </w:rPr>
        <w:t>To Be Attached Hereto</w:t>
      </w:r>
      <w:r w:rsidRPr="00522294">
        <w:rPr>
          <w:rFonts w:ascii="Arial" w:hAnsi="Arial" w:cs="Arial"/>
        </w:rPr>
        <w:t>]</w:t>
      </w:r>
    </w:p>
    <w:p w14:paraId="41939723" w14:textId="77777777" w:rsidR="00536941" w:rsidRDefault="00536941" w:rsidP="00536941">
      <w:pPr>
        <w:spacing w:after="160" w:line="259" w:lineRule="auto"/>
        <w:rPr>
          <w:rFonts w:ascii="Arial" w:hAnsi="Arial" w:cs="Arial"/>
          <w:b/>
          <w:bCs/>
          <w:caps/>
          <w:sz w:val="26"/>
          <w:szCs w:val="26"/>
        </w:rPr>
      </w:pPr>
      <w:r>
        <w:rPr>
          <w:rFonts w:ascii="Arial" w:hAnsi="Arial" w:cs="Arial"/>
          <w:b/>
          <w:bCs/>
          <w:caps/>
          <w:sz w:val="26"/>
          <w:szCs w:val="26"/>
        </w:rPr>
        <w:br w:type="page"/>
      </w:r>
    </w:p>
    <w:p w14:paraId="5619FAF9" w14:textId="77777777" w:rsidR="00536941" w:rsidRPr="00897A21" w:rsidRDefault="00536941" w:rsidP="00536941">
      <w:pPr>
        <w:pBdr>
          <w:bottom w:val="single" w:sz="4" w:space="1" w:color="000000" w:themeColor="text1"/>
        </w:pBdr>
        <w:spacing w:line="240" w:lineRule="auto"/>
        <w:jc w:val="center"/>
        <w:rPr>
          <w:rFonts w:ascii="Arial" w:hAnsi="Arial" w:cs="Arial"/>
          <w:b/>
          <w:smallCaps/>
          <w:sz w:val="26"/>
          <w:lang w:val="en-GB"/>
        </w:rPr>
      </w:pPr>
      <w:r w:rsidRPr="00897A21">
        <w:rPr>
          <w:rFonts w:ascii="Arial" w:hAnsi="Arial" w:cs="Arial"/>
          <w:b/>
          <w:smallCaps/>
          <w:sz w:val="26"/>
          <w:lang w:val="en-GB"/>
        </w:rPr>
        <w:lastRenderedPageBreak/>
        <w:t>Schedule N – Part II (Indicative Independent Engineer Terms Of Reference)</w:t>
      </w:r>
    </w:p>
    <w:p w14:paraId="3DBDF374" w14:textId="77777777" w:rsidR="00536941" w:rsidRDefault="00536941" w:rsidP="00536941">
      <w:pPr>
        <w:spacing w:line="240" w:lineRule="auto"/>
        <w:rPr>
          <w:rFonts w:ascii="Arial" w:hAnsi="Arial" w:cs="Arial"/>
          <w:b/>
          <w:bCs/>
          <w:caps/>
          <w:sz w:val="26"/>
          <w:szCs w:val="26"/>
        </w:rPr>
      </w:pPr>
    </w:p>
    <w:p w14:paraId="3B31908B" w14:textId="77777777" w:rsidR="00536941" w:rsidRPr="00522294" w:rsidRDefault="00536941" w:rsidP="00536941">
      <w:pPr>
        <w:spacing w:line="240" w:lineRule="auto"/>
        <w:jc w:val="center"/>
        <w:rPr>
          <w:rFonts w:ascii="Arial" w:hAnsi="Arial" w:cs="Arial"/>
        </w:rPr>
      </w:pPr>
      <w:r w:rsidRPr="00522294">
        <w:rPr>
          <w:rFonts w:ascii="Arial" w:hAnsi="Arial" w:cs="Arial"/>
        </w:rPr>
        <w:t>[</w:t>
      </w:r>
      <w:r w:rsidRPr="00522294">
        <w:rPr>
          <w:rFonts w:ascii="Arial" w:hAnsi="Arial" w:cs="Arial"/>
          <w:i/>
          <w:iCs/>
        </w:rPr>
        <w:t>To Be Attached Hereto</w:t>
      </w:r>
      <w:r w:rsidRPr="00522294">
        <w:rPr>
          <w:rFonts w:ascii="Arial" w:hAnsi="Arial" w:cs="Arial"/>
        </w:rPr>
        <w:t>]</w:t>
      </w:r>
    </w:p>
    <w:p w14:paraId="7782F172" w14:textId="77777777" w:rsidR="00536941" w:rsidRPr="00A72300" w:rsidRDefault="00536941" w:rsidP="00536941">
      <w:pPr>
        <w:spacing w:line="240" w:lineRule="auto"/>
        <w:rPr>
          <w:rFonts w:ascii="Arial" w:hAnsi="Arial" w:cs="Arial"/>
          <w:b/>
          <w:bCs/>
          <w:caps/>
          <w:sz w:val="26"/>
          <w:szCs w:val="26"/>
        </w:rPr>
      </w:pPr>
      <w:r w:rsidRPr="00A72300">
        <w:rPr>
          <w:rFonts w:ascii="Arial" w:hAnsi="Arial" w:cs="Arial"/>
          <w:b/>
          <w:bCs/>
          <w:caps/>
          <w:sz w:val="26"/>
          <w:szCs w:val="26"/>
        </w:rPr>
        <w:br w:type="page"/>
      </w:r>
    </w:p>
    <w:p w14:paraId="75759128" w14:textId="77777777" w:rsidR="00536941" w:rsidRPr="00897A21" w:rsidRDefault="00536941" w:rsidP="00536941">
      <w:pPr>
        <w:pBdr>
          <w:bottom w:val="single" w:sz="4" w:space="1" w:color="auto"/>
        </w:pBdr>
        <w:spacing w:line="240" w:lineRule="auto"/>
        <w:jc w:val="center"/>
        <w:rPr>
          <w:rFonts w:ascii="Arial" w:hAnsi="Arial" w:cs="Arial"/>
          <w:b/>
          <w:smallCaps/>
          <w:sz w:val="26"/>
          <w:szCs w:val="26"/>
          <w:lang w:val="en-GB"/>
        </w:rPr>
      </w:pPr>
      <w:r w:rsidRPr="00897A21">
        <w:rPr>
          <w:rFonts w:ascii="Arial" w:hAnsi="Arial" w:cs="Arial"/>
          <w:b/>
          <w:smallCaps/>
          <w:sz w:val="26"/>
          <w:lang w:val="en-GB"/>
        </w:rPr>
        <w:lastRenderedPageBreak/>
        <w:t xml:space="preserve">Schedule O – </w:t>
      </w:r>
      <w:r w:rsidRPr="00897A21">
        <w:rPr>
          <w:rFonts w:ascii="Arial" w:hAnsi="Arial" w:cs="Arial"/>
          <w:b/>
          <w:i/>
          <w:smallCaps/>
          <w:sz w:val="26"/>
          <w:szCs w:val="26"/>
        </w:rPr>
        <w:t>Form Of Vesting Certificate</w:t>
      </w:r>
    </w:p>
    <w:p w14:paraId="3A4E975B" w14:textId="77777777" w:rsidR="00536941" w:rsidRDefault="00536941" w:rsidP="00536941">
      <w:pPr>
        <w:spacing w:line="240" w:lineRule="auto"/>
        <w:rPr>
          <w:rFonts w:ascii="Arial" w:hAnsi="Arial" w:cs="Arial"/>
          <w:b/>
          <w:bCs/>
          <w:caps/>
          <w:sz w:val="26"/>
          <w:szCs w:val="26"/>
        </w:rPr>
      </w:pPr>
    </w:p>
    <w:p w14:paraId="74114038" w14:textId="77777777" w:rsidR="00536941" w:rsidRPr="00522294" w:rsidRDefault="00536941" w:rsidP="00536941">
      <w:pPr>
        <w:spacing w:line="240" w:lineRule="auto"/>
        <w:jc w:val="center"/>
        <w:rPr>
          <w:rFonts w:ascii="Arial" w:hAnsi="Arial" w:cs="Arial"/>
        </w:rPr>
      </w:pPr>
      <w:r w:rsidRPr="00522294">
        <w:rPr>
          <w:rFonts w:ascii="Arial" w:hAnsi="Arial" w:cs="Arial"/>
        </w:rPr>
        <w:t>[</w:t>
      </w:r>
      <w:r w:rsidRPr="00522294">
        <w:rPr>
          <w:rFonts w:ascii="Arial" w:hAnsi="Arial" w:cs="Arial"/>
          <w:i/>
          <w:iCs/>
        </w:rPr>
        <w:t>To Be Attached Hereto</w:t>
      </w:r>
      <w:r w:rsidRPr="00522294">
        <w:rPr>
          <w:rFonts w:ascii="Arial" w:hAnsi="Arial" w:cs="Arial"/>
        </w:rPr>
        <w:t>]</w:t>
      </w:r>
    </w:p>
    <w:p w14:paraId="54D98D18" w14:textId="77777777" w:rsidR="00536941" w:rsidRDefault="00536941" w:rsidP="00536941">
      <w:pPr>
        <w:spacing w:after="160" w:line="259" w:lineRule="auto"/>
        <w:rPr>
          <w:rFonts w:ascii="Arial" w:hAnsi="Arial" w:cs="Arial"/>
          <w:b/>
          <w:bCs/>
          <w:caps/>
          <w:sz w:val="26"/>
          <w:szCs w:val="26"/>
        </w:rPr>
      </w:pPr>
      <w:r>
        <w:rPr>
          <w:rFonts w:ascii="Arial" w:hAnsi="Arial" w:cs="Arial"/>
          <w:b/>
          <w:bCs/>
          <w:caps/>
          <w:sz w:val="26"/>
          <w:szCs w:val="26"/>
        </w:rPr>
        <w:br w:type="page"/>
      </w:r>
    </w:p>
    <w:p w14:paraId="3906A929" w14:textId="77777777" w:rsidR="00536941" w:rsidRPr="00897A21" w:rsidRDefault="00536941" w:rsidP="00536941">
      <w:pPr>
        <w:pBdr>
          <w:bottom w:val="single" w:sz="4" w:space="1" w:color="auto"/>
        </w:pBdr>
        <w:spacing w:line="240" w:lineRule="auto"/>
        <w:jc w:val="center"/>
        <w:rPr>
          <w:rFonts w:ascii="Arial" w:hAnsi="Arial" w:cs="Arial"/>
          <w:b/>
          <w:smallCaps/>
          <w:sz w:val="26"/>
          <w:lang w:val="en-GB"/>
        </w:rPr>
      </w:pPr>
      <w:r w:rsidRPr="00897A21">
        <w:rPr>
          <w:rFonts w:ascii="Arial" w:hAnsi="Arial" w:cs="Arial"/>
          <w:b/>
          <w:smallCaps/>
          <w:sz w:val="26"/>
          <w:lang w:val="en-GB"/>
        </w:rPr>
        <w:lastRenderedPageBreak/>
        <w:t xml:space="preserve">Schedule P – </w:t>
      </w:r>
      <w:r w:rsidRPr="00A72300">
        <w:rPr>
          <w:rFonts w:ascii="Arial" w:hAnsi="Arial" w:cs="Arial"/>
          <w:b/>
          <w:bCs/>
          <w:smallCaps/>
          <w:sz w:val="26"/>
          <w:szCs w:val="26"/>
        </w:rPr>
        <w:t>Equity Matters</w:t>
      </w:r>
    </w:p>
    <w:p w14:paraId="4F9462C2" w14:textId="77777777" w:rsidR="00536941" w:rsidRDefault="00536941" w:rsidP="00536941">
      <w:pPr>
        <w:spacing w:line="240" w:lineRule="auto"/>
        <w:jc w:val="both"/>
        <w:rPr>
          <w:rFonts w:ascii="Arial" w:eastAsia="Arial" w:hAnsi="Arial" w:cs="Arial"/>
          <w:sz w:val="20"/>
          <w:szCs w:val="20"/>
        </w:rPr>
      </w:pPr>
    </w:p>
    <w:p w14:paraId="0A9D96A7"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Schedule </w:t>
      </w:r>
      <w:r w:rsidRPr="00A72300">
        <w:rPr>
          <w:rFonts w:ascii="Arial" w:hAnsi="Arial" w:cs="Arial"/>
        </w:rPr>
        <w:t>P</w:t>
      </w:r>
      <w:r w:rsidRPr="00A72300">
        <w:rPr>
          <w:rFonts w:ascii="Arial" w:eastAsia="Arial" w:hAnsi="Arial" w:cs="Arial"/>
        </w:rPr>
        <w:t xml:space="preserve"> governs the equity structure of the Concessionaire SPV. This Schedule shall be customised based on the chosen equity architecture, as set out in the table below.</w:t>
      </w:r>
    </w:p>
    <w:p w14:paraId="5AA946E7" w14:textId="77777777" w:rsidR="00536941" w:rsidRDefault="00536941" w:rsidP="00536941">
      <w:pPr>
        <w:spacing w:line="240" w:lineRule="auto"/>
        <w:rPr>
          <w:rFonts w:ascii="Arial" w:eastAsia="Arial" w:hAnsi="Arial" w:cs="Arial"/>
          <w:b/>
          <w:bCs/>
          <w:smallCaps/>
          <w:sz w:val="20"/>
          <w:szCs w:val="20"/>
        </w:rPr>
      </w:pPr>
    </w:p>
    <w:p w14:paraId="2B11FBA3" w14:textId="77777777" w:rsidR="00536941" w:rsidRPr="00A72300" w:rsidRDefault="00536941" w:rsidP="00536941">
      <w:pPr>
        <w:pBdr>
          <w:bottom w:val="single" w:sz="4" w:space="1" w:color="auto"/>
        </w:pBdr>
        <w:spacing w:line="240" w:lineRule="auto"/>
        <w:rPr>
          <w:rFonts w:ascii="Arial" w:eastAsia="Arial" w:hAnsi="Arial" w:cs="Arial"/>
          <w:b/>
          <w:bCs/>
          <w:smallCaps/>
          <w:sz w:val="24"/>
          <w:szCs w:val="24"/>
        </w:rPr>
      </w:pPr>
      <w:r w:rsidRPr="00A72300">
        <w:rPr>
          <w:rFonts w:ascii="Arial" w:eastAsia="Arial" w:hAnsi="Arial" w:cs="Arial"/>
          <w:b/>
          <w:bCs/>
          <w:smallCaps/>
          <w:sz w:val="24"/>
          <w:szCs w:val="24"/>
        </w:rPr>
        <w:t>Part A — Equity Architecture Options</w:t>
      </w:r>
    </w:p>
    <w:p w14:paraId="6BEF6F62" w14:textId="77777777" w:rsidR="00536941" w:rsidRPr="00A72300" w:rsidRDefault="00536941" w:rsidP="00536941">
      <w:pPr>
        <w:spacing w:line="240" w:lineRule="auto"/>
        <w:rPr>
          <w:rFonts w:ascii="Arial" w:hAnsi="Arial" w:cs="Arial"/>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835"/>
        <w:gridCol w:w="3827"/>
      </w:tblGrid>
      <w:tr w:rsidR="00536941" w:rsidRPr="00F5456C" w14:paraId="506EDC2D" w14:textId="77777777" w:rsidTr="007B0472">
        <w:tc>
          <w:tcPr>
            <w:tcW w:w="183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B90F444" w14:textId="77777777" w:rsidR="00536941" w:rsidRPr="00A72300" w:rsidRDefault="00536941" w:rsidP="007B0472">
            <w:pPr>
              <w:spacing w:line="240" w:lineRule="auto"/>
              <w:jc w:val="both"/>
              <w:rPr>
                <w:rFonts w:ascii="Arial" w:hAnsi="Arial" w:cs="Arial"/>
              </w:rPr>
            </w:pPr>
            <w:r w:rsidRPr="00A72300">
              <w:rPr>
                <w:rFonts w:ascii="Arial" w:eastAsia="Arial" w:hAnsi="Arial" w:cs="Arial"/>
                <w:b/>
                <w:bCs/>
              </w:rPr>
              <w:t>Architecture</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F7C3AC" w14:textId="77777777" w:rsidR="00536941" w:rsidRPr="00A72300" w:rsidRDefault="00536941" w:rsidP="007B0472">
            <w:pPr>
              <w:spacing w:line="240" w:lineRule="auto"/>
              <w:jc w:val="both"/>
              <w:rPr>
                <w:rFonts w:ascii="Arial" w:hAnsi="Arial" w:cs="Arial"/>
              </w:rPr>
            </w:pPr>
            <w:r w:rsidRPr="00A72300">
              <w:rPr>
                <w:rFonts w:ascii="Arial" w:eastAsia="Arial" w:hAnsi="Arial" w:cs="Arial"/>
                <w:b/>
                <w:bCs/>
              </w:rPr>
              <w:t>Description</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61A77B2" w14:textId="77777777" w:rsidR="00536941" w:rsidRPr="00A72300" w:rsidRDefault="00536941" w:rsidP="007B0472">
            <w:pPr>
              <w:spacing w:line="240" w:lineRule="auto"/>
              <w:jc w:val="both"/>
              <w:rPr>
                <w:rFonts w:ascii="Arial" w:hAnsi="Arial" w:cs="Arial"/>
              </w:rPr>
            </w:pPr>
            <w:r w:rsidRPr="00A72300">
              <w:rPr>
                <w:rFonts w:ascii="Arial" w:eastAsia="Arial" w:hAnsi="Arial" w:cs="Arial"/>
                <w:b/>
                <w:bCs/>
              </w:rPr>
              <w:t>Schedule Y Treatment</w:t>
            </w:r>
          </w:p>
        </w:tc>
      </w:tr>
      <w:tr w:rsidR="00536941" w:rsidRPr="00F5456C" w14:paraId="1AE6AF61" w14:textId="77777777" w:rsidTr="007B0472">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1957F" w14:textId="77777777" w:rsidR="00536941" w:rsidRPr="00A72300" w:rsidRDefault="00536941" w:rsidP="007B0472">
            <w:pPr>
              <w:spacing w:line="240" w:lineRule="auto"/>
              <w:jc w:val="both"/>
              <w:rPr>
                <w:rFonts w:ascii="Arial" w:hAnsi="Arial" w:cs="Arial"/>
              </w:rPr>
            </w:pPr>
            <w:r w:rsidRPr="00A72300">
              <w:rPr>
                <w:rFonts w:ascii="Arial" w:eastAsia="Arial" w:hAnsi="Arial" w:cs="Arial"/>
              </w:rPr>
              <w:t>Option A: Class A only (Sponsor 100%)</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0F93B" w14:textId="77777777" w:rsidR="00536941" w:rsidRPr="00A72300" w:rsidRDefault="00536941" w:rsidP="007B0472">
            <w:pPr>
              <w:spacing w:line="240" w:lineRule="auto"/>
              <w:jc w:val="both"/>
              <w:rPr>
                <w:rFonts w:ascii="Arial" w:hAnsi="Arial" w:cs="Arial"/>
              </w:rPr>
            </w:pPr>
            <w:r w:rsidRPr="00A72300">
              <w:rPr>
                <w:rFonts w:ascii="Arial" w:eastAsia="Arial" w:hAnsi="Arial" w:cs="Arial"/>
              </w:rPr>
              <w:t>No Agency equity. Sponsor holds 100% Class A Shares. No Class B Shares issued.</w:t>
            </w:r>
          </w:p>
        </w:tc>
        <w:tc>
          <w:tcPr>
            <w:tcW w:w="3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F6534F" w14:textId="77777777" w:rsidR="00536941" w:rsidRPr="00A72300" w:rsidRDefault="00536941" w:rsidP="007B0472">
            <w:pPr>
              <w:spacing w:line="240" w:lineRule="auto"/>
              <w:jc w:val="both"/>
              <w:rPr>
                <w:rFonts w:ascii="Arial" w:hAnsi="Arial" w:cs="Arial"/>
              </w:rPr>
            </w:pPr>
            <w:r w:rsidRPr="00A72300">
              <w:rPr>
                <w:rFonts w:ascii="Arial" w:eastAsia="Arial" w:hAnsi="Arial" w:cs="Arial"/>
              </w:rPr>
              <w:t>Delete all Class B Share references. Delete Equity Funding &amp; Utilization Agreement (Agency component). Delete Agency Funding Amount definition. Delete Class B Dividends mechanism.</w:t>
            </w:r>
          </w:p>
        </w:tc>
      </w:tr>
      <w:tr w:rsidR="00536941" w:rsidRPr="00F5456C" w14:paraId="3CFFDE95" w14:textId="77777777" w:rsidTr="007B0472">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2E020" w14:textId="77777777" w:rsidR="00536941" w:rsidRPr="00A72300" w:rsidRDefault="00536941" w:rsidP="007B0472">
            <w:pPr>
              <w:spacing w:line="240" w:lineRule="auto"/>
              <w:jc w:val="both"/>
              <w:rPr>
                <w:rFonts w:ascii="Arial" w:hAnsi="Arial" w:cs="Arial"/>
              </w:rPr>
            </w:pPr>
            <w:r w:rsidRPr="00A72300">
              <w:rPr>
                <w:rFonts w:ascii="Arial" w:eastAsia="Arial" w:hAnsi="Arial" w:cs="Arial"/>
              </w:rPr>
              <w:t>Option B: Class A + Class B (Baseline)</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CF4D6" w14:textId="77777777" w:rsidR="00536941" w:rsidRPr="00A72300" w:rsidRDefault="00536941" w:rsidP="007B0472">
            <w:pPr>
              <w:spacing w:line="240" w:lineRule="auto"/>
              <w:jc w:val="both"/>
              <w:rPr>
                <w:rFonts w:ascii="Arial" w:hAnsi="Arial" w:cs="Arial"/>
              </w:rPr>
            </w:pPr>
            <w:r w:rsidRPr="00A72300">
              <w:rPr>
                <w:rFonts w:ascii="Arial" w:eastAsia="Arial" w:hAnsi="Arial" w:cs="Arial"/>
              </w:rPr>
              <w:t>Sponsor holds Class A (voting, participating). Agency holds Class B (non-voting, non-participating). Agency injects Viability Gap Funding as Class B equity.</w:t>
            </w:r>
          </w:p>
        </w:tc>
        <w:tc>
          <w:tcPr>
            <w:tcW w:w="3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9549C" w14:textId="77777777" w:rsidR="00536941" w:rsidRPr="00A72300" w:rsidRDefault="00536941" w:rsidP="007B0472">
            <w:pPr>
              <w:spacing w:line="240" w:lineRule="auto"/>
              <w:jc w:val="both"/>
              <w:rPr>
                <w:rFonts w:ascii="Arial" w:hAnsi="Arial" w:cs="Arial"/>
              </w:rPr>
            </w:pPr>
            <w:r w:rsidRPr="00A72300">
              <w:rPr>
                <w:rFonts w:ascii="Arial" w:eastAsia="Arial" w:hAnsi="Arial" w:cs="Arial"/>
              </w:rPr>
              <w:t>Use Schedule Y as drafted (baseline). Fill in Agency Funding Amount and Sponsor Base Equity Amount from Financial Model.</w:t>
            </w:r>
          </w:p>
        </w:tc>
      </w:tr>
      <w:tr w:rsidR="00536941" w:rsidRPr="00F5456C" w14:paraId="40C22E02" w14:textId="77777777" w:rsidTr="007B0472">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0ACD86" w14:textId="77777777" w:rsidR="00536941" w:rsidRPr="00A72300" w:rsidRDefault="00536941" w:rsidP="007B0472">
            <w:pPr>
              <w:spacing w:line="240" w:lineRule="auto"/>
              <w:jc w:val="both"/>
              <w:rPr>
                <w:rFonts w:ascii="Arial" w:hAnsi="Arial" w:cs="Arial"/>
              </w:rPr>
            </w:pPr>
            <w:r w:rsidRPr="00A72300">
              <w:rPr>
                <w:rFonts w:ascii="Arial" w:eastAsia="Arial" w:hAnsi="Arial" w:cs="Arial"/>
              </w:rPr>
              <w:t>Option C: Class A + Class E (no Agency equity, but Agency gets nominal share)</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B6DE4" w14:textId="77777777" w:rsidR="00536941" w:rsidRPr="00A72300" w:rsidRDefault="00536941" w:rsidP="007B0472">
            <w:pPr>
              <w:spacing w:line="240" w:lineRule="auto"/>
              <w:jc w:val="both"/>
              <w:rPr>
                <w:rFonts w:ascii="Arial" w:hAnsi="Arial" w:cs="Arial"/>
              </w:rPr>
            </w:pPr>
            <w:r w:rsidRPr="00A72300">
              <w:rPr>
                <w:rFonts w:ascii="Arial" w:eastAsia="Arial" w:hAnsi="Arial" w:cs="Arial"/>
              </w:rPr>
              <w:t>Sponsor holds Class A (economic rights). Agency holds one Class E (golden) share with step-in/veto rights but no economic participation.</w:t>
            </w:r>
          </w:p>
        </w:tc>
        <w:tc>
          <w:tcPr>
            <w:tcW w:w="3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37FFF" w14:textId="77777777" w:rsidR="00536941" w:rsidRPr="00A72300" w:rsidRDefault="00536941" w:rsidP="007B0472">
            <w:pPr>
              <w:spacing w:line="240" w:lineRule="auto"/>
              <w:jc w:val="both"/>
              <w:rPr>
                <w:rFonts w:ascii="Arial" w:hAnsi="Arial" w:cs="Arial"/>
              </w:rPr>
            </w:pPr>
            <w:r w:rsidRPr="00A72300">
              <w:rPr>
                <w:rFonts w:ascii="Arial" w:eastAsia="Arial" w:hAnsi="Arial" w:cs="Arial"/>
              </w:rPr>
              <w:t>Replace "</w:t>
            </w:r>
            <w:r w:rsidRPr="009A3DE8">
              <w:rPr>
                <w:rFonts w:ascii="Arial" w:eastAsia="Arial" w:hAnsi="Arial" w:cs="Arial"/>
                <w:i/>
                <w:iCs/>
              </w:rPr>
              <w:t>Class B Shares</w:t>
            </w:r>
            <w:r w:rsidRPr="00A72300">
              <w:rPr>
                <w:rFonts w:ascii="Arial" w:eastAsia="Arial" w:hAnsi="Arial" w:cs="Arial"/>
              </w:rPr>
              <w:t>" with "</w:t>
            </w:r>
            <w:r w:rsidRPr="009A3DE8">
              <w:rPr>
                <w:rFonts w:ascii="Arial" w:eastAsia="Arial" w:hAnsi="Arial" w:cs="Arial"/>
                <w:i/>
                <w:iCs/>
              </w:rPr>
              <w:t>Class E Shares</w:t>
            </w:r>
            <w:r w:rsidRPr="00A72300">
              <w:rPr>
                <w:rFonts w:ascii="Arial" w:eastAsia="Arial" w:hAnsi="Arial" w:cs="Arial"/>
              </w:rPr>
              <w:t>" throughout. Remove non-voting/non-participating characterisation. Remove dividend mechanism. Add step-in/information rights for Class E holder.</w:t>
            </w:r>
          </w:p>
        </w:tc>
      </w:tr>
    </w:tbl>
    <w:p w14:paraId="746BCA6E" w14:textId="77777777" w:rsidR="00536941" w:rsidRPr="00A72300" w:rsidRDefault="00536941" w:rsidP="00536941">
      <w:pPr>
        <w:spacing w:line="240" w:lineRule="auto"/>
        <w:rPr>
          <w:rFonts w:ascii="Arial" w:hAnsi="Arial" w:cs="Arial"/>
        </w:rPr>
      </w:pPr>
    </w:p>
    <w:p w14:paraId="6641D7A4" w14:textId="77777777" w:rsidR="00536941" w:rsidRPr="00A72300" w:rsidRDefault="00536941" w:rsidP="00536941">
      <w:pPr>
        <w:pBdr>
          <w:bottom w:val="single" w:sz="2" w:space="2" w:color="000000"/>
        </w:pBdr>
        <w:spacing w:line="240" w:lineRule="auto"/>
        <w:rPr>
          <w:rFonts w:ascii="Arial" w:hAnsi="Arial" w:cs="Arial"/>
          <w:sz w:val="24"/>
          <w:szCs w:val="24"/>
        </w:rPr>
      </w:pPr>
      <w:r w:rsidRPr="00A72300">
        <w:rPr>
          <w:rFonts w:ascii="Arial" w:eastAsia="Arial" w:hAnsi="Arial" w:cs="Arial"/>
          <w:b/>
          <w:bCs/>
          <w:smallCaps/>
          <w:sz w:val="24"/>
          <w:szCs w:val="24"/>
        </w:rPr>
        <w:t>Part B — Definitions (Baseline — Option B)</w:t>
      </w:r>
    </w:p>
    <w:p w14:paraId="06FAAE2F" w14:textId="77777777" w:rsidR="00536941" w:rsidRDefault="00536941" w:rsidP="00536941">
      <w:pPr>
        <w:spacing w:line="240" w:lineRule="auto"/>
        <w:jc w:val="both"/>
        <w:rPr>
          <w:rFonts w:ascii="Arial" w:eastAsia="Arial" w:hAnsi="Arial" w:cs="Arial"/>
          <w:b/>
          <w:bCs/>
        </w:rPr>
      </w:pPr>
    </w:p>
    <w:p w14:paraId="59F9015D"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Class A Share(s) </w:t>
      </w:r>
      <w:r w:rsidRPr="00A72300">
        <w:rPr>
          <w:rFonts w:ascii="Arial" w:eastAsia="Arial" w:hAnsi="Arial" w:cs="Arial"/>
        </w:rPr>
        <w:t>means share capital held by the shareholders of the Concessionaire (excluding the Agency), from time to time, in accordance with the Equity Funding &amp; Utilization Agreement and this Agreement;</w:t>
      </w:r>
    </w:p>
    <w:p w14:paraId="40B620C8" w14:textId="77777777" w:rsidR="00536941" w:rsidRDefault="00536941" w:rsidP="00536941">
      <w:pPr>
        <w:spacing w:line="240" w:lineRule="auto"/>
        <w:jc w:val="both"/>
        <w:rPr>
          <w:rFonts w:ascii="Arial" w:eastAsia="Arial" w:hAnsi="Arial" w:cs="Arial"/>
          <w:b/>
          <w:bCs/>
        </w:rPr>
      </w:pPr>
    </w:p>
    <w:p w14:paraId="261463E3"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Class A Shares Invested Equity </w:t>
      </w:r>
      <w:r w:rsidRPr="00A72300">
        <w:rPr>
          <w:rFonts w:ascii="Arial" w:eastAsia="Arial" w:hAnsi="Arial" w:cs="Arial"/>
        </w:rPr>
        <w:t>means the aggregate of funds invested (as Equity) by the Sponsors and shareholders of Class A Shares for funding of the Sponsor Base Equity Amount in accordance with the Equity Funding &amp; Utilization Agreement;</w:t>
      </w:r>
    </w:p>
    <w:p w14:paraId="7748BD06" w14:textId="77777777" w:rsidR="00536941" w:rsidRDefault="00536941" w:rsidP="00536941">
      <w:pPr>
        <w:spacing w:line="240" w:lineRule="auto"/>
        <w:jc w:val="both"/>
        <w:rPr>
          <w:rFonts w:ascii="Arial" w:eastAsia="Arial" w:hAnsi="Arial" w:cs="Arial"/>
          <w:b/>
          <w:bCs/>
        </w:rPr>
      </w:pPr>
    </w:p>
    <w:p w14:paraId="3C888CE9"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Class B Dividends </w:t>
      </w:r>
      <w:r w:rsidRPr="00A72300">
        <w:rPr>
          <w:rFonts w:ascii="Arial" w:eastAsia="Arial" w:hAnsi="Arial" w:cs="Arial"/>
        </w:rPr>
        <w:t xml:space="preserve">means shall have the meaning ascribed thereto in </w:t>
      </w:r>
      <w:r w:rsidRPr="00D75B16">
        <w:rPr>
          <w:rFonts w:ascii="Arial" w:eastAsia="Arial" w:hAnsi="Arial" w:cs="Arial"/>
        </w:rPr>
        <w:t>Clause 3 of the Schedule P</w:t>
      </w:r>
      <w:r w:rsidRPr="00A72300">
        <w:rPr>
          <w:rFonts w:ascii="Arial" w:eastAsia="Arial" w:hAnsi="Arial" w:cs="Arial"/>
        </w:rPr>
        <w:t>;</w:t>
      </w:r>
    </w:p>
    <w:p w14:paraId="5D9298B1" w14:textId="77777777" w:rsidR="00536941" w:rsidRDefault="00536941" w:rsidP="00536941">
      <w:pPr>
        <w:spacing w:line="240" w:lineRule="auto"/>
        <w:jc w:val="both"/>
        <w:rPr>
          <w:rFonts w:ascii="Arial" w:eastAsia="Arial" w:hAnsi="Arial" w:cs="Arial"/>
          <w:b/>
          <w:bCs/>
        </w:rPr>
      </w:pPr>
    </w:p>
    <w:p w14:paraId="5BF8942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lastRenderedPageBreak/>
        <w:t xml:space="preserve">Class B Share(s) </w:t>
      </w:r>
      <w:r w:rsidRPr="00A72300">
        <w:rPr>
          <w:rFonts w:ascii="Arial" w:eastAsia="Arial" w:hAnsi="Arial" w:cs="Arial"/>
        </w:rPr>
        <w:t>means the non-voting and non-participating share capital held by the Agency (in case the Agency Funding Amount (or any part thereof) is funded, from time to time, as equity pursuant to the Equity Funding &amp; Utilization Agreement) and this Agreement;</w:t>
      </w:r>
    </w:p>
    <w:p w14:paraId="6A59159A" w14:textId="77777777" w:rsidR="00536941" w:rsidRDefault="00536941" w:rsidP="00536941">
      <w:pPr>
        <w:spacing w:line="240" w:lineRule="auto"/>
        <w:jc w:val="both"/>
        <w:rPr>
          <w:rFonts w:ascii="Arial" w:eastAsia="Arial" w:hAnsi="Arial" w:cs="Arial"/>
          <w:b/>
          <w:bCs/>
        </w:rPr>
      </w:pPr>
    </w:p>
    <w:p w14:paraId="769EA8EE"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Equity </w:t>
      </w:r>
      <w:r w:rsidRPr="00A72300">
        <w:rPr>
          <w:rFonts w:ascii="Arial" w:eastAsia="Arial" w:hAnsi="Arial" w:cs="Arial"/>
        </w:rPr>
        <w:t>means the share capital of the Concessionaire, represented in PKR for meeting the equity component of the Total Project Cost, consisting of [two classes of shares i.e. Class A Shares and Class B Shares], as set out in the Equity Funding &amp; Utilization Agreement;</w:t>
      </w:r>
      <w:r w:rsidRPr="00A72300">
        <w:rPr>
          <w:rStyle w:val="FootnoteReference"/>
          <w:rFonts w:ascii="Arial" w:hAnsi="Arial" w:cs="Arial"/>
        </w:rPr>
        <w:footnoteReference w:id="103"/>
      </w:r>
    </w:p>
    <w:p w14:paraId="3FC3B98F" w14:textId="77777777" w:rsidR="00536941" w:rsidRDefault="00536941" w:rsidP="00536941">
      <w:pPr>
        <w:spacing w:line="240" w:lineRule="auto"/>
        <w:jc w:val="both"/>
        <w:rPr>
          <w:rFonts w:ascii="Arial" w:eastAsia="Arial" w:hAnsi="Arial" w:cs="Arial"/>
          <w:b/>
          <w:bCs/>
        </w:rPr>
      </w:pPr>
    </w:p>
    <w:p w14:paraId="52B2699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Equity Funding &amp; Utilization Agreement </w:t>
      </w:r>
      <w:r w:rsidRPr="00A72300">
        <w:rPr>
          <w:rFonts w:ascii="Arial" w:eastAsia="Arial" w:hAnsi="Arial" w:cs="Arial"/>
        </w:rPr>
        <w:t>means the agreement (in the form agreed between the Parties and the Sponsors) to be entered into by and between, inter alia, the Agency, the Sponsor and the Concessionaire, at any time prior to the Scheduled Commencement Date, for the purposes of, inter alia, the Agency's and the Sponsor(s)' contribution towards the Equity (with respect to Class B Shares) and Equity (with respect to Class A Shares), respectively, and the utilization of the same, in each case, in accordance with the terms thereof;</w:t>
      </w:r>
    </w:p>
    <w:p w14:paraId="218A442A" w14:textId="77777777" w:rsidR="00536941" w:rsidRDefault="00536941" w:rsidP="00536941">
      <w:pPr>
        <w:spacing w:line="240" w:lineRule="auto"/>
        <w:jc w:val="both"/>
        <w:rPr>
          <w:rFonts w:ascii="Arial" w:eastAsia="Arial" w:hAnsi="Arial" w:cs="Arial"/>
          <w:b/>
          <w:bCs/>
        </w:rPr>
      </w:pPr>
    </w:p>
    <w:p w14:paraId="5065C577"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Agency Funding Amount </w:t>
      </w:r>
      <w:r w:rsidRPr="00A72300">
        <w:rPr>
          <w:rFonts w:ascii="Arial" w:eastAsia="Arial" w:hAnsi="Arial" w:cs="Arial"/>
        </w:rPr>
        <w:t>means an amount not exceeding PKR [●]/- (Pakistani Rupees [●] only), as requested by the Concessionaire from the Agency, in its Bid, as set out in the Financial Model and to be funded through the Equity Funding &amp; Utilization Agreement;</w:t>
      </w:r>
      <w:r w:rsidRPr="00A72300">
        <w:rPr>
          <w:rStyle w:val="FootnoteReference"/>
          <w:rFonts w:ascii="Arial" w:hAnsi="Arial" w:cs="Arial"/>
        </w:rPr>
        <w:footnoteReference w:id="104"/>
      </w:r>
    </w:p>
    <w:p w14:paraId="6B5547A3" w14:textId="77777777" w:rsidR="00536941" w:rsidRDefault="00536941" w:rsidP="00536941">
      <w:pPr>
        <w:spacing w:line="240" w:lineRule="auto"/>
        <w:jc w:val="both"/>
        <w:rPr>
          <w:rFonts w:ascii="Arial" w:eastAsia="Arial" w:hAnsi="Arial" w:cs="Arial"/>
          <w:b/>
          <w:bCs/>
        </w:rPr>
      </w:pPr>
    </w:p>
    <w:p w14:paraId="41AA1726"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Sponsor Base Equity Amount </w:t>
      </w:r>
      <w:r w:rsidRPr="00A72300">
        <w:rPr>
          <w:rFonts w:ascii="Arial" w:eastAsia="Arial" w:hAnsi="Arial" w:cs="Arial"/>
        </w:rPr>
        <w:t>means the amount set out in the Financial Model;</w:t>
      </w:r>
      <w:r w:rsidRPr="00A72300">
        <w:rPr>
          <w:rStyle w:val="FootnoteReference"/>
          <w:rFonts w:ascii="Arial" w:hAnsi="Arial" w:cs="Arial"/>
        </w:rPr>
        <w:footnoteReference w:id="105"/>
      </w:r>
    </w:p>
    <w:p w14:paraId="3546EC0A"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7CDA104C" w14:textId="77777777" w:rsidR="00536941" w:rsidRPr="00A72300" w:rsidRDefault="00536941" w:rsidP="00536941">
      <w:pPr>
        <w:pBdr>
          <w:bottom w:val="single" w:sz="2" w:space="2" w:color="000000"/>
        </w:pBdr>
        <w:spacing w:line="240" w:lineRule="auto"/>
        <w:jc w:val="both"/>
        <w:rPr>
          <w:rFonts w:ascii="Arial" w:hAnsi="Arial" w:cs="Arial"/>
          <w:sz w:val="24"/>
          <w:szCs w:val="24"/>
        </w:rPr>
      </w:pPr>
      <w:r w:rsidRPr="00A72300">
        <w:rPr>
          <w:rFonts w:ascii="Arial" w:eastAsia="Arial" w:hAnsi="Arial" w:cs="Arial"/>
          <w:b/>
          <w:bCs/>
          <w:smallCaps/>
          <w:sz w:val="24"/>
          <w:szCs w:val="24"/>
        </w:rPr>
        <w:t>Part C — Operative Provisions</w:t>
      </w:r>
    </w:p>
    <w:p w14:paraId="54B03D8D" w14:textId="77777777" w:rsidR="00536941" w:rsidRDefault="00536941" w:rsidP="00536941">
      <w:pPr>
        <w:spacing w:line="240" w:lineRule="auto"/>
        <w:jc w:val="both"/>
        <w:rPr>
          <w:rFonts w:ascii="Arial" w:eastAsia="Arial" w:hAnsi="Arial" w:cs="Arial"/>
          <w:b/>
          <w:bCs/>
          <w:i/>
          <w:iCs/>
        </w:rPr>
      </w:pPr>
    </w:p>
    <w:p w14:paraId="08363380" w14:textId="77777777" w:rsidR="00536941" w:rsidRPr="00A72300" w:rsidRDefault="00536941" w:rsidP="00536941">
      <w:pPr>
        <w:spacing w:line="240" w:lineRule="auto"/>
        <w:jc w:val="both"/>
        <w:rPr>
          <w:rFonts w:ascii="Arial" w:hAnsi="Arial" w:cs="Arial"/>
        </w:rPr>
      </w:pPr>
      <w:r>
        <w:rPr>
          <w:rFonts w:ascii="Arial" w:eastAsia="Arial" w:hAnsi="Arial" w:cs="Arial"/>
          <w:b/>
          <w:bCs/>
          <w:i/>
          <w:iCs/>
        </w:rPr>
        <w:t>Clause</w:t>
      </w:r>
      <w:r w:rsidRPr="00A72300">
        <w:rPr>
          <w:rFonts w:ascii="Arial" w:eastAsia="Arial" w:hAnsi="Arial" w:cs="Arial"/>
          <w:b/>
          <w:bCs/>
          <w:i/>
          <w:iCs/>
        </w:rPr>
        <w:t xml:space="preserve"> </w:t>
      </w:r>
      <w:r>
        <w:rPr>
          <w:rFonts w:ascii="Arial" w:eastAsia="Arial" w:hAnsi="Arial" w:cs="Arial"/>
          <w:b/>
          <w:bCs/>
          <w:i/>
          <w:iCs/>
        </w:rPr>
        <w:t>1 of the Schedule P</w:t>
      </w:r>
      <w:r w:rsidRPr="00A72300">
        <w:rPr>
          <w:rFonts w:ascii="Arial" w:eastAsia="Arial" w:hAnsi="Arial" w:cs="Arial"/>
          <w:b/>
          <w:bCs/>
          <w:i/>
          <w:iCs/>
        </w:rPr>
        <w:t xml:space="preserve"> — Agency Undertaking to Fund (Class B)</w:t>
      </w:r>
    </w:p>
    <w:p w14:paraId="226270D8" w14:textId="77777777" w:rsidR="00536941" w:rsidRDefault="00536941" w:rsidP="00536941">
      <w:pPr>
        <w:spacing w:line="240" w:lineRule="auto"/>
        <w:jc w:val="both"/>
        <w:rPr>
          <w:rFonts w:ascii="Arial" w:eastAsia="Arial" w:hAnsi="Arial" w:cs="Arial"/>
        </w:rPr>
      </w:pPr>
    </w:p>
    <w:p w14:paraId="358FE2EA"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The Agency hereby undertakes to fund from time to time the Agency Funding Amount in accordance with the terms of the Equity Funding &amp; Utilization Agreement.</w:t>
      </w:r>
      <w:r w:rsidRPr="00A72300">
        <w:rPr>
          <w:rStyle w:val="FootnoteReference"/>
          <w:rFonts w:ascii="Arial" w:hAnsi="Arial" w:cs="Arial"/>
        </w:rPr>
        <w:footnoteReference w:id="106"/>
      </w:r>
    </w:p>
    <w:p w14:paraId="6C00F9AE" w14:textId="77777777" w:rsidR="00536941" w:rsidRDefault="00536941" w:rsidP="00536941">
      <w:pPr>
        <w:spacing w:line="240" w:lineRule="auto"/>
        <w:jc w:val="both"/>
        <w:rPr>
          <w:rFonts w:ascii="Arial" w:eastAsia="Arial" w:hAnsi="Arial" w:cs="Arial"/>
          <w:b/>
          <w:bCs/>
          <w:i/>
          <w:iCs/>
        </w:rPr>
      </w:pPr>
    </w:p>
    <w:p w14:paraId="7C777DC5" w14:textId="77777777" w:rsidR="00536941" w:rsidRPr="00A72300" w:rsidRDefault="00536941" w:rsidP="00536941">
      <w:pPr>
        <w:spacing w:line="240" w:lineRule="auto"/>
        <w:jc w:val="both"/>
        <w:rPr>
          <w:rFonts w:ascii="Arial" w:hAnsi="Arial" w:cs="Arial"/>
        </w:rPr>
      </w:pPr>
      <w:r>
        <w:rPr>
          <w:rFonts w:ascii="Arial" w:eastAsia="Arial" w:hAnsi="Arial" w:cs="Arial"/>
          <w:b/>
          <w:bCs/>
          <w:i/>
          <w:iCs/>
        </w:rPr>
        <w:t>Clause</w:t>
      </w:r>
      <w:r w:rsidRPr="00A72300">
        <w:rPr>
          <w:rFonts w:ascii="Arial" w:eastAsia="Arial" w:hAnsi="Arial" w:cs="Arial"/>
          <w:b/>
          <w:bCs/>
          <w:i/>
          <w:iCs/>
        </w:rPr>
        <w:t xml:space="preserve"> </w:t>
      </w:r>
      <w:r>
        <w:rPr>
          <w:rFonts w:ascii="Arial" w:eastAsia="Arial" w:hAnsi="Arial" w:cs="Arial"/>
          <w:b/>
          <w:bCs/>
          <w:i/>
          <w:iCs/>
        </w:rPr>
        <w:t>2 of the Schedule P</w:t>
      </w:r>
      <w:r w:rsidRPr="00A72300">
        <w:rPr>
          <w:rFonts w:ascii="Arial" w:eastAsia="Arial" w:hAnsi="Arial" w:cs="Arial"/>
          <w:b/>
          <w:bCs/>
          <w:i/>
          <w:iCs/>
        </w:rPr>
        <w:t xml:space="preserve"> — Sponsor Undertaking to Fund (Class A)</w:t>
      </w:r>
    </w:p>
    <w:p w14:paraId="0F20EE9F" w14:textId="77777777" w:rsidR="00536941" w:rsidRDefault="00536941" w:rsidP="00536941">
      <w:pPr>
        <w:spacing w:line="240" w:lineRule="auto"/>
        <w:jc w:val="both"/>
        <w:rPr>
          <w:rFonts w:ascii="Arial" w:eastAsia="Arial" w:hAnsi="Arial" w:cs="Arial"/>
        </w:rPr>
      </w:pPr>
    </w:p>
    <w:p w14:paraId="7D6F0D92"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The Concessionaire hereby undertakes to procure funding by the Sponsor from time to time of the Sponsor Base Equity Amount through subscription in cash in Pakistani Rupees for Class A Shares in accordance with the Equity Funding &amp; Utilization Agreement.</w:t>
      </w:r>
    </w:p>
    <w:p w14:paraId="286882A4" w14:textId="77777777" w:rsidR="00536941" w:rsidRDefault="00536941" w:rsidP="00536941">
      <w:pPr>
        <w:spacing w:line="240" w:lineRule="auto"/>
        <w:jc w:val="both"/>
        <w:rPr>
          <w:rFonts w:ascii="Arial" w:eastAsia="Arial" w:hAnsi="Arial" w:cs="Arial"/>
          <w:b/>
          <w:bCs/>
          <w:i/>
          <w:iCs/>
        </w:rPr>
      </w:pPr>
    </w:p>
    <w:p w14:paraId="4C6896EF" w14:textId="77777777" w:rsidR="00536941" w:rsidRPr="00A72300" w:rsidRDefault="00536941" w:rsidP="00536941">
      <w:pPr>
        <w:spacing w:line="240" w:lineRule="auto"/>
        <w:jc w:val="both"/>
        <w:rPr>
          <w:rFonts w:ascii="Arial" w:hAnsi="Arial" w:cs="Arial"/>
        </w:rPr>
      </w:pPr>
      <w:r>
        <w:rPr>
          <w:rFonts w:ascii="Arial" w:eastAsia="Arial" w:hAnsi="Arial" w:cs="Arial"/>
          <w:b/>
          <w:bCs/>
          <w:i/>
          <w:iCs/>
        </w:rPr>
        <w:lastRenderedPageBreak/>
        <w:t>Clause</w:t>
      </w:r>
      <w:r w:rsidRPr="00A72300">
        <w:rPr>
          <w:rFonts w:ascii="Arial" w:eastAsia="Arial" w:hAnsi="Arial" w:cs="Arial"/>
          <w:b/>
          <w:bCs/>
          <w:i/>
          <w:iCs/>
        </w:rPr>
        <w:t xml:space="preserve"> </w:t>
      </w:r>
      <w:r>
        <w:rPr>
          <w:rFonts w:ascii="Arial" w:eastAsia="Arial" w:hAnsi="Arial" w:cs="Arial"/>
          <w:b/>
          <w:bCs/>
          <w:i/>
          <w:iCs/>
        </w:rPr>
        <w:t>3 of the Schedule P</w:t>
      </w:r>
      <w:r w:rsidRPr="00A72300">
        <w:rPr>
          <w:rFonts w:ascii="Arial" w:eastAsia="Arial" w:hAnsi="Arial" w:cs="Arial"/>
          <w:b/>
          <w:bCs/>
          <w:i/>
          <w:iCs/>
        </w:rPr>
        <w:t xml:space="preserve"> — Class B Share Issuance</w:t>
      </w:r>
    </w:p>
    <w:p w14:paraId="637321FE" w14:textId="77777777" w:rsidR="00536941" w:rsidRDefault="00536941" w:rsidP="00536941">
      <w:pPr>
        <w:spacing w:line="240" w:lineRule="auto"/>
        <w:jc w:val="both"/>
        <w:rPr>
          <w:rFonts w:ascii="Arial" w:eastAsia="Arial" w:hAnsi="Arial" w:cs="Arial"/>
        </w:rPr>
      </w:pPr>
    </w:p>
    <w:p w14:paraId="52EBFEF0"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Upon funding of the Agency Funding Amount (or any part thereof) by the Agency from time to time in accordance with the Equity Funding &amp; Utilization Agreement (if applicable), the Agency shall be issued Class B Shares by the Concessionaire in accordance with the Applicable Laws in the name of </w:t>
      </w:r>
      <w:r>
        <w:rPr>
          <w:rFonts w:ascii="Arial" w:eastAsia="Arial" w:hAnsi="Arial" w:cs="Arial"/>
        </w:rPr>
        <w:t>‘</w:t>
      </w:r>
      <w:r w:rsidRPr="00A72300">
        <w:rPr>
          <w:rFonts w:ascii="Arial" w:eastAsia="Arial" w:hAnsi="Arial" w:cs="Arial"/>
          <w:i/>
          <w:iCs/>
        </w:rPr>
        <w:t>Viability Gap Fund, Government Of Sindh</w:t>
      </w:r>
      <w:r>
        <w:rPr>
          <w:rFonts w:ascii="Arial" w:eastAsia="Arial" w:hAnsi="Arial" w:cs="Arial"/>
        </w:rPr>
        <w:t>’</w:t>
      </w:r>
      <w:r w:rsidRPr="00A72300">
        <w:rPr>
          <w:rFonts w:ascii="Arial" w:eastAsia="Arial" w:hAnsi="Arial" w:cs="Arial"/>
        </w:rPr>
        <w:t>.</w:t>
      </w:r>
      <w:r w:rsidRPr="00A72300">
        <w:rPr>
          <w:rStyle w:val="FootnoteReference"/>
          <w:rFonts w:ascii="Arial" w:hAnsi="Arial" w:cs="Arial"/>
        </w:rPr>
        <w:footnoteReference w:id="107"/>
      </w:r>
    </w:p>
    <w:p w14:paraId="42A02C15" w14:textId="77777777" w:rsidR="00536941" w:rsidRDefault="00536941" w:rsidP="00536941">
      <w:pPr>
        <w:spacing w:line="240" w:lineRule="auto"/>
        <w:jc w:val="both"/>
        <w:rPr>
          <w:rFonts w:ascii="Arial" w:eastAsia="Arial" w:hAnsi="Arial" w:cs="Arial"/>
          <w:b/>
          <w:bCs/>
          <w:i/>
          <w:iCs/>
        </w:rPr>
      </w:pPr>
    </w:p>
    <w:p w14:paraId="15C7F4E1" w14:textId="77777777" w:rsidR="00536941" w:rsidRPr="00A72300" w:rsidRDefault="00536941" w:rsidP="00536941">
      <w:pPr>
        <w:spacing w:line="240" w:lineRule="auto"/>
        <w:jc w:val="both"/>
        <w:rPr>
          <w:rFonts w:ascii="Arial" w:hAnsi="Arial" w:cs="Arial"/>
        </w:rPr>
      </w:pPr>
      <w:r>
        <w:rPr>
          <w:rFonts w:ascii="Arial" w:eastAsia="Arial" w:hAnsi="Arial" w:cs="Arial"/>
          <w:b/>
          <w:bCs/>
          <w:i/>
          <w:iCs/>
        </w:rPr>
        <w:t>Clause</w:t>
      </w:r>
      <w:r w:rsidRPr="00A72300">
        <w:rPr>
          <w:rFonts w:ascii="Arial" w:eastAsia="Arial" w:hAnsi="Arial" w:cs="Arial"/>
          <w:b/>
          <w:bCs/>
          <w:i/>
          <w:iCs/>
        </w:rPr>
        <w:t xml:space="preserve"> </w:t>
      </w:r>
      <w:r>
        <w:rPr>
          <w:rFonts w:ascii="Arial" w:eastAsia="Arial" w:hAnsi="Arial" w:cs="Arial"/>
          <w:b/>
          <w:bCs/>
          <w:i/>
          <w:iCs/>
        </w:rPr>
        <w:t>4 of the Schedule P</w:t>
      </w:r>
      <w:r w:rsidRPr="00A72300">
        <w:rPr>
          <w:rFonts w:ascii="Arial" w:eastAsia="Arial" w:hAnsi="Arial" w:cs="Arial"/>
          <w:b/>
          <w:bCs/>
          <w:i/>
          <w:iCs/>
        </w:rPr>
        <w:t xml:space="preserve"> — Class B Dividends</w:t>
      </w:r>
    </w:p>
    <w:p w14:paraId="330A07A6" w14:textId="77777777" w:rsidR="00536941" w:rsidRDefault="00536941" w:rsidP="00536941">
      <w:pPr>
        <w:spacing w:line="240" w:lineRule="auto"/>
        <w:jc w:val="both"/>
        <w:rPr>
          <w:rFonts w:ascii="Arial" w:eastAsia="Arial" w:hAnsi="Arial" w:cs="Arial"/>
        </w:rPr>
      </w:pPr>
    </w:p>
    <w:p w14:paraId="22D42FB7"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Following the end of each Accounting Year, the Agency shall be entitled to dividends in respect of Class B Shares comprising: (a) the Advertising Proceeds; and (b) the Utility Proceeds that become payable to the Concessionaire during the Concession Period.</w:t>
      </w:r>
      <w:r w:rsidRPr="00A72300">
        <w:rPr>
          <w:rStyle w:val="FootnoteReference"/>
          <w:rFonts w:ascii="Arial" w:hAnsi="Arial" w:cs="Arial"/>
        </w:rPr>
        <w:footnoteReference w:id="108"/>
      </w:r>
    </w:p>
    <w:p w14:paraId="4137531A" w14:textId="77777777" w:rsidR="00536941" w:rsidRDefault="00536941" w:rsidP="00536941">
      <w:pPr>
        <w:spacing w:line="240" w:lineRule="auto"/>
        <w:jc w:val="both"/>
        <w:rPr>
          <w:rFonts w:ascii="Arial" w:eastAsia="Arial" w:hAnsi="Arial" w:cs="Arial"/>
          <w:b/>
          <w:bCs/>
          <w:i/>
          <w:iCs/>
        </w:rPr>
      </w:pPr>
    </w:p>
    <w:p w14:paraId="027BDB33" w14:textId="77777777" w:rsidR="00536941" w:rsidRPr="00A72300" w:rsidRDefault="00536941" w:rsidP="00536941">
      <w:pPr>
        <w:spacing w:line="240" w:lineRule="auto"/>
        <w:jc w:val="both"/>
        <w:rPr>
          <w:rFonts w:ascii="Arial" w:hAnsi="Arial" w:cs="Arial"/>
        </w:rPr>
      </w:pPr>
      <w:r>
        <w:rPr>
          <w:rFonts w:ascii="Arial" w:eastAsia="Arial" w:hAnsi="Arial" w:cs="Arial"/>
          <w:b/>
          <w:bCs/>
          <w:i/>
          <w:iCs/>
        </w:rPr>
        <w:t>Clause</w:t>
      </w:r>
      <w:r w:rsidRPr="00A72300">
        <w:rPr>
          <w:rFonts w:ascii="Arial" w:eastAsia="Arial" w:hAnsi="Arial" w:cs="Arial"/>
          <w:b/>
          <w:bCs/>
          <w:i/>
          <w:iCs/>
        </w:rPr>
        <w:t xml:space="preserve"> </w:t>
      </w:r>
      <w:r>
        <w:rPr>
          <w:rFonts w:ascii="Arial" w:eastAsia="Arial" w:hAnsi="Arial" w:cs="Arial"/>
          <w:b/>
          <w:bCs/>
          <w:i/>
          <w:iCs/>
        </w:rPr>
        <w:t>5 of the Schedule P</w:t>
      </w:r>
      <w:r w:rsidRPr="00A72300">
        <w:rPr>
          <w:rFonts w:ascii="Arial" w:eastAsia="Arial" w:hAnsi="Arial" w:cs="Arial"/>
          <w:b/>
          <w:bCs/>
          <w:i/>
          <w:iCs/>
        </w:rPr>
        <w:t xml:space="preserve"> — No Additional Share Classes</w:t>
      </w:r>
    </w:p>
    <w:p w14:paraId="6494E354" w14:textId="77777777" w:rsidR="00536941" w:rsidRDefault="00536941" w:rsidP="00536941">
      <w:pPr>
        <w:spacing w:line="240" w:lineRule="auto"/>
        <w:jc w:val="both"/>
        <w:rPr>
          <w:rFonts w:ascii="Arial" w:eastAsia="Arial" w:hAnsi="Arial" w:cs="Arial"/>
        </w:rPr>
      </w:pPr>
    </w:p>
    <w:p w14:paraId="3EE20960"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The Concessionaire shall not create any classes of its shares other than Class A Shares and Class B Shares without the prior approval of the Agency.</w:t>
      </w:r>
      <w:r w:rsidRPr="00A72300">
        <w:rPr>
          <w:rStyle w:val="FootnoteReference"/>
          <w:rFonts w:ascii="Arial" w:hAnsi="Arial" w:cs="Arial"/>
        </w:rPr>
        <w:footnoteReference w:id="109"/>
      </w:r>
    </w:p>
    <w:p w14:paraId="008E7C06" w14:textId="77777777" w:rsidR="00536941" w:rsidRPr="00A72300" w:rsidRDefault="00536941" w:rsidP="00536941">
      <w:pPr>
        <w:spacing w:line="240" w:lineRule="auto"/>
        <w:rPr>
          <w:rFonts w:ascii="Arial" w:hAnsi="Arial" w:cs="Arial"/>
          <w:b/>
          <w:smallCaps/>
          <w:lang w:val="en-GB"/>
        </w:rPr>
      </w:pPr>
      <w:r w:rsidRPr="00A72300">
        <w:rPr>
          <w:rFonts w:ascii="Arial" w:hAnsi="Arial" w:cs="Arial"/>
          <w:b/>
          <w:smallCaps/>
          <w:lang w:val="en-GB"/>
        </w:rPr>
        <w:br w:type="page"/>
      </w:r>
    </w:p>
    <w:p w14:paraId="7538A4FA" w14:textId="77777777" w:rsidR="00536941" w:rsidRPr="00F5456C" w:rsidRDefault="00536941" w:rsidP="00536941">
      <w:pPr>
        <w:pBdr>
          <w:bottom w:val="single" w:sz="4" w:space="1" w:color="auto"/>
        </w:pBdr>
        <w:spacing w:line="240" w:lineRule="auto"/>
        <w:jc w:val="center"/>
        <w:rPr>
          <w:rFonts w:ascii="Arial" w:hAnsi="Arial" w:cs="Arial"/>
          <w:b/>
          <w:smallCaps/>
          <w:sz w:val="26"/>
          <w:szCs w:val="26"/>
          <w:lang w:val="en-GB"/>
        </w:rPr>
      </w:pPr>
      <w:r w:rsidRPr="00F5456C">
        <w:rPr>
          <w:rFonts w:ascii="Arial" w:hAnsi="Arial" w:cs="Arial"/>
          <w:b/>
          <w:smallCaps/>
          <w:sz w:val="26"/>
          <w:szCs w:val="26"/>
          <w:lang w:val="en-GB"/>
        </w:rPr>
        <w:lastRenderedPageBreak/>
        <w:t xml:space="preserve">Schedule Q – </w:t>
      </w:r>
      <w:r w:rsidRPr="00A72300">
        <w:rPr>
          <w:rFonts w:ascii="Arial" w:hAnsi="Arial" w:cs="Arial"/>
          <w:b/>
          <w:bCs/>
          <w:smallCaps/>
          <w:sz w:val="26"/>
          <w:szCs w:val="26"/>
        </w:rPr>
        <w:t>Price Escalations</w:t>
      </w:r>
    </w:p>
    <w:p w14:paraId="191E10DF" w14:textId="77777777" w:rsidR="00536941" w:rsidRDefault="00536941" w:rsidP="00536941">
      <w:pPr>
        <w:spacing w:line="240" w:lineRule="auto"/>
        <w:jc w:val="both"/>
        <w:rPr>
          <w:rFonts w:ascii="Arial" w:eastAsia="Arial" w:hAnsi="Arial" w:cs="Arial"/>
        </w:rPr>
      </w:pPr>
    </w:p>
    <w:p w14:paraId="3179F861"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Schedule </w:t>
      </w:r>
      <w:r w:rsidRPr="00A72300">
        <w:rPr>
          <w:rFonts w:ascii="Arial" w:hAnsi="Arial" w:cs="Arial"/>
        </w:rPr>
        <w:t>Q</w:t>
      </w:r>
      <w:r w:rsidRPr="00A72300">
        <w:rPr>
          <w:rFonts w:ascii="Arial" w:eastAsia="Arial" w:hAnsi="Arial" w:cs="Arial"/>
        </w:rPr>
        <w:t xml:space="preserve"> governs price escalation for key construction inputs (Escalable Items). It operates through the Price Escalation Agreement, a separate ancillary document to be entered into by the Parties prior to the Scheduled Commencement Date.</w:t>
      </w:r>
    </w:p>
    <w:p w14:paraId="2F3A7203"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7034AF95" w14:textId="77777777" w:rsidR="00536941" w:rsidRPr="00A72300" w:rsidRDefault="00536941" w:rsidP="00536941">
      <w:pPr>
        <w:pBdr>
          <w:bottom w:val="single" w:sz="2" w:space="2" w:color="000000"/>
        </w:pBdr>
        <w:spacing w:line="240" w:lineRule="auto"/>
        <w:jc w:val="both"/>
        <w:rPr>
          <w:rFonts w:ascii="Arial" w:hAnsi="Arial" w:cs="Arial"/>
          <w:sz w:val="24"/>
          <w:szCs w:val="24"/>
        </w:rPr>
      </w:pPr>
      <w:r w:rsidRPr="00A72300">
        <w:rPr>
          <w:rFonts w:ascii="Arial" w:eastAsia="Arial" w:hAnsi="Arial" w:cs="Arial"/>
          <w:b/>
          <w:bCs/>
          <w:smallCaps/>
          <w:sz w:val="24"/>
          <w:szCs w:val="24"/>
        </w:rPr>
        <w:t>Part A — Definitions</w:t>
      </w:r>
    </w:p>
    <w:p w14:paraId="3040E6CF" w14:textId="77777777" w:rsidR="00536941" w:rsidRDefault="00536941" w:rsidP="00536941">
      <w:pPr>
        <w:spacing w:line="240" w:lineRule="auto"/>
        <w:jc w:val="both"/>
        <w:rPr>
          <w:rFonts w:ascii="Arial" w:eastAsia="Arial" w:hAnsi="Arial" w:cs="Arial"/>
          <w:b/>
          <w:bCs/>
        </w:rPr>
      </w:pPr>
    </w:p>
    <w:p w14:paraId="44E35A75"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Actual Cost </w:t>
      </w:r>
      <w:r w:rsidRPr="00A72300">
        <w:rPr>
          <w:rFonts w:ascii="Arial" w:eastAsia="Arial" w:hAnsi="Arial" w:cs="Arial"/>
        </w:rPr>
        <w:t>means the actual cost of any Escalable Item(s), at the time of procurement of the same;</w:t>
      </w:r>
    </w:p>
    <w:p w14:paraId="61120A60" w14:textId="77777777" w:rsidR="00536941" w:rsidRDefault="00536941" w:rsidP="00536941">
      <w:pPr>
        <w:spacing w:line="240" w:lineRule="auto"/>
        <w:jc w:val="both"/>
        <w:rPr>
          <w:rFonts w:ascii="Arial" w:eastAsia="Arial" w:hAnsi="Arial" w:cs="Arial"/>
          <w:b/>
          <w:bCs/>
        </w:rPr>
      </w:pPr>
    </w:p>
    <w:p w14:paraId="0C24F6D8"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Base Price </w:t>
      </w:r>
      <w:r w:rsidRPr="00A72300">
        <w:rPr>
          <w:rFonts w:ascii="Arial" w:eastAsia="Arial" w:hAnsi="Arial" w:cs="Arial"/>
        </w:rPr>
        <w:t>means the price of the Escalable Items at the rate prevailing twenty-eight (28) days prior to the Bid Submission Date, as confirmed and notified by the Independent Engineer in accordance with the Price Escalation Agreement;</w:t>
      </w:r>
    </w:p>
    <w:p w14:paraId="011E7A83" w14:textId="77777777" w:rsidR="00536941" w:rsidRDefault="00536941" w:rsidP="00536941">
      <w:pPr>
        <w:spacing w:line="240" w:lineRule="auto"/>
        <w:jc w:val="both"/>
        <w:rPr>
          <w:rFonts w:ascii="Arial" w:eastAsia="Arial" w:hAnsi="Arial" w:cs="Arial"/>
          <w:b/>
          <w:bCs/>
        </w:rPr>
      </w:pPr>
    </w:p>
    <w:p w14:paraId="094EB65B"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De-escalation Amount </w:t>
      </w:r>
      <w:r w:rsidRPr="00A72300">
        <w:rPr>
          <w:rFonts w:ascii="Arial" w:eastAsia="Arial" w:hAnsi="Arial" w:cs="Arial"/>
        </w:rPr>
        <w:t>means has the meaning given to that term in Section 10.5.2;</w:t>
      </w:r>
    </w:p>
    <w:p w14:paraId="2BB66E78"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Escalable Items </w:t>
      </w:r>
      <w:r w:rsidRPr="00A72300">
        <w:rPr>
          <w:rFonts w:ascii="Arial" w:eastAsia="Arial" w:hAnsi="Arial" w:cs="Arial"/>
        </w:rPr>
        <w:t>means:</w:t>
      </w:r>
    </w:p>
    <w:p w14:paraId="10B8B36C" w14:textId="77777777" w:rsidR="00536941" w:rsidRPr="00A72300" w:rsidRDefault="00536941" w:rsidP="00536941">
      <w:pPr>
        <w:pStyle w:val="ListParagraph"/>
        <w:spacing w:line="240" w:lineRule="auto"/>
        <w:jc w:val="both"/>
        <w:rPr>
          <w:rFonts w:ascii="Arial" w:hAnsi="Arial" w:cs="Arial"/>
        </w:rPr>
      </w:pPr>
    </w:p>
    <w:p w14:paraId="18C7EC73" w14:textId="77777777" w:rsidR="00536941" w:rsidRPr="00A72300" w:rsidRDefault="00536941" w:rsidP="00536941">
      <w:pPr>
        <w:pStyle w:val="ListParagraph"/>
        <w:numPr>
          <w:ilvl w:val="0"/>
          <w:numId w:val="296"/>
        </w:numPr>
        <w:spacing w:line="240" w:lineRule="auto"/>
        <w:ind w:hanging="720"/>
        <w:jc w:val="both"/>
        <w:rPr>
          <w:rFonts w:ascii="Arial" w:hAnsi="Arial" w:cs="Arial"/>
        </w:rPr>
      </w:pPr>
      <w:r w:rsidRPr="00A72300">
        <w:rPr>
          <w:rFonts w:ascii="Arial" w:eastAsia="Arial" w:hAnsi="Arial" w:cs="Arial"/>
        </w:rPr>
        <w:t>cement;</w:t>
      </w:r>
    </w:p>
    <w:p w14:paraId="48C6A812" w14:textId="77777777" w:rsidR="00536941" w:rsidRPr="00A72300" w:rsidRDefault="00536941" w:rsidP="00536941">
      <w:pPr>
        <w:pStyle w:val="ListParagraph"/>
        <w:spacing w:line="240" w:lineRule="auto"/>
        <w:jc w:val="both"/>
        <w:rPr>
          <w:rFonts w:ascii="Arial" w:hAnsi="Arial" w:cs="Arial"/>
        </w:rPr>
      </w:pPr>
    </w:p>
    <w:p w14:paraId="082A83C9" w14:textId="77777777" w:rsidR="00536941" w:rsidRPr="00A72300" w:rsidRDefault="00536941" w:rsidP="00536941">
      <w:pPr>
        <w:pStyle w:val="ListParagraph"/>
        <w:numPr>
          <w:ilvl w:val="0"/>
          <w:numId w:val="296"/>
        </w:numPr>
        <w:spacing w:line="240" w:lineRule="auto"/>
        <w:ind w:hanging="720"/>
        <w:jc w:val="both"/>
        <w:rPr>
          <w:rFonts w:ascii="Arial" w:hAnsi="Arial" w:cs="Arial"/>
        </w:rPr>
      </w:pPr>
      <w:r w:rsidRPr="00A72300">
        <w:rPr>
          <w:rFonts w:ascii="Arial" w:eastAsia="Arial" w:hAnsi="Arial" w:cs="Arial"/>
        </w:rPr>
        <w:t>bitumen;</w:t>
      </w:r>
    </w:p>
    <w:p w14:paraId="620E6B84" w14:textId="77777777" w:rsidR="00536941" w:rsidRPr="00A72300" w:rsidRDefault="00536941" w:rsidP="00536941">
      <w:pPr>
        <w:pStyle w:val="ListParagraph"/>
        <w:spacing w:line="240" w:lineRule="auto"/>
        <w:jc w:val="both"/>
        <w:rPr>
          <w:rFonts w:ascii="Arial" w:hAnsi="Arial" w:cs="Arial"/>
        </w:rPr>
      </w:pPr>
    </w:p>
    <w:p w14:paraId="5E3F9B51" w14:textId="77777777" w:rsidR="00536941" w:rsidRPr="00A72300" w:rsidRDefault="00536941" w:rsidP="00536941">
      <w:pPr>
        <w:pStyle w:val="ListParagraph"/>
        <w:numPr>
          <w:ilvl w:val="0"/>
          <w:numId w:val="296"/>
        </w:numPr>
        <w:spacing w:line="240" w:lineRule="auto"/>
        <w:ind w:hanging="720"/>
        <w:jc w:val="both"/>
        <w:rPr>
          <w:rFonts w:ascii="Arial" w:hAnsi="Arial" w:cs="Arial"/>
        </w:rPr>
      </w:pPr>
      <w:r w:rsidRPr="00A72300">
        <w:rPr>
          <w:rFonts w:ascii="Arial" w:eastAsia="Arial" w:hAnsi="Arial" w:cs="Arial"/>
        </w:rPr>
        <w:t>steel; and</w:t>
      </w:r>
    </w:p>
    <w:p w14:paraId="49364FA3" w14:textId="77777777" w:rsidR="00536941" w:rsidRPr="00A72300" w:rsidRDefault="00536941" w:rsidP="00536941">
      <w:pPr>
        <w:pStyle w:val="ListParagraph"/>
        <w:spacing w:line="240" w:lineRule="auto"/>
        <w:jc w:val="both"/>
        <w:rPr>
          <w:rFonts w:ascii="Arial" w:hAnsi="Arial" w:cs="Arial"/>
        </w:rPr>
      </w:pPr>
    </w:p>
    <w:p w14:paraId="4399F88E" w14:textId="77777777" w:rsidR="00536941" w:rsidRPr="00A72300" w:rsidRDefault="00536941" w:rsidP="00536941">
      <w:pPr>
        <w:pStyle w:val="ListParagraph"/>
        <w:numPr>
          <w:ilvl w:val="0"/>
          <w:numId w:val="296"/>
        </w:numPr>
        <w:spacing w:line="240" w:lineRule="auto"/>
        <w:ind w:hanging="720"/>
        <w:jc w:val="both"/>
        <w:rPr>
          <w:rFonts w:ascii="Arial" w:hAnsi="Arial" w:cs="Arial"/>
        </w:rPr>
      </w:pPr>
      <w:r w:rsidRPr="00A72300">
        <w:rPr>
          <w:rFonts w:ascii="Arial" w:eastAsia="Arial" w:hAnsi="Arial" w:cs="Arial"/>
        </w:rPr>
        <w:t>Petroleum, Oil and Lubricant (POL) for construction machinery and equipment;</w:t>
      </w:r>
      <w:r w:rsidRPr="00A72300">
        <w:rPr>
          <w:rStyle w:val="FootnoteReference"/>
          <w:rFonts w:ascii="Arial" w:hAnsi="Arial" w:cs="Arial"/>
        </w:rPr>
        <w:footnoteReference w:id="110"/>
      </w:r>
      <w:r w:rsidRPr="00A72300">
        <w:rPr>
          <w:rStyle w:val="FootnoteReference"/>
          <w:rFonts w:ascii="Arial" w:hAnsi="Arial" w:cs="Arial"/>
        </w:rPr>
        <w:footnoteReference w:id="111"/>
      </w:r>
    </w:p>
    <w:p w14:paraId="04E13F59" w14:textId="77777777" w:rsidR="00536941" w:rsidRDefault="00536941" w:rsidP="00536941">
      <w:pPr>
        <w:spacing w:line="240" w:lineRule="auto"/>
        <w:jc w:val="both"/>
        <w:rPr>
          <w:rFonts w:ascii="Arial" w:eastAsia="Arial" w:hAnsi="Arial" w:cs="Arial"/>
          <w:b/>
          <w:bCs/>
        </w:rPr>
      </w:pPr>
    </w:p>
    <w:p w14:paraId="5047F20D"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Price Escalation Agreement </w:t>
      </w:r>
      <w:r w:rsidRPr="00A72300">
        <w:rPr>
          <w:rFonts w:ascii="Arial" w:eastAsia="Arial" w:hAnsi="Arial" w:cs="Arial"/>
        </w:rPr>
        <w:t>means the agreement (in the form and substance agreed between the Parties in accordance with Applicable Laws) to be entered into by and between the Agency, the Sponsors and the Concessionaire, prior to the Scheduled Commencement Date;</w:t>
      </w:r>
    </w:p>
    <w:p w14:paraId="731DC9D1"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58D442BF" w14:textId="77777777" w:rsidR="00536941" w:rsidRPr="00A72300" w:rsidRDefault="00536941" w:rsidP="00536941">
      <w:pPr>
        <w:pBdr>
          <w:bottom w:val="single" w:sz="2" w:space="2" w:color="000000"/>
        </w:pBdr>
        <w:spacing w:line="240" w:lineRule="auto"/>
        <w:jc w:val="both"/>
        <w:rPr>
          <w:rFonts w:ascii="Arial" w:hAnsi="Arial" w:cs="Arial"/>
          <w:sz w:val="24"/>
          <w:szCs w:val="24"/>
        </w:rPr>
      </w:pPr>
      <w:r w:rsidRPr="00A72300">
        <w:rPr>
          <w:rFonts w:ascii="Arial" w:eastAsia="Arial" w:hAnsi="Arial" w:cs="Arial"/>
          <w:b/>
          <w:bCs/>
          <w:smallCaps/>
          <w:sz w:val="24"/>
          <w:szCs w:val="24"/>
        </w:rPr>
        <w:t>Part B — Operative Provisions</w:t>
      </w:r>
    </w:p>
    <w:p w14:paraId="621181E9" w14:textId="77777777" w:rsidR="00536941" w:rsidRDefault="00536941" w:rsidP="00536941">
      <w:pPr>
        <w:spacing w:line="240" w:lineRule="auto"/>
        <w:jc w:val="both"/>
        <w:rPr>
          <w:rFonts w:ascii="Arial" w:eastAsia="Arial" w:hAnsi="Arial" w:cs="Arial"/>
          <w:b/>
          <w:bCs/>
          <w:i/>
          <w:iCs/>
        </w:rPr>
      </w:pPr>
    </w:p>
    <w:p w14:paraId="54B1B065" w14:textId="77777777" w:rsidR="00536941" w:rsidRPr="00A72300" w:rsidRDefault="00536941" w:rsidP="00536941">
      <w:pPr>
        <w:spacing w:line="240" w:lineRule="auto"/>
        <w:jc w:val="both"/>
        <w:rPr>
          <w:rFonts w:ascii="Arial" w:hAnsi="Arial" w:cs="Arial"/>
        </w:rPr>
      </w:pPr>
      <w:r>
        <w:rPr>
          <w:rFonts w:ascii="Arial" w:eastAsia="Arial" w:hAnsi="Arial" w:cs="Arial"/>
          <w:b/>
          <w:bCs/>
          <w:i/>
          <w:iCs/>
        </w:rPr>
        <w:t>Clause</w:t>
      </w:r>
      <w:r w:rsidRPr="00A72300">
        <w:rPr>
          <w:rFonts w:ascii="Arial" w:eastAsia="Arial" w:hAnsi="Arial" w:cs="Arial"/>
          <w:b/>
          <w:bCs/>
          <w:i/>
          <w:iCs/>
        </w:rPr>
        <w:t xml:space="preserve"> </w:t>
      </w:r>
      <w:r>
        <w:rPr>
          <w:rFonts w:ascii="Arial" w:eastAsia="Arial" w:hAnsi="Arial" w:cs="Arial"/>
          <w:b/>
          <w:bCs/>
          <w:i/>
          <w:iCs/>
        </w:rPr>
        <w:t>1 of the Schedule Q</w:t>
      </w:r>
      <w:r w:rsidRPr="00A72300">
        <w:rPr>
          <w:rFonts w:ascii="Arial" w:eastAsia="Arial" w:hAnsi="Arial" w:cs="Arial"/>
          <w:b/>
          <w:bCs/>
          <w:i/>
          <w:iCs/>
        </w:rPr>
        <w:t xml:space="preserve"> — Escalation Cost</w:t>
      </w:r>
    </w:p>
    <w:p w14:paraId="3FC8E9FC" w14:textId="77777777" w:rsidR="00536941" w:rsidRDefault="00536941" w:rsidP="00536941">
      <w:pPr>
        <w:spacing w:line="240" w:lineRule="auto"/>
        <w:jc w:val="both"/>
        <w:rPr>
          <w:rFonts w:ascii="Arial" w:eastAsia="Arial" w:hAnsi="Arial" w:cs="Arial"/>
        </w:rPr>
      </w:pPr>
    </w:p>
    <w:p w14:paraId="19C5337A"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In the event the Actual Cost of Escalable Items (in aggregate) exceeds the Base Price (Escalation Cost), the Agency shall bear and fund such portion of the Escalation Cost </w:t>
      </w:r>
      <w:r w:rsidRPr="00A72300">
        <w:rPr>
          <w:rFonts w:ascii="Arial" w:eastAsia="Arial" w:hAnsi="Arial" w:cs="Arial"/>
        </w:rPr>
        <w:lastRenderedPageBreak/>
        <w:t>(provided that such Escalation Cost is duly verified by the Independent Engineer and the Independent Auditor with reference to the price set out in the monthly statistical bulletin issued by the Pakistan Bureau of Statistics) as further detailed in the Price Escalation Agreement. To the extent any Escalable Item is not mentioned in the PBS bulletin, the same shall be determined by the Independent Engineer and the Independent Auditor.</w:t>
      </w:r>
      <w:r w:rsidRPr="00A72300">
        <w:rPr>
          <w:rStyle w:val="FootnoteReference"/>
          <w:rFonts w:ascii="Arial" w:hAnsi="Arial" w:cs="Arial"/>
        </w:rPr>
        <w:footnoteReference w:id="112"/>
      </w:r>
    </w:p>
    <w:p w14:paraId="3D549B5F" w14:textId="77777777" w:rsidR="00536941" w:rsidRDefault="00536941" w:rsidP="00536941">
      <w:pPr>
        <w:spacing w:line="240" w:lineRule="auto"/>
        <w:jc w:val="both"/>
        <w:rPr>
          <w:rFonts w:ascii="Arial" w:eastAsia="Arial" w:hAnsi="Arial" w:cs="Arial"/>
          <w:b/>
          <w:bCs/>
          <w:i/>
          <w:iCs/>
        </w:rPr>
      </w:pPr>
    </w:p>
    <w:p w14:paraId="71D9735C" w14:textId="77777777" w:rsidR="00536941" w:rsidRPr="00A72300" w:rsidRDefault="00536941" w:rsidP="00536941">
      <w:pPr>
        <w:spacing w:line="240" w:lineRule="auto"/>
        <w:jc w:val="both"/>
        <w:rPr>
          <w:rFonts w:ascii="Arial" w:hAnsi="Arial" w:cs="Arial"/>
        </w:rPr>
      </w:pPr>
      <w:r>
        <w:rPr>
          <w:rFonts w:ascii="Arial" w:eastAsia="Arial" w:hAnsi="Arial" w:cs="Arial"/>
          <w:b/>
          <w:bCs/>
          <w:i/>
          <w:iCs/>
        </w:rPr>
        <w:t>Clause</w:t>
      </w:r>
      <w:r w:rsidRPr="00A72300">
        <w:rPr>
          <w:rFonts w:ascii="Arial" w:eastAsia="Arial" w:hAnsi="Arial" w:cs="Arial"/>
          <w:b/>
          <w:bCs/>
          <w:i/>
          <w:iCs/>
        </w:rPr>
        <w:t xml:space="preserve"> </w:t>
      </w:r>
      <w:r>
        <w:rPr>
          <w:rFonts w:ascii="Arial" w:eastAsia="Arial" w:hAnsi="Arial" w:cs="Arial"/>
          <w:b/>
          <w:bCs/>
          <w:i/>
          <w:iCs/>
        </w:rPr>
        <w:t>2 of the Schedule Q</w:t>
      </w:r>
      <w:r w:rsidRPr="00A72300">
        <w:rPr>
          <w:rFonts w:ascii="Arial" w:eastAsia="Arial" w:hAnsi="Arial" w:cs="Arial"/>
          <w:b/>
          <w:bCs/>
          <w:i/>
          <w:iCs/>
        </w:rPr>
        <w:t xml:space="preserve"> — De-escalation</w:t>
      </w:r>
    </w:p>
    <w:p w14:paraId="3E2B872F" w14:textId="77777777" w:rsidR="00536941" w:rsidRDefault="00536941" w:rsidP="00536941">
      <w:pPr>
        <w:spacing w:line="240" w:lineRule="auto"/>
        <w:jc w:val="both"/>
        <w:rPr>
          <w:rFonts w:ascii="Arial" w:eastAsia="Arial" w:hAnsi="Arial" w:cs="Arial"/>
        </w:rPr>
      </w:pPr>
    </w:p>
    <w:p w14:paraId="26EDEC2B"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If the Actual Cost of Escalable Items is lower than the Base Price, the resulting De-escalation Amount shall be credited to the Agency by the Concessionaire in accordance with the Price Escalation Agreement.</w:t>
      </w:r>
      <w:r w:rsidRPr="00A72300">
        <w:rPr>
          <w:rStyle w:val="FootnoteReference"/>
          <w:rFonts w:ascii="Arial" w:hAnsi="Arial" w:cs="Arial"/>
        </w:rPr>
        <w:footnoteReference w:id="113"/>
      </w:r>
    </w:p>
    <w:p w14:paraId="1089FC26" w14:textId="77777777" w:rsidR="00536941" w:rsidRPr="00A72300" w:rsidRDefault="00536941" w:rsidP="00536941">
      <w:pPr>
        <w:pageBreakBefore/>
        <w:spacing w:line="240" w:lineRule="auto"/>
        <w:jc w:val="both"/>
        <w:rPr>
          <w:rFonts w:ascii="Arial" w:hAnsi="Arial" w:cs="Arial"/>
          <w:sz w:val="26"/>
          <w:szCs w:val="26"/>
        </w:rPr>
      </w:pPr>
    </w:p>
    <w:p w14:paraId="189AFF12" w14:textId="77777777" w:rsidR="00536941" w:rsidRPr="00F5456C" w:rsidRDefault="00536941" w:rsidP="00536941">
      <w:pPr>
        <w:pBdr>
          <w:bottom w:val="single" w:sz="4" w:space="1" w:color="auto"/>
        </w:pBdr>
        <w:spacing w:line="240" w:lineRule="auto"/>
        <w:jc w:val="center"/>
        <w:rPr>
          <w:rFonts w:ascii="Arial" w:hAnsi="Arial" w:cs="Arial"/>
          <w:b/>
          <w:smallCaps/>
          <w:sz w:val="26"/>
          <w:szCs w:val="26"/>
          <w:lang w:val="en-GB"/>
        </w:rPr>
      </w:pPr>
      <w:r w:rsidRPr="00F5456C">
        <w:rPr>
          <w:rFonts w:ascii="Arial" w:hAnsi="Arial" w:cs="Arial"/>
          <w:b/>
          <w:smallCaps/>
          <w:sz w:val="26"/>
          <w:szCs w:val="26"/>
          <w:lang w:val="en-GB"/>
        </w:rPr>
        <w:t xml:space="preserve">Schedule R – </w:t>
      </w:r>
      <w:r w:rsidRPr="00A72300">
        <w:rPr>
          <w:rFonts w:ascii="Arial" w:hAnsi="Arial" w:cs="Arial"/>
          <w:b/>
          <w:bCs/>
          <w:smallCaps/>
          <w:sz w:val="26"/>
          <w:szCs w:val="26"/>
        </w:rPr>
        <w:t>Revenue Matters</w:t>
      </w:r>
      <w:r>
        <w:rPr>
          <w:rStyle w:val="FootnoteReference"/>
          <w:rFonts w:ascii="Arial" w:hAnsi="Arial" w:cs="Arial"/>
          <w:b/>
          <w:bCs/>
          <w:smallCaps/>
          <w:sz w:val="26"/>
          <w:szCs w:val="26"/>
        </w:rPr>
        <w:footnoteReference w:id="114"/>
      </w:r>
    </w:p>
    <w:p w14:paraId="0D381109" w14:textId="77777777" w:rsidR="00536941" w:rsidRDefault="00536941" w:rsidP="00536941">
      <w:pPr>
        <w:spacing w:line="240" w:lineRule="auto"/>
        <w:jc w:val="both"/>
        <w:rPr>
          <w:rFonts w:ascii="Arial" w:eastAsia="Arial" w:hAnsi="Arial" w:cs="Arial"/>
        </w:rPr>
      </w:pPr>
    </w:p>
    <w:p w14:paraId="3AF2424A"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Schedule </w:t>
      </w:r>
      <w:r w:rsidRPr="00A72300">
        <w:rPr>
          <w:rFonts w:ascii="Arial" w:hAnsi="Arial" w:cs="Arial"/>
        </w:rPr>
        <w:t>R</w:t>
      </w:r>
      <w:r w:rsidRPr="00A72300">
        <w:rPr>
          <w:rFonts w:ascii="Arial" w:eastAsia="Arial" w:hAnsi="Arial" w:cs="Arial"/>
        </w:rPr>
        <w:t xml:space="preserve"> governs revenue sharing, specifically the Excess Revenues mechanism. It is project-specific and must be completed based on the agreed revenue model.</w:t>
      </w:r>
      <w:r>
        <w:rPr>
          <w:rFonts w:ascii="Arial" w:eastAsia="Arial" w:hAnsi="Arial" w:cs="Arial"/>
        </w:rPr>
        <w:t xml:space="preserve"> </w:t>
      </w:r>
    </w:p>
    <w:p w14:paraId="7AE5D750"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5E820E5F" w14:textId="77777777" w:rsidR="00536941" w:rsidRPr="00A72300" w:rsidRDefault="00536941" w:rsidP="00536941">
      <w:pPr>
        <w:pBdr>
          <w:bottom w:val="single" w:sz="2" w:space="2" w:color="000000"/>
        </w:pBdr>
        <w:spacing w:line="240" w:lineRule="auto"/>
        <w:jc w:val="both"/>
        <w:rPr>
          <w:rFonts w:ascii="Arial" w:hAnsi="Arial" w:cs="Arial"/>
          <w:sz w:val="24"/>
          <w:szCs w:val="24"/>
        </w:rPr>
      </w:pPr>
      <w:r w:rsidRPr="00A72300">
        <w:rPr>
          <w:rFonts w:ascii="Arial" w:eastAsia="Arial" w:hAnsi="Arial" w:cs="Arial"/>
          <w:b/>
          <w:bCs/>
          <w:smallCaps/>
          <w:sz w:val="24"/>
          <w:szCs w:val="24"/>
        </w:rPr>
        <w:t>Part A — Key Definition</w:t>
      </w:r>
    </w:p>
    <w:p w14:paraId="3E6E4B85" w14:textId="77777777" w:rsidR="00536941" w:rsidRDefault="00536941" w:rsidP="00536941">
      <w:pPr>
        <w:spacing w:line="240" w:lineRule="auto"/>
        <w:jc w:val="both"/>
        <w:rPr>
          <w:rFonts w:ascii="Arial" w:eastAsia="Arial" w:hAnsi="Arial" w:cs="Arial"/>
          <w:b/>
          <w:bCs/>
        </w:rPr>
      </w:pPr>
    </w:p>
    <w:p w14:paraId="28541492"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Excess Revenues </w:t>
      </w:r>
      <w:r w:rsidRPr="00A72300">
        <w:rPr>
          <w:rFonts w:ascii="Arial" w:eastAsia="Arial" w:hAnsi="Arial" w:cs="Arial"/>
        </w:rPr>
        <w:t>means shall bear the meaning ascribed thereto in Section 17.4.2; being the revenues received by the Concessionaire from the Project in excess of the [Projected Revenue Threshold / Base Toll Revenue as set out in the Financial Model] in any Accounting Year, the sharing of which with the Agency is governed by the Revenue Sharing Mechanism in Part B of this Schedule AA;</w:t>
      </w:r>
      <w:r w:rsidRPr="00A72300">
        <w:rPr>
          <w:rStyle w:val="FootnoteReference"/>
          <w:rFonts w:ascii="Arial" w:hAnsi="Arial" w:cs="Arial"/>
        </w:rPr>
        <w:footnoteReference w:id="115"/>
      </w:r>
    </w:p>
    <w:p w14:paraId="3CA5E40E"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432ABDB5" w14:textId="77777777" w:rsidR="00536941" w:rsidRPr="00A72300" w:rsidRDefault="00536941" w:rsidP="00536941">
      <w:pPr>
        <w:pBdr>
          <w:bottom w:val="single" w:sz="2" w:space="2" w:color="000000"/>
        </w:pBdr>
        <w:spacing w:line="240" w:lineRule="auto"/>
        <w:jc w:val="both"/>
        <w:rPr>
          <w:rFonts w:ascii="Arial" w:hAnsi="Arial" w:cs="Arial"/>
          <w:sz w:val="24"/>
          <w:szCs w:val="24"/>
        </w:rPr>
      </w:pPr>
      <w:r w:rsidRPr="00A72300">
        <w:rPr>
          <w:rFonts w:ascii="Arial" w:eastAsia="Arial" w:hAnsi="Arial" w:cs="Arial"/>
          <w:b/>
          <w:bCs/>
          <w:smallCaps/>
          <w:sz w:val="24"/>
          <w:szCs w:val="24"/>
        </w:rPr>
        <w:t>Part B — Revenue Sharing Mechanism</w:t>
      </w:r>
    </w:p>
    <w:p w14:paraId="59BCB3AD" w14:textId="77777777" w:rsidR="00536941" w:rsidRDefault="00536941" w:rsidP="00536941">
      <w:pPr>
        <w:spacing w:line="240" w:lineRule="auto"/>
        <w:jc w:val="both"/>
        <w:rPr>
          <w:rFonts w:ascii="Arial" w:eastAsia="Arial" w:hAnsi="Arial" w:cs="Arial"/>
        </w:rPr>
      </w:pPr>
    </w:p>
    <w:p w14:paraId="3745D568"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The Revenue Sharing Mechanism is set out in the table below. Percentage shares for Band 1, Band 2, and Band 3 are to be populated from the Base Case Financial Model before issuance of the RFP.</w:t>
      </w:r>
      <w:r w:rsidRPr="00A72300">
        <w:rPr>
          <w:rStyle w:val="FootnoteReference"/>
          <w:rFonts w:ascii="Arial" w:hAnsi="Arial" w:cs="Arial"/>
        </w:rPr>
        <w:footnoteReference w:id="116"/>
      </w:r>
    </w:p>
    <w:p w14:paraId="0D18BD4B" w14:textId="77777777" w:rsidR="00536941" w:rsidRPr="00A72300" w:rsidRDefault="00536941" w:rsidP="00536941">
      <w:pPr>
        <w:spacing w:line="240" w:lineRule="auto"/>
        <w:rPr>
          <w:rFonts w:ascii="Arial" w:hAnsi="Arial" w:cs="Arial"/>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2977"/>
        <w:gridCol w:w="2976"/>
      </w:tblGrid>
      <w:tr w:rsidR="00536941" w:rsidRPr="00F5456C" w14:paraId="6ACD8C4E" w14:textId="77777777" w:rsidTr="007B0472">
        <w:tc>
          <w:tcPr>
            <w:tcW w:w="254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92296CE" w14:textId="77777777" w:rsidR="00536941" w:rsidRPr="00A72300" w:rsidRDefault="00536941" w:rsidP="007B0472">
            <w:pPr>
              <w:jc w:val="center"/>
              <w:rPr>
                <w:smallCaps/>
                <w:sz w:val="24"/>
                <w:szCs w:val="24"/>
              </w:rPr>
            </w:pPr>
            <w:r w:rsidRPr="00A72300">
              <w:rPr>
                <w:rFonts w:ascii="Arial" w:eastAsia="Arial" w:hAnsi="Arial" w:cs="Arial"/>
                <w:b/>
                <w:bCs/>
                <w:smallCaps/>
                <w:sz w:val="24"/>
                <w:szCs w:val="24"/>
              </w:rPr>
              <w:t>Revenue Band</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F0004ED" w14:textId="77777777" w:rsidR="00536941" w:rsidRPr="00A72300" w:rsidRDefault="00536941" w:rsidP="007B0472">
            <w:pPr>
              <w:jc w:val="center"/>
              <w:rPr>
                <w:smallCaps/>
                <w:sz w:val="24"/>
                <w:szCs w:val="24"/>
              </w:rPr>
            </w:pPr>
            <w:r w:rsidRPr="00A72300">
              <w:rPr>
                <w:rFonts w:ascii="Arial" w:eastAsia="Arial" w:hAnsi="Arial" w:cs="Arial"/>
                <w:b/>
                <w:bCs/>
                <w:smallCaps/>
                <w:sz w:val="24"/>
                <w:szCs w:val="24"/>
              </w:rPr>
              <w:t>Concessionaire Share</w:t>
            </w:r>
          </w:p>
        </w:tc>
        <w:tc>
          <w:tcPr>
            <w:tcW w:w="29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EC9B265" w14:textId="77777777" w:rsidR="00536941" w:rsidRPr="00A72300" w:rsidRDefault="00536941" w:rsidP="007B0472">
            <w:pPr>
              <w:jc w:val="center"/>
              <w:rPr>
                <w:smallCaps/>
                <w:sz w:val="24"/>
                <w:szCs w:val="24"/>
              </w:rPr>
            </w:pPr>
            <w:r w:rsidRPr="00A72300">
              <w:rPr>
                <w:rFonts w:ascii="Arial" w:eastAsia="Arial" w:hAnsi="Arial" w:cs="Arial"/>
                <w:b/>
                <w:bCs/>
                <w:smallCaps/>
                <w:sz w:val="24"/>
                <w:szCs w:val="24"/>
              </w:rPr>
              <w:t>Agency Share</w:t>
            </w:r>
          </w:p>
        </w:tc>
      </w:tr>
      <w:tr w:rsidR="00536941" w:rsidRPr="00F5456C" w14:paraId="55538894" w14:textId="77777777" w:rsidTr="007B0472">
        <w:tc>
          <w:tcPr>
            <w:tcW w:w="25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C6E57" w14:textId="77777777" w:rsidR="00536941" w:rsidRPr="00F5456C" w:rsidRDefault="00536941" w:rsidP="007B0472">
            <w:r w:rsidRPr="00A72300">
              <w:rPr>
                <w:rFonts w:ascii="Arial" w:eastAsia="Arial" w:hAnsi="Arial" w:cs="Arial"/>
              </w:rPr>
              <w:t>Up to Base Revenue Threshold</w:t>
            </w:r>
          </w:p>
        </w:tc>
        <w:tc>
          <w:tcPr>
            <w:tcW w:w="2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1EFED" w14:textId="77777777" w:rsidR="00536941" w:rsidRPr="00F5456C" w:rsidRDefault="00536941" w:rsidP="007B0472">
            <w:r w:rsidRPr="00A72300">
              <w:rPr>
                <w:rFonts w:ascii="Arial" w:eastAsia="Arial" w:hAnsi="Arial" w:cs="Arial"/>
              </w:rPr>
              <w:t>100%</w:t>
            </w:r>
          </w:p>
        </w:tc>
        <w:tc>
          <w:tcPr>
            <w:tcW w:w="2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E154A" w14:textId="77777777" w:rsidR="00536941" w:rsidRPr="00F5456C" w:rsidRDefault="00536941" w:rsidP="007B0472">
            <w:r w:rsidRPr="00A72300">
              <w:rPr>
                <w:rFonts w:ascii="Arial" w:eastAsia="Arial" w:hAnsi="Arial" w:cs="Arial"/>
              </w:rPr>
              <w:t>Nil</w:t>
            </w:r>
          </w:p>
        </w:tc>
      </w:tr>
      <w:tr w:rsidR="00536941" w:rsidRPr="00F5456C" w14:paraId="2C291E2E" w14:textId="77777777" w:rsidTr="007B0472">
        <w:tc>
          <w:tcPr>
            <w:tcW w:w="25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B87A9" w14:textId="77777777" w:rsidR="00536941" w:rsidRPr="00F5456C" w:rsidRDefault="00536941" w:rsidP="007B0472">
            <w:r w:rsidRPr="00A72300">
              <w:rPr>
                <w:rFonts w:ascii="Arial" w:eastAsia="Arial" w:hAnsi="Arial" w:cs="Arial"/>
              </w:rPr>
              <w:t>Band 1: 100–120% of Base Revenue</w:t>
            </w:r>
          </w:p>
        </w:tc>
        <w:tc>
          <w:tcPr>
            <w:tcW w:w="2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801577" w14:textId="77777777" w:rsidR="00536941" w:rsidRPr="00F5456C" w:rsidRDefault="00536941" w:rsidP="007B0472">
            <w:r w:rsidRPr="00A72300">
              <w:rPr>
                <w:rFonts w:ascii="Arial" w:eastAsia="Arial" w:hAnsi="Arial" w:cs="Arial"/>
              </w:rPr>
              <w:t>[●]% — insert from Financial Model</w:t>
            </w:r>
          </w:p>
        </w:tc>
        <w:tc>
          <w:tcPr>
            <w:tcW w:w="2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46379" w14:textId="77777777" w:rsidR="00536941" w:rsidRPr="00F5456C" w:rsidRDefault="00536941" w:rsidP="007B0472">
            <w:r w:rsidRPr="00A72300">
              <w:rPr>
                <w:rFonts w:ascii="Arial" w:eastAsia="Arial" w:hAnsi="Arial" w:cs="Arial"/>
              </w:rPr>
              <w:t>[●]% — insert from Financial Model</w:t>
            </w:r>
          </w:p>
        </w:tc>
      </w:tr>
      <w:tr w:rsidR="00536941" w:rsidRPr="00F5456C" w14:paraId="0B52564D" w14:textId="77777777" w:rsidTr="007B0472">
        <w:tc>
          <w:tcPr>
            <w:tcW w:w="25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7A30D" w14:textId="77777777" w:rsidR="00536941" w:rsidRPr="00F5456C" w:rsidRDefault="00536941" w:rsidP="007B0472">
            <w:r w:rsidRPr="00A72300">
              <w:rPr>
                <w:rFonts w:ascii="Arial" w:eastAsia="Arial" w:hAnsi="Arial" w:cs="Arial"/>
              </w:rPr>
              <w:t>Band 2: 120–150% of Base Revenue</w:t>
            </w:r>
          </w:p>
        </w:tc>
        <w:tc>
          <w:tcPr>
            <w:tcW w:w="2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B7097B" w14:textId="77777777" w:rsidR="00536941" w:rsidRPr="00F5456C" w:rsidRDefault="00536941" w:rsidP="007B0472">
            <w:r w:rsidRPr="00A72300">
              <w:rPr>
                <w:rFonts w:ascii="Arial" w:eastAsia="Arial" w:hAnsi="Arial" w:cs="Arial"/>
              </w:rPr>
              <w:t>[●]% — insert from Financial Model</w:t>
            </w:r>
          </w:p>
        </w:tc>
        <w:tc>
          <w:tcPr>
            <w:tcW w:w="2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392C5" w14:textId="77777777" w:rsidR="00536941" w:rsidRPr="00F5456C" w:rsidRDefault="00536941" w:rsidP="007B0472">
            <w:r w:rsidRPr="00A72300">
              <w:rPr>
                <w:rFonts w:ascii="Arial" w:eastAsia="Arial" w:hAnsi="Arial" w:cs="Arial"/>
              </w:rPr>
              <w:t>[●]% — insert from Financial Model</w:t>
            </w:r>
          </w:p>
        </w:tc>
      </w:tr>
      <w:tr w:rsidR="00536941" w:rsidRPr="00F5456C" w14:paraId="0DD46D41" w14:textId="77777777" w:rsidTr="007B0472">
        <w:tc>
          <w:tcPr>
            <w:tcW w:w="25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58D6E" w14:textId="77777777" w:rsidR="00536941" w:rsidRPr="00F5456C" w:rsidRDefault="00536941" w:rsidP="007B0472">
            <w:r w:rsidRPr="00A72300">
              <w:rPr>
                <w:rFonts w:ascii="Arial" w:eastAsia="Arial" w:hAnsi="Arial" w:cs="Arial"/>
              </w:rPr>
              <w:t>Band 3: &gt;150% of Base Revenue</w:t>
            </w:r>
          </w:p>
        </w:tc>
        <w:tc>
          <w:tcPr>
            <w:tcW w:w="2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F9D69" w14:textId="77777777" w:rsidR="00536941" w:rsidRPr="00F5456C" w:rsidRDefault="00536941" w:rsidP="007B0472">
            <w:r w:rsidRPr="00A72300">
              <w:rPr>
                <w:rFonts w:ascii="Arial" w:eastAsia="Arial" w:hAnsi="Arial" w:cs="Arial"/>
              </w:rPr>
              <w:t>[●]% — insert from Financial Model</w:t>
            </w:r>
          </w:p>
        </w:tc>
        <w:tc>
          <w:tcPr>
            <w:tcW w:w="2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6A713" w14:textId="77777777" w:rsidR="00536941" w:rsidRPr="00F5456C" w:rsidRDefault="00536941" w:rsidP="007B0472">
            <w:r w:rsidRPr="00A72300">
              <w:rPr>
                <w:rFonts w:ascii="Arial" w:eastAsia="Arial" w:hAnsi="Arial" w:cs="Arial"/>
              </w:rPr>
              <w:t>[●]% — insert from Financial Model</w:t>
            </w:r>
          </w:p>
        </w:tc>
      </w:tr>
    </w:tbl>
    <w:p w14:paraId="297018ED" w14:textId="77777777" w:rsidR="00536941" w:rsidRDefault="00536941" w:rsidP="00536941"/>
    <w:p w14:paraId="4C790C6C" w14:textId="77777777" w:rsidR="00536941" w:rsidRDefault="00536941" w:rsidP="00536941">
      <w:pPr>
        <w:pageBreakBefore/>
      </w:pPr>
    </w:p>
    <w:p w14:paraId="5ADE5A48" w14:textId="77777777" w:rsidR="00536941" w:rsidRDefault="00536941" w:rsidP="00536941">
      <w:pPr>
        <w:pBdr>
          <w:bottom w:val="single" w:sz="4" w:space="1" w:color="auto"/>
        </w:pBdr>
        <w:jc w:val="center"/>
        <w:rPr>
          <w:rFonts w:ascii="Arial" w:hAnsi="Arial" w:cs="Arial"/>
          <w:b/>
          <w:smallCaps/>
          <w:sz w:val="26"/>
          <w:lang w:val="en-GB"/>
        </w:rPr>
      </w:pPr>
      <w:r w:rsidRPr="00F11510">
        <w:rPr>
          <w:rFonts w:ascii="Arial" w:hAnsi="Arial" w:cs="Arial"/>
          <w:b/>
          <w:smallCaps/>
          <w:sz w:val="26"/>
          <w:lang w:val="en-GB"/>
        </w:rPr>
        <w:t xml:space="preserve">Schedule </w:t>
      </w:r>
      <w:r>
        <w:rPr>
          <w:rFonts w:ascii="Arial" w:hAnsi="Arial" w:cs="Arial"/>
          <w:b/>
          <w:smallCaps/>
          <w:sz w:val="26"/>
          <w:lang w:val="en-GB"/>
        </w:rPr>
        <w:t>S</w:t>
      </w:r>
      <w:r w:rsidRPr="00F11510">
        <w:rPr>
          <w:rFonts w:ascii="Arial" w:hAnsi="Arial" w:cs="Arial"/>
          <w:b/>
          <w:smallCaps/>
          <w:sz w:val="26"/>
          <w:lang w:val="en-GB"/>
        </w:rPr>
        <w:t xml:space="preserve"> – </w:t>
      </w:r>
      <w:r>
        <w:rPr>
          <w:rFonts w:ascii="Arial" w:hAnsi="Arial" w:cs="Arial"/>
          <w:b/>
          <w:smallCaps/>
          <w:sz w:val="26"/>
          <w:lang w:val="en-GB"/>
        </w:rPr>
        <w:t>Notices</w:t>
      </w:r>
    </w:p>
    <w:p w14:paraId="1F3A6E33" w14:textId="77777777" w:rsidR="00536941" w:rsidRDefault="00536941" w:rsidP="00536941">
      <w:pPr>
        <w:spacing w:line="240" w:lineRule="auto"/>
        <w:rPr>
          <w:b/>
          <w:bCs/>
          <w:caps/>
          <w:sz w:val="26"/>
          <w:szCs w:val="26"/>
        </w:rPr>
      </w:pPr>
    </w:p>
    <w:p w14:paraId="1FA25F8A" w14:textId="77777777" w:rsidR="00536941" w:rsidRPr="00522294" w:rsidRDefault="00536941" w:rsidP="00536941">
      <w:pPr>
        <w:spacing w:line="240" w:lineRule="auto"/>
        <w:jc w:val="center"/>
        <w:rPr>
          <w:rFonts w:ascii="Arial" w:hAnsi="Arial" w:cs="Arial"/>
        </w:rPr>
      </w:pPr>
      <w:r w:rsidRPr="00522294">
        <w:rPr>
          <w:rFonts w:ascii="Arial" w:hAnsi="Arial" w:cs="Arial"/>
        </w:rPr>
        <w:t>[</w:t>
      </w:r>
      <w:r w:rsidRPr="00522294">
        <w:rPr>
          <w:rFonts w:ascii="Arial" w:hAnsi="Arial" w:cs="Arial"/>
          <w:i/>
          <w:iCs/>
        </w:rPr>
        <w:t>To Be Attached Hereto</w:t>
      </w:r>
      <w:r w:rsidRPr="00522294">
        <w:rPr>
          <w:rFonts w:ascii="Arial" w:hAnsi="Arial" w:cs="Arial"/>
        </w:rPr>
        <w:t>]</w:t>
      </w:r>
    </w:p>
    <w:p w14:paraId="3337EFC6" w14:textId="77777777" w:rsidR="00536941" w:rsidRDefault="00536941" w:rsidP="00536941">
      <w:pPr>
        <w:spacing w:after="160" w:line="259" w:lineRule="auto"/>
        <w:rPr>
          <w:b/>
          <w:bCs/>
          <w:caps/>
          <w:sz w:val="26"/>
          <w:szCs w:val="26"/>
        </w:rPr>
      </w:pPr>
      <w:r>
        <w:rPr>
          <w:b/>
          <w:bCs/>
          <w:caps/>
          <w:sz w:val="26"/>
          <w:szCs w:val="26"/>
        </w:rPr>
        <w:br w:type="page"/>
      </w:r>
    </w:p>
    <w:p w14:paraId="03F65314" w14:textId="77777777" w:rsidR="00536941" w:rsidRDefault="00536941" w:rsidP="00536941">
      <w:pPr>
        <w:pBdr>
          <w:bottom w:val="single" w:sz="4" w:space="1" w:color="auto"/>
        </w:pBdr>
        <w:jc w:val="center"/>
        <w:rPr>
          <w:rFonts w:ascii="Arial" w:hAnsi="Arial" w:cs="Arial"/>
          <w:b/>
          <w:smallCaps/>
          <w:sz w:val="26"/>
          <w:lang w:val="en-GB"/>
        </w:rPr>
      </w:pPr>
      <w:r w:rsidRPr="00F11510">
        <w:rPr>
          <w:rFonts w:ascii="Arial" w:hAnsi="Arial" w:cs="Arial"/>
          <w:b/>
          <w:smallCaps/>
          <w:sz w:val="26"/>
          <w:lang w:val="en-GB"/>
        </w:rPr>
        <w:lastRenderedPageBreak/>
        <w:t xml:space="preserve">Schedule </w:t>
      </w:r>
      <w:r>
        <w:rPr>
          <w:rFonts w:ascii="Arial" w:hAnsi="Arial" w:cs="Arial"/>
          <w:b/>
          <w:smallCaps/>
          <w:sz w:val="26"/>
          <w:lang w:val="en-GB"/>
        </w:rPr>
        <w:t>T</w:t>
      </w:r>
      <w:r w:rsidRPr="00F11510">
        <w:rPr>
          <w:rFonts w:ascii="Arial" w:hAnsi="Arial" w:cs="Arial"/>
          <w:b/>
          <w:smallCaps/>
          <w:sz w:val="26"/>
          <w:lang w:val="en-GB"/>
        </w:rPr>
        <w:t xml:space="preserve"> – </w:t>
      </w:r>
      <w:r>
        <w:rPr>
          <w:rFonts w:ascii="Arial" w:hAnsi="Arial" w:cs="Arial"/>
          <w:b/>
          <w:smallCaps/>
          <w:sz w:val="26"/>
          <w:lang w:val="en-GB"/>
        </w:rPr>
        <w:t>Termination Payments</w:t>
      </w:r>
    </w:p>
    <w:p w14:paraId="1BDDD912" w14:textId="77777777" w:rsidR="00536941" w:rsidRDefault="00536941" w:rsidP="00536941">
      <w:pPr>
        <w:spacing w:line="240" w:lineRule="auto"/>
        <w:rPr>
          <w:b/>
          <w:bCs/>
          <w:caps/>
          <w:sz w:val="26"/>
          <w:szCs w:val="26"/>
        </w:rPr>
      </w:pPr>
    </w:p>
    <w:tbl>
      <w:tblPr>
        <w:tblW w:w="87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408"/>
        <w:gridCol w:w="4609"/>
      </w:tblGrid>
      <w:tr w:rsidR="00536941" w:rsidRPr="00957953" w14:paraId="2B1F5887" w14:textId="77777777" w:rsidTr="007B0472">
        <w:tc>
          <w:tcPr>
            <w:tcW w:w="709" w:type="dxa"/>
            <w:shd w:val="clear" w:color="auto" w:fill="D9D9D9"/>
            <w:vAlign w:val="center"/>
          </w:tcPr>
          <w:p w14:paraId="28DD40DC" w14:textId="77777777" w:rsidR="00536941" w:rsidRPr="00A72300" w:rsidRDefault="00536941" w:rsidP="007B0472">
            <w:pPr>
              <w:tabs>
                <w:tab w:val="left" w:pos="720"/>
              </w:tabs>
              <w:spacing w:line="240" w:lineRule="auto"/>
              <w:ind w:left="360"/>
              <w:jc w:val="center"/>
              <w:rPr>
                <w:rFonts w:ascii="Arial" w:hAnsi="Arial" w:cs="Arial"/>
                <w:b/>
                <w:smallCaps/>
                <w:sz w:val="24"/>
                <w:szCs w:val="24"/>
              </w:rPr>
            </w:pPr>
          </w:p>
          <w:p w14:paraId="4B0E100A" w14:textId="77777777" w:rsidR="00536941" w:rsidRPr="00A72300" w:rsidRDefault="00536941" w:rsidP="007B0472">
            <w:pPr>
              <w:tabs>
                <w:tab w:val="left" w:pos="720"/>
              </w:tabs>
              <w:spacing w:line="240" w:lineRule="auto"/>
              <w:jc w:val="center"/>
              <w:rPr>
                <w:rFonts w:ascii="Arial" w:hAnsi="Arial" w:cs="Arial"/>
                <w:b/>
                <w:smallCaps/>
                <w:sz w:val="24"/>
                <w:szCs w:val="24"/>
              </w:rPr>
            </w:pPr>
            <w:r w:rsidRPr="00A72300">
              <w:rPr>
                <w:rFonts w:ascii="Arial" w:hAnsi="Arial" w:cs="Arial"/>
                <w:b/>
                <w:smallCaps/>
                <w:sz w:val="24"/>
                <w:szCs w:val="24"/>
              </w:rPr>
              <w:t>Sr. No.</w:t>
            </w:r>
          </w:p>
          <w:p w14:paraId="758A1A7C" w14:textId="77777777" w:rsidR="00536941" w:rsidRPr="00A72300" w:rsidRDefault="00536941" w:rsidP="007B0472">
            <w:pPr>
              <w:tabs>
                <w:tab w:val="left" w:pos="720"/>
              </w:tabs>
              <w:spacing w:line="240" w:lineRule="auto"/>
              <w:jc w:val="center"/>
              <w:rPr>
                <w:rFonts w:ascii="Arial" w:hAnsi="Arial" w:cs="Arial"/>
                <w:b/>
                <w:smallCaps/>
                <w:sz w:val="24"/>
                <w:szCs w:val="24"/>
              </w:rPr>
            </w:pPr>
          </w:p>
        </w:tc>
        <w:tc>
          <w:tcPr>
            <w:tcW w:w="3408" w:type="dxa"/>
            <w:shd w:val="clear" w:color="auto" w:fill="D9D9D9"/>
            <w:vAlign w:val="center"/>
          </w:tcPr>
          <w:p w14:paraId="4E26F27E" w14:textId="77777777" w:rsidR="00536941" w:rsidRPr="00A72300" w:rsidRDefault="00536941" w:rsidP="007B0472">
            <w:pPr>
              <w:tabs>
                <w:tab w:val="left" w:pos="720"/>
              </w:tabs>
              <w:spacing w:line="240" w:lineRule="auto"/>
              <w:jc w:val="center"/>
              <w:rPr>
                <w:rFonts w:ascii="Arial" w:hAnsi="Arial" w:cs="Arial"/>
                <w:b/>
                <w:smallCaps/>
                <w:sz w:val="24"/>
                <w:szCs w:val="24"/>
              </w:rPr>
            </w:pPr>
          </w:p>
          <w:p w14:paraId="4731B7E5" w14:textId="77777777" w:rsidR="00536941" w:rsidRPr="00A72300" w:rsidRDefault="00536941" w:rsidP="007B0472">
            <w:pPr>
              <w:tabs>
                <w:tab w:val="left" w:pos="720"/>
              </w:tabs>
              <w:spacing w:line="240" w:lineRule="auto"/>
              <w:jc w:val="center"/>
              <w:rPr>
                <w:rFonts w:ascii="Arial" w:hAnsi="Arial" w:cs="Arial"/>
                <w:b/>
                <w:smallCaps/>
                <w:sz w:val="24"/>
                <w:szCs w:val="24"/>
              </w:rPr>
            </w:pPr>
            <w:r w:rsidRPr="00A72300">
              <w:rPr>
                <w:rFonts w:ascii="Arial" w:hAnsi="Arial" w:cs="Arial"/>
                <w:b/>
                <w:smallCaps/>
                <w:sz w:val="24"/>
                <w:szCs w:val="24"/>
              </w:rPr>
              <w:t>Termination Payment Amount</w:t>
            </w:r>
          </w:p>
          <w:p w14:paraId="5968AA26" w14:textId="77777777" w:rsidR="00536941" w:rsidRPr="00A72300" w:rsidRDefault="00536941" w:rsidP="007B0472">
            <w:pPr>
              <w:tabs>
                <w:tab w:val="left" w:pos="720"/>
              </w:tabs>
              <w:spacing w:line="240" w:lineRule="auto"/>
              <w:jc w:val="center"/>
              <w:rPr>
                <w:rFonts w:ascii="Arial" w:hAnsi="Arial" w:cs="Arial"/>
                <w:b/>
                <w:smallCaps/>
                <w:sz w:val="24"/>
                <w:szCs w:val="24"/>
              </w:rPr>
            </w:pPr>
          </w:p>
        </w:tc>
        <w:tc>
          <w:tcPr>
            <w:tcW w:w="4609" w:type="dxa"/>
            <w:shd w:val="clear" w:color="auto" w:fill="D9D9D9"/>
            <w:vAlign w:val="center"/>
          </w:tcPr>
          <w:p w14:paraId="1F546B78" w14:textId="77777777" w:rsidR="00536941" w:rsidRPr="00A72300" w:rsidRDefault="00536941" w:rsidP="007B0472">
            <w:pPr>
              <w:tabs>
                <w:tab w:val="left" w:pos="720"/>
              </w:tabs>
              <w:spacing w:line="240" w:lineRule="auto"/>
              <w:jc w:val="center"/>
              <w:rPr>
                <w:rFonts w:ascii="Arial" w:hAnsi="Arial" w:cs="Arial"/>
                <w:b/>
                <w:smallCaps/>
                <w:sz w:val="24"/>
                <w:szCs w:val="24"/>
              </w:rPr>
            </w:pPr>
          </w:p>
          <w:p w14:paraId="04AB9125" w14:textId="77777777" w:rsidR="00536941" w:rsidRPr="00A72300" w:rsidRDefault="00536941" w:rsidP="007B0472">
            <w:pPr>
              <w:tabs>
                <w:tab w:val="left" w:pos="720"/>
              </w:tabs>
              <w:spacing w:line="240" w:lineRule="auto"/>
              <w:jc w:val="center"/>
              <w:rPr>
                <w:rFonts w:ascii="Arial" w:hAnsi="Arial" w:cs="Arial"/>
                <w:b/>
                <w:smallCaps/>
                <w:sz w:val="24"/>
                <w:szCs w:val="24"/>
              </w:rPr>
            </w:pPr>
            <w:r w:rsidRPr="00A72300">
              <w:rPr>
                <w:rFonts w:ascii="Arial" w:hAnsi="Arial" w:cs="Arial"/>
                <w:b/>
                <w:smallCaps/>
                <w:sz w:val="24"/>
                <w:szCs w:val="24"/>
              </w:rPr>
              <w:t>Compensation Payable by GoS</w:t>
            </w:r>
          </w:p>
          <w:p w14:paraId="44EBF4E9" w14:textId="77777777" w:rsidR="00536941" w:rsidRPr="00A72300" w:rsidRDefault="00536941" w:rsidP="007B0472">
            <w:pPr>
              <w:tabs>
                <w:tab w:val="left" w:pos="720"/>
              </w:tabs>
              <w:spacing w:line="240" w:lineRule="auto"/>
              <w:jc w:val="center"/>
              <w:rPr>
                <w:rFonts w:ascii="Arial" w:hAnsi="Arial" w:cs="Arial"/>
                <w:b/>
                <w:smallCaps/>
                <w:sz w:val="24"/>
                <w:szCs w:val="24"/>
              </w:rPr>
            </w:pPr>
          </w:p>
        </w:tc>
      </w:tr>
      <w:tr w:rsidR="00536941" w:rsidRPr="00957953" w14:paraId="18A8E7AC" w14:textId="77777777" w:rsidTr="007B0472">
        <w:tc>
          <w:tcPr>
            <w:tcW w:w="709" w:type="dxa"/>
            <w:vAlign w:val="center"/>
          </w:tcPr>
          <w:p w14:paraId="6C93EA43" w14:textId="77777777" w:rsidR="00536941" w:rsidRPr="005D6FA0" w:rsidRDefault="00536941" w:rsidP="007B0472">
            <w:pPr>
              <w:pStyle w:val="ListParagraph"/>
              <w:numPr>
                <w:ilvl w:val="0"/>
                <w:numId w:val="266"/>
              </w:numPr>
              <w:tabs>
                <w:tab w:val="left" w:pos="720"/>
              </w:tabs>
              <w:spacing w:line="240" w:lineRule="auto"/>
              <w:jc w:val="center"/>
              <w:rPr>
                <w:rFonts w:ascii="Arial" w:hAnsi="Arial" w:cs="Arial"/>
              </w:rPr>
            </w:pPr>
          </w:p>
        </w:tc>
        <w:tc>
          <w:tcPr>
            <w:tcW w:w="3408" w:type="dxa"/>
            <w:vAlign w:val="center"/>
          </w:tcPr>
          <w:p w14:paraId="018F0787" w14:textId="77777777" w:rsidR="00536941" w:rsidRPr="00957953" w:rsidRDefault="00536941" w:rsidP="007B0472">
            <w:pPr>
              <w:tabs>
                <w:tab w:val="left" w:pos="720"/>
              </w:tabs>
              <w:spacing w:line="240" w:lineRule="auto"/>
              <w:rPr>
                <w:rFonts w:ascii="Arial" w:hAnsi="Arial" w:cs="Arial"/>
              </w:rPr>
            </w:pPr>
            <w:r>
              <w:rPr>
                <w:rFonts w:ascii="Arial" w:hAnsi="Arial" w:cs="Arial"/>
              </w:rPr>
              <w:t>Concessionaire CP Failure Termination Amount</w:t>
            </w:r>
          </w:p>
        </w:tc>
        <w:tc>
          <w:tcPr>
            <w:tcW w:w="4609" w:type="dxa"/>
            <w:vAlign w:val="center"/>
          </w:tcPr>
          <w:p w14:paraId="67206AD5" w14:textId="77777777" w:rsidR="00536941" w:rsidRDefault="00536941" w:rsidP="007B0472">
            <w:pPr>
              <w:jc w:val="both"/>
            </w:pPr>
          </w:p>
          <w:p w14:paraId="61AF4E56" w14:textId="77777777" w:rsidR="00536941" w:rsidRDefault="00536941" w:rsidP="007B0472">
            <w:pPr>
              <w:jc w:val="both"/>
            </w:pPr>
            <w:r>
              <w:t>[</w:t>
            </w:r>
            <w:r>
              <w:rPr>
                <w:rFonts w:ascii="Arial" w:hAnsi="Arial" w:cs="Arial"/>
              </w:rPr>
              <w:t>F</w:t>
            </w:r>
            <w:r w:rsidRPr="002D1A91">
              <w:rPr>
                <w:rFonts w:ascii="Arial" w:hAnsi="Arial" w:cs="Arial"/>
              </w:rPr>
              <w:t>ifty percent (50%)</w:t>
            </w:r>
            <w:r>
              <w:t>]</w:t>
            </w:r>
            <w:r w:rsidRPr="002D1A91">
              <w:rPr>
                <w:rFonts w:ascii="Arial" w:hAnsi="Arial" w:cs="Arial"/>
              </w:rPr>
              <w:t xml:space="preserve"> of the Approved Pre-Commencement Costs</w:t>
            </w:r>
            <w:r>
              <w:t>.</w:t>
            </w:r>
            <w:r>
              <w:rPr>
                <w:rStyle w:val="FootnoteReference"/>
              </w:rPr>
              <w:footnoteReference w:id="117"/>
            </w:r>
          </w:p>
          <w:p w14:paraId="1D5D2032" w14:textId="77777777" w:rsidR="00536941" w:rsidRPr="00957953" w:rsidRDefault="00536941" w:rsidP="007B0472">
            <w:pPr>
              <w:tabs>
                <w:tab w:val="left" w:pos="720"/>
              </w:tabs>
              <w:spacing w:line="240" w:lineRule="auto"/>
              <w:rPr>
                <w:rFonts w:ascii="Arial" w:hAnsi="Arial" w:cs="Arial"/>
              </w:rPr>
            </w:pPr>
          </w:p>
        </w:tc>
      </w:tr>
      <w:tr w:rsidR="00536941" w:rsidRPr="00957953" w14:paraId="32B04E8B" w14:textId="77777777" w:rsidTr="007B0472">
        <w:tc>
          <w:tcPr>
            <w:tcW w:w="709" w:type="dxa"/>
            <w:vAlign w:val="center"/>
          </w:tcPr>
          <w:p w14:paraId="22CC6C3B" w14:textId="77777777" w:rsidR="00536941" w:rsidRPr="005D6FA0" w:rsidRDefault="00536941" w:rsidP="007B0472">
            <w:pPr>
              <w:pStyle w:val="ListParagraph"/>
              <w:numPr>
                <w:ilvl w:val="0"/>
                <w:numId w:val="266"/>
              </w:numPr>
              <w:tabs>
                <w:tab w:val="left" w:pos="720"/>
              </w:tabs>
              <w:spacing w:line="240" w:lineRule="auto"/>
              <w:jc w:val="center"/>
              <w:rPr>
                <w:rFonts w:ascii="Arial" w:hAnsi="Arial" w:cs="Arial"/>
              </w:rPr>
            </w:pPr>
          </w:p>
        </w:tc>
        <w:tc>
          <w:tcPr>
            <w:tcW w:w="3408" w:type="dxa"/>
            <w:vAlign w:val="center"/>
          </w:tcPr>
          <w:p w14:paraId="1760D67F" w14:textId="77777777" w:rsidR="00536941" w:rsidRDefault="00536941" w:rsidP="007B0472">
            <w:pPr>
              <w:tabs>
                <w:tab w:val="left" w:pos="720"/>
              </w:tabs>
              <w:spacing w:line="240" w:lineRule="auto"/>
              <w:rPr>
                <w:rFonts w:ascii="Arial" w:hAnsi="Arial" w:cs="Arial"/>
              </w:rPr>
            </w:pPr>
          </w:p>
          <w:p w14:paraId="79118F6A" w14:textId="77777777" w:rsidR="00536941" w:rsidRDefault="00536941" w:rsidP="007B0472">
            <w:pPr>
              <w:tabs>
                <w:tab w:val="left" w:pos="720"/>
              </w:tabs>
              <w:spacing w:line="240" w:lineRule="auto"/>
              <w:rPr>
                <w:rFonts w:ascii="Arial" w:hAnsi="Arial" w:cs="Arial"/>
              </w:rPr>
            </w:pPr>
            <w:r>
              <w:rPr>
                <w:rFonts w:ascii="Arial" w:hAnsi="Arial" w:cs="Arial"/>
              </w:rPr>
              <w:t>Agency CP Failure Termination Amount</w:t>
            </w:r>
          </w:p>
          <w:p w14:paraId="31B7C813" w14:textId="77777777" w:rsidR="00536941" w:rsidRPr="00957953" w:rsidRDefault="00536941" w:rsidP="007B0472">
            <w:pPr>
              <w:tabs>
                <w:tab w:val="left" w:pos="720"/>
              </w:tabs>
              <w:spacing w:line="240" w:lineRule="auto"/>
              <w:rPr>
                <w:rFonts w:ascii="Arial" w:hAnsi="Arial" w:cs="Arial"/>
              </w:rPr>
            </w:pPr>
          </w:p>
        </w:tc>
        <w:tc>
          <w:tcPr>
            <w:tcW w:w="4609" w:type="dxa"/>
            <w:vAlign w:val="center"/>
          </w:tcPr>
          <w:p w14:paraId="72835066" w14:textId="77777777" w:rsidR="00536941" w:rsidRPr="00957953" w:rsidRDefault="00536941" w:rsidP="007B0472">
            <w:pPr>
              <w:tabs>
                <w:tab w:val="left" w:pos="720"/>
              </w:tabs>
              <w:spacing w:line="240" w:lineRule="auto"/>
              <w:rPr>
                <w:rFonts w:ascii="Arial" w:hAnsi="Arial" w:cs="Arial"/>
              </w:rPr>
            </w:pPr>
            <w:r>
              <w:rPr>
                <w:rFonts w:ascii="Arial" w:hAnsi="Arial" w:cs="Arial"/>
              </w:rPr>
              <w:t>[O</w:t>
            </w:r>
            <w:r w:rsidRPr="002D1A91">
              <w:rPr>
                <w:rFonts w:ascii="Arial" w:hAnsi="Arial" w:cs="Arial"/>
              </w:rPr>
              <w:t>ne hundred percent (100%)</w:t>
            </w:r>
            <w:r>
              <w:rPr>
                <w:rFonts w:ascii="Arial" w:hAnsi="Arial" w:cs="Arial"/>
              </w:rPr>
              <w:t>]</w:t>
            </w:r>
            <w:r w:rsidRPr="002D1A91">
              <w:rPr>
                <w:rFonts w:ascii="Arial" w:hAnsi="Arial" w:cs="Arial"/>
              </w:rPr>
              <w:t xml:space="preserve"> of the Approved Pre-Commencement Costs</w:t>
            </w:r>
            <w:r>
              <w:rPr>
                <w:rStyle w:val="FootnoteReference"/>
                <w:rFonts w:ascii="Arial" w:hAnsi="Arial" w:cs="Arial"/>
              </w:rPr>
              <w:footnoteReference w:id="118"/>
            </w:r>
          </w:p>
        </w:tc>
      </w:tr>
      <w:tr w:rsidR="00536941" w:rsidRPr="00957953" w14:paraId="5332D507" w14:textId="77777777" w:rsidTr="007B0472">
        <w:tc>
          <w:tcPr>
            <w:tcW w:w="709" w:type="dxa"/>
            <w:vAlign w:val="center"/>
          </w:tcPr>
          <w:p w14:paraId="30C1FD25" w14:textId="77777777" w:rsidR="00536941" w:rsidRPr="005D6FA0" w:rsidRDefault="00536941" w:rsidP="007B0472">
            <w:pPr>
              <w:pStyle w:val="ListParagraph"/>
              <w:numPr>
                <w:ilvl w:val="0"/>
                <w:numId w:val="266"/>
              </w:numPr>
              <w:tabs>
                <w:tab w:val="left" w:pos="720"/>
              </w:tabs>
              <w:spacing w:line="240" w:lineRule="auto"/>
              <w:jc w:val="center"/>
              <w:rPr>
                <w:rFonts w:ascii="Arial" w:hAnsi="Arial" w:cs="Arial"/>
              </w:rPr>
            </w:pPr>
          </w:p>
        </w:tc>
        <w:tc>
          <w:tcPr>
            <w:tcW w:w="3408" w:type="dxa"/>
            <w:vAlign w:val="center"/>
          </w:tcPr>
          <w:p w14:paraId="1D193555" w14:textId="77777777" w:rsidR="00536941" w:rsidRPr="00957953" w:rsidRDefault="00536941" w:rsidP="007B0472">
            <w:pPr>
              <w:tabs>
                <w:tab w:val="left" w:pos="720"/>
              </w:tabs>
              <w:spacing w:line="240" w:lineRule="auto"/>
              <w:rPr>
                <w:rFonts w:ascii="Arial" w:hAnsi="Arial" w:cs="Arial"/>
              </w:rPr>
            </w:pPr>
          </w:p>
          <w:p w14:paraId="6B1FBCE4"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Non-Political Event Termination Amount</w:t>
            </w:r>
          </w:p>
          <w:p w14:paraId="3B9E6DD1" w14:textId="77777777" w:rsidR="00536941" w:rsidRPr="00957953" w:rsidRDefault="00536941" w:rsidP="007B0472">
            <w:pPr>
              <w:tabs>
                <w:tab w:val="left" w:pos="720"/>
              </w:tabs>
              <w:spacing w:line="240" w:lineRule="auto"/>
              <w:rPr>
                <w:rFonts w:ascii="Arial" w:hAnsi="Arial" w:cs="Arial"/>
              </w:rPr>
            </w:pPr>
          </w:p>
        </w:tc>
        <w:tc>
          <w:tcPr>
            <w:tcW w:w="4609" w:type="dxa"/>
            <w:vAlign w:val="center"/>
          </w:tcPr>
          <w:p w14:paraId="47E7AF7C" w14:textId="77777777" w:rsidR="00536941" w:rsidRPr="00957953" w:rsidRDefault="00536941" w:rsidP="007B0472">
            <w:pPr>
              <w:tabs>
                <w:tab w:val="left" w:pos="720"/>
              </w:tabs>
              <w:spacing w:line="240" w:lineRule="auto"/>
              <w:rPr>
                <w:rFonts w:ascii="Arial" w:hAnsi="Arial" w:cs="Arial"/>
              </w:rPr>
            </w:pPr>
          </w:p>
          <w:p w14:paraId="1E44099B"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(a)</w:t>
            </w:r>
            <w:r w:rsidRPr="00957953">
              <w:rPr>
                <w:rFonts w:ascii="Arial" w:hAnsi="Arial" w:cs="Arial"/>
              </w:rPr>
              <w:tab/>
              <w:t>the Termination Equity; plus</w:t>
            </w:r>
          </w:p>
          <w:p w14:paraId="333145D1" w14:textId="77777777" w:rsidR="00536941" w:rsidRPr="00957953" w:rsidRDefault="00536941" w:rsidP="007B0472">
            <w:pPr>
              <w:tabs>
                <w:tab w:val="left" w:pos="720"/>
              </w:tabs>
              <w:spacing w:line="240" w:lineRule="auto"/>
              <w:rPr>
                <w:rFonts w:ascii="Arial" w:hAnsi="Arial" w:cs="Arial"/>
              </w:rPr>
            </w:pPr>
          </w:p>
          <w:p w14:paraId="045039D9"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(b)</w:t>
            </w:r>
            <w:r w:rsidRPr="00957953">
              <w:rPr>
                <w:rFonts w:ascii="Arial" w:hAnsi="Arial" w:cs="Arial"/>
              </w:rPr>
              <w:tab/>
              <w:t>the Financing Due</w:t>
            </w:r>
          </w:p>
          <w:p w14:paraId="14C7E1EC" w14:textId="77777777" w:rsidR="00536941" w:rsidRPr="00957953" w:rsidRDefault="00536941" w:rsidP="007B0472">
            <w:pPr>
              <w:tabs>
                <w:tab w:val="left" w:pos="720"/>
              </w:tabs>
              <w:spacing w:line="240" w:lineRule="auto"/>
              <w:rPr>
                <w:rFonts w:ascii="Arial" w:hAnsi="Arial" w:cs="Arial"/>
              </w:rPr>
            </w:pPr>
          </w:p>
        </w:tc>
      </w:tr>
      <w:tr w:rsidR="00536941" w:rsidRPr="00957953" w14:paraId="4AD78F94" w14:textId="77777777" w:rsidTr="007B0472">
        <w:tc>
          <w:tcPr>
            <w:tcW w:w="709" w:type="dxa"/>
            <w:vAlign w:val="center"/>
          </w:tcPr>
          <w:p w14:paraId="60235385" w14:textId="77777777" w:rsidR="00536941" w:rsidRPr="005D6FA0" w:rsidRDefault="00536941" w:rsidP="007B0472">
            <w:pPr>
              <w:pStyle w:val="ListParagraph"/>
              <w:numPr>
                <w:ilvl w:val="0"/>
                <w:numId w:val="266"/>
              </w:numPr>
              <w:tabs>
                <w:tab w:val="left" w:pos="720"/>
              </w:tabs>
              <w:spacing w:line="240" w:lineRule="auto"/>
              <w:jc w:val="center"/>
              <w:rPr>
                <w:rFonts w:ascii="Arial" w:hAnsi="Arial" w:cs="Arial"/>
              </w:rPr>
            </w:pPr>
          </w:p>
        </w:tc>
        <w:tc>
          <w:tcPr>
            <w:tcW w:w="3408" w:type="dxa"/>
            <w:vAlign w:val="center"/>
          </w:tcPr>
          <w:p w14:paraId="4647F753" w14:textId="77777777" w:rsidR="00536941" w:rsidRPr="00957953" w:rsidRDefault="00536941" w:rsidP="007B0472">
            <w:pPr>
              <w:tabs>
                <w:tab w:val="left" w:pos="720"/>
              </w:tabs>
              <w:spacing w:line="240" w:lineRule="auto"/>
              <w:rPr>
                <w:rFonts w:ascii="Arial" w:hAnsi="Arial" w:cs="Arial"/>
              </w:rPr>
            </w:pPr>
          </w:p>
          <w:p w14:paraId="51E7F51B"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Political Event Termination Amount</w:t>
            </w:r>
          </w:p>
          <w:p w14:paraId="4AB2F15D" w14:textId="77777777" w:rsidR="00536941" w:rsidRPr="00957953" w:rsidRDefault="00536941" w:rsidP="007B0472">
            <w:pPr>
              <w:tabs>
                <w:tab w:val="left" w:pos="720"/>
              </w:tabs>
              <w:spacing w:line="240" w:lineRule="auto"/>
              <w:rPr>
                <w:rFonts w:ascii="Arial" w:hAnsi="Arial" w:cs="Arial"/>
              </w:rPr>
            </w:pPr>
          </w:p>
        </w:tc>
        <w:tc>
          <w:tcPr>
            <w:tcW w:w="4609" w:type="dxa"/>
            <w:vAlign w:val="center"/>
          </w:tcPr>
          <w:p w14:paraId="4DE24D7B" w14:textId="77777777" w:rsidR="00536941" w:rsidRPr="00957953" w:rsidRDefault="00536941" w:rsidP="007B0472">
            <w:pPr>
              <w:tabs>
                <w:tab w:val="left" w:pos="720"/>
              </w:tabs>
              <w:spacing w:line="240" w:lineRule="auto"/>
              <w:rPr>
                <w:rFonts w:ascii="Arial" w:hAnsi="Arial" w:cs="Arial"/>
              </w:rPr>
            </w:pPr>
          </w:p>
          <w:p w14:paraId="7DC35992"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(a)</w:t>
            </w:r>
            <w:r w:rsidRPr="00957953">
              <w:rPr>
                <w:rFonts w:ascii="Arial" w:hAnsi="Arial" w:cs="Arial"/>
              </w:rPr>
              <w:tab/>
              <w:t>the Termination Equity; plus</w:t>
            </w:r>
          </w:p>
          <w:p w14:paraId="4A5039D6" w14:textId="77777777" w:rsidR="00536941" w:rsidRPr="00957953" w:rsidRDefault="00536941" w:rsidP="007B0472">
            <w:pPr>
              <w:tabs>
                <w:tab w:val="left" w:pos="720"/>
              </w:tabs>
              <w:spacing w:line="240" w:lineRule="auto"/>
              <w:rPr>
                <w:rFonts w:ascii="Arial" w:hAnsi="Arial" w:cs="Arial"/>
              </w:rPr>
            </w:pPr>
          </w:p>
          <w:p w14:paraId="02C7B411" w14:textId="77777777" w:rsidR="00536941" w:rsidRPr="00957953" w:rsidRDefault="00536941" w:rsidP="007B0472">
            <w:pPr>
              <w:tabs>
                <w:tab w:val="left" w:pos="720"/>
              </w:tabs>
              <w:spacing w:line="240" w:lineRule="auto"/>
              <w:ind w:left="720" w:hanging="720"/>
              <w:rPr>
                <w:rFonts w:ascii="Arial" w:hAnsi="Arial" w:cs="Arial"/>
              </w:rPr>
            </w:pPr>
            <w:r w:rsidRPr="00957953">
              <w:rPr>
                <w:rFonts w:ascii="Arial" w:hAnsi="Arial" w:cs="Arial"/>
              </w:rPr>
              <w:t>(b)</w:t>
            </w:r>
            <w:r w:rsidRPr="00957953">
              <w:rPr>
                <w:rFonts w:ascii="Arial" w:hAnsi="Arial" w:cs="Arial"/>
              </w:rPr>
              <w:tab/>
              <w:t>the Termination Dividend Amount, plus</w:t>
            </w:r>
          </w:p>
          <w:p w14:paraId="4253A42D" w14:textId="77777777" w:rsidR="00536941" w:rsidRPr="00957953" w:rsidRDefault="00536941" w:rsidP="007B0472">
            <w:pPr>
              <w:tabs>
                <w:tab w:val="left" w:pos="720"/>
              </w:tabs>
              <w:spacing w:line="240" w:lineRule="auto"/>
              <w:rPr>
                <w:rFonts w:ascii="Arial" w:hAnsi="Arial" w:cs="Arial"/>
              </w:rPr>
            </w:pPr>
          </w:p>
          <w:p w14:paraId="1DCE2E70"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(c)</w:t>
            </w:r>
            <w:r w:rsidRPr="00957953">
              <w:rPr>
                <w:rFonts w:ascii="Arial" w:hAnsi="Arial" w:cs="Arial"/>
              </w:rPr>
              <w:tab/>
              <w:t>the Financing Due</w:t>
            </w:r>
          </w:p>
          <w:p w14:paraId="09D8523C" w14:textId="77777777" w:rsidR="00536941" w:rsidRPr="00957953" w:rsidRDefault="00536941" w:rsidP="007B0472">
            <w:pPr>
              <w:tabs>
                <w:tab w:val="left" w:pos="720"/>
              </w:tabs>
              <w:spacing w:line="240" w:lineRule="auto"/>
              <w:rPr>
                <w:rFonts w:ascii="Arial" w:hAnsi="Arial" w:cs="Arial"/>
              </w:rPr>
            </w:pPr>
          </w:p>
        </w:tc>
      </w:tr>
      <w:tr w:rsidR="00536941" w:rsidRPr="00957953" w14:paraId="2D5C5BF1" w14:textId="77777777" w:rsidTr="007B0472">
        <w:tc>
          <w:tcPr>
            <w:tcW w:w="709" w:type="dxa"/>
            <w:vAlign w:val="center"/>
          </w:tcPr>
          <w:p w14:paraId="4AABFB0E" w14:textId="77777777" w:rsidR="00536941" w:rsidRPr="005D6FA0" w:rsidRDefault="00536941" w:rsidP="007B0472">
            <w:pPr>
              <w:pStyle w:val="ListParagraph"/>
              <w:numPr>
                <w:ilvl w:val="0"/>
                <w:numId w:val="266"/>
              </w:numPr>
              <w:tabs>
                <w:tab w:val="left" w:pos="720"/>
              </w:tabs>
              <w:spacing w:line="240" w:lineRule="auto"/>
              <w:jc w:val="center"/>
              <w:rPr>
                <w:rFonts w:ascii="Arial" w:hAnsi="Arial" w:cs="Arial"/>
              </w:rPr>
            </w:pPr>
          </w:p>
        </w:tc>
        <w:tc>
          <w:tcPr>
            <w:tcW w:w="3408" w:type="dxa"/>
            <w:vAlign w:val="center"/>
          </w:tcPr>
          <w:p w14:paraId="42CB1D34" w14:textId="77777777" w:rsidR="00536941" w:rsidRPr="00957953" w:rsidRDefault="00536941" w:rsidP="007B0472">
            <w:pPr>
              <w:tabs>
                <w:tab w:val="left" w:pos="720"/>
              </w:tabs>
              <w:spacing w:line="240" w:lineRule="auto"/>
              <w:rPr>
                <w:rFonts w:ascii="Arial" w:hAnsi="Arial" w:cs="Arial"/>
              </w:rPr>
            </w:pPr>
          </w:p>
          <w:p w14:paraId="052C3AEC"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Concessionaire Default Termination Amount</w:t>
            </w:r>
          </w:p>
          <w:p w14:paraId="0CDD19D9" w14:textId="77777777" w:rsidR="00536941" w:rsidRPr="00957953" w:rsidRDefault="00536941" w:rsidP="007B0472">
            <w:pPr>
              <w:tabs>
                <w:tab w:val="left" w:pos="720"/>
              </w:tabs>
              <w:spacing w:line="240" w:lineRule="auto"/>
              <w:rPr>
                <w:rFonts w:ascii="Arial" w:hAnsi="Arial" w:cs="Arial"/>
              </w:rPr>
            </w:pPr>
          </w:p>
        </w:tc>
        <w:tc>
          <w:tcPr>
            <w:tcW w:w="4609" w:type="dxa"/>
            <w:vAlign w:val="center"/>
          </w:tcPr>
          <w:p w14:paraId="19355075"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(a)</w:t>
            </w:r>
            <w:r w:rsidRPr="00957953">
              <w:rPr>
                <w:rFonts w:ascii="Arial" w:hAnsi="Arial" w:cs="Arial"/>
              </w:rPr>
              <w:tab/>
              <w:t>the Financing Due</w:t>
            </w:r>
          </w:p>
        </w:tc>
      </w:tr>
      <w:tr w:rsidR="00536941" w:rsidRPr="00957953" w14:paraId="77FD08CB" w14:textId="77777777" w:rsidTr="007B0472">
        <w:tc>
          <w:tcPr>
            <w:tcW w:w="709" w:type="dxa"/>
            <w:vAlign w:val="center"/>
          </w:tcPr>
          <w:p w14:paraId="4B3FF24F" w14:textId="77777777" w:rsidR="00536941" w:rsidRPr="005D6FA0" w:rsidRDefault="00536941" w:rsidP="007B0472">
            <w:pPr>
              <w:pStyle w:val="ListParagraph"/>
              <w:numPr>
                <w:ilvl w:val="0"/>
                <w:numId w:val="266"/>
              </w:numPr>
              <w:tabs>
                <w:tab w:val="left" w:pos="720"/>
              </w:tabs>
              <w:spacing w:line="240" w:lineRule="auto"/>
              <w:jc w:val="center"/>
              <w:rPr>
                <w:rFonts w:ascii="Arial" w:hAnsi="Arial" w:cs="Arial"/>
              </w:rPr>
            </w:pPr>
          </w:p>
        </w:tc>
        <w:tc>
          <w:tcPr>
            <w:tcW w:w="3408" w:type="dxa"/>
            <w:vAlign w:val="center"/>
          </w:tcPr>
          <w:p w14:paraId="6F3F9EA8" w14:textId="77777777" w:rsidR="00536941" w:rsidRPr="00957953" w:rsidRDefault="00536941" w:rsidP="007B0472">
            <w:pPr>
              <w:tabs>
                <w:tab w:val="left" w:pos="720"/>
              </w:tabs>
              <w:spacing w:line="240" w:lineRule="auto"/>
              <w:rPr>
                <w:rFonts w:ascii="Arial" w:hAnsi="Arial" w:cs="Arial"/>
              </w:rPr>
            </w:pPr>
          </w:p>
          <w:p w14:paraId="76B68AB0"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GoS Default Termination Amount</w:t>
            </w:r>
          </w:p>
          <w:p w14:paraId="53F38549" w14:textId="77777777" w:rsidR="00536941" w:rsidRPr="00957953" w:rsidRDefault="00536941" w:rsidP="007B0472">
            <w:pPr>
              <w:tabs>
                <w:tab w:val="left" w:pos="720"/>
              </w:tabs>
              <w:spacing w:line="240" w:lineRule="auto"/>
              <w:rPr>
                <w:rFonts w:ascii="Arial" w:hAnsi="Arial" w:cs="Arial"/>
              </w:rPr>
            </w:pPr>
          </w:p>
        </w:tc>
        <w:tc>
          <w:tcPr>
            <w:tcW w:w="4609" w:type="dxa"/>
            <w:vAlign w:val="center"/>
          </w:tcPr>
          <w:p w14:paraId="404D2B65" w14:textId="77777777" w:rsidR="00536941" w:rsidRPr="00957953" w:rsidRDefault="00536941" w:rsidP="007B0472">
            <w:pPr>
              <w:tabs>
                <w:tab w:val="left" w:pos="720"/>
              </w:tabs>
              <w:spacing w:line="240" w:lineRule="auto"/>
              <w:rPr>
                <w:rFonts w:ascii="Arial" w:hAnsi="Arial" w:cs="Arial"/>
              </w:rPr>
            </w:pPr>
          </w:p>
          <w:p w14:paraId="6B868E6A"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(a)</w:t>
            </w:r>
            <w:r w:rsidRPr="00957953">
              <w:rPr>
                <w:rFonts w:ascii="Arial" w:hAnsi="Arial" w:cs="Arial"/>
              </w:rPr>
              <w:tab/>
              <w:t>the Termination Equity; plus</w:t>
            </w:r>
          </w:p>
          <w:p w14:paraId="241278B6" w14:textId="77777777" w:rsidR="00536941" w:rsidRPr="00957953" w:rsidRDefault="00536941" w:rsidP="007B0472">
            <w:pPr>
              <w:tabs>
                <w:tab w:val="left" w:pos="720"/>
              </w:tabs>
              <w:spacing w:line="240" w:lineRule="auto"/>
              <w:rPr>
                <w:rFonts w:ascii="Arial" w:hAnsi="Arial" w:cs="Arial"/>
              </w:rPr>
            </w:pPr>
          </w:p>
          <w:p w14:paraId="73ADAFDC" w14:textId="77777777" w:rsidR="00536941" w:rsidRPr="00957953" w:rsidRDefault="00536941" w:rsidP="007B0472">
            <w:pPr>
              <w:tabs>
                <w:tab w:val="left" w:pos="720"/>
              </w:tabs>
              <w:spacing w:line="240" w:lineRule="auto"/>
              <w:ind w:left="720" w:hanging="720"/>
              <w:rPr>
                <w:rFonts w:ascii="Arial" w:hAnsi="Arial" w:cs="Arial"/>
              </w:rPr>
            </w:pPr>
            <w:r w:rsidRPr="00957953">
              <w:rPr>
                <w:rFonts w:ascii="Arial" w:hAnsi="Arial" w:cs="Arial"/>
              </w:rPr>
              <w:t>(b)</w:t>
            </w:r>
            <w:r w:rsidRPr="00957953">
              <w:rPr>
                <w:rFonts w:ascii="Arial" w:hAnsi="Arial" w:cs="Arial"/>
              </w:rPr>
              <w:tab/>
              <w:t>the Termination Dividend Amount, plus</w:t>
            </w:r>
          </w:p>
          <w:p w14:paraId="694091A4" w14:textId="77777777" w:rsidR="00536941" w:rsidRPr="00957953" w:rsidRDefault="00536941" w:rsidP="007B0472">
            <w:pPr>
              <w:tabs>
                <w:tab w:val="left" w:pos="720"/>
              </w:tabs>
              <w:spacing w:line="240" w:lineRule="auto"/>
              <w:rPr>
                <w:rFonts w:ascii="Arial" w:hAnsi="Arial" w:cs="Arial"/>
              </w:rPr>
            </w:pPr>
          </w:p>
          <w:p w14:paraId="6D203131"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(c)</w:t>
            </w:r>
            <w:r w:rsidRPr="00957953">
              <w:rPr>
                <w:rFonts w:ascii="Arial" w:hAnsi="Arial" w:cs="Arial"/>
              </w:rPr>
              <w:tab/>
              <w:t>the Financing Due</w:t>
            </w:r>
          </w:p>
          <w:p w14:paraId="070C253B" w14:textId="77777777" w:rsidR="00536941" w:rsidRPr="00957953" w:rsidRDefault="00536941" w:rsidP="007B0472">
            <w:pPr>
              <w:tabs>
                <w:tab w:val="left" w:pos="720"/>
              </w:tabs>
              <w:spacing w:line="240" w:lineRule="auto"/>
              <w:rPr>
                <w:rFonts w:ascii="Arial" w:hAnsi="Arial" w:cs="Arial"/>
              </w:rPr>
            </w:pPr>
          </w:p>
        </w:tc>
      </w:tr>
      <w:tr w:rsidR="00536941" w:rsidRPr="00957953" w14:paraId="0842731C" w14:textId="77777777" w:rsidTr="007B0472">
        <w:tc>
          <w:tcPr>
            <w:tcW w:w="709" w:type="dxa"/>
            <w:vAlign w:val="center"/>
          </w:tcPr>
          <w:p w14:paraId="41475513" w14:textId="77777777" w:rsidR="00536941" w:rsidRPr="005D6FA0" w:rsidRDefault="00536941" w:rsidP="007B0472">
            <w:pPr>
              <w:pStyle w:val="ListParagraph"/>
              <w:numPr>
                <w:ilvl w:val="0"/>
                <w:numId w:val="266"/>
              </w:numPr>
              <w:tabs>
                <w:tab w:val="left" w:pos="720"/>
              </w:tabs>
              <w:spacing w:line="240" w:lineRule="auto"/>
              <w:jc w:val="center"/>
              <w:rPr>
                <w:rFonts w:ascii="Arial" w:hAnsi="Arial" w:cs="Arial"/>
              </w:rPr>
            </w:pPr>
          </w:p>
        </w:tc>
        <w:tc>
          <w:tcPr>
            <w:tcW w:w="3408" w:type="dxa"/>
            <w:vAlign w:val="center"/>
          </w:tcPr>
          <w:p w14:paraId="68978128" w14:textId="77777777" w:rsidR="00536941" w:rsidRPr="00957953" w:rsidRDefault="00536941" w:rsidP="007B0472">
            <w:pPr>
              <w:tabs>
                <w:tab w:val="left" w:pos="720"/>
              </w:tabs>
              <w:spacing w:line="240" w:lineRule="auto"/>
              <w:rPr>
                <w:rFonts w:ascii="Arial" w:hAnsi="Arial" w:cs="Arial"/>
              </w:rPr>
            </w:pPr>
          </w:p>
          <w:p w14:paraId="1742D1C5"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Corrupt Act Termination Amount</w:t>
            </w:r>
          </w:p>
          <w:p w14:paraId="79763E2A" w14:textId="77777777" w:rsidR="00536941" w:rsidRPr="00957953" w:rsidRDefault="00536941" w:rsidP="007B0472">
            <w:pPr>
              <w:tabs>
                <w:tab w:val="left" w:pos="720"/>
              </w:tabs>
              <w:spacing w:line="240" w:lineRule="auto"/>
              <w:rPr>
                <w:rFonts w:ascii="Arial" w:hAnsi="Arial" w:cs="Arial"/>
              </w:rPr>
            </w:pPr>
          </w:p>
        </w:tc>
        <w:tc>
          <w:tcPr>
            <w:tcW w:w="4609" w:type="dxa"/>
            <w:vAlign w:val="center"/>
          </w:tcPr>
          <w:p w14:paraId="483BDC06" w14:textId="77777777" w:rsidR="00536941" w:rsidRDefault="00536941" w:rsidP="007B0472">
            <w:pPr>
              <w:tabs>
                <w:tab w:val="left" w:pos="720"/>
              </w:tabs>
              <w:spacing w:line="240" w:lineRule="auto"/>
              <w:rPr>
                <w:rFonts w:ascii="Arial" w:hAnsi="Arial" w:cs="Arial"/>
              </w:rPr>
            </w:pPr>
          </w:p>
          <w:p w14:paraId="3B74BB4E"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(a)</w:t>
            </w:r>
            <w:r w:rsidRPr="00957953">
              <w:rPr>
                <w:rFonts w:ascii="Arial" w:hAnsi="Arial" w:cs="Arial"/>
              </w:rPr>
              <w:tab/>
              <w:t>the Financing Due</w:t>
            </w:r>
          </w:p>
        </w:tc>
      </w:tr>
      <w:tr w:rsidR="00536941" w:rsidRPr="00957953" w14:paraId="0E173D12" w14:textId="77777777" w:rsidTr="007B0472">
        <w:tc>
          <w:tcPr>
            <w:tcW w:w="709" w:type="dxa"/>
            <w:vAlign w:val="center"/>
          </w:tcPr>
          <w:p w14:paraId="7846AF7E" w14:textId="77777777" w:rsidR="00536941" w:rsidRPr="005D6FA0" w:rsidRDefault="00536941" w:rsidP="007B0472">
            <w:pPr>
              <w:pStyle w:val="ListParagraph"/>
              <w:numPr>
                <w:ilvl w:val="0"/>
                <w:numId w:val="266"/>
              </w:numPr>
              <w:tabs>
                <w:tab w:val="left" w:pos="720"/>
              </w:tabs>
              <w:spacing w:line="240" w:lineRule="auto"/>
              <w:jc w:val="center"/>
              <w:rPr>
                <w:rFonts w:ascii="Arial" w:hAnsi="Arial" w:cs="Arial"/>
              </w:rPr>
            </w:pPr>
          </w:p>
        </w:tc>
        <w:tc>
          <w:tcPr>
            <w:tcW w:w="3408" w:type="dxa"/>
            <w:vAlign w:val="center"/>
          </w:tcPr>
          <w:p w14:paraId="4AC76910" w14:textId="77777777" w:rsidR="00536941" w:rsidRPr="00957953" w:rsidRDefault="00536941" w:rsidP="007B0472">
            <w:pPr>
              <w:tabs>
                <w:tab w:val="left" w:pos="720"/>
              </w:tabs>
              <w:spacing w:line="240" w:lineRule="auto"/>
              <w:rPr>
                <w:rFonts w:ascii="Arial" w:hAnsi="Arial" w:cs="Arial"/>
              </w:rPr>
            </w:pPr>
          </w:p>
          <w:p w14:paraId="5F16610E"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Change in Law Termination Amount</w:t>
            </w:r>
          </w:p>
        </w:tc>
        <w:tc>
          <w:tcPr>
            <w:tcW w:w="4609" w:type="dxa"/>
            <w:vAlign w:val="center"/>
          </w:tcPr>
          <w:p w14:paraId="7896328B" w14:textId="77777777" w:rsidR="00536941" w:rsidRPr="00957953" w:rsidRDefault="00536941" w:rsidP="007B0472">
            <w:pPr>
              <w:tabs>
                <w:tab w:val="left" w:pos="720"/>
              </w:tabs>
              <w:spacing w:line="240" w:lineRule="auto"/>
              <w:rPr>
                <w:rFonts w:ascii="Arial" w:hAnsi="Arial" w:cs="Arial"/>
              </w:rPr>
            </w:pPr>
          </w:p>
          <w:p w14:paraId="351E043E"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(a)</w:t>
            </w:r>
            <w:r w:rsidRPr="00957953">
              <w:rPr>
                <w:rFonts w:ascii="Arial" w:hAnsi="Arial" w:cs="Arial"/>
              </w:rPr>
              <w:tab/>
              <w:t>the Termination Equity; plus</w:t>
            </w:r>
          </w:p>
          <w:p w14:paraId="5B95A134" w14:textId="77777777" w:rsidR="00536941" w:rsidRPr="00957953" w:rsidRDefault="00536941" w:rsidP="007B0472">
            <w:pPr>
              <w:tabs>
                <w:tab w:val="left" w:pos="720"/>
              </w:tabs>
              <w:spacing w:line="240" w:lineRule="auto"/>
              <w:rPr>
                <w:rFonts w:ascii="Arial" w:hAnsi="Arial" w:cs="Arial"/>
              </w:rPr>
            </w:pPr>
          </w:p>
          <w:p w14:paraId="16562A33" w14:textId="77777777" w:rsidR="00536941" w:rsidRPr="00957953" w:rsidRDefault="00536941" w:rsidP="007B0472">
            <w:pPr>
              <w:tabs>
                <w:tab w:val="left" w:pos="720"/>
              </w:tabs>
              <w:spacing w:line="240" w:lineRule="auto"/>
              <w:ind w:left="720" w:hanging="720"/>
              <w:rPr>
                <w:rFonts w:ascii="Arial" w:hAnsi="Arial" w:cs="Arial"/>
              </w:rPr>
            </w:pPr>
            <w:r w:rsidRPr="00957953">
              <w:rPr>
                <w:rFonts w:ascii="Arial" w:hAnsi="Arial" w:cs="Arial"/>
              </w:rPr>
              <w:t>(b)</w:t>
            </w:r>
            <w:r w:rsidRPr="00957953">
              <w:rPr>
                <w:rFonts w:ascii="Arial" w:hAnsi="Arial" w:cs="Arial"/>
              </w:rPr>
              <w:tab/>
              <w:t>the Termination Dividend Amount, plus</w:t>
            </w:r>
          </w:p>
          <w:p w14:paraId="029DA5FF" w14:textId="77777777" w:rsidR="00536941" w:rsidRPr="00957953" w:rsidRDefault="00536941" w:rsidP="007B0472">
            <w:pPr>
              <w:tabs>
                <w:tab w:val="left" w:pos="720"/>
              </w:tabs>
              <w:spacing w:line="240" w:lineRule="auto"/>
              <w:rPr>
                <w:rFonts w:ascii="Arial" w:hAnsi="Arial" w:cs="Arial"/>
              </w:rPr>
            </w:pPr>
          </w:p>
          <w:p w14:paraId="74F5D557" w14:textId="77777777" w:rsidR="00536941" w:rsidRPr="00957953" w:rsidRDefault="00536941" w:rsidP="007B0472">
            <w:pPr>
              <w:tabs>
                <w:tab w:val="left" w:pos="720"/>
              </w:tabs>
              <w:spacing w:line="240" w:lineRule="auto"/>
              <w:rPr>
                <w:rFonts w:ascii="Arial" w:hAnsi="Arial" w:cs="Arial"/>
              </w:rPr>
            </w:pPr>
            <w:r w:rsidRPr="00957953">
              <w:rPr>
                <w:rFonts w:ascii="Arial" w:hAnsi="Arial" w:cs="Arial"/>
              </w:rPr>
              <w:t>(c)</w:t>
            </w:r>
            <w:r w:rsidRPr="00957953">
              <w:rPr>
                <w:rFonts w:ascii="Arial" w:hAnsi="Arial" w:cs="Arial"/>
              </w:rPr>
              <w:tab/>
              <w:t>the Financing Due</w:t>
            </w:r>
          </w:p>
          <w:p w14:paraId="1606632C" w14:textId="77777777" w:rsidR="00536941" w:rsidRPr="00957953" w:rsidRDefault="00536941" w:rsidP="007B0472">
            <w:pPr>
              <w:tabs>
                <w:tab w:val="left" w:pos="720"/>
              </w:tabs>
              <w:spacing w:line="240" w:lineRule="auto"/>
              <w:rPr>
                <w:rFonts w:ascii="Arial" w:hAnsi="Arial" w:cs="Arial"/>
              </w:rPr>
            </w:pPr>
          </w:p>
        </w:tc>
      </w:tr>
    </w:tbl>
    <w:p w14:paraId="2C8E83DA" w14:textId="77777777" w:rsidR="00536941" w:rsidRDefault="00536941" w:rsidP="00536941">
      <w:pPr>
        <w:spacing w:line="240" w:lineRule="auto"/>
        <w:rPr>
          <w:b/>
          <w:bCs/>
          <w:caps/>
          <w:sz w:val="26"/>
          <w:szCs w:val="26"/>
        </w:rPr>
      </w:pPr>
    </w:p>
    <w:p w14:paraId="72651164" w14:textId="77777777" w:rsidR="00536941" w:rsidRDefault="00536941" w:rsidP="00536941">
      <w:pPr>
        <w:spacing w:after="160" w:line="259" w:lineRule="auto"/>
        <w:rPr>
          <w:b/>
          <w:bCs/>
          <w:caps/>
          <w:sz w:val="26"/>
          <w:szCs w:val="26"/>
        </w:rPr>
      </w:pPr>
      <w:r>
        <w:rPr>
          <w:b/>
          <w:bCs/>
          <w:caps/>
          <w:sz w:val="26"/>
          <w:szCs w:val="26"/>
        </w:rPr>
        <w:br w:type="page"/>
      </w:r>
    </w:p>
    <w:p w14:paraId="2A59294F" w14:textId="77777777" w:rsidR="00536941" w:rsidRDefault="00536941" w:rsidP="00536941">
      <w:pPr>
        <w:pBdr>
          <w:bottom w:val="single" w:sz="4" w:space="1" w:color="auto"/>
        </w:pBdr>
        <w:jc w:val="center"/>
        <w:rPr>
          <w:rFonts w:ascii="Arial" w:hAnsi="Arial" w:cs="Arial"/>
          <w:b/>
          <w:smallCaps/>
          <w:sz w:val="26"/>
          <w:lang w:val="en-GB"/>
        </w:rPr>
      </w:pPr>
      <w:r w:rsidRPr="00F11510">
        <w:rPr>
          <w:rFonts w:ascii="Arial" w:hAnsi="Arial" w:cs="Arial"/>
          <w:b/>
          <w:smallCaps/>
          <w:sz w:val="26"/>
          <w:lang w:val="en-GB"/>
        </w:rPr>
        <w:lastRenderedPageBreak/>
        <w:t xml:space="preserve">Schedule </w:t>
      </w:r>
      <w:r>
        <w:rPr>
          <w:rFonts w:ascii="Arial" w:hAnsi="Arial" w:cs="Arial"/>
          <w:b/>
          <w:smallCaps/>
          <w:sz w:val="26"/>
          <w:lang w:val="en-GB"/>
        </w:rPr>
        <w:t>U</w:t>
      </w:r>
      <w:r w:rsidRPr="00F11510">
        <w:rPr>
          <w:rFonts w:ascii="Arial" w:hAnsi="Arial" w:cs="Arial"/>
          <w:b/>
          <w:smallCaps/>
          <w:sz w:val="26"/>
          <w:lang w:val="en-GB"/>
        </w:rPr>
        <w:t xml:space="preserve"> – </w:t>
      </w:r>
      <w:r>
        <w:rPr>
          <w:rFonts w:ascii="Arial" w:hAnsi="Arial" w:cs="Arial"/>
          <w:b/>
          <w:smallCaps/>
          <w:sz w:val="26"/>
          <w:lang w:val="en-GB"/>
        </w:rPr>
        <w:t>Financial Model</w:t>
      </w:r>
    </w:p>
    <w:p w14:paraId="39927877" w14:textId="77777777" w:rsidR="00536941" w:rsidRDefault="00536941" w:rsidP="00536941">
      <w:pPr>
        <w:spacing w:line="240" w:lineRule="auto"/>
        <w:rPr>
          <w:b/>
          <w:bCs/>
          <w:caps/>
          <w:sz w:val="26"/>
          <w:szCs w:val="26"/>
        </w:rPr>
      </w:pPr>
    </w:p>
    <w:p w14:paraId="432452FC" w14:textId="77777777" w:rsidR="00536941" w:rsidRPr="00522294" w:rsidRDefault="00536941" w:rsidP="00536941">
      <w:pPr>
        <w:spacing w:line="240" w:lineRule="auto"/>
        <w:jc w:val="center"/>
        <w:rPr>
          <w:rFonts w:ascii="Arial" w:hAnsi="Arial" w:cs="Arial"/>
        </w:rPr>
      </w:pPr>
      <w:r w:rsidRPr="00522294">
        <w:rPr>
          <w:rFonts w:ascii="Arial" w:hAnsi="Arial" w:cs="Arial"/>
        </w:rPr>
        <w:t>[</w:t>
      </w:r>
      <w:r w:rsidRPr="00522294">
        <w:rPr>
          <w:rFonts w:ascii="Arial" w:hAnsi="Arial" w:cs="Arial"/>
          <w:i/>
          <w:iCs/>
        </w:rPr>
        <w:t>To Be Attached Hereto</w:t>
      </w:r>
      <w:r w:rsidRPr="00522294">
        <w:rPr>
          <w:rFonts w:ascii="Arial" w:hAnsi="Arial" w:cs="Arial"/>
        </w:rPr>
        <w:t>]</w:t>
      </w:r>
    </w:p>
    <w:p w14:paraId="63905AA5" w14:textId="77777777" w:rsidR="00536941" w:rsidRDefault="00536941" w:rsidP="00536941">
      <w:pPr>
        <w:spacing w:after="160" w:line="259" w:lineRule="auto"/>
        <w:rPr>
          <w:b/>
          <w:bCs/>
          <w:caps/>
          <w:sz w:val="26"/>
          <w:szCs w:val="26"/>
        </w:rPr>
      </w:pPr>
      <w:r>
        <w:rPr>
          <w:b/>
          <w:bCs/>
          <w:caps/>
          <w:sz w:val="26"/>
          <w:szCs w:val="26"/>
        </w:rPr>
        <w:br w:type="page"/>
      </w:r>
    </w:p>
    <w:p w14:paraId="33F268A0" w14:textId="77777777" w:rsidR="00536941" w:rsidRDefault="00536941" w:rsidP="00536941">
      <w:pPr>
        <w:pBdr>
          <w:bottom w:val="single" w:sz="4" w:space="1" w:color="auto"/>
        </w:pBdr>
        <w:jc w:val="center"/>
        <w:rPr>
          <w:rFonts w:ascii="Arial" w:hAnsi="Arial" w:cs="Arial"/>
          <w:b/>
          <w:smallCaps/>
          <w:sz w:val="26"/>
          <w:lang w:val="en-GB"/>
        </w:rPr>
      </w:pPr>
      <w:r w:rsidRPr="00F11510">
        <w:rPr>
          <w:rFonts w:ascii="Arial" w:hAnsi="Arial" w:cs="Arial"/>
          <w:b/>
          <w:smallCaps/>
          <w:sz w:val="26"/>
          <w:lang w:val="en-GB"/>
        </w:rPr>
        <w:lastRenderedPageBreak/>
        <w:t xml:space="preserve">Schedule </w:t>
      </w:r>
      <w:r>
        <w:rPr>
          <w:rFonts w:ascii="Arial" w:hAnsi="Arial" w:cs="Arial"/>
          <w:b/>
          <w:smallCaps/>
          <w:sz w:val="26"/>
          <w:lang w:val="en-GB"/>
        </w:rPr>
        <w:t>V</w:t>
      </w:r>
      <w:r w:rsidRPr="00F11510">
        <w:rPr>
          <w:rFonts w:ascii="Arial" w:hAnsi="Arial" w:cs="Arial"/>
          <w:b/>
          <w:smallCaps/>
          <w:sz w:val="26"/>
          <w:lang w:val="en-GB"/>
        </w:rPr>
        <w:t xml:space="preserve"> – </w:t>
      </w:r>
      <w:r>
        <w:rPr>
          <w:rFonts w:ascii="Arial" w:hAnsi="Arial" w:cs="Arial"/>
          <w:b/>
          <w:smallCaps/>
          <w:sz w:val="26"/>
          <w:lang w:val="en-GB"/>
        </w:rPr>
        <w:t>Illustrations</w:t>
      </w:r>
    </w:p>
    <w:p w14:paraId="75A47F30" w14:textId="77777777" w:rsidR="00536941" w:rsidRDefault="00536941" w:rsidP="00536941">
      <w:pPr>
        <w:spacing w:line="240" w:lineRule="auto"/>
        <w:rPr>
          <w:b/>
          <w:bCs/>
          <w:caps/>
          <w:sz w:val="26"/>
          <w:szCs w:val="26"/>
        </w:rPr>
      </w:pPr>
    </w:p>
    <w:p w14:paraId="42B05610" w14:textId="77777777" w:rsidR="00536941" w:rsidRPr="00522294" w:rsidRDefault="00536941" w:rsidP="00536941">
      <w:pPr>
        <w:spacing w:line="240" w:lineRule="auto"/>
        <w:jc w:val="center"/>
        <w:rPr>
          <w:rFonts w:ascii="Arial" w:hAnsi="Arial" w:cs="Arial"/>
        </w:rPr>
      </w:pPr>
      <w:r w:rsidRPr="00522294">
        <w:rPr>
          <w:rFonts w:ascii="Arial" w:hAnsi="Arial" w:cs="Arial"/>
        </w:rPr>
        <w:t>[</w:t>
      </w:r>
      <w:r w:rsidRPr="00522294">
        <w:rPr>
          <w:rFonts w:ascii="Arial" w:hAnsi="Arial" w:cs="Arial"/>
          <w:i/>
          <w:iCs/>
        </w:rPr>
        <w:t>To Be Attached Hereto</w:t>
      </w:r>
      <w:r w:rsidRPr="00522294">
        <w:rPr>
          <w:rFonts w:ascii="Arial" w:hAnsi="Arial" w:cs="Arial"/>
        </w:rPr>
        <w:t>]</w:t>
      </w:r>
    </w:p>
    <w:p w14:paraId="01E286F2" w14:textId="77777777" w:rsidR="00536941" w:rsidRDefault="00536941" w:rsidP="00536941">
      <w:pPr>
        <w:spacing w:line="240" w:lineRule="auto"/>
        <w:rPr>
          <w:b/>
          <w:bCs/>
          <w:caps/>
          <w:sz w:val="26"/>
          <w:szCs w:val="26"/>
        </w:rPr>
      </w:pPr>
      <w:r>
        <w:rPr>
          <w:b/>
          <w:bCs/>
          <w:caps/>
          <w:sz w:val="26"/>
          <w:szCs w:val="26"/>
        </w:rPr>
        <w:br w:type="page"/>
      </w:r>
    </w:p>
    <w:p w14:paraId="6A5FB14D" w14:textId="77777777" w:rsidR="00536941" w:rsidRPr="00A72300" w:rsidRDefault="00536941" w:rsidP="00536941">
      <w:pPr>
        <w:pBdr>
          <w:bottom w:val="single" w:sz="4" w:space="1" w:color="auto"/>
        </w:pBdr>
        <w:spacing w:line="240" w:lineRule="auto"/>
        <w:jc w:val="center"/>
        <w:rPr>
          <w:rFonts w:ascii="Arial" w:hAnsi="Arial" w:cs="Arial"/>
          <w:b/>
          <w:smallCaps/>
          <w:lang w:val="en-GB"/>
        </w:rPr>
      </w:pPr>
      <w:r w:rsidRPr="00A72300">
        <w:rPr>
          <w:rFonts w:ascii="Arial" w:hAnsi="Arial" w:cs="Arial"/>
          <w:b/>
          <w:smallCaps/>
          <w:lang w:val="en-GB"/>
        </w:rPr>
        <w:lastRenderedPageBreak/>
        <w:t xml:space="preserve">Schedule W – </w:t>
      </w:r>
      <w:r w:rsidRPr="00A72300">
        <w:rPr>
          <w:rFonts w:ascii="Arial" w:hAnsi="Arial" w:cs="Arial"/>
          <w:b/>
          <w:bCs/>
          <w:smallCaps/>
        </w:rPr>
        <w:t>Agency Financial Instrument And Related Matters</w:t>
      </w:r>
    </w:p>
    <w:p w14:paraId="7421CA70" w14:textId="77777777" w:rsidR="00536941" w:rsidRPr="00F5456C" w:rsidRDefault="00536941" w:rsidP="00536941">
      <w:pPr>
        <w:spacing w:line="240" w:lineRule="auto"/>
        <w:rPr>
          <w:rFonts w:ascii="Arial" w:eastAsia="Arial" w:hAnsi="Arial" w:cs="Arial"/>
        </w:rPr>
      </w:pPr>
    </w:p>
    <w:p w14:paraId="4F601802"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Schedule </w:t>
      </w:r>
      <w:r w:rsidRPr="00A72300">
        <w:rPr>
          <w:rFonts w:ascii="Arial" w:hAnsi="Arial" w:cs="Arial"/>
        </w:rPr>
        <w:t>W</w:t>
      </w:r>
      <w:r w:rsidRPr="00A72300">
        <w:rPr>
          <w:rFonts w:ascii="Arial" w:eastAsia="Arial" w:hAnsi="Arial" w:cs="Arial"/>
        </w:rPr>
        <w:t xml:space="preserve"> governs the Agency Financial Instrument (e.g., Agency guarantee or debit authority from the State Bank of Pakistan) that backstops the Agency</w:t>
      </w:r>
      <w:r w:rsidRPr="00F5456C">
        <w:rPr>
          <w:rFonts w:ascii="Arial" w:eastAsia="Arial" w:hAnsi="Arial" w:cs="Arial"/>
        </w:rPr>
        <w:t>’</w:t>
      </w:r>
      <w:r w:rsidRPr="00A72300">
        <w:rPr>
          <w:rFonts w:ascii="Arial" w:eastAsia="Arial" w:hAnsi="Arial" w:cs="Arial"/>
        </w:rPr>
        <w:t>s payment obligations. This Schedule is only applicable where the Agency provides a Financial Instrument.</w:t>
      </w:r>
      <w:r w:rsidRPr="00A72300">
        <w:rPr>
          <w:rStyle w:val="FootnoteReference"/>
          <w:rFonts w:ascii="Arial" w:hAnsi="Arial" w:cs="Arial"/>
        </w:rPr>
        <w:footnoteReference w:id="119"/>
      </w:r>
    </w:p>
    <w:p w14:paraId="3485DF2B"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0ECF3151" w14:textId="77777777" w:rsidR="00536941" w:rsidRPr="00A72300" w:rsidRDefault="00536941" w:rsidP="00536941">
      <w:pPr>
        <w:pBdr>
          <w:bottom w:val="single" w:sz="2" w:space="2" w:color="000000"/>
        </w:pBdr>
        <w:spacing w:line="240" w:lineRule="auto"/>
        <w:jc w:val="both"/>
        <w:rPr>
          <w:rFonts w:ascii="Arial" w:hAnsi="Arial" w:cs="Arial"/>
        </w:rPr>
      </w:pPr>
      <w:r w:rsidRPr="00A72300">
        <w:rPr>
          <w:rFonts w:ascii="Arial" w:eastAsia="Arial" w:hAnsi="Arial" w:cs="Arial"/>
          <w:b/>
          <w:bCs/>
          <w:smallCaps/>
        </w:rPr>
        <w:t>Part A — Definitions</w:t>
      </w:r>
    </w:p>
    <w:p w14:paraId="3DA3A8D9" w14:textId="77777777" w:rsidR="00536941" w:rsidRPr="00F5456C" w:rsidRDefault="00536941" w:rsidP="00536941">
      <w:pPr>
        <w:spacing w:line="240" w:lineRule="auto"/>
        <w:jc w:val="both"/>
        <w:rPr>
          <w:rFonts w:ascii="Arial" w:eastAsia="Arial" w:hAnsi="Arial" w:cs="Arial"/>
          <w:b/>
          <w:bCs/>
        </w:rPr>
      </w:pPr>
    </w:p>
    <w:p w14:paraId="4A915E0E"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First Agency Financial Instrument </w:t>
      </w:r>
      <w:r w:rsidRPr="00A72300">
        <w:rPr>
          <w:rFonts w:ascii="Arial" w:eastAsia="Arial" w:hAnsi="Arial" w:cs="Arial"/>
        </w:rPr>
        <w:t>means an irrevocable and unconditional guarantee from the Agency in a form and substance acceptable to [the Financiers (where financing is present) / the Concessionaire (where no financing)] as a stand-by letter of credit or a debit authority from the Agency authorizing the State Bank of Pakistan to debit the relevant account of the Agency with the State Bank of Pakistan on demand;</w:t>
      </w:r>
      <w:r w:rsidRPr="00A72300">
        <w:rPr>
          <w:rStyle w:val="FootnoteReference"/>
          <w:rFonts w:ascii="Arial" w:hAnsi="Arial" w:cs="Arial"/>
        </w:rPr>
        <w:footnoteReference w:id="120"/>
      </w:r>
      <w:r w:rsidRPr="00A72300">
        <w:rPr>
          <w:rStyle w:val="FootnoteReference"/>
          <w:rFonts w:ascii="Arial" w:hAnsi="Arial" w:cs="Arial"/>
        </w:rPr>
        <w:footnoteReference w:id="121"/>
      </w:r>
    </w:p>
    <w:p w14:paraId="45D21507" w14:textId="77777777" w:rsidR="00536941" w:rsidRDefault="00536941" w:rsidP="00536941">
      <w:pPr>
        <w:spacing w:line="240" w:lineRule="auto"/>
        <w:jc w:val="both"/>
        <w:rPr>
          <w:rFonts w:ascii="Arial" w:eastAsia="Arial" w:hAnsi="Arial" w:cs="Arial"/>
          <w:b/>
          <w:bCs/>
        </w:rPr>
      </w:pPr>
    </w:p>
    <w:p w14:paraId="277D947F"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First Agency Financial Instrument Amount </w:t>
      </w:r>
      <w:r w:rsidRPr="00A72300">
        <w:rPr>
          <w:rFonts w:ascii="Arial" w:eastAsia="Arial" w:hAnsi="Arial" w:cs="Arial"/>
        </w:rPr>
        <w:t>means shall have the meaning ascribed thereto in Section 17.8.3(a)(i); being the aggregate amount of the [Projected Termination Payment / Maximum Financing Due] as set out in the Financial Model;</w:t>
      </w:r>
      <w:r w:rsidRPr="00A72300">
        <w:rPr>
          <w:rStyle w:val="FootnoteReference"/>
          <w:rFonts w:ascii="Arial" w:hAnsi="Arial" w:cs="Arial"/>
        </w:rPr>
        <w:footnoteReference w:id="122"/>
      </w:r>
    </w:p>
    <w:p w14:paraId="17B695A5" w14:textId="77777777" w:rsidR="00536941" w:rsidRDefault="00536941" w:rsidP="00536941">
      <w:pPr>
        <w:spacing w:line="240" w:lineRule="auto"/>
        <w:jc w:val="both"/>
        <w:rPr>
          <w:rFonts w:ascii="Arial" w:eastAsia="Arial" w:hAnsi="Arial" w:cs="Arial"/>
          <w:b/>
          <w:bCs/>
        </w:rPr>
      </w:pPr>
    </w:p>
    <w:p w14:paraId="529795AF" w14:textId="77777777" w:rsidR="00536941" w:rsidRPr="00A72300" w:rsidRDefault="00536941" w:rsidP="00536941">
      <w:pPr>
        <w:spacing w:line="240" w:lineRule="auto"/>
        <w:jc w:val="both"/>
        <w:rPr>
          <w:rFonts w:ascii="Arial" w:eastAsia="Arial" w:hAnsi="Arial" w:cs="Arial"/>
        </w:rPr>
      </w:pPr>
      <w:r w:rsidRPr="00A72300">
        <w:rPr>
          <w:rFonts w:ascii="Arial" w:eastAsia="Arial" w:hAnsi="Arial" w:cs="Arial"/>
          <w:b/>
          <w:bCs/>
        </w:rPr>
        <w:t xml:space="preserve">Agency Financial Instrument Issuing Bank </w:t>
      </w:r>
      <w:r w:rsidRPr="00A72300">
        <w:rPr>
          <w:rFonts w:ascii="Arial" w:eastAsia="Arial" w:hAnsi="Arial" w:cs="Arial"/>
        </w:rPr>
        <w:t>means a scheduled bank in Pakistan with a minimum credit rating of at least [AA- as rated by JCR-VIS or an equivalent rating by PACRA];</w:t>
      </w:r>
      <w:r w:rsidRPr="00A72300">
        <w:rPr>
          <w:rStyle w:val="FootnoteReference"/>
          <w:rFonts w:ascii="Arial" w:hAnsi="Arial" w:cs="Arial"/>
        </w:rPr>
        <w:footnoteReference w:id="123"/>
      </w:r>
      <w:r w:rsidRPr="00A72300">
        <w:rPr>
          <w:rStyle w:val="FootnoteReference"/>
          <w:rFonts w:ascii="Arial" w:hAnsi="Arial" w:cs="Arial"/>
        </w:rPr>
        <w:footnoteReference w:id="124"/>
      </w:r>
    </w:p>
    <w:p w14:paraId="1C564400" w14:textId="77777777" w:rsidR="00536941" w:rsidRDefault="00536941" w:rsidP="00536941">
      <w:pPr>
        <w:spacing w:line="240" w:lineRule="auto"/>
        <w:jc w:val="both"/>
        <w:rPr>
          <w:rFonts w:ascii="Arial" w:hAnsi="Arial" w:cs="Arial"/>
          <w:b/>
        </w:rPr>
      </w:pPr>
    </w:p>
    <w:p w14:paraId="347B7D48" w14:textId="77777777" w:rsidR="00536941" w:rsidRPr="00A72300" w:rsidRDefault="00536941" w:rsidP="00536941">
      <w:pPr>
        <w:spacing w:line="240" w:lineRule="auto"/>
        <w:jc w:val="both"/>
        <w:rPr>
          <w:rFonts w:ascii="Arial" w:hAnsi="Arial" w:cs="Arial"/>
        </w:rPr>
      </w:pPr>
      <w:r w:rsidRPr="00F5456C">
        <w:rPr>
          <w:rFonts w:ascii="Arial" w:hAnsi="Arial" w:cs="Arial"/>
          <w:b/>
        </w:rPr>
        <w:t xml:space="preserve">Debt Repayment Date </w:t>
      </w:r>
      <w:r w:rsidRPr="00F5456C">
        <w:rPr>
          <w:rFonts w:ascii="Arial" w:hAnsi="Arial" w:cs="Arial"/>
        </w:rPr>
        <w:t>means the earlier of (a) the date falling on the tenth anniversary of the Substantial Completion Date; and (b) the date on which the financing availed pursuant to the Financing Term Sheet is scheduled to be fully repaid which shall in any event not be earlier than eight (08) years commencing from Scheduled Substantial Completion Date;</w:t>
      </w:r>
    </w:p>
    <w:p w14:paraId="0081FF5D"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162E3BD9" w14:textId="77777777" w:rsidR="00536941" w:rsidRPr="00A72300" w:rsidRDefault="00536941" w:rsidP="00536941">
      <w:pPr>
        <w:pBdr>
          <w:bottom w:val="single" w:sz="2" w:space="2" w:color="000000"/>
        </w:pBdr>
        <w:spacing w:line="240" w:lineRule="auto"/>
        <w:jc w:val="both"/>
        <w:rPr>
          <w:rFonts w:ascii="Arial" w:hAnsi="Arial" w:cs="Arial"/>
        </w:rPr>
      </w:pPr>
      <w:r w:rsidRPr="00A72300">
        <w:rPr>
          <w:rFonts w:ascii="Arial" w:eastAsia="Arial" w:hAnsi="Arial" w:cs="Arial"/>
          <w:b/>
          <w:bCs/>
          <w:smallCaps/>
        </w:rPr>
        <w:t>Part B — Extension Mechanism</w:t>
      </w:r>
    </w:p>
    <w:p w14:paraId="06BABBFE" w14:textId="77777777" w:rsidR="00536941" w:rsidRDefault="00536941" w:rsidP="00536941">
      <w:pPr>
        <w:spacing w:line="240" w:lineRule="auto"/>
        <w:jc w:val="both"/>
        <w:rPr>
          <w:rFonts w:ascii="Arial" w:eastAsia="Arial" w:hAnsi="Arial" w:cs="Arial"/>
          <w:b/>
          <w:bCs/>
          <w:i/>
          <w:iCs/>
        </w:rPr>
      </w:pPr>
    </w:p>
    <w:p w14:paraId="44CABB2E" w14:textId="77777777" w:rsidR="00536941" w:rsidRPr="003F446E" w:rsidRDefault="00536941" w:rsidP="00536941">
      <w:pPr>
        <w:spacing w:line="240" w:lineRule="auto"/>
        <w:jc w:val="both"/>
        <w:rPr>
          <w:rFonts w:ascii="Arial" w:eastAsia="Arial" w:hAnsi="Arial" w:cs="Arial"/>
          <w:b/>
          <w:bCs/>
        </w:rPr>
      </w:pPr>
      <w:r>
        <w:rPr>
          <w:rFonts w:ascii="Arial" w:eastAsia="Arial" w:hAnsi="Arial" w:cs="Arial"/>
          <w:b/>
          <w:bCs/>
        </w:rPr>
        <w:t>[•]</w:t>
      </w:r>
      <w:r>
        <w:rPr>
          <w:rStyle w:val="FootnoteReference"/>
          <w:rFonts w:ascii="Arial" w:eastAsia="Arial" w:hAnsi="Arial" w:cs="Arial"/>
          <w:b/>
          <w:bCs/>
        </w:rPr>
        <w:footnoteReference w:id="125"/>
      </w:r>
    </w:p>
    <w:p w14:paraId="307BA2E0" w14:textId="77777777" w:rsidR="00536941" w:rsidRPr="00F5456C" w:rsidRDefault="00536941" w:rsidP="00536941">
      <w:pPr>
        <w:pBdr>
          <w:bottom w:val="single" w:sz="4" w:space="1" w:color="auto"/>
        </w:pBdr>
        <w:spacing w:line="240" w:lineRule="auto"/>
        <w:jc w:val="center"/>
        <w:rPr>
          <w:rFonts w:ascii="Arial" w:hAnsi="Arial" w:cs="Arial"/>
          <w:b/>
          <w:smallCaps/>
          <w:sz w:val="26"/>
          <w:szCs w:val="26"/>
          <w:lang w:val="en-GB"/>
        </w:rPr>
      </w:pPr>
      <w:r w:rsidRPr="00F5456C">
        <w:rPr>
          <w:rFonts w:ascii="Arial" w:hAnsi="Arial" w:cs="Arial"/>
          <w:b/>
          <w:smallCaps/>
          <w:sz w:val="26"/>
          <w:szCs w:val="26"/>
          <w:lang w:val="en-GB"/>
        </w:rPr>
        <w:lastRenderedPageBreak/>
        <w:t xml:space="preserve">Schedule </w:t>
      </w:r>
      <w:r w:rsidRPr="00A72300">
        <w:rPr>
          <w:rFonts w:ascii="Arial" w:hAnsi="Arial" w:cs="Arial"/>
          <w:b/>
          <w:smallCaps/>
          <w:sz w:val="26"/>
          <w:szCs w:val="26"/>
          <w:lang w:val="en-GB"/>
        </w:rPr>
        <w:t>X</w:t>
      </w:r>
      <w:r w:rsidRPr="00F5456C">
        <w:rPr>
          <w:rFonts w:ascii="Arial" w:hAnsi="Arial" w:cs="Arial"/>
          <w:b/>
          <w:smallCaps/>
          <w:sz w:val="26"/>
          <w:szCs w:val="26"/>
          <w:lang w:val="en-GB"/>
        </w:rPr>
        <w:t xml:space="preserve"> – </w:t>
      </w:r>
      <w:r w:rsidRPr="00A72300">
        <w:rPr>
          <w:rFonts w:ascii="Arial" w:hAnsi="Arial" w:cs="Arial"/>
          <w:b/>
          <w:smallCaps/>
          <w:sz w:val="26"/>
          <w:szCs w:val="26"/>
          <w:lang w:val="en-GB"/>
        </w:rPr>
        <w:t>Change In Control, Change In Complete Control And Change In Shareholding</w:t>
      </w:r>
    </w:p>
    <w:p w14:paraId="12242E5D" w14:textId="77777777" w:rsidR="00536941" w:rsidRDefault="00536941" w:rsidP="00536941">
      <w:pPr>
        <w:spacing w:line="240" w:lineRule="auto"/>
        <w:jc w:val="both"/>
        <w:rPr>
          <w:rFonts w:ascii="Arial" w:eastAsia="Arial" w:hAnsi="Arial" w:cs="Arial"/>
        </w:rPr>
      </w:pPr>
    </w:p>
    <w:p w14:paraId="1113681A"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 xml:space="preserve">Schedule </w:t>
      </w:r>
      <w:r w:rsidRPr="00A72300">
        <w:rPr>
          <w:rFonts w:ascii="Arial" w:hAnsi="Arial" w:cs="Arial"/>
        </w:rPr>
        <w:t>X</w:t>
      </w:r>
      <w:r w:rsidRPr="00A72300">
        <w:rPr>
          <w:rFonts w:ascii="Arial" w:eastAsia="Arial" w:hAnsi="Arial" w:cs="Arial"/>
        </w:rPr>
        <w:t xml:space="preserve"> governs share transfer restrictions at the SPV level. These restrictions are fundamental to the long-term governance of the PPP project. They apply for the entire Concession Period.</w:t>
      </w:r>
    </w:p>
    <w:p w14:paraId="308D5768"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395EFFD5" w14:textId="77777777" w:rsidR="00536941" w:rsidRPr="00A72300" w:rsidRDefault="00536941" w:rsidP="00536941">
      <w:pPr>
        <w:pBdr>
          <w:bottom w:val="single" w:sz="2" w:space="2" w:color="000000"/>
        </w:pBdr>
        <w:spacing w:line="240" w:lineRule="auto"/>
        <w:jc w:val="both"/>
        <w:rPr>
          <w:rFonts w:ascii="Arial" w:hAnsi="Arial" w:cs="Arial"/>
          <w:sz w:val="24"/>
          <w:szCs w:val="24"/>
        </w:rPr>
      </w:pPr>
      <w:r w:rsidRPr="00A72300">
        <w:rPr>
          <w:rFonts w:ascii="Arial" w:eastAsia="Arial" w:hAnsi="Arial" w:cs="Arial"/>
          <w:b/>
          <w:bCs/>
          <w:smallCaps/>
          <w:sz w:val="24"/>
          <w:szCs w:val="24"/>
        </w:rPr>
        <w:t>Part A — Definitions</w:t>
      </w:r>
    </w:p>
    <w:p w14:paraId="0C895A0F" w14:textId="77777777" w:rsidR="00536941" w:rsidRDefault="00536941" w:rsidP="00536941">
      <w:pPr>
        <w:spacing w:line="240" w:lineRule="auto"/>
        <w:jc w:val="both"/>
        <w:rPr>
          <w:rFonts w:ascii="Arial" w:eastAsia="Arial" w:hAnsi="Arial" w:cs="Arial"/>
          <w:b/>
          <w:bCs/>
        </w:rPr>
      </w:pPr>
    </w:p>
    <w:p w14:paraId="0C50B676"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Change in Complete Control </w:t>
      </w:r>
      <w:r w:rsidRPr="00A72300">
        <w:rPr>
          <w:rFonts w:ascii="Arial" w:eastAsia="Arial" w:hAnsi="Arial" w:cs="Arial"/>
        </w:rPr>
        <w:t>means any issuance, sale, transfer, conveyance, disposal or any event, transaction, arrangement, Encumbrance or agreement of any nature that results in or may result in:</w:t>
      </w:r>
    </w:p>
    <w:p w14:paraId="0F748B83" w14:textId="77777777" w:rsidR="00536941" w:rsidRPr="00A72300" w:rsidRDefault="00536941" w:rsidP="00536941">
      <w:pPr>
        <w:pStyle w:val="ListParagraph"/>
        <w:spacing w:line="240" w:lineRule="auto"/>
        <w:jc w:val="both"/>
        <w:rPr>
          <w:rFonts w:ascii="Arial" w:hAnsi="Arial" w:cs="Arial"/>
        </w:rPr>
      </w:pPr>
    </w:p>
    <w:p w14:paraId="0518CE60" w14:textId="77777777" w:rsidR="00536941" w:rsidRPr="00A72300" w:rsidRDefault="00536941" w:rsidP="00536941">
      <w:pPr>
        <w:pStyle w:val="ListParagraph"/>
        <w:numPr>
          <w:ilvl w:val="0"/>
          <w:numId w:val="297"/>
        </w:numPr>
        <w:spacing w:line="240" w:lineRule="auto"/>
        <w:ind w:hanging="720"/>
        <w:jc w:val="both"/>
        <w:rPr>
          <w:rFonts w:ascii="Arial" w:hAnsi="Arial" w:cs="Arial"/>
        </w:rPr>
      </w:pPr>
      <w:r w:rsidRPr="00A72300">
        <w:rPr>
          <w:rFonts w:ascii="Arial" w:eastAsia="Arial" w:hAnsi="Arial" w:cs="Arial"/>
        </w:rPr>
        <w:t>the issuance of any Class A Share to any Person other than the Sponsor; or</w:t>
      </w:r>
    </w:p>
    <w:p w14:paraId="23B1EBAE" w14:textId="77777777" w:rsidR="00536941" w:rsidRPr="00A72300" w:rsidRDefault="00536941" w:rsidP="00536941">
      <w:pPr>
        <w:pStyle w:val="ListParagraph"/>
        <w:spacing w:line="240" w:lineRule="auto"/>
        <w:jc w:val="both"/>
        <w:rPr>
          <w:rFonts w:ascii="Arial" w:hAnsi="Arial" w:cs="Arial"/>
        </w:rPr>
      </w:pPr>
    </w:p>
    <w:p w14:paraId="7BAB2B87" w14:textId="77777777" w:rsidR="00536941" w:rsidRPr="00A72300" w:rsidRDefault="00536941" w:rsidP="00536941">
      <w:pPr>
        <w:pStyle w:val="ListParagraph"/>
        <w:numPr>
          <w:ilvl w:val="0"/>
          <w:numId w:val="297"/>
        </w:numPr>
        <w:spacing w:line="240" w:lineRule="auto"/>
        <w:ind w:hanging="720"/>
        <w:jc w:val="both"/>
        <w:rPr>
          <w:rFonts w:ascii="Arial" w:hAnsi="Arial" w:cs="Arial"/>
        </w:rPr>
      </w:pPr>
      <w:r w:rsidRPr="00A72300">
        <w:rPr>
          <w:rFonts w:ascii="Arial" w:eastAsia="Arial" w:hAnsi="Arial" w:cs="Arial"/>
        </w:rPr>
        <w:t>the transfer of direct and/or indirect, legal and/or beneficial ownership of any shares, or securities convertible into shares, that causes or may cause the sale, transfer, conveyance or disposal of the Sponsor's legal and/or beneficial ownership in the total (or any part thereof) paid up and outstanding Class A Shares; and</w:t>
      </w:r>
    </w:p>
    <w:p w14:paraId="70B1D885" w14:textId="77777777" w:rsidR="00536941" w:rsidRPr="00A72300" w:rsidRDefault="00536941" w:rsidP="00536941">
      <w:pPr>
        <w:pStyle w:val="ListParagraph"/>
        <w:spacing w:line="240" w:lineRule="auto"/>
        <w:jc w:val="both"/>
        <w:rPr>
          <w:rFonts w:ascii="Arial" w:hAnsi="Arial" w:cs="Arial"/>
        </w:rPr>
      </w:pPr>
    </w:p>
    <w:p w14:paraId="71CC5788" w14:textId="77777777" w:rsidR="00536941" w:rsidRPr="00A72300" w:rsidRDefault="00536941" w:rsidP="00536941">
      <w:pPr>
        <w:pStyle w:val="ListParagraph"/>
        <w:numPr>
          <w:ilvl w:val="0"/>
          <w:numId w:val="297"/>
        </w:numPr>
        <w:spacing w:line="240" w:lineRule="auto"/>
        <w:ind w:hanging="720"/>
        <w:jc w:val="both"/>
        <w:rPr>
          <w:rFonts w:ascii="Arial" w:hAnsi="Arial" w:cs="Arial"/>
        </w:rPr>
      </w:pPr>
      <w:r w:rsidRPr="00A72300">
        <w:rPr>
          <w:rFonts w:ascii="Arial" w:eastAsia="Arial" w:hAnsi="Arial" w:cs="Arial"/>
        </w:rPr>
        <w:t>the Sponsor, as a result of (a) or (b) above, holding less than one hundred percent (100%) of the Class A Shares and/or losing the power to direct the management, policies, control and/or decisions of the Concessionaire;</w:t>
      </w:r>
    </w:p>
    <w:p w14:paraId="4746E7EE" w14:textId="77777777" w:rsidR="00536941" w:rsidRDefault="00536941" w:rsidP="00536941">
      <w:pPr>
        <w:spacing w:line="240" w:lineRule="auto"/>
        <w:jc w:val="both"/>
        <w:rPr>
          <w:rFonts w:ascii="Arial" w:eastAsia="Arial" w:hAnsi="Arial" w:cs="Arial"/>
          <w:b/>
          <w:bCs/>
        </w:rPr>
      </w:pPr>
    </w:p>
    <w:p w14:paraId="063C621E"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Change in Control </w:t>
      </w:r>
      <w:r w:rsidRPr="00A72300">
        <w:rPr>
          <w:rFonts w:ascii="Arial" w:eastAsia="Arial" w:hAnsi="Arial" w:cs="Arial"/>
        </w:rPr>
        <w:t>means any such transaction that results in or may result in:</w:t>
      </w:r>
    </w:p>
    <w:p w14:paraId="558CC568" w14:textId="77777777" w:rsidR="00536941" w:rsidRPr="00A72300" w:rsidRDefault="00536941" w:rsidP="00536941">
      <w:pPr>
        <w:pStyle w:val="ListParagraph"/>
        <w:spacing w:line="240" w:lineRule="auto"/>
        <w:ind w:left="360"/>
        <w:jc w:val="both"/>
        <w:rPr>
          <w:rFonts w:ascii="Arial" w:hAnsi="Arial" w:cs="Arial"/>
        </w:rPr>
      </w:pPr>
    </w:p>
    <w:p w14:paraId="147DFC94" w14:textId="77777777" w:rsidR="00536941" w:rsidRPr="00A72300" w:rsidRDefault="00536941" w:rsidP="00536941">
      <w:pPr>
        <w:pStyle w:val="ListParagraph"/>
        <w:numPr>
          <w:ilvl w:val="0"/>
          <w:numId w:val="298"/>
        </w:numPr>
        <w:spacing w:line="240" w:lineRule="auto"/>
        <w:ind w:hanging="720"/>
        <w:jc w:val="both"/>
        <w:rPr>
          <w:rFonts w:ascii="Arial" w:hAnsi="Arial" w:cs="Arial"/>
        </w:rPr>
      </w:pPr>
      <w:r w:rsidRPr="00A72300">
        <w:rPr>
          <w:rFonts w:ascii="Arial" w:eastAsia="Arial" w:hAnsi="Arial" w:cs="Arial"/>
        </w:rPr>
        <w:t>issuance of any Class A Share to any Person other than the Sponsor(s); or</w:t>
      </w:r>
    </w:p>
    <w:p w14:paraId="404F6C6B" w14:textId="77777777" w:rsidR="00536941" w:rsidRPr="00A72300" w:rsidRDefault="00536941" w:rsidP="00536941">
      <w:pPr>
        <w:pStyle w:val="ListParagraph"/>
        <w:spacing w:line="240" w:lineRule="auto"/>
        <w:jc w:val="both"/>
        <w:rPr>
          <w:rFonts w:ascii="Arial" w:hAnsi="Arial" w:cs="Arial"/>
        </w:rPr>
      </w:pPr>
    </w:p>
    <w:p w14:paraId="41FF169E" w14:textId="77777777" w:rsidR="00536941" w:rsidRPr="00A72300" w:rsidRDefault="00536941" w:rsidP="00536941">
      <w:pPr>
        <w:pStyle w:val="ListParagraph"/>
        <w:numPr>
          <w:ilvl w:val="0"/>
          <w:numId w:val="298"/>
        </w:numPr>
        <w:spacing w:line="240" w:lineRule="auto"/>
        <w:ind w:hanging="720"/>
        <w:jc w:val="both"/>
        <w:rPr>
          <w:rFonts w:ascii="Arial" w:hAnsi="Arial" w:cs="Arial"/>
        </w:rPr>
      </w:pPr>
      <w:r w:rsidRPr="00A72300">
        <w:rPr>
          <w:rFonts w:ascii="Arial" w:eastAsia="Arial" w:hAnsi="Arial" w:cs="Arial"/>
        </w:rPr>
        <w:t>transfer of direct and/or indirect ownership in the total (or any part thereof) paid up and outstanding Class A Shares of the Concessionaire; and</w:t>
      </w:r>
    </w:p>
    <w:p w14:paraId="72138BC1" w14:textId="77777777" w:rsidR="00536941" w:rsidRPr="00A72300" w:rsidRDefault="00536941" w:rsidP="00536941">
      <w:pPr>
        <w:pStyle w:val="ListParagraph"/>
        <w:spacing w:line="240" w:lineRule="auto"/>
        <w:jc w:val="both"/>
        <w:rPr>
          <w:rFonts w:ascii="Arial" w:hAnsi="Arial" w:cs="Arial"/>
        </w:rPr>
      </w:pPr>
    </w:p>
    <w:p w14:paraId="72E55B94" w14:textId="77777777" w:rsidR="00536941" w:rsidRPr="00A72300" w:rsidRDefault="00536941" w:rsidP="00536941">
      <w:pPr>
        <w:pStyle w:val="ListParagraph"/>
        <w:numPr>
          <w:ilvl w:val="0"/>
          <w:numId w:val="298"/>
        </w:numPr>
        <w:spacing w:line="240" w:lineRule="auto"/>
        <w:ind w:hanging="720"/>
        <w:jc w:val="both"/>
        <w:rPr>
          <w:rFonts w:ascii="Arial" w:hAnsi="Arial" w:cs="Arial"/>
        </w:rPr>
      </w:pPr>
      <w:r w:rsidRPr="00A72300">
        <w:rPr>
          <w:rFonts w:ascii="Arial" w:eastAsia="Arial" w:hAnsi="Arial" w:cs="Arial"/>
        </w:rPr>
        <w:t>the Sponsor(s) divesting more than or equal to forty-nine percent (49%) of the Class A Shares and/or losing the power to direct the management, policies and decisions of the Concessionaire;</w:t>
      </w:r>
    </w:p>
    <w:p w14:paraId="63F72F54" w14:textId="77777777" w:rsidR="00536941" w:rsidRDefault="00536941" w:rsidP="00536941">
      <w:pPr>
        <w:spacing w:line="240" w:lineRule="auto"/>
        <w:jc w:val="both"/>
        <w:rPr>
          <w:rFonts w:ascii="Arial" w:eastAsia="Arial" w:hAnsi="Arial" w:cs="Arial"/>
          <w:b/>
          <w:bCs/>
        </w:rPr>
      </w:pPr>
    </w:p>
    <w:p w14:paraId="1CDF9F61"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rPr>
        <w:t xml:space="preserve">Change in Shareholding </w:t>
      </w:r>
      <w:r w:rsidRPr="00A72300">
        <w:rPr>
          <w:rFonts w:ascii="Arial" w:eastAsia="Arial" w:hAnsi="Arial" w:cs="Arial"/>
        </w:rPr>
        <w:t>means any such transaction where:</w:t>
      </w:r>
    </w:p>
    <w:p w14:paraId="49F21B5D" w14:textId="77777777" w:rsidR="00536941" w:rsidRPr="00A72300" w:rsidRDefault="00536941" w:rsidP="00536941">
      <w:pPr>
        <w:pStyle w:val="ListParagraph"/>
        <w:spacing w:line="240" w:lineRule="auto"/>
        <w:jc w:val="both"/>
        <w:rPr>
          <w:rFonts w:ascii="Arial" w:hAnsi="Arial" w:cs="Arial"/>
        </w:rPr>
      </w:pPr>
    </w:p>
    <w:p w14:paraId="6810916E" w14:textId="77777777" w:rsidR="00536941" w:rsidRPr="00A72300" w:rsidRDefault="00536941" w:rsidP="00536941">
      <w:pPr>
        <w:pStyle w:val="ListParagraph"/>
        <w:numPr>
          <w:ilvl w:val="0"/>
          <w:numId w:val="299"/>
        </w:numPr>
        <w:spacing w:line="240" w:lineRule="auto"/>
        <w:ind w:hanging="720"/>
        <w:jc w:val="both"/>
        <w:rPr>
          <w:rFonts w:ascii="Arial" w:hAnsi="Arial" w:cs="Arial"/>
        </w:rPr>
      </w:pPr>
      <w:r w:rsidRPr="00A72300">
        <w:rPr>
          <w:rFonts w:ascii="Arial" w:eastAsia="Arial" w:hAnsi="Arial" w:cs="Arial"/>
        </w:rPr>
        <w:t>issuance of any Class A Share to any Person other than the Sponsor; or</w:t>
      </w:r>
    </w:p>
    <w:p w14:paraId="5EA81036" w14:textId="77777777" w:rsidR="00536941" w:rsidRPr="00A72300" w:rsidRDefault="00536941" w:rsidP="00536941">
      <w:pPr>
        <w:pStyle w:val="ListParagraph"/>
        <w:spacing w:line="240" w:lineRule="auto"/>
        <w:jc w:val="both"/>
        <w:rPr>
          <w:rFonts w:ascii="Arial" w:hAnsi="Arial" w:cs="Arial"/>
        </w:rPr>
      </w:pPr>
    </w:p>
    <w:p w14:paraId="7082CCFE" w14:textId="77777777" w:rsidR="00536941" w:rsidRPr="00A72300" w:rsidRDefault="00536941" w:rsidP="00536941">
      <w:pPr>
        <w:pStyle w:val="ListParagraph"/>
        <w:numPr>
          <w:ilvl w:val="0"/>
          <w:numId w:val="299"/>
        </w:numPr>
        <w:spacing w:line="240" w:lineRule="auto"/>
        <w:ind w:hanging="720"/>
        <w:jc w:val="both"/>
        <w:rPr>
          <w:rFonts w:ascii="Arial" w:hAnsi="Arial" w:cs="Arial"/>
        </w:rPr>
      </w:pPr>
      <w:r w:rsidRPr="00A72300">
        <w:rPr>
          <w:rFonts w:ascii="Arial" w:eastAsia="Arial" w:hAnsi="Arial" w:cs="Arial"/>
        </w:rPr>
        <w:t>transfer of direct and/or indirect ownership in the Class A Shares; and</w:t>
      </w:r>
    </w:p>
    <w:p w14:paraId="64FF2342" w14:textId="77777777" w:rsidR="00536941" w:rsidRPr="00A72300" w:rsidRDefault="00536941" w:rsidP="00536941">
      <w:pPr>
        <w:pStyle w:val="ListParagraph"/>
        <w:spacing w:line="240" w:lineRule="auto"/>
        <w:jc w:val="both"/>
        <w:rPr>
          <w:rFonts w:ascii="Arial" w:hAnsi="Arial" w:cs="Arial"/>
        </w:rPr>
      </w:pPr>
    </w:p>
    <w:p w14:paraId="2AF885E7" w14:textId="77777777" w:rsidR="00536941" w:rsidRPr="00A72300" w:rsidRDefault="00536941" w:rsidP="00536941">
      <w:pPr>
        <w:pStyle w:val="ListParagraph"/>
        <w:numPr>
          <w:ilvl w:val="0"/>
          <w:numId w:val="299"/>
        </w:numPr>
        <w:spacing w:line="240" w:lineRule="auto"/>
        <w:ind w:hanging="720"/>
        <w:jc w:val="both"/>
        <w:rPr>
          <w:rFonts w:ascii="Arial" w:hAnsi="Arial" w:cs="Arial"/>
        </w:rPr>
      </w:pPr>
      <w:r w:rsidRPr="00A72300">
        <w:rPr>
          <w:rFonts w:ascii="Arial" w:eastAsia="Arial" w:hAnsi="Arial" w:cs="Arial"/>
        </w:rPr>
        <w:lastRenderedPageBreak/>
        <w:t>the Sponsor as a result divests up to forty-nine percent (49%) of Class A Shares provided that the Sponsor does not lose the power to direct the management, policies and decisions of the Concessionaire;</w:t>
      </w:r>
    </w:p>
    <w:p w14:paraId="1B35AA1D" w14:textId="77777777" w:rsidR="00536941" w:rsidRDefault="00536941" w:rsidP="00536941">
      <w:pPr>
        <w:pBdr>
          <w:bottom w:val="single" w:sz="2" w:space="2" w:color="000000"/>
        </w:pBdr>
        <w:spacing w:line="240" w:lineRule="auto"/>
        <w:jc w:val="both"/>
        <w:rPr>
          <w:rFonts w:ascii="Arial" w:eastAsia="Arial" w:hAnsi="Arial" w:cs="Arial"/>
          <w:b/>
          <w:bCs/>
          <w:smallCaps/>
        </w:rPr>
      </w:pPr>
    </w:p>
    <w:p w14:paraId="74CBE10A" w14:textId="77777777" w:rsidR="00536941" w:rsidRPr="00A72300" w:rsidRDefault="00536941" w:rsidP="00536941">
      <w:pPr>
        <w:pBdr>
          <w:bottom w:val="single" w:sz="2" w:space="2" w:color="000000"/>
        </w:pBdr>
        <w:spacing w:line="240" w:lineRule="auto"/>
        <w:jc w:val="both"/>
        <w:rPr>
          <w:rFonts w:ascii="Arial" w:hAnsi="Arial" w:cs="Arial"/>
          <w:sz w:val="24"/>
          <w:szCs w:val="24"/>
        </w:rPr>
      </w:pPr>
      <w:r w:rsidRPr="00A72300">
        <w:rPr>
          <w:rFonts w:ascii="Arial" w:eastAsia="Arial" w:hAnsi="Arial" w:cs="Arial"/>
          <w:b/>
          <w:bCs/>
          <w:smallCaps/>
          <w:sz w:val="24"/>
          <w:szCs w:val="24"/>
        </w:rPr>
        <w:t>Part B — Operative Restrictions</w:t>
      </w:r>
    </w:p>
    <w:p w14:paraId="4C8539EA" w14:textId="77777777" w:rsidR="00536941" w:rsidRDefault="00536941" w:rsidP="00536941">
      <w:pPr>
        <w:spacing w:line="240" w:lineRule="auto"/>
        <w:jc w:val="both"/>
        <w:rPr>
          <w:rFonts w:ascii="Arial" w:eastAsia="Arial" w:hAnsi="Arial" w:cs="Arial"/>
          <w:b/>
          <w:bCs/>
          <w:i/>
          <w:iCs/>
        </w:rPr>
      </w:pPr>
    </w:p>
    <w:p w14:paraId="2E0B9476"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10.3.1 — Lock-Up Period (No Change in Complete Control)</w:t>
      </w:r>
    </w:p>
    <w:p w14:paraId="0D4B2D2A" w14:textId="77777777" w:rsidR="00536941" w:rsidRDefault="00536941" w:rsidP="00536941">
      <w:pPr>
        <w:spacing w:line="240" w:lineRule="auto"/>
        <w:jc w:val="both"/>
        <w:rPr>
          <w:rFonts w:ascii="Arial" w:eastAsia="Arial" w:hAnsi="Arial" w:cs="Arial"/>
        </w:rPr>
      </w:pPr>
    </w:p>
    <w:p w14:paraId="181063E0"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The Concessionaire shall not permit any Change in Complete Control until the second anniversary of the Substantial Completion Date, unless: (a) required by Applicable Laws; or (b) approved in writing by the Agency.</w:t>
      </w:r>
      <w:r w:rsidRPr="00A72300">
        <w:rPr>
          <w:rStyle w:val="FootnoteReference"/>
          <w:rFonts w:ascii="Arial" w:hAnsi="Arial" w:cs="Arial"/>
        </w:rPr>
        <w:footnoteReference w:id="126"/>
      </w:r>
      <w:r w:rsidRPr="00A72300">
        <w:rPr>
          <w:rStyle w:val="FootnoteReference"/>
          <w:rFonts w:ascii="Arial" w:hAnsi="Arial" w:cs="Arial"/>
        </w:rPr>
        <w:footnoteReference w:id="127"/>
      </w:r>
    </w:p>
    <w:p w14:paraId="47D44405" w14:textId="77777777" w:rsidR="00536941" w:rsidRDefault="00536941" w:rsidP="00536941">
      <w:pPr>
        <w:spacing w:line="240" w:lineRule="auto"/>
        <w:jc w:val="both"/>
        <w:rPr>
          <w:rFonts w:ascii="Arial" w:eastAsia="Arial" w:hAnsi="Arial" w:cs="Arial"/>
          <w:b/>
          <w:bCs/>
          <w:i/>
          <w:iCs/>
        </w:rPr>
      </w:pPr>
    </w:p>
    <w:p w14:paraId="35423DC6"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10.3.2 — Post Lock-Up (Change in Control requires Agency Approval)</w:t>
      </w:r>
    </w:p>
    <w:p w14:paraId="4948931F" w14:textId="77777777" w:rsidR="00536941" w:rsidRDefault="00536941" w:rsidP="00536941">
      <w:pPr>
        <w:spacing w:line="240" w:lineRule="auto"/>
        <w:jc w:val="both"/>
        <w:rPr>
          <w:rFonts w:ascii="Arial" w:eastAsia="Arial" w:hAnsi="Arial" w:cs="Arial"/>
        </w:rPr>
      </w:pPr>
    </w:p>
    <w:p w14:paraId="0040DCF7"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Following the second anniversary of the Substantial Completion Date, any Change in Control requires: (a) Applicable Laws compliance; (b) prior written approval of the Agency; (c) in a consortium, replacement of the lead member with an entity of equivalent or better qualifications; and (d) the incoming member holding at least 51% of the Shares.</w:t>
      </w:r>
    </w:p>
    <w:p w14:paraId="536994E5" w14:textId="77777777" w:rsidR="00536941" w:rsidRDefault="00536941" w:rsidP="00536941">
      <w:pPr>
        <w:spacing w:line="240" w:lineRule="auto"/>
        <w:jc w:val="both"/>
        <w:rPr>
          <w:rFonts w:ascii="Arial" w:eastAsia="Arial" w:hAnsi="Arial" w:cs="Arial"/>
          <w:b/>
          <w:bCs/>
          <w:i/>
          <w:iCs/>
        </w:rPr>
      </w:pPr>
    </w:p>
    <w:p w14:paraId="1481F2A2" w14:textId="77777777" w:rsidR="00536941" w:rsidRPr="00A72300" w:rsidRDefault="00536941" w:rsidP="00536941">
      <w:pPr>
        <w:spacing w:line="240" w:lineRule="auto"/>
        <w:jc w:val="both"/>
        <w:rPr>
          <w:rFonts w:ascii="Arial" w:hAnsi="Arial" w:cs="Arial"/>
        </w:rPr>
      </w:pPr>
      <w:r w:rsidRPr="00A72300">
        <w:rPr>
          <w:rFonts w:ascii="Arial" w:eastAsia="Arial" w:hAnsi="Arial" w:cs="Arial"/>
          <w:b/>
          <w:bCs/>
          <w:i/>
          <w:iCs/>
        </w:rPr>
        <w:t>Section 10.3.3 — Change in Shareholding (Notification Only)</w:t>
      </w:r>
    </w:p>
    <w:p w14:paraId="5845DFC1" w14:textId="77777777" w:rsidR="00536941" w:rsidRDefault="00536941" w:rsidP="00536941">
      <w:pPr>
        <w:spacing w:line="240" w:lineRule="auto"/>
        <w:jc w:val="both"/>
        <w:rPr>
          <w:rFonts w:ascii="Arial" w:eastAsia="Arial" w:hAnsi="Arial" w:cs="Arial"/>
        </w:rPr>
      </w:pPr>
    </w:p>
    <w:p w14:paraId="0BA5E414" w14:textId="77777777" w:rsidR="00536941" w:rsidRPr="00A72300" w:rsidRDefault="00536941" w:rsidP="00536941">
      <w:pPr>
        <w:spacing w:line="240" w:lineRule="auto"/>
        <w:jc w:val="both"/>
        <w:rPr>
          <w:rFonts w:ascii="Arial" w:hAnsi="Arial" w:cs="Arial"/>
        </w:rPr>
      </w:pPr>
      <w:r w:rsidRPr="00A72300">
        <w:rPr>
          <w:rFonts w:ascii="Arial" w:eastAsia="Arial" w:hAnsi="Arial" w:cs="Arial"/>
        </w:rPr>
        <w:t>Following the second anniversary of the Substantial Completion Date, the Concessionaire may permit a Change in Shareholding without Agency consent but with prior Notification, provided the acquiring Person is: (a) not from a proscribed nationality; (b) not blacklisted by any Government Authority; and (c) not a defaulter of any bank or financial institution.</w:t>
      </w:r>
      <w:r w:rsidRPr="00A72300">
        <w:rPr>
          <w:rStyle w:val="FootnoteReference"/>
          <w:rFonts w:ascii="Arial" w:hAnsi="Arial" w:cs="Arial"/>
        </w:rPr>
        <w:footnoteReference w:id="128"/>
      </w:r>
      <w:r w:rsidRPr="00A72300">
        <w:rPr>
          <w:rStyle w:val="FootnoteReference"/>
          <w:rFonts w:ascii="Arial" w:hAnsi="Arial" w:cs="Arial"/>
        </w:rPr>
        <w:footnoteReference w:id="129"/>
      </w:r>
    </w:p>
    <w:p w14:paraId="762B9B7E" w14:textId="77777777" w:rsidR="00536941" w:rsidRDefault="00536941" w:rsidP="00536941">
      <w:pPr>
        <w:spacing w:after="160" w:line="259" w:lineRule="auto"/>
        <w:rPr>
          <w:rFonts w:ascii="Arial" w:hAnsi="Arial" w:cs="Arial"/>
        </w:rPr>
      </w:pPr>
      <w:r>
        <w:rPr>
          <w:rFonts w:ascii="Arial" w:hAnsi="Arial" w:cs="Arial"/>
        </w:rPr>
        <w:br w:type="page"/>
      </w:r>
    </w:p>
    <w:p w14:paraId="01F934E0" w14:textId="77777777" w:rsidR="00536941" w:rsidRDefault="00536941" w:rsidP="00536941">
      <w:pPr>
        <w:pBdr>
          <w:bottom w:val="single" w:sz="4" w:space="1" w:color="auto"/>
        </w:pBdr>
        <w:jc w:val="center"/>
        <w:rPr>
          <w:rFonts w:ascii="Arial" w:hAnsi="Arial" w:cs="Arial"/>
          <w:b/>
          <w:smallCaps/>
          <w:sz w:val="26"/>
          <w:lang w:val="en-GB"/>
        </w:rPr>
      </w:pPr>
      <w:r w:rsidRPr="00F11510">
        <w:rPr>
          <w:rFonts w:ascii="Arial" w:hAnsi="Arial" w:cs="Arial"/>
          <w:b/>
          <w:smallCaps/>
          <w:sz w:val="26"/>
          <w:lang w:val="en-GB"/>
        </w:rPr>
        <w:lastRenderedPageBreak/>
        <w:t xml:space="preserve">Schedule </w:t>
      </w:r>
      <w:r w:rsidRPr="00FA0949">
        <w:rPr>
          <w:rFonts w:ascii="Arial" w:hAnsi="Arial" w:cs="Arial"/>
          <w:b/>
          <w:smallCaps/>
          <w:sz w:val="26"/>
          <w:lang w:val="en-GB"/>
        </w:rPr>
        <w:t>Y</w:t>
      </w:r>
      <w:r w:rsidRPr="00F11510">
        <w:rPr>
          <w:rFonts w:ascii="Arial" w:hAnsi="Arial" w:cs="Arial"/>
          <w:b/>
          <w:smallCaps/>
          <w:sz w:val="26"/>
          <w:lang w:val="en-GB"/>
        </w:rPr>
        <w:t xml:space="preserve"> –</w:t>
      </w:r>
      <w:r>
        <w:rPr>
          <w:rFonts w:ascii="Arial" w:hAnsi="Arial" w:cs="Arial"/>
          <w:b/>
          <w:smallCaps/>
          <w:sz w:val="26"/>
          <w:lang w:val="en-GB"/>
        </w:rPr>
        <w:t xml:space="preserve"> </w:t>
      </w:r>
      <w:r w:rsidRPr="00534022">
        <w:rPr>
          <w:rFonts w:ascii="Arial" w:hAnsi="Arial" w:cs="Arial"/>
          <w:b/>
          <w:smallCaps/>
          <w:sz w:val="26"/>
          <w:lang w:val="en-GB"/>
        </w:rPr>
        <w:t>Agency Specific Permits</w:t>
      </w:r>
      <w:r>
        <w:rPr>
          <w:rFonts w:ascii="Arial" w:hAnsi="Arial" w:cs="Arial"/>
          <w:b/>
          <w:smallCaps/>
          <w:sz w:val="26"/>
          <w:lang w:val="en-GB"/>
        </w:rPr>
        <w:t xml:space="preserve"> </w:t>
      </w:r>
    </w:p>
    <w:p w14:paraId="506E31D7" w14:textId="77777777" w:rsidR="00536941" w:rsidRDefault="00536941" w:rsidP="00536941">
      <w:pPr>
        <w:rPr>
          <w:rFonts w:ascii="Arial" w:hAnsi="Arial" w:cs="Arial"/>
          <w:b/>
          <w:smallCaps/>
          <w:sz w:val="26"/>
          <w:lang w:val="en-GB"/>
        </w:rPr>
      </w:pPr>
    </w:p>
    <w:p w14:paraId="2E7AF55A" w14:textId="77777777" w:rsidR="00536941" w:rsidRPr="00522294" w:rsidRDefault="00536941" w:rsidP="00536941">
      <w:pPr>
        <w:spacing w:line="240" w:lineRule="auto"/>
        <w:jc w:val="center"/>
        <w:rPr>
          <w:rFonts w:ascii="Arial" w:hAnsi="Arial" w:cs="Arial"/>
        </w:rPr>
      </w:pPr>
      <w:r w:rsidRPr="00522294">
        <w:rPr>
          <w:rFonts w:ascii="Arial" w:hAnsi="Arial" w:cs="Arial"/>
        </w:rPr>
        <w:t>[</w:t>
      </w:r>
      <w:r w:rsidRPr="00522294">
        <w:rPr>
          <w:rFonts w:ascii="Arial" w:hAnsi="Arial" w:cs="Arial"/>
          <w:i/>
          <w:iCs/>
        </w:rPr>
        <w:t>To Be Attached Hereto</w:t>
      </w:r>
      <w:r w:rsidRPr="00522294">
        <w:rPr>
          <w:rFonts w:ascii="Arial" w:hAnsi="Arial" w:cs="Arial"/>
        </w:rPr>
        <w:t>]</w:t>
      </w:r>
    </w:p>
    <w:p w14:paraId="3E234BEC" w14:textId="77777777" w:rsidR="00536941" w:rsidRDefault="00536941" w:rsidP="00536941">
      <w:pPr>
        <w:rPr>
          <w:rFonts w:ascii="Arial" w:hAnsi="Arial" w:cs="Arial"/>
          <w:b/>
          <w:smallCaps/>
          <w:sz w:val="26"/>
          <w:lang w:val="en-GB"/>
        </w:rPr>
      </w:pPr>
    </w:p>
    <w:p w14:paraId="72448177" w14:textId="77777777" w:rsidR="00AD1A9A" w:rsidRDefault="00AD1A9A">
      <w:pPr>
        <w:spacing w:after="160" w:line="259" w:lineRule="auto"/>
        <w:rPr>
          <w:rFonts w:ascii="Arial" w:hAnsi="Arial" w:cs="Arial"/>
        </w:rPr>
      </w:pPr>
    </w:p>
    <w:sectPr w:rsidR="00AD1A9A" w:rsidSect="007C560D">
      <w:headerReference w:type="even" r:id="rId17"/>
      <w:footerReference w:type="default" r:id="rId18"/>
      <w:headerReference w:type="first" r:id="rId19"/>
      <w:pgSz w:w="11906" w:h="16838" w:code="9"/>
      <w:pgMar w:top="2160" w:right="1728" w:bottom="2160" w:left="1728" w:header="1008" w:footer="134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li Khan Law Associates" w:date="2026-08-12T15:10:00Z" w:initials="AKLA">
    <w:p w14:paraId="41735F07" w14:textId="77777777" w:rsidR="001B1E95" w:rsidRDefault="006B2D50" w:rsidP="001B1E95">
      <w:pPr>
        <w:pStyle w:val="CommentText"/>
      </w:pPr>
      <w:r>
        <w:rPr>
          <w:rStyle w:val="CommentReference"/>
        </w:rPr>
        <w:annotationRef/>
      </w:r>
      <w:r w:rsidR="001B1E95">
        <w:t>NOTES:</w:t>
      </w:r>
      <w:r w:rsidR="001B1E95">
        <w:br/>
      </w:r>
      <w:r w:rsidR="001B1E95">
        <w:br/>
        <w:t xml:space="preserve">LDs - Aggregate Cap. </w:t>
      </w:r>
      <w:r w:rsidR="001B1E95">
        <w:br/>
      </w:r>
      <w:r w:rsidR="001B1E95">
        <w:br/>
        <w:t>- Action Item - [</w:t>
      </w:r>
      <w:r w:rsidR="001B1E95">
        <w:rPr>
          <w:highlight w:val="yellow"/>
        </w:rPr>
        <w:t>Hydro Power Projects</w:t>
      </w:r>
      <w:r w:rsidR="001B1E95">
        <w:t>]</w:t>
      </w:r>
      <w:r w:rsidR="001B1E95">
        <w:br/>
      </w:r>
      <w:r w:rsidR="001B1E95">
        <w:br/>
        <w:t>Separate EoD for long stop date ----- failure for the demonstration of completion of the works by the long stop date.</w:t>
      </w:r>
      <w:r w:rsidR="001B1E95">
        <w:br/>
      </w:r>
      <w:r w:rsidR="001B1E95">
        <w:br/>
        <w:t>“</w:t>
      </w:r>
      <w:r w:rsidR="001B1E95">
        <w:rPr>
          <w:i/>
          <w:iCs/>
        </w:rPr>
        <w:t>in relation to any period prior to the Project Commercial Operations Date, the Company’s failure to demonstrate to the Independent Engineer its ability to perform its obligations under this Agreement (taking into account its ability to accelerate the works and services under the EPC Contract) such as to demonstrate that the Project Commercial Operations Date will be achieved on or before the Long Stop Date, except where such failure to demonstrate is attributable to a Force Majeure Event or a Relief Event</w:t>
      </w:r>
      <w:r w:rsidR="001B1E95">
        <w:t>”.</w:t>
      </w:r>
    </w:p>
  </w:comment>
  <w:comment w:id="5" w:author="Ali Khan Law Associates" w:date="2026-08-12T15:25:00Z" w:initials="AKLA">
    <w:p w14:paraId="7FA6D013" w14:textId="77777777" w:rsidR="00393D79" w:rsidRDefault="00393D79" w:rsidP="00393D79">
      <w:pPr>
        <w:pStyle w:val="CommentText"/>
      </w:pPr>
      <w:r>
        <w:rPr>
          <w:rStyle w:val="CommentReference"/>
        </w:rPr>
        <w:annotationRef/>
      </w:r>
      <w:r>
        <w:t>NOTES:</w:t>
      </w:r>
      <w:r>
        <w:br/>
      </w:r>
      <w:r>
        <w:br/>
        <w:t xml:space="preserve">- Payment mechanism will be as mutually agreed. </w:t>
      </w:r>
      <w:r>
        <w:br/>
      </w:r>
      <w:r>
        <w:br/>
        <w:t xml:space="preserve">- Change of scope agreement will deal with these matters. </w:t>
      </w:r>
      <w:r>
        <w:br/>
      </w:r>
      <w:r>
        <w:br/>
        <w:t>- Total Project Cost - upto an amount threshold (buffer in the equity) which can be funded from the debt and equity (unless otherwise agreed).</w:t>
      </w:r>
      <w:r>
        <w:br/>
      </w:r>
      <w:r>
        <w:br/>
        <w:t xml:space="preserve">- Beyond that buffer - Govt funds or rejects the Change of Scope. </w:t>
      </w:r>
    </w:p>
  </w:comment>
  <w:comment w:id="7" w:author="Ali Khan Law Associates" w:date="2026-08-12T15:25:00Z" w:initials="AKLA">
    <w:p w14:paraId="13402213" w14:textId="77777777" w:rsidR="00D25F54" w:rsidRDefault="00D25F54" w:rsidP="00D25F54">
      <w:pPr>
        <w:pStyle w:val="CommentText"/>
      </w:pPr>
      <w:r>
        <w:rPr>
          <w:rStyle w:val="CommentReference"/>
        </w:rPr>
        <w:annotationRef/>
      </w:r>
      <w:r>
        <w:t xml:space="preserve">Defined term to be changed. </w:t>
      </w:r>
      <w:r>
        <w:br/>
      </w:r>
      <w:r>
        <w:br/>
        <w:t xml:space="preserve">Immovable Property </w:t>
      </w:r>
      <w:r>
        <w:br/>
      </w:r>
      <w:r>
        <w:br/>
        <w:t>AS XXYX</w:t>
      </w:r>
    </w:p>
  </w:comment>
  <w:comment w:id="8" w:author="Ali Khan Law Associates" w:date="2026-08-12T15:35:00Z" w:initials="AKLA">
    <w:p w14:paraId="46A88EF6" w14:textId="77777777" w:rsidR="00C02825" w:rsidRDefault="00C02825" w:rsidP="00C02825">
      <w:pPr>
        <w:pStyle w:val="CommentText"/>
      </w:pPr>
      <w:r>
        <w:rPr>
          <w:rStyle w:val="CommentReference"/>
        </w:rPr>
        <w:annotationRef/>
      </w:r>
      <w:r>
        <w:t xml:space="preserve">Separate definition of Specific Standards to be prepared. </w:t>
      </w:r>
      <w:r>
        <w:br/>
      </w:r>
      <w:r>
        <w:br/>
        <w:t xml:space="preserve">In the schedule for any ADB standard or any multinational. </w:t>
      </w:r>
      <w:r>
        <w:br/>
      </w:r>
      <w:r>
        <w:br/>
      </w:r>
      <w:r>
        <w:rPr>
          <w:highlight w:val="yellow"/>
        </w:rPr>
        <w:t>Note to be prepared for what is the difference between the Applicable Standards and the Specific Standards.</w:t>
      </w:r>
      <w:r>
        <w:t xml:space="preserve"> </w:t>
      </w:r>
    </w:p>
  </w:comment>
  <w:comment w:id="9" w:author="Ali Khan Law Associates" w:date="2026-08-12T16:06:00Z" w:initials="AKLA">
    <w:p w14:paraId="6FB74726" w14:textId="77777777" w:rsidR="00027C0B" w:rsidRDefault="00433BAF" w:rsidP="00027C0B">
      <w:pPr>
        <w:pStyle w:val="CommentText"/>
      </w:pPr>
      <w:r>
        <w:rPr>
          <w:rStyle w:val="CommentReference"/>
        </w:rPr>
        <w:annotationRef/>
      </w:r>
      <w:r w:rsidR="00027C0B">
        <w:t xml:space="preserve">Note to be added. </w:t>
      </w:r>
      <w:r w:rsidR="00027C0B">
        <w:br/>
      </w:r>
      <w:r w:rsidR="00027C0B">
        <w:br/>
        <w:t xml:space="preserve">Mediation is optional in law. </w:t>
      </w:r>
      <w:r w:rsidR="00027C0B">
        <w:br/>
      </w:r>
      <w:r w:rsidR="00027C0B">
        <w:br/>
        <w:t>All disputes shall be in accordance with Schedule [Y]</w:t>
      </w:r>
      <w:r w:rsidR="00027C0B">
        <w:br/>
      </w:r>
      <w:r w:rsidR="00027C0B">
        <w:br/>
        <w:t xml:space="preserve">Mediation. </w:t>
      </w:r>
      <w:r w:rsidR="00027C0B">
        <w:br/>
      </w:r>
      <w:r w:rsidR="00027C0B">
        <w:br/>
        <w:t>Options:</w:t>
      </w:r>
      <w:r w:rsidR="00027C0B">
        <w:br/>
        <w:t xml:space="preserve">Local (100%) vs Local + International (Threshold Basis) vs International (100%). </w:t>
      </w:r>
      <w:r w:rsidR="00027C0B">
        <w:br/>
      </w:r>
      <w:r w:rsidR="00027C0B">
        <w:br/>
        <w:t>validity, legality, enforceablity and termination [ACTION ITEM - TO BE CHECKED].</w:t>
      </w:r>
    </w:p>
  </w:comment>
  <w:comment w:id="10" w:author="Ali Khan Law Associates" w:date="2026-08-12T16:13:00Z" w:initials="AKLA">
    <w:p w14:paraId="61F78C3B" w14:textId="77777777" w:rsidR="00FB5C17" w:rsidRDefault="00B32CA3" w:rsidP="00FB5C17">
      <w:pPr>
        <w:pStyle w:val="CommentText"/>
      </w:pPr>
      <w:r>
        <w:rPr>
          <w:rStyle w:val="CommentReference"/>
        </w:rPr>
        <w:annotationRef/>
      </w:r>
      <w:r w:rsidR="00FB5C17">
        <w:t>NOTES:</w:t>
      </w:r>
      <w:r w:rsidR="00FB5C17">
        <w:br/>
      </w:r>
      <w:r w:rsidR="00FB5C17">
        <w:br/>
        <w:t xml:space="preserve">All escalation to be dealt with in Schedule. </w:t>
      </w:r>
      <w:r w:rsidR="00FB5C17">
        <w:br/>
      </w:r>
      <w:r w:rsidR="00FB5C17">
        <w:br/>
        <w:t xml:space="preserve">100% by the Private Sector. </w:t>
      </w:r>
      <w:r w:rsidR="00FB5C17">
        <w:br/>
      </w:r>
      <w:r w:rsidR="00FB5C17">
        <w:br/>
        <w:t>[x] by govt.</w:t>
      </w:r>
      <w:r w:rsidR="00FB5C17">
        <w:br/>
      </w:r>
      <w:r w:rsidR="00FB5C17">
        <w:br/>
        <w:t xml:space="preserve">Discussion for the reduction of funding - Govt and Lenders. </w:t>
      </w:r>
      <w:r w:rsidR="00FB5C17">
        <w:br/>
      </w:r>
      <w:r w:rsidR="00FB5C17">
        <w:br/>
        <w:t>Note to be made:</w:t>
      </w:r>
      <w:r w:rsidR="00FB5C17">
        <w:br/>
      </w:r>
      <w:r w:rsidR="00FB5C17">
        <w:br/>
        <w:t xml:space="preserve">The effect of the De-Escalation on the funding requirements of the Govt, Lender and Sponsor. </w:t>
      </w:r>
      <w:r w:rsidR="00FB5C17">
        <w:br/>
      </w:r>
      <w:r w:rsidR="00FB5C17">
        <w:br/>
        <w:t xml:space="preserve">How do past precedents deal with the above (e.g., HMDC, Ghotki Kandkot, Hub Canal etc)? </w:t>
      </w:r>
    </w:p>
  </w:comment>
  <w:comment w:id="22" w:author="Ali Khan Law Associates" w:date="2026-08-12T16:50:00Z" w:initials="AKLA">
    <w:p w14:paraId="1DB8C9B7" w14:textId="77777777" w:rsidR="0012166A" w:rsidRDefault="0012166A" w:rsidP="0012166A">
      <w:pPr>
        <w:pStyle w:val="CommentText"/>
      </w:pPr>
      <w:r>
        <w:rPr>
          <w:rStyle w:val="CommentReference"/>
        </w:rPr>
        <w:annotationRef/>
      </w:r>
      <w:r>
        <w:t>NOTES:</w:t>
      </w:r>
      <w:r>
        <w:br/>
      </w:r>
      <w:r>
        <w:br/>
        <w:t>Table on the:</w:t>
      </w:r>
      <w:r>
        <w:br/>
      </w:r>
      <w:r>
        <w:br/>
        <w:t xml:space="preserve">(a) Sindh different thresholds test - Traditional; </w:t>
      </w:r>
      <w:r>
        <w:br/>
      </w:r>
      <w:r>
        <w:br/>
        <w:t xml:space="preserve">(b) Sindh - 21% permission in PTQ; </w:t>
      </w:r>
      <w:r>
        <w:br/>
      </w:r>
      <w:r>
        <w:br/>
        <w:t xml:space="preserve">(c) SKIM. </w:t>
      </w:r>
    </w:p>
  </w:comment>
  <w:comment w:id="206" w:author="Ali Khan Law Associates" w:date="2026-08-12T15:30:00Z" w:initials="AKLA">
    <w:p w14:paraId="02E6C669" w14:textId="77777777" w:rsidR="001D558D" w:rsidRDefault="00AC3B36" w:rsidP="001D558D">
      <w:pPr>
        <w:pStyle w:val="CommentText"/>
      </w:pPr>
      <w:r>
        <w:rPr>
          <w:rStyle w:val="CommentReference"/>
        </w:rPr>
        <w:annotationRef/>
      </w:r>
      <w:r w:rsidR="001D558D">
        <w:t>The concept of ‘</w:t>
      </w:r>
      <w:r w:rsidR="001D558D">
        <w:rPr>
          <w:i/>
          <w:iCs/>
        </w:rPr>
        <w:t>Agency Overriding Power Event</w:t>
      </w:r>
      <w:r w:rsidR="001D558D">
        <w:t xml:space="preserve">’ to be moved to the specific sections. </w:t>
      </w:r>
      <w:r w:rsidR="001D558D">
        <w:br/>
      </w:r>
      <w:r w:rsidR="001D558D">
        <w:br/>
        <w:t xml:space="preserve">TBD. ADB to revert. </w:t>
      </w:r>
    </w:p>
  </w:comment>
  <w:comment w:id="226" w:author="Ali Khan Law Associates" w:date="2026-08-12T16:46:00Z" w:initials="AKLA">
    <w:p w14:paraId="29B92AA0" w14:textId="77777777" w:rsidR="0029787B" w:rsidRDefault="0029787B" w:rsidP="0029787B">
      <w:pPr>
        <w:pStyle w:val="CommentText"/>
      </w:pPr>
      <w:r>
        <w:rPr>
          <w:rStyle w:val="CommentReference"/>
        </w:rPr>
        <w:annotationRef/>
      </w:r>
      <w:r>
        <w:t>TBD with NRF</w:t>
      </w:r>
    </w:p>
  </w:comment>
  <w:comment w:id="297" w:author="Ali Khan Law Associates" w:date="2026-08-12T17:03:00Z" w:initials="AKLA">
    <w:p w14:paraId="19762ADA" w14:textId="77777777" w:rsidR="00DB45B9" w:rsidRDefault="00DB45B9" w:rsidP="00DB45B9">
      <w:pPr>
        <w:pStyle w:val="CommentText"/>
      </w:pPr>
      <w:r>
        <w:rPr>
          <w:rStyle w:val="CommentReference"/>
        </w:rPr>
        <w:annotationRef/>
      </w:r>
      <w:r>
        <w:t>NOTES:</w:t>
      </w:r>
      <w:r>
        <w:br/>
      </w:r>
      <w:r>
        <w:br/>
        <w:t>Uninsurable Risks should not be addressed.</w:t>
      </w:r>
    </w:p>
  </w:comment>
  <w:comment w:id="384" w:author="Ali Khan Law Associates" w:date="2026-08-12T15:58:00Z" w:initials="AKLA">
    <w:p w14:paraId="232DE31C" w14:textId="77777777" w:rsidR="00555190" w:rsidRDefault="007D154D" w:rsidP="00555190">
      <w:pPr>
        <w:pStyle w:val="CommentText"/>
      </w:pPr>
      <w:r>
        <w:rPr>
          <w:rStyle w:val="CommentReference"/>
        </w:rPr>
        <w:annotationRef/>
      </w:r>
      <w:r w:rsidR="00555190">
        <w:t>NOTES:</w:t>
      </w:r>
      <w:r w:rsidR="00555190">
        <w:br/>
      </w:r>
      <w:r w:rsidR="00555190">
        <w:br/>
        <w:t xml:space="preserve">Pre-Commencement Works means the works that form part of the </w:t>
      </w:r>
      <w:r w:rsidR="00555190">
        <w:br/>
      </w:r>
      <w:r w:rsidR="00555190">
        <w:br/>
        <w:t xml:space="preserve">FC due to Conc ---- Bid Security encashed. </w:t>
      </w:r>
      <w:r w:rsidR="00555190">
        <w:br/>
      </w:r>
      <w:r w:rsidR="00555190">
        <w:br/>
        <w:t xml:space="preserve">FC due to Govt --- all third party costs recovered/ reimbursed subject to IE (capped to the Bid Security). </w:t>
      </w:r>
      <w:r w:rsidR="00555190">
        <w:br/>
      </w:r>
      <w:r w:rsidR="00555190">
        <w:br/>
        <w:t xml:space="preserve">Specific Pre-Commencement Date Works means all works (not the CP works). </w:t>
      </w:r>
      <w:r w:rsidR="00555190">
        <w:br/>
      </w:r>
      <w:r w:rsidR="00555190">
        <w:br/>
        <w:t xml:space="preserve">Govt default - all costs. </w:t>
      </w:r>
      <w:r w:rsidR="00555190">
        <w:br/>
      </w:r>
      <w:r w:rsidR="00555190">
        <w:br/>
        <w:t>Conc default - percentage (defined term).</w:t>
      </w:r>
      <w:r w:rsidR="00555190">
        <w:br/>
      </w:r>
      <w:r w:rsidR="00555190">
        <w:br/>
        <w:t xml:space="preserve">Footnote to be added in the termination payments. If this can be based on the debt to equity ratio.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735F07" w15:done="0"/>
  <w15:commentEx w15:paraId="7FA6D013" w15:done="0"/>
  <w15:commentEx w15:paraId="13402213" w15:done="0"/>
  <w15:commentEx w15:paraId="46A88EF6" w15:done="0"/>
  <w15:commentEx w15:paraId="6FB74726" w15:done="0"/>
  <w15:commentEx w15:paraId="61F78C3B" w15:done="0"/>
  <w15:commentEx w15:paraId="1DB8C9B7" w15:done="0"/>
  <w15:commentEx w15:paraId="02E6C669" w15:done="0"/>
  <w15:commentEx w15:paraId="29B92AA0" w15:done="0"/>
  <w15:commentEx w15:paraId="19762ADA" w15:done="0"/>
  <w15:commentEx w15:paraId="232DE3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E6B524" w16cex:dateUtc="2026-08-12T10:10:00Z"/>
  <w16cex:commentExtensible w16cex:durableId="7F22E0C8" w16cex:dateUtc="2026-08-12T10:25:00Z"/>
  <w16cex:commentExtensible w16cex:durableId="7F21B3A8" w16cex:dateUtc="2026-08-12T10:25:00Z"/>
  <w16cex:commentExtensible w16cex:durableId="7438254D" w16cex:dateUtc="2026-08-12T10:35:00Z"/>
  <w16cex:commentExtensible w16cex:durableId="78A36A31" w16cex:dateUtc="2026-08-12T11:06:00Z"/>
  <w16cex:commentExtensible w16cex:durableId="6AF67C00" w16cex:dateUtc="2026-08-12T11:13:00Z"/>
  <w16cex:commentExtensible w16cex:durableId="5368B693" w16cex:dateUtc="2026-08-12T11:50:00Z"/>
  <w16cex:commentExtensible w16cex:durableId="2307B7B2" w16cex:dateUtc="2026-08-12T10:30:00Z"/>
  <w16cex:commentExtensible w16cex:durableId="1F97BB50" w16cex:dateUtc="2026-08-12T11:46:00Z"/>
  <w16cex:commentExtensible w16cex:durableId="367965B3" w16cex:dateUtc="2026-08-12T12:03:00Z"/>
  <w16cex:commentExtensible w16cex:durableId="204291A0" w16cex:dateUtc="2026-08-12T1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735F07" w16cid:durableId="1FE6B524"/>
  <w16cid:commentId w16cid:paraId="7FA6D013" w16cid:durableId="7F22E0C8"/>
  <w16cid:commentId w16cid:paraId="13402213" w16cid:durableId="7F21B3A8"/>
  <w16cid:commentId w16cid:paraId="46A88EF6" w16cid:durableId="7438254D"/>
  <w16cid:commentId w16cid:paraId="6FB74726" w16cid:durableId="78A36A31"/>
  <w16cid:commentId w16cid:paraId="61F78C3B" w16cid:durableId="6AF67C00"/>
  <w16cid:commentId w16cid:paraId="1DB8C9B7" w16cid:durableId="5368B693"/>
  <w16cid:commentId w16cid:paraId="02E6C669" w16cid:durableId="2307B7B2"/>
  <w16cid:commentId w16cid:paraId="29B92AA0" w16cid:durableId="1F97BB50"/>
  <w16cid:commentId w16cid:paraId="19762ADA" w16cid:durableId="367965B3"/>
  <w16cid:commentId w16cid:paraId="232DE31C" w16cid:durableId="204291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F615B" w14:textId="77777777" w:rsidR="00B97E73" w:rsidRDefault="00B97E73">
      <w:pPr>
        <w:spacing w:line="240" w:lineRule="auto"/>
      </w:pPr>
      <w:r>
        <w:separator/>
      </w:r>
    </w:p>
  </w:endnote>
  <w:endnote w:type="continuationSeparator" w:id="0">
    <w:p w14:paraId="4D185F30" w14:textId="77777777" w:rsidR="00B97E73" w:rsidRDefault="00B97E73">
      <w:pPr>
        <w:spacing w:line="240" w:lineRule="auto"/>
      </w:pPr>
      <w:r>
        <w:continuationSeparator/>
      </w:r>
    </w:p>
  </w:endnote>
  <w:endnote w:type="continuationNotice" w:id="1">
    <w:p w14:paraId="537D7D7F" w14:textId="77777777" w:rsidR="00B97E73" w:rsidRDefault="00B97E7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Lucida Grande">
    <w:altName w:val="Segoe UI"/>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D1C3" w14:textId="3D78DEE5" w:rsidR="00E55BAB" w:rsidRPr="00051D3B" w:rsidRDefault="00E55BAB" w:rsidP="00D96016">
    <w:pPr>
      <w:pStyle w:val="Footer"/>
      <w:rPr>
        <w:smallCaps/>
      </w:rPr>
    </w:pPr>
    <w:r>
      <w:t xml:space="preserve">                       </w:t>
    </w:r>
    <w:r>
      <w:tab/>
      <w:t xml:space="preserve">                                                                                                                      </w:t>
    </w:r>
  </w:p>
  <w:p w14:paraId="3B821E3E" w14:textId="77777777" w:rsidR="00E55BAB" w:rsidRDefault="00E55BAB">
    <w:pPr>
      <w:pStyle w:val="Footer"/>
      <w:jc w:val="center"/>
      <w:rPr>
        <w:noProof/>
        <w:sz w:val="18"/>
        <w:szCs w:val="18"/>
      </w:rPr>
    </w:pPr>
    <w:r w:rsidRPr="000A425C">
      <w:rPr>
        <w:sz w:val="18"/>
        <w:szCs w:val="18"/>
      </w:rPr>
      <w:fldChar w:fldCharType="begin"/>
    </w:r>
    <w:r w:rsidRPr="000A425C">
      <w:rPr>
        <w:sz w:val="18"/>
        <w:szCs w:val="18"/>
      </w:rPr>
      <w:instrText xml:space="preserve"> PAGE   \* MERGEFORMAT </w:instrText>
    </w:r>
    <w:r w:rsidRPr="000A425C">
      <w:rPr>
        <w:sz w:val="18"/>
        <w:szCs w:val="18"/>
      </w:rPr>
      <w:fldChar w:fldCharType="separate"/>
    </w:r>
    <w:r>
      <w:rPr>
        <w:noProof/>
        <w:sz w:val="18"/>
        <w:szCs w:val="18"/>
      </w:rPr>
      <w:t>233</w:t>
    </w:r>
    <w:r w:rsidRPr="000A425C">
      <w:rPr>
        <w:noProof/>
        <w:sz w:val="18"/>
        <w:szCs w:val="18"/>
      </w:rPr>
      <w:fldChar w:fldCharType="end"/>
    </w:r>
  </w:p>
  <w:p w14:paraId="18BBC6FB" w14:textId="77777777" w:rsidR="007C560D" w:rsidRDefault="007C560D">
    <w:pPr>
      <w:pStyle w:val="Footer"/>
      <w:jc w:val="center"/>
      <w:rPr>
        <w:noProof/>
        <w:sz w:val="18"/>
        <w:szCs w:val="18"/>
      </w:rPr>
    </w:pPr>
  </w:p>
  <w:p w14:paraId="77999434" w14:textId="77777777" w:rsidR="007C560D" w:rsidRDefault="007C560D">
    <w:pPr>
      <w:pStyle w:val="Footer"/>
      <w:jc w:val="center"/>
      <w:rPr>
        <w:noProof/>
        <w:sz w:val="18"/>
        <w:szCs w:val="18"/>
      </w:rPr>
    </w:pPr>
  </w:p>
  <w:p w14:paraId="41DF497A" w14:textId="77777777" w:rsidR="007C560D" w:rsidRDefault="007C560D">
    <w:pPr>
      <w:pStyle w:val="Footer"/>
      <w:jc w:val="center"/>
      <w:rPr>
        <w:noProof/>
        <w:sz w:val="18"/>
        <w:szCs w:val="18"/>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20"/>
      <w:gridCol w:w="4220"/>
    </w:tblGrid>
    <w:tr w:rsidR="007C560D" w14:paraId="4F4525C3" w14:textId="77777777" w:rsidTr="00D71C18">
      <w:tc>
        <w:tcPr>
          <w:tcW w:w="4220" w:type="dxa"/>
        </w:tcPr>
        <w:p w14:paraId="5AC0BD4C" w14:textId="77777777" w:rsidR="007C560D" w:rsidRDefault="007C560D" w:rsidP="007C560D">
          <w:pPr>
            <w:pStyle w:val="Footer"/>
            <w:numPr>
              <w:ilvl w:val="0"/>
              <w:numId w:val="0"/>
            </w:numPr>
            <w:jc w:val="center"/>
          </w:pPr>
          <w:r>
            <w:t>..………………………………</w:t>
          </w:r>
        </w:p>
        <w:p w14:paraId="2F2B04B9" w14:textId="77777777" w:rsidR="007C560D" w:rsidRDefault="007C560D" w:rsidP="007C560D">
          <w:pPr>
            <w:pStyle w:val="Footer"/>
            <w:numPr>
              <w:ilvl w:val="0"/>
              <w:numId w:val="0"/>
            </w:numPr>
            <w:jc w:val="center"/>
          </w:pPr>
          <w:r>
            <w:rPr>
              <w:smallCaps/>
            </w:rPr>
            <w:t>Agency</w:t>
          </w:r>
          <w:r w:rsidRPr="00051D3B">
            <w:rPr>
              <w:smallCaps/>
            </w:rPr>
            <w:t xml:space="preserve"> Initials</w:t>
          </w:r>
        </w:p>
      </w:tc>
      <w:tc>
        <w:tcPr>
          <w:tcW w:w="4220" w:type="dxa"/>
        </w:tcPr>
        <w:p w14:paraId="2060E734" w14:textId="77777777" w:rsidR="007C560D" w:rsidRDefault="007C560D" w:rsidP="007C560D">
          <w:pPr>
            <w:pStyle w:val="Footer"/>
            <w:numPr>
              <w:ilvl w:val="0"/>
              <w:numId w:val="0"/>
            </w:numPr>
            <w:ind w:left="1080"/>
            <w:jc w:val="center"/>
          </w:pPr>
          <w:r>
            <w:t>..………………………………</w:t>
          </w:r>
        </w:p>
        <w:p w14:paraId="40927FFF" w14:textId="77777777" w:rsidR="007C560D" w:rsidRDefault="007C560D" w:rsidP="007C560D">
          <w:pPr>
            <w:pStyle w:val="Footer"/>
            <w:numPr>
              <w:ilvl w:val="0"/>
              <w:numId w:val="0"/>
            </w:numPr>
            <w:ind w:left="1080"/>
            <w:jc w:val="center"/>
          </w:pPr>
          <w:r>
            <w:rPr>
              <w:smallCaps/>
            </w:rPr>
            <w:t xml:space="preserve">Concessionaire </w:t>
          </w:r>
          <w:r w:rsidRPr="00051D3B">
            <w:rPr>
              <w:smallCaps/>
            </w:rPr>
            <w:t>Initials</w:t>
          </w:r>
        </w:p>
      </w:tc>
    </w:tr>
  </w:tbl>
  <w:p w14:paraId="2FF28298" w14:textId="77777777" w:rsidR="007C560D" w:rsidRPr="000A425C" w:rsidRDefault="007C560D" w:rsidP="007C560D">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0DB2" w14:textId="77777777" w:rsidR="00B97E73" w:rsidRDefault="00B97E73">
      <w:pPr>
        <w:spacing w:line="240" w:lineRule="auto"/>
      </w:pPr>
      <w:r>
        <w:separator/>
      </w:r>
    </w:p>
  </w:footnote>
  <w:footnote w:type="continuationSeparator" w:id="0">
    <w:p w14:paraId="0B84FB0E" w14:textId="77777777" w:rsidR="00B97E73" w:rsidRDefault="00B97E73">
      <w:pPr>
        <w:spacing w:line="240" w:lineRule="auto"/>
      </w:pPr>
      <w:r>
        <w:continuationSeparator/>
      </w:r>
    </w:p>
  </w:footnote>
  <w:footnote w:type="continuationNotice" w:id="1">
    <w:p w14:paraId="1F491793" w14:textId="77777777" w:rsidR="00B97E73" w:rsidRDefault="00B97E73">
      <w:pPr>
        <w:spacing w:line="240" w:lineRule="auto"/>
      </w:pPr>
    </w:p>
  </w:footnote>
  <w:footnote w:id="2">
    <w:p w14:paraId="6CF0F44B" w14:textId="251691A6" w:rsidR="00DE21E7" w:rsidRPr="00505E3F" w:rsidRDefault="00DE21E7">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Input required from ADB on the timeline.</w:t>
      </w:r>
    </w:p>
  </w:footnote>
  <w:footnote w:id="3">
    <w:p w14:paraId="41A72C27" w14:textId="3FB59629" w:rsidR="00DE21E7" w:rsidRPr="00505E3F" w:rsidRDefault="00DE21E7">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Input required from ADB on the timeline.</w:t>
      </w:r>
    </w:p>
  </w:footnote>
  <w:footnote w:id="4">
    <w:p w14:paraId="42714F8C" w14:textId="683FBD24" w:rsidR="000C6804" w:rsidRPr="00505E3F" w:rsidRDefault="000C6804">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Input required from ADB whether the reasonable legal fees to be part of Losses or not.</w:t>
      </w:r>
    </w:p>
  </w:footnote>
  <w:footnote w:id="5">
    <w:p w14:paraId="34BBD8C0" w14:textId="37C3D178" w:rsidR="00BC7364" w:rsidRPr="00505E3F" w:rsidRDefault="00BC7364">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Concept of </w:t>
      </w:r>
      <w:r w:rsidRPr="00505E3F">
        <w:rPr>
          <w:rFonts w:ascii="Arial" w:hAnsi="Arial" w:cs="Arial"/>
          <w:bCs/>
          <w:sz w:val="16"/>
          <w:szCs w:val="16"/>
        </w:rPr>
        <w:t>Persistent Breach of O&amp;M Requirements to be discussed with ADB.</w:t>
      </w:r>
    </w:p>
  </w:footnote>
  <w:footnote w:id="6">
    <w:p w14:paraId="5366845D" w14:textId="5146ADD1" w:rsidR="00E55BAB" w:rsidRPr="00505E3F" w:rsidRDefault="00E55BAB" w:rsidP="00030FBA">
      <w:pPr>
        <w:pStyle w:val="FootnoteText"/>
        <w:jc w:val="both"/>
        <w:rPr>
          <w:rFonts w:ascii="Arial" w:hAnsi="Arial" w:cs="Arial"/>
          <w:i/>
          <w:iCs/>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w:t>
      </w:r>
      <w:r w:rsidRPr="00505E3F">
        <w:rPr>
          <w:rFonts w:ascii="Arial" w:hAnsi="Arial" w:cs="Arial"/>
          <w:i/>
          <w:iCs/>
          <w:sz w:val="16"/>
          <w:szCs w:val="16"/>
        </w:rPr>
        <w:t>Drafting Note: Mandating strict adherence to the original financial terms and structural framework during any extension period is a novel addition to this template. This mechanism is specifically engineered to lock in the baseline risk allocation and commercial equilibrium established at Financial Close, thereby precluding backdoor renegotiations. The Implementing Agency must ensure this continuity constraint aligns with the overarching regulatory framework while maintaining the integrity of the original procurement parameters. To be discussed with ADB.</w:t>
      </w:r>
    </w:p>
  </w:footnote>
  <w:footnote w:id="7">
    <w:p w14:paraId="6A1E6116" w14:textId="091D69D1" w:rsidR="00E55BAB" w:rsidRPr="00505E3F" w:rsidRDefault="00E55BA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To be discussed with ADB.</w:t>
      </w:r>
    </w:p>
  </w:footnote>
  <w:footnote w:id="8">
    <w:p w14:paraId="3A79DA0E" w14:textId="271EBAA0" w:rsidR="00E55BAB" w:rsidRPr="00505E3F" w:rsidRDefault="00E55BA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To be discussed with ADB.</w:t>
      </w:r>
    </w:p>
  </w:footnote>
  <w:footnote w:id="9">
    <w:p w14:paraId="4BEF56DB" w14:textId="048E9A22" w:rsidR="00E55BAB" w:rsidRPr="00505E3F" w:rsidRDefault="00E55BAB" w:rsidP="00030FBA">
      <w:pPr>
        <w:pStyle w:val="FootnoteText"/>
        <w:jc w:val="both"/>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w:t>
      </w:r>
      <w:r w:rsidRPr="00505E3F">
        <w:rPr>
          <w:rFonts w:ascii="Arial" w:hAnsi="Arial" w:cs="Arial"/>
          <w:i/>
          <w:iCs/>
          <w:sz w:val="16"/>
          <w:szCs w:val="16"/>
        </w:rPr>
        <w:t>Drafting Note: This Condition</w:t>
      </w:r>
      <w:r w:rsidR="00D84BEE" w:rsidRPr="00505E3F">
        <w:rPr>
          <w:rFonts w:ascii="Arial" w:hAnsi="Arial" w:cs="Arial"/>
          <w:i/>
          <w:iCs/>
          <w:sz w:val="16"/>
          <w:szCs w:val="16"/>
        </w:rPr>
        <w:t>s</w:t>
      </w:r>
      <w:r w:rsidRPr="00505E3F">
        <w:rPr>
          <w:rFonts w:ascii="Arial" w:hAnsi="Arial" w:cs="Arial"/>
          <w:i/>
          <w:iCs/>
          <w:sz w:val="16"/>
          <w:szCs w:val="16"/>
        </w:rPr>
        <w:t xml:space="preserve"> Precedent is adapted from the TP1 precedent; however, it has been structurally amended to resolve a temporal paradox found in the legacy draft. The original TP1 text required the Concessionaire to submit a certificate dated "as of the Commencement Date" in order to achieve the Commencement Date—creating a circular impossibility, as the Commencement Date cannot be formally declared until the certificate is received and verified. This standardized version corrects the legal mechanic by accurately anchoring the certification of warranties to the actual date the certificate is executed and submitted to the Agency.</w:t>
      </w:r>
    </w:p>
  </w:footnote>
  <w:footnote w:id="10">
    <w:p w14:paraId="3D89F86B" w14:textId="19495604" w:rsidR="00E55BAB" w:rsidRPr="00505E3F" w:rsidRDefault="00E55BA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w:t>
      </w:r>
      <w:r w:rsidRPr="00505E3F">
        <w:rPr>
          <w:rFonts w:ascii="Arial" w:hAnsi="Arial" w:cs="Arial"/>
          <w:i/>
          <w:iCs/>
          <w:sz w:val="16"/>
          <w:szCs w:val="16"/>
        </w:rPr>
        <w:t>To be discussed with ADB.</w:t>
      </w:r>
    </w:p>
  </w:footnote>
  <w:footnote w:id="11">
    <w:p w14:paraId="7DA644CE" w14:textId="49D51C16" w:rsidR="00E55BAB" w:rsidRPr="00505E3F" w:rsidRDefault="00E55BA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w:t>
      </w:r>
      <w:r w:rsidRPr="00505E3F">
        <w:rPr>
          <w:rFonts w:ascii="Arial" w:hAnsi="Arial" w:cs="Arial"/>
          <w:i/>
          <w:iCs/>
          <w:sz w:val="16"/>
          <w:szCs w:val="16"/>
        </w:rPr>
        <w:t>To be discussed with ADB.</w:t>
      </w:r>
    </w:p>
  </w:footnote>
  <w:footnote w:id="12">
    <w:p w14:paraId="40E429EA" w14:textId="553CA7E4" w:rsidR="005F4EB3" w:rsidRPr="00505E3F" w:rsidRDefault="005F4EB3">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To be discussed with ADB.</w:t>
      </w:r>
    </w:p>
  </w:footnote>
  <w:footnote w:id="13">
    <w:p w14:paraId="034F189A" w14:textId="41007DC0" w:rsidR="002D3ADE" w:rsidRPr="00505E3F" w:rsidRDefault="002D3ADE">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TBD with ADB.</w:t>
      </w:r>
    </w:p>
  </w:footnote>
  <w:footnote w:id="14">
    <w:p w14:paraId="5140AA2C" w14:textId="5EBD4D16" w:rsidR="002D3ADE" w:rsidRPr="00505E3F" w:rsidRDefault="002D3ADE">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TBD with ADB.</w:t>
      </w:r>
    </w:p>
  </w:footnote>
  <w:footnote w:id="15">
    <w:p w14:paraId="51543A8A" w14:textId="40101A9F" w:rsidR="00F75471" w:rsidRPr="00505E3F" w:rsidRDefault="00F75471">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w:t>
      </w:r>
    </w:p>
  </w:footnote>
  <w:footnote w:id="16">
    <w:p w14:paraId="0CB9DB14" w14:textId="1921E107" w:rsidR="00E55BAB" w:rsidRPr="00505E3F" w:rsidRDefault="00E55BA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This point is taken from Hubcanal Concession Areement &amp; Islamabad Airport Concession Agreement.</w:t>
      </w:r>
    </w:p>
  </w:footnote>
  <w:footnote w:id="17">
    <w:p w14:paraId="400B9860" w14:textId="40BC1EE4" w:rsidR="00E55BAB" w:rsidRPr="00505E3F" w:rsidRDefault="00E55BA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This provision is taken from TP 1 Concession Agreement.</w:t>
      </w:r>
    </w:p>
  </w:footnote>
  <w:footnote w:id="18">
    <w:p w14:paraId="14BD362F" w14:textId="606A25B0" w:rsidR="00E55BAB" w:rsidRPr="00505E3F" w:rsidRDefault="00E55BA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This point is taken from Hubcanal Concession Agreement. </w:t>
      </w:r>
    </w:p>
  </w:footnote>
  <w:footnote w:id="19">
    <w:p w14:paraId="5A8A902A" w14:textId="6CBDF01D" w:rsidR="00E55BAB" w:rsidRPr="00505E3F" w:rsidRDefault="00E55BA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This provision is taken from TP 1 Concession Agreement.</w:t>
      </w:r>
    </w:p>
  </w:footnote>
  <w:footnote w:id="20">
    <w:p w14:paraId="2E25546D" w14:textId="208E65F0" w:rsidR="00E55BAB" w:rsidRPr="00505E3F" w:rsidRDefault="00E55BA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This Big four selection criteria is not dicussed in Hubcanal, Tp 1 and Islamabad Airport Concession Agreements.</w:t>
      </w:r>
    </w:p>
  </w:footnote>
  <w:footnote w:id="21">
    <w:p w14:paraId="10A96AAF" w14:textId="6D99EE9D" w:rsidR="008125E9" w:rsidRPr="00505E3F" w:rsidRDefault="008125E9">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To be discussed with ADB.</w:t>
      </w:r>
    </w:p>
  </w:footnote>
  <w:footnote w:id="22">
    <w:p w14:paraId="5EC89680" w14:textId="77777777" w:rsidR="00E55BAB" w:rsidRPr="00505E3F" w:rsidRDefault="00E55BAB" w:rsidP="00515B20">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Islamabad Airport 16.1.4</w:t>
      </w:r>
    </w:p>
  </w:footnote>
  <w:footnote w:id="23">
    <w:p w14:paraId="5042921A" w14:textId="77777777" w:rsidR="00E55BAB" w:rsidRPr="00505E3F" w:rsidRDefault="00E55BAB" w:rsidP="00515B20">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Islamabad Airport 16.5</w:t>
      </w:r>
    </w:p>
  </w:footnote>
  <w:footnote w:id="24">
    <w:p w14:paraId="0B53A43E" w14:textId="2689FAEE" w:rsidR="00E55BAB" w:rsidRPr="00505E3F" w:rsidRDefault="00E55BAB" w:rsidP="00515B20">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NED 20.1.1 (f)(i)(A)</w:t>
      </w:r>
    </w:p>
  </w:footnote>
  <w:footnote w:id="25">
    <w:p w14:paraId="7AEFB77E" w14:textId="2F9CA7FE" w:rsidR="0098769A" w:rsidRPr="00505E3F" w:rsidRDefault="0098769A">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The concept of “Project Development Milestones” </w:t>
      </w:r>
      <w:r w:rsidR="00334CD9" w:rsidRPr="00505E3F">
        <w:rPr>
          <w:rFonts w:ascii="Arial" w:hAnsi="Arial" w:cs="Arial"/>
          <w:sz w:val="16"/>
          <w:szCs w:val="16"/>
        </w:rPr>
        <w:t xml:space="preserve">and “Development Programme” </w:t>
      </w:r>
      <w:r w:rsidRPr="00505E3F">
        <w:rPr>
          <w:rFonts w:ascii="Arial" w:hAnsi="Arial" w:cs="Arial"/>
          <w:sz w:val="16"/>
          <w:szCs w:val="16"/>
        </w:rPr>
        <w:t>to be discussed with ADB.</w:t>
      </w:r>
    </w:p>
  </w:footnote>
  <w:footnote w:id="26">
    <w:p w14:paraId="60E504F9" w14:textId="3C4FFDC8" w:rsidR="000D31CB" w:rsidRPr="00505E3F" w:rsidRDefault="000D31C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TBD with ADB.</w:t>
      </w:r>
    </w:p>
  </w:footnote>
  <w:footnote w:id="27">
    <w:p w14:paraId="78EA3C59" w14:textId="25323738" w:rsidR="0041638E" w:rsidRPr="00505E3F" w:rsidRDefault="0041638E">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TBD with ADB.</w:t>
      </w:r>
    </w:p>
  </w:footnote>
  <w:footnote w:id="28">
    <w:p w14:paraId="72076F95" w14:textId="56594BC7" w:rsidR="0041638E" w:rsidRPr="00505E3F" w:rsidRDefault="0041638E">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TBD with ADB.</w:t>
      </w:r>
    </w:p>
  </w:footnote>
  <w:footnote w:id="29">
    <w:p w14:paraId="675782F3" w14:textId="77777777" w:rsidR="00FE2FFE" w:rsidRPr="00505E3F" w:rsidRDefault="00FE2FFE" w:rsidP="00FE2FFE">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While this has been proposed based on a precednt transaction undertaken by the Firm with ADB (TP1), it is not standrard practice in Pakistan to provide coverage fpr this risk. To be discussed with ADB.</w:t>
      </w:r>
    </w:p>
    <w:p w14:paraId="5174C4BF" w14:textId="23479D37" w:rsidR="00FE2FFE" w:rsidRPr="00505E3F" w:rsidRDefault="00FE2FFE">
      <w:pPr>
        <w:pStyle w:val="FootnoteText"/>
        <w:rPr>
          <w:rFonts w:ascii="Arial" w:hAnsi="Arial" w:cs="Arial"/>
          <w:sz w:val="16"/>
          <w:szCs w:val="16"/>
        </w:rPr>
      </w:pPr>
    </w:p>
  </w:footnote>
  <w:footnote w:id="30">
    <w:p w14:paraId="5D853612" w14:textId="008AC62C" w:rsidR="00E55BAB" w:rsidRPr="00505E3F" w:rsidRDefault="00E55BAB">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For further discussion with ADB.</w:t>
      </w:r>
    </w:p>
    <w:p w14:paraId="66E14586" w14:textId="77777777" w:rsidR="00E55BAB" w:rsidRPr="00505E3F" w:rsidRDefault="00E55BAB">
      <w:pPr>
        <w:pStyle w:val="FootnoteText"/>
        <w:rPr>
          <w:rFonts w:ascii="Arial" w:hAnsi="Arial" w:cs="Arial"/>
          <w:sz w:val="16"/>
          <w:szCs w:val="16"/>
        </w:rPr>
      </w:pPr>
    </w:p>
  </w:footnote>
  <w:footnote w:id="31">
    <w:p w14:paraId="50F367AA" w14:textId="1B7FE00C" w:rsidR="009B24B0" w:rsidRPr="00505E3F" w:rsidRDefault="009B24B0">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TBD with ADB.</w:t>
      </w:r>
    </w:p>
  </w:footnote>
  <w:footnote w:id="32">
    <w:p w14:paraId="3F8F8484" w14:textId="3F2996E1" w:rsidR="00945C10" w:rsidRPr="00505E3F" w:rsidRDefault="00945C10">
      <w:pPr>
        <w:pStyle w:val="FootnoteText"/>
        <w:rPr>
          <w:rFonts w:ascii="Arial" w:hAnsi="Arial" w:cs="Arial"/>
          <w:sz w:val="16"/>
          <w:szCs w:val="16"/>
        </w:rPr>
      </w:pPr>
      <w:r w:rsidRPr="00505E3F">
        <w:rPr>
          <w:rStyle w:val="FootnoteReference"/>
          <w:rFonts w:ascii="Arial" w:hAnsi="Arial" w:cs="Arial"/>
          <w:sz w:val="16"/>
          <w:szCs w:val="16"/>
        </w:rPr>
        <w:footnoteRef/>
      </w:r>
      <w:r w:rsidRPr="00505E3F">
        <w:rPr>
          <w:rFonts w:ascii="Arial" w:hAnsi="Arial" w:cs="Arial"/>
          <w:sz w:val="16"/>
          <w:szCs w:val="16"/>
        </w:rPr>
        <w:t xml:space="preserve"> TBD with ADB.</w:t>
      </w:r>
    </w:p>
  </w:footnote>
  <w:footnote w:id="33">
    <w:p w14:paraId="6B24687C"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minimum credit rating threshold must be calibrated against the quantum of any performance security or instrument to be issued. "A" is a common baseline but should be elevated to "AA-" for large-value instruments. Both PACRA and VIS equivalents must be specified.</w:t>
      </w:r>
    </w:p>
  </w:footnote>
  <w:footnote w:id="34">
    <w:p w14:paraId="6EC94F63"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start and end dates of the Accounting Year. If the Concessionaire's accounting year differs from the standard financial year (1 July – 30 June), the amended dates must be consistent with the Concessionaire's constitutional documents and tax filings.</w:t>
      </w:r>
    </w:p>
  </w:footnote>
  <w:footnote w:id="35">
    <w:p w14:paraId="3BF769FF"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Consider whether any other pre-commencement expenditure categories are project-specific (e.g., land survey costs, environmental consultant fees). If so, add as additional items under (d) et seq.</w:t>
      </w:r>
    </w:p>
  </w:footnote>
  <w:footnote w:id="36">
    <w:p w14:paraId="1DAA3E2B"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applicable advance percentage. This percentage must be calibrated against the Additional Cost payment mechanism in Article 16 and should be consistent with the Base Case Financial Model.</w:t>
      </w:r>
    </w:p>
  </w:footnote>
  <w:footnote w:id="37">
    <w:p w14:paraId="271FCBFE"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percentage cap. Standard market practice is 10–15% of Total Project Cost.</w:t>
      </w:r>
    </w:p>
  </w:footnote>
  <w:footnote w:id="38">
    <w:p w14:paraId="09E196FC"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daily liquidated damages rate. Typical market rate: 0.05–0.1% per day of the Development Performance Security amount.</w:t>
      </w:r>
    </w:p>
  </w:footnote>
  <w:footnote w:id="39">
    <w:p w14:paraId="2E69EE81"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[Conditional Amendment — If Financing Involved]</w:t>
      </w:r>
      <w:r w:rsidRPr="00543FFD">
        <w:rPr>
          <w:rFonts w:ascii="Arial" w:hAnsi="Arial" w:cs="Arial"/>
          <w:sz w:val="16"/>
          <w:szCs w:val="16"/>
        </w:rPr>
        <w:t xml:space="preserve">  Lenders may require the Delayed Payment Rate to equal the weighted average cost of debt under the Financing Documents plus a margin, rather than KIBOR-based. Align with the Financing Term Sheet.</w:t>
      </w:r>
    </w:p>
  </w:footnote>
  <w:footnote w:id="40">
    <w:p w14:paraId="30EFA41B"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Pre-Commencement period: amount should equal the bid security submitted at RFP stage. Post-Commencement period: typical range is 5–10% of Pre-estimated Project Cost, sized to cover likely delay damages.</w:t>
      </w:r>
    </w:p>
  </w:footnote>
  <w:footnote w:id="41">
    <w:p w14:paraId="74776018"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[Conditional Amendment — If Islamic Financing]</w:t>
      </w:r>
      <w:r w:rsidRPr="00543FFD">
        <w:rPr>
          <w:rFonts w:ascii="Arial" w:hAnsi="Arial" w:cs="Arial"/>
          <w:sz w:val="16"/>
          <w:szCs w:val="16"/>
        </w:rPr>
        <w:t xml:space="preserve">  Replace "bank guarantee" with "Shariah-compliant bank guarantee or kafalah instrument" and add a Takaful-based performance bond as an alternative.</w:t>
      </w:r>
    </w:p>
  </w:footnote>
  <w:footnote w:id="42">
    <w:p w14:paraId="22AE7314"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number of months. Recommended minimum: twelve (12) months after Substantial Completion.</w:t>
      </w:r>
    </w:p>
  </w:footnote>
  <w:footnote w:id="43">
    <w:p w14:paraId="19819192"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cap percentage. Must be calibrated against the financial model to ensure debt serviceability is not impacted. Recommended: 10–15%.</w:t>
      </w:r>
    </w:p>
  </w:footnote>
  <w:footnote w:id="44">
    <w:p w14:paraId="1ABA5692"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applicable reporting frequency (e.g., monthly or quarterly). The frequency must be consistent with the monitoring obligations of the Independent Engineer under Article 5 and the reporting obligations of the Concessionaire under Section 13.4.</w:t>
      </w:r>
    </w:p>
  </w:footnote>
  <w:footnote w:id="45">
    <w:p w14:paraId="7997F248"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Equity in this Agreement excludes shareholder loans. Where the project structure includes subordinated shareholder debt, a separate definition of "Shareholder Loans" should be added and the Equity definition updated to reference the exclusion explicitly.</w:t>
      </w:r>
    </w:p>
  </w:footnote>
  <w:footnote w:id="46">
    <w:p w14:paraId="5536ACCA"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[Conditional Amendment — If Tax Regime Is Fixed In Bid]</w:t>
      </w:r>
      <w:r w:rsidRPr="00543FFD">
        <w:rPr>
          <w:rFonts w:ascii="Arial" w:hAnsi="Arial" w:cs="Arial"/>
          <w:sz w:val="16"/>
          <w:szCs w:val="16"/>
        </w:rPr>
        <w:t xml:space="preserve"> Replace the tax exclusion bracket with the specific taxes (corporate income tax, WHT) fixed in the bid financial model, so that only changes to those specific tax heads qualify as Change in Law. A generic exclusion of "Tax" may be too broad.</w:t>
      </w:r>
    </w:p>
  </w:footnote>
  <w:footnote w:id="47">
    <w:p w14:paraId="2D8FAC4F"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agreed Concession Period duration in years (numeric and in words). The Final Expiry Date drives the Concession Period, the Project Site Land Instrument Right Period, and all long-stop termination mechanics. Confirm with ADB/MDB before RFP issuance where applicable.</w:t>
      </w:r>
    </w:p>
  </w:footnote>
  <w:footnote w:id="48">
    <w:p w14:paraId="7BD20DE4"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agreed survival period in years. A minimum period of two (2) years is standard; consider extending to three (3) or five (5) years for higher-risk projects. Must be consistent with the limitation of liability provisions in Article 9.</w:t>
      </w:r>
    </w:p>
  </w:footnote>
  <w:footnote w:id="49">
    <w:p w14:paraId="446BD0B3"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 — ADB Concurrence Required]</w:t>
      </w:r>
      <w:r w:rsidRPr="00543FFD">
        <w:rPr>
          <w:rFonts w:ascii="Arial" w:hAnsi="Arial" w:cs="Arial"/>
          <w:sz w:val="16"/>
          <w:szCs w:val="16"/>
        </w:rPr>
        <w:t xml:space="preserve"> Insert the number of years (numeric and in words). Minimum: two (2) years; Maximum: five (5) years, subject to ADB/MDB concurrence. Confirm with the Agency's transaction advisors before RFP issuance.</w:t>
      </w:r>
    </w:p>
  </w:footnote>
  <w:footnote w:id="50">
    <w:p w14:paraId="77323A04"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minimum rating (e.g., AA-) and both rating agencies (JCR-VIS and PACRA). Do not leave blank for RFP issuance.</w:t>
      </w:r>
    </w:p>
  </w:footnote>
  <w:footnote w:id="51">
    <w:p w14:paraId="5CE8A73C"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 Insert</w:t>
      </w:r>
      <w:r w:rsidRPr="00543FFD">
        <w:rPr>
          <w:rFonts w:ascii="Arial" w:hAnsi="Arial" w:cs="Arial"/>
          <w:sz w:val="16"/>
          <w:szCs w:val="16"/>
        </w:rPr>
        <w:t xml:space="preserve"> the minimum indemnification threshold in PKR (numeric and in words). This amount should be calibrated against the scale of the Project to avoid trivial claims while ensuring genuine losses are compensable.</w:t>
      </w:r>
    </w:p>
  </w:footnote>
  <w:footnote w:id="52">
    <w:p w14:paraId="64648555"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definition of O&amp;M Costs is intended to capture all operational expenditures. Drafting Counsel should confirm with the Agency's technical advisors whether any specific cost categories are to be explicitly included or excluded based on the project's O&amp;M structure.</w:t>
      </w:r>
    </w:p>
  </w:footnote>
  <w:footnote w:id="53">
    <w:p w14:paraId="7F5BF43A"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applicable percentage of projected annual O&amp;M Costs. A typical range is 5–10%, sized to cover the estimated cost of remedying foreseeable O&amp;M defaults in any Operational Year.</w:t>
      </w:r>
    </w:p>
  </w:footnote>
  <w:footnote w:id="54">
    <w:p w14:paraId="05B559EC"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applicable reporting frequency (e.g., quarterly). The O&amp;M Status Reporting Timeline must be consistent with the Independent Engineer's obligations under Article 5 and the O&amp;M monitoring provisions of Article 19.</w:t>
      </w:r>
    </w:p>
  </w:footnote>
  <w:footnote w:id="55">
    <w:p w14:paraId="19476829"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Order of Priority reflects a standard PPP Escrow waterfall. Where Islamic Financing is involved, the reference to "interest" in item (b) should be replaced with "profit/markup/return". Drafting Counsel must ensure consistency with the executed Escrow Agreement.</w:t>
      </w:r>
    </w:p>
  </w:footnote>
  <w:footnote w:id="56">
    <w:p w14:paraId="6373B3ED"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list of Pre-Commencement Activities must be reviewed and supplemented by the Agency's technical advisors prior to RFP issuance. The agreed list should be annexed to Schedule D (Project Facilities) or Schedule F (Project Site), as appropriate.</w:t>
      </w:r>
    </w:p>
  </w:footnote>
  <w:footnote w:id="57">
    <w:p w14:paraId="68CA6C6D"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specific administrative jurisdiction (district, province) of the Project Site. This determines which courts have territorial jurisdiction and which local bye-laws apply.</w:t>
      </w:r>
    </w:p>
  </w:footnote>
  <w:footnote w:id="58">
    <w:p w14:paraId="6960481A" w14:textId="0DDC6846" w:rsidR="00954BA1" w:rsidRDefault="00954BA1" w:rsidP="00F83E73">
      <w:pPr>
        <w:pStyle w:val="FootnoteText"/>
        <w:jc w:val="both"/>
      </w:pPr>
      <w:r>
        <w:rPr>
          <w:rStyle w:val="FootnoteReference"/>
        </w:rPr>
        <w:footnoteRef/>
      </w:r>
      <w:r>
        <w:t xml:space="preserve"> </w:t>
      </w:r>
      <w:r w:rsidR="00F83E73" w:rsidRPr="00543FFD">
        <w:rPr>
          <w:rFonts w:ascii="Arial" w:hAnsi="Arial" w:cs="Arial"/>
          <w:b/>
          <w:bCs/>
          <w:smallCaps/>
          <w:sz w:val="16"/>
          <w:szCs w:val="16"/>
        </w:rPr>
        <w:t>[Drafting Note]</w:t>
      </w:r>
      <w:r w:rsidR="00F83E73" w:rsidRPr="00543FFD">
        <w:rPr>
          <w:rFonts w:ascii="Arial" w:hAnsi="Arial" w:cs="Arial"/>
          <w:sz w:val="16"/>
          <w:szCs w:val="16"/>
        </w:rPr>
        <w:t xml:space="preserve"> Select the applicable delivery mechanism and insert both (i) the acronym/name and (ii) the corresponding scope of activities. The selection of Project Modality has downstream implications for Section 7 (Representations), Article 10 (Funding), and Schedule L (Financing Matters). Ensure all cross-references are updated consistently.</w:t>
      </w:r>
    </w:p>
  </w:footnote>
  <w:footnote w:id="59">
    <w:p w14:paraId="38AE8FED"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Select the applicable delivery mechanism and insert both (i) the acronym/name and (ii) the corresponding scope of activities. The selection of Project Modality has downstream implications for Section 7 (Representations), Article 10 (Funding), and Schedule L (Financing Matters). Ensure all cross-references are updated consistently.</w:t>
      </w:r>
    </w:p>
  </w:footnote>
  <w:footnote w:id="60">
    <w:p w14:paraId="1BD45A61"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Project Requirements is intended to function as an umbrella term capturing all applicable obligations of the Concessionaire. Drafting Counsel should review all cross-references to this term in the main body to ensure consistency.</w:t>
      </w:r>
    </w:p>
  </w:footnote>
  <w:footnote w:id="61">
    <w:p w14:paraId="3C9C0891"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Specify the correct legal instrument (lease, sub-lease, license, or right-of-way) depending on the land title structure. The Right Period should be co-terminus with or slightly exceed the Concession Period.</w:t>
      </w:r>
    </w:p>
  </w:footnote>
  <w:footnote w:id="62">
    <w:p w14:paraId="49016789"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Select Option A (Transfer Date — expiry co-terminus with Concession Period) or Option B (end of the Project Site Land Instrument Right Period — fixed period). Delete the inapplicable option. Option A is preferred for certainty.</w:t>
      </w:r>
    </w:p>
  </w:footnote>
  <w:footnote w:id="63">
    <w:p w14:paraId="55EDC9D6"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agreed duration in years or months. The Project Site Land Instrument Right Period must be co-terminus with or slightly exceed the Final Expiry Date to ensure continuity of the Concessionaire's right to occupy the Project Site.</w:t>
      </w:r>
    </w:p>
  </w:footnote>
  <w:footnote w:id="64">
    <w:p w14:paraId="1E64F322"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name of the applicable provincial environmental protection authority (e.g., Sindh Environmental Protection Agency). Confirm the correct authority with the Agency before RFP issuance.</w:t>
      </w:r>
    </w:p>
  </w:footnote>
  <w:footnote w:id="65">
    <w:p w14:paraId="21D01168"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[Conditional Amendment — If No Financing]</w:t>
      </w:r>
      <w:r w:rsidRPr="00543FFD">
        <w:rPr>
          <w:rFonts w:ascii="Arial" w:hAnsi="Arial" w:cs="Arial"/>
          <w:sz w:val="16"/>
          <w:szCs w:val="16"/>
        </w:rPr>
        <w:t xml:space="preserve"> Delete "(a) the Financial Close Date" from the list of Repetition Dates, as Financial Close will not occur. The remaining dates (b) through (d) continue to apply.</w:t>
      </w:r>
    </w:p>
  </w:footnote>
  <w:footnote w:id="66">
    <w:p w14:paraId="46388325"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definition of Revenue must be read alongside the Revenue Sharing Mechanism in Schedule R. Drafting Counsel must confirm that the categories of Revenue are consistent with the revenue projections in the Base Case Financial Model.</w:t>
      </w:r>
    </w:p>
  </w:footnote>
  <w:footnote w:id="67">
    <w:p w14:paraId="010BFD69"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number of days. Standard: 120–180 days. This is the Conditions Precedent long-stop date; if the Conditions Precedent are not satisfied by this date, either Party may terminate.</w:t>
      </w:r>
    </w:p>
  </w:footnote>
  <w:footnote w:id="68">
    <w:p w14:paraId="440545E3"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construction period in months (typically 24–60 months depending on project scale). This period drives Development Period Damages accrual and the long-stop termination date.</w:t>
      </w:r>
    </w:p>
  </w:footnote>
  <w:footnote w:id="69">
    <w:p w14:paraId="1956FDC5"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[Conditional Amendment — If No Agency Financial Instrument]</w:t>
      </w:r>
      <w:r w:rsidRPr="00543FFD">
        <w:rPr>
          <w:rFonts w:ascii="Arial" w:hAnsi="Arial" w:cs="Arial"/>
          <w:sz w:val="16"/>
          <w:szCs w:val="16"/>
        </w:rPr>
        <w:t xml:space="preserve">  If the Agency is not providing a financial guarantee or Financial Instrument, delete item (a) entirely and cross-reference Section 17 to confirm the provision is removed. If the Equity Funding &amp; Utilization Agreement does not apply, delete item (b).</w:t>
      </w:r>
    </w:p>
  </w:footnote>
  <w:footnote w:id="70">
    <w:p w14:paraId="39522783"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[To Be Discussed With ADB]</w:t>
      </w:r>
      <w:r w:rsidRPr="00543FFD">
        <w:rPr>
          <w:rFonts w:ascii="Arial" w:hAnsi="Arial" w:cs="Arial"/>
          <w:sz w:val="16"/>
          <w:szCs w:val="16"/>
        </w:rPr>
        <w:t xml:space="preserve">  The scope of the Specific Agency Undertaking should be finalised in consultation with the Agency's transaction advisors and ADB. The undertaking as drafted should be populated with concrete obligations beyond permit procurement where appropriate.</w:t>
      </w:r>
    </w:p>
  </w:footnote>
  <w:footnote w:id="71">
    <w:p w14:paraId="1FC2A83B"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[Conditional Amendment — If No Financing]</w:t>
      </w:r>
      <w:r w:rsidRPr="00543FFD">
        <w:rPr>
          <w:rFonts w:ascii="Arial" w:hAnsi="Arial" w:cs="Arial"/>
          <w:sz w:val="16"/>
          <w:szCs w:val="16"/>
        </w:rPr>
        <w:t xml:space="preserve">  If the project is entirely equity-funded, delete items (e), (f) and (g) relating to the Financing Term Sheet, Financing Documents, and Financial Close Achievement Notice. Amend Section 3 of the main Agreement accordingly.</w:t>
      </w:r>
    </w:p>
  </w:footnote>
  <w:footnote w:id="72">
    <w:p w14:paraId="09BC9888"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Specific Concessionaire Undertaking is intentionally left as a project-specific placeholder. Drafting Counsel must populate this definition with the concrete technical or commercial undertaking(s) specific to the Project. Do not leave blank for RFP issuance.</w:t>
      </w:r>
    </w:p>
  </w:footnote>
  <w:footnote w:id="73">
    <w:p w14:paraId="23345C9E"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list of Specific Persons must be reviewed and finalised by the Agency in conjunction with its health and safety advisors prior to RFP issuance, identifying all categories of persons whose safety is to be specifically protected.</w:t>
      </w:r>
    </w:p>
  </w:footnote>
  <w:footnote w:id="74">
    <w:p w14:paraId="2AD1F09E"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Sponsor Base Equity Amount is cross-referenced to the Financial Model and should be stated in absolute PKR terms to avoid ambiguity if the Financial Model is later revised. Confirm the amount with the Agency's financial advisors before RFP issuance.</w:t>
      </w:r>
    </w:p>
  </w:footnote>
  <w:footnote w:id="75">
    <w:p w14:paraId="5308A15C" w14:textId="77777777" w:rsidR="00536941" w:rsidRPr="00543FFD" w:rsidRDefault="00536941" w:rsidP="00536941">
      <w:pPr>
        <w:spacing w:after="40"/>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This definition is deliberately left project-specific. Drafting Counsel must populate this in conjunction with Schedule G (Completion Tests Matters) and the technical annexures. The criteria must be objective, measurable, and agreed with the Independent Engineer before RFP issuance, as they drive the issuance of the Completion Certificate, the commencement of the Operations Period, and the release of the Development Performance Security.</w:t>
      </w:r>
    </w:p>
  </w:footnote>
  <w:footnote w:id="76">
    <w:p w14:paraId="0D231699" w14:textId="77777777" w:rsidR="00536941" w:rsidRPr="00543FFD" w:rsidRDefault="00536941" w:rsidP="00536941">
      <w:pPr>
        <w:spacing w:after="60"/>
        <w:jc w:val="both"/>
        <w:rPr>
          <w:rFonts w:ascii="Arial" w:hAnsi="Arial" w:cs="Arial"/>
          <w:sz w:val="16"/>
          <w:szCs w:val="16"/>
        </w:rPr>
      </w:pPr>
      <w:r w:rsidRPr="00543FFD">
        <w:rPr>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Detailed Engineering Design and Preliminary Engineering Design are retained as standardised definitions. The approval timelines in </w:t>
      </w:r>
      <w:r>
        <w:rPr>
          <w:rFonts w:ascii="Arial" w:hAnsi="Arial" w:cs="Arial"/>
          <w:sz w:val="16"/>
          <w:szCs w:val="16"/>
        </w:rPr>
        <w:t xml:space="preserve">Clause </w:t>
      </w:r>
      <w:r w:rsidRPr="00543FFD">
        <w:rPr>
          <w:rFonts w:ascii="Arial" w:hAnsi="Arial" w:cs="Arial"/>
          <w:sz w:val="16"/>
          <w:szCs w:val="16"/>
        </w:rPr>
        <w:t xml:space="preserve">5 </w:t>
      </w:r>
      <w:r w:rsidRPr="004B54D3">
        <w:rPr>
          <w:rFonts w:ascii="Arial" w:hAnsi="Arial" w:cs="Arial"/>
          <w:sz w:val="16"/>
          <w:szCs w:val="16"/>
        </w:rPr>
        <w:t xml:space="preserve">of the Schedule C </w:t>
      </w:r>
      <w:r w:rsidRPr="00543FFD">
        <w:rPr>
          <w:rFonts w:ascii="Arial" w:hAnsi="Arial" w:cs="Arial"/>
          <w:sz w:val="16"/>
          <w:szCs w:val="16"/>
        </w:rPr>
        <w:t>(120 days for PED, 4 months post-Commencement for DED) are standardised. Adjust only where there is strong technical justification, as these periods are reflected in the Scheduled Commencement Date.</w:t>
      </w:r>
    </w:p>
  </w:footnote>
  <w:footnote w:id="77">
    <w:p w14:paraId="1626ACB3" w14:textId="77777777" w:rsidR="00536941" w:rsidRPr="00543FFD" w:rsidRDefault="00536941" w:rsidP="00536941">
      <w:pPr>
        <w:spacing w:after="60"/>
        <w:jc w:val="both"/>
        <w:rPr>
          <w:rFonts w:ascii="Arial" w:hAnsi="Arial" w:cs="Arial"/>
          <w:sz w:val="16"/>
          <w:szCs w:val="16"/>
        </w:rPr>
      </w:pPr>
      <w:r w:rsidRPr="00543FFD">
        <w:rPr>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Construction Drawings is defined here in Schedule C as it is only relevant where the Project involves physical engineering and construction. Where this Schedule is deleted for non-construction projects, the definition of Construction Drawings must also be removed from Article 1 of the main body.</w:t>
      </w:r>
    </w:p>
  </w:footnote>
  <w:footnote w:id="78">
    <w:p w14:paraId="64BBFC95" w14:textId="77777777" w:rsidR="00536941" w:rsidRDefault="00536941" w:rsidP="00536941">
      <w:pPr>
        <w:pStyle w:val="FootnoteText"/>
        <w:jc w:val="both"/>
      </w:pPr>
      <w:r>
        <w:rPr>
          <w:rStyle w:val="FootnoteReference"/>
        </w:rPr>
        <w:footnoteRef/>
      </w:r>
      <w:r>
        <w:t xml:space="preserve"> </w:t>
      </w:r>
      <w:r w:rsidRPr="00543FFD">
        <w:rPr>
          <w:rFonts w:ascii="Arial" w:hAnsi="Arial" w:cs="Arial"/>
          <w:b/>
          <w:bCs/>
          <w:smallCaps/>
          <w:sz w:val="16"/>
          <w:szCs w:val="16"/>
        </w:rPr>
        <w:t>[Drafting Note]</w:t>
      </w:r>
      <w:r w:rsidRPr="00543FFD">
        <w:rPr>
          <w:rFonts w:ascii="Arial" w:hAnsi="Arial" w:cs="Arial"/>
          <w:sz w:val="16"/>
          <w:szCs w:val="16"/>
        </w:rPr>
        <w:t xml:space="preserve"> Schedule B (Design Requirements) must be completed by the Agency's technical team and attached before RFP issuance. It should set out all technical design standards, performance specifications, material standards and quality benchmarks applicable to the Project. It is intentionally left blank in the standardised template.</w:t>
      </w:r>
    </w:p>
  </w:footnote>
  <w:footnote w:id="79">
    <w:p w14:paraId="1AD5CAC1" w14:textId="77777777" w:rsidR="00536941" w:rsidRPr="00543FFD" w:rsidRDefault="00536941" w:rsidP="00536941">
      <w:pPr>
        <w:spacing w:after="60"/>
        <w:jc w:val="both"/>
        <w:rPr>
          <w:rFonts w:ascii="Arial" w:hAnsi="Arial" w:cs="Arial"/>
          <w:sz w:val="16"/>
          <w:szCs w:val="16"/>
        </w:rPr>
      </w:pPr>
      <w:r w:rsidRPr="00543FFD">
        <w:rPr>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Insert the specific submission timeline (120 days from the Effective Date is standardised). The Approved Preliminary Engineering Design is critical as it determines the exact Project Site area for land acquisition and utility relocation. Drafting Counsel must ensure that the Agency's land delivery obligations under Section 4 are aligned with this timeline.</w:t>
      </w:r>
    </w:p>
  </w:footnote>
  <w:footnote w:id="80">
    <w:p w14:paraId="16D013CD" w14:textId="77777777" w:rsidR="00536941" w:rsidRDefault="00536941" w:rsidP="00536941">
      <w:pPr>
        <w:pStyle w:val="FootnoteText"/>
        <w:jc w:val="both"/>
      </w:pPr>
      <w:r>
        <w:rPr>
          <w:rStyle w:val="FootnoteReference"/>
        </w:rPr>
        <w:footnoteRef/>
      </w:r>
      <w:r>
        <w:t xml:space="preserve"> </w:t>
      </w:r>
      <w:r w:rsidRPr="00543FFD">
        <w:rPr>
          <w:rFonts w:ascii="Arial" w:hAnsi="Arial" w:cs="Arial"/>
          <w:b/>
          <w:bCs/>
          <w:smallCaps/>
          <w:sz w:val="16"/>
          <w:szCs w:val="16"/>
        </w:rPr>
        <w:t>[Conditional Amendment — If Project Is Phased]</w:t>
      </w:r>
      <w:r w:rsidRPr="00543FFD">
        <w:rPr>
          <w:rFonts w:ascii="Arial" w:hAnsi="Arial" w:cs="Arial"/>
          <w:sz w:val="16"/>
          <w:szCs w:val="16"/>
        </w:rPr>
        <w:t xml:space="preserve">  Where the Project is phased or segmented, add segment-specific references throughout Part B. Insert "in respect of each Phase/Segment" after each reference to "</w:t>
      </w:r>
      <w:r w:rsidRPr="00552B61">
        <w:rPr>
          <w:rFonts w:ascii="Arial" w:hAnsi="Arial" w:cs="Arial"/>
          <w:i/>
          <w:iCs/>
          <w:sz w:val="16"/>
          <w:szCs w:val="16"/>
        </w:rPr>
        <w:t>Construction Drawings</w:t>
      </w:r>
      <w:r w:rsidRPr="00543FFD">
        <w:rPr>
          <w:rFonts w:ascii="Arial" w:hAnsi="Arial" w:cs="Arial"/>
          <w:sz w:val="16"/>
          <w:szCs w:val="16"/>
        </w:rPr>
        <w:t xml:space="preserve">" in </w:t>
      </w:r>
      <w:r>
        <w:rPr>
          <w:rFonts w:ascii="Arial" w:hAnsi="Arial" w:cs="Arial"/>
          <w:sz w:val="16"/>
          <w:szCs w:val="16"/>
        </w:rPr>
        <w:t xml:space="preserve">Clause 1 </w:t>
      </w:r>
      <w:r w:rsidRPr="00543FFD">
        <w:rPr>
          <w:rFonts w:ascii="Arial" w:hAnsi="Arial" w:cs="Arial"/>
          <w:sz w:val="16"/>
          <w:szCs w:val="16"/>
        </w:rPr>
        <w:t xml:space="preserve">through </w:t>
      </w:r>
      <w:r>
        <w:rPr>
          <w:rFonts w:ascii="Arial" w:hAnsi="Arial" w:cs="Arial"/>
          <w:sz w:val="16"/>
          <w:szCs w:val="16"/>
        </w:rPr>
        <w:t xml:space="preserve">Clause </w:t>
      </w:r>
      <w:r w:rsidRPr="00543FFD">
        <w:rPr>
          <w:rFonts w:ascii="Arial" w:hAnsi="Arial" w:cs="Arial"/>
          <w:sz w:val="16"/>
          <w:szCs w:val="16"/>
        </w:rPr>
        <w:t>5</w:t>
      </w:r>
      <w:r>
        <w:rPr>
          <w:rFonts w:ascii="Arial" w:hAnsi="Arial" w:cs="Arial"/>
          <w:sz w:val="16"/>
          <w:szCs w:val="16"/>
        </w:rPr>
        <w:t xml:space="preserve"> </w:t>
      </w:r>
      <w:r w:rsidRPr="004B54D3">
        <w:rPr>
          <w:rFonts w:ascii="Arial" w:hAnsi="Arial" w:cs="Arial"/>
          <w:sz w:val="16"/>
          <w:szCs w:val="16"/>
        </w:rPr>
        <w:t>of the Schedule C</w:t>
      </w:r>
      <w:r w:rsidRPr="00543FFD">
        <w:rPr>
          <w:rFonts w:ascii="Arial" w:hAnsi="Arial" w:cs="Arial"/>
          <w:sz w:val="16"/>
          <w:szCs w:val="16"/>
        </w:rPr>
        <w:t>.</w:t>
      </w:r>
    </w:p>
  </w:footnote>
  <w:footnote w:id="81">
    <w:p w14:paraId="4794501A" w14:textId="77777777" w:rsidR="00536941" w:rsidRPr="00543FFD" w:rsidRDefault="00536941" w:rsidP="00536941">
      <w:pPr>
        <w:pStyle w:val="FootnoteText"/>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[Conditional Amendment — If Non-Infrastructure Project]</w:t>
      </w:r>
      <w:r w:rsidRPr="00543FFD">
        <w:rPr>
          <w:rFonts w:ascii="Arial" w:hAnsi="Arial" w:cs="Arial"/>
          <w:sz w:val="16"/>
          <w:szCs w:val="16"/>
        </w:rPr>
        <w:t xml:space="preserve">  The list of drawing types in Section 12.2A is drafted for a generic infrastructure project. For sector-specific projects (e.g., water treatment, energy, port infrastructure), replace the enumerated drawing types with the relevant technical drawing categories. The Agency's technical advisors must confirm the appropriate drawing list before RFP issuance.</w:t>
      </w:r>
    </w:p>
  </w:footnote>
  <w:footnote w:id="82">
    <w:p w14:paraId="1FD1CADE" w14:textId="77777777" w:rsidR="00536941" w:rsidRPr="00543FFD" w:rsidRDefault="00536941" w:rsidP="00536941">
      <w:pPr>
        <w:pStyle w:val="FootnoteText"/>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four (4) copy submission requirement is standardised. Where the Agency requires digital-only submission, replace with "electronic copies in [BIM/CAD/PDF] format as specified by the Agency" and update Section 12.4.2 accordingly.</w:t>
      </w:r>
    </w:p>
  </w:footnote>
  <w:footnote w:id="83">
    <w:p w14:paraId="4E605CD2" w14:textId="77777777" w:rsidR="00536941" w:rsidRPr="00543FFD" w:rsidRDefault="00536941" w:rsidP="00536941">
      <w:pPr>
        <w:pStyle w:val="FootnoteText"/>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as-built Construction Drawings submission obligation (forty-five (45) days from Substantial Completion Date) is a condition precedent to issuance of the Final Project Development Completion Certificate. Drafting Counsel must ensure this is reflected in Schedule G (Completion Tests Matters) as a completion condition.</w:t>
      </w:r>
    </w:p>
  </w:footnote>
  <w:footnote w:id="84">
    <w:p w14:paraId="61D5CAA4" w14:textId="77777777" w:rsidR="00536941" w:rsidRPr="00543FFD" w:rsidRDefault="00536941" w:rsidP="00536941">
      <w:pPr>
        <w:pStyle w:val="FootnoteText"/>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Proposed Preliminary Design submission (120 days from Effective Date) triggers the Agency's land acquisition and utility relocation obligations. The Project Site Land Instrument Right Period in Schedule B must be consistent with this timeline.</w:t>
      </w:r>
    </w:p>
  </w:footnote>
  <w:footnote w:id="85">
    <w:p w14:paraId="61CBD410" w14:textId="77777777" w:rsidR="00536941" w:rsidRPr="00543FFD" w:rsidRDefault="00536941" w:rsidP="00536941">
      <w:pPr>
        <w:pStyle w:val="FootnoteText"/>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w:t>
      </w:r>
      <w:r w:rsidRPr="00543FFD">
        <w:rPr>
          <w:rFonts w:ascii="Arial" w:hAnsi="Arial" w:cs="Arial"/>
          <w:b/>
          <w:bCs/>
          <w:smallCaps/>
          <w:sz w:val="16"/>
          <w:szCs w:val="16"/>
        </w:rPr>
        <w:t>[Drafting Note]</w:t>
      </w:r>
      <w:r w:rsidRPr="00543FFD">
        <w:rPr>
          <w:rFonts w:ascii="Arial" w:hAnsi="Arial" w:cs="Arial"/>
          <w:sz w:val="16"/>
          <w:szCs w:val="16"/>
        </w:rPr>
        <w:t xml:space="preserve">  The deemed-approval mechanic for the Detailed Engineering Design (twenty (20) day inactivity notice, followed by ten (10) day cure) is standardised. The Independent Engineer Contract must include corresponding obligations to meet these review timelines.</w:t>
      </w:r>
    </w:p>
  </w:footnote>
  <w:footnote w:id="86">
    <w:p w14:paraId="63934586"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No Financing</w:t>
      </w:r>
      <w:r w:rsidRPr="00543FFD">
        <w:rPr>
          <w:rFonts w:ascii="Arial" w:eastAsia="Arial" w:hAnsi="Arial" w:cs="Arial"/>
          <w:sz w:val="16"/>
          <w:szCs w:val="16"/>
        </w:rPr>
        <w:t>] Delete "</w:t>
      </w:r>
      <w:r w:rsidRPr="00543FFD">
        <w:rPr>
          <w:rFonts w:ascii="Arial" w:eastAsia="Arial" w:hAnsi="Arial" w:cs="Arial"/>
          <w:i/>
          <w:iCs/>
          <w:sz w:val="16"/>
          <w:szCs w:val="16"/>
        </w:rPr>
        <w:t>(b) Financing Markup</w:t>
      </w:r>
      <w:r w:rsidRPr="00543FFD">
        <w:rPr>
          <w:rFonts w:ascii="Arial" w:eastAsia="Arial" w:hAnsi="Arial" w:cs="Arial"/>
          <w:sz w:val="16"/>
          <w:szCs w:val="16"/>
        </w:rPr>
        <w:t>" from this definition. "Financing Markup" is only applicable where the Concessionaire has financing in place and incurs additional financing costs as a result of a delay caused by a Relief Event.</w:t>
      </w:r>
    </w:p>
  </w:footnote>
  <w:footnote w:id="87">
    <w:p w14:paraId="23DF0C1C" w14:textId="77777777" w:rsidR="00536941" w:rsidRPr="00246AA7" w:rsidRDefault="00536941" w:rsidP="00536941">
      <w:pPr>
        <w:pStyle w:val="FootnoteText"/>
        <w:rPr>
          <w:rFonts w:ascii="Arial" w:hAnsi="Arial" w:cs="Arial"/>
          <w:sz w:val="16"/>
          <w:szCs w:val="16"/>
        </w:rPr>
      </w:pPr>
      <w:r w:rsidRPr="00246AA7">
        <w:rPr>
          <w:rStyle w:val="FootnoteReference"/>
          <w:rFonts w:ascii="Arial" w:hAnsi="Arial" w:cs="Arial"/>
          <w:sz w:val="16"/>
          <w:szCs w:val="16"/>
        </w:rPr>
        <w:footnoteRef/>
      </w:r>
      <w:r w:rsidRPr="00246AA7">
        <w:rPr>
          <w:rFonts w:ascii="Arial" w:hAnsi="Arial" w:cs="Arial"/>
          <w:sz w:val="16"/>
          <w:szCs w:val="16"/>
        </w:rPr>
        <w:t xml:space="preserve"> This is to be discussed with ADB.</w:t>
      </w:r>
    </w:p>
  </w:footnote>
  <w:footnote w:id="88">
    <w:p w14:paraId="3EE04D43"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90-day lookback for Operations Phase revenue is standardised. For seasonal projects (e.g., tourism infrastructure), consider using a 12-month average to smooth seasonal variation.</w:t>
      </w:r>
    </w:p>
  </w:footnote>
  <w:footnote w:id="89">
    <w:p w14:paraId="3E00DAEE" w14:textId="77777777" w:rsidR="00536941" w:rsidRDefault="00536941" w:rsidP="00536941">
      <w:pPr>
        <w:pStyle w:val="FootnoteText"/>
      </w:pPr>
      <w:r>
        <w:rPr>
          <w:rStyle w:val="FootnoteReference"/>
        </w:rPr>
        <w:footnoteRef/>
      </w:r>
      <w:r>
        <w:t xml:space="preserve"> </w:t>
      </w:r>
      <w:r w:rsidRPr="00246AA7">
        <w:rPr>
          <w:rFonts w:ascii="Arial" w:hAnsi="Arial" w:cs="Arial"/>
          <w:sz w:val="16"/>
          <w:szCs w:val="16"/>
        </w:rPr>
        <w:t>This is to be discussed with ADB.</w:t>
      </w:r>
    </w:p>
  </w:footnote>
  <w:footnote w:id="90">
    <w:p w14:paraId="41DBC343"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No Financing</w:t>
      </w:r>
      <w:r w:rsidRPr="00543FFD">
        <w:rPr>
          <w:rFonts w:ascii="Arial" w:eastAsia="Arial" w:hAnsi="Arial" w:cs="Arial"/>
          <w:sz w:val="16"/>
          <w:szCs w:val="16"/>
        </w:rPr>
        <w:t>] Delete Part 2, Section 2 (Financing Markup) in its entirety.</w:t>
      </w:r>
    </w:p>
  </w:footnote>
  <w:footnote w:id="91">
    <w:p w14:paraId="26DEC346"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Islamic Financing</w:t>
      </w:r>
      <w:r w:rsidRPr="00543FFD">
        <w:rPr>
          <w:rFonts w:ascii="Arial" w:eastAsia="Arial" w:hAnsi="Arial" w:cs="Arial"/>
          <w:sz w:val="16"/>
          <w:szCs w:val="16"/>
        </w:rPr>
        <w:t>] Replace "</w:t>
      </w:r>
      <w:r w:rsidRPr="00543FFD">
        <w:rPr>
          <w:rFonts w:ascii="Arial" w:eastAsia="Arial" w:hAnsi="Arial" w:cs="Arial"/>
          <w:i/>
          <w:iCs/>
          <w:sz w:val="16"/>
          <w:szCs w:val="16"/>
        </w:rPr>
        <w:t>interest</w:t>
      </w:r>
      <w:r w:rsidRPr="00543FFD">
        <w:rPr>
          <w:rFonts w:ascii="Arial" w:eastAsia="Arial" w:hAnsi="Arial" w:cs="Arial"/>
          <w:sz w:val="16"/>
          <w:szCs w:val="16"/>
        </w:rPr>
        <w:t>" with "</w:t>
      </w:r>
      <w:r w:rsidRPr="00543FFD">
        <w:rPr>
          <w:rFonts w:ascii="Arial" w:eastAsia="Arial" w:hAnsi="Arial" w:cs="Arial"/>
          <w:i/>
          <w:iCs/>
          <w:sz w:val="16"/>
          <w:szCs w:val="16"/>
        </w:rPr>
        <w:t>profit/markup/return</w:t>
      </w:r>
      <w:r w:rsidRPr="00543FFD">
        <w:rPr>
          <w:rFonts w:ascii="Arial" w:eastAsia="Arial" w:hAnsi="Arial" w:cs="Arial"/>
          <w:sz w:val="16"/>
          <w:szCs w:val="16"/>
        </w:rPr>
        <w:t>" throughout, and include Takaful-related charges where applicable.</w:t>
      </w:r>
    </w:p>
  </w:footnote>
  <w:footnote w:id="92">
    <w:p w14:paraId="4AF6176A"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21-day determination period is standardised and tight. Ensure the Independent Engineer and Independent Auditor appointment agreements include this obligation. Consider adding a deemed-approval mechanic if no determination is made within 21 days.</w:t>
      </w:r>
    </w:p>
  </w:footnote>
  <w:footnote w:id="93">
    <w:p w14:paraId="5DED262E"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Adb/Mdb Financing</w:t>
      </w:r>
      <w:r w:rsidRPr="00543FFD">
        <w:rPr>
          <w:rFonts w:ascii="Arial" w:eastAsia="Arial" w:hAnsi="Arial" w:cs="Arial"/>
          <w:sz w:val="16"/>
          <w:szCs w:val="16"/>
        </w:rPr>
        <w:t>] ADB lenders may require the Relief Order process to include a Financiers' Agent review step prior to the 21-day determination. Add a sub-clause permitting the Financiers' Agent to observe (but not veto) the determination process.</w:t>
      </w:r>
    </w:p>
  </w:footnote>
  <w:footnote w:id="94">
    <w:p w14:paraId="6DDEA965"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Master Trigger</w:t>
      </w:r>
      <w:r w:rsidRPr="00543FFD">
        <w:rPr>
          <w:rFonts w:ascii="Arial" w:eastAsia="Arial" w:hAnsi="Arial" w:cs="Arial"/>
          <w:sz w:val="16"/>
          <w:szCs w:val="16"/>
        </w:rPr>
        <w:t>] ENTIRE SCHEDULE L APPLIES ONLY IF PROJECT HAS THIRD-PARTY FINANCING. IF NO FINANCING — DELETE SCHEDULE L AND ALL CROSS-REFERENCES THERETO.</w:t>
      </w:r>
    </w:p>
  </w:footnote>
  <w:footnote w:id="95">
    <w:p w14:paraId="12157D1B"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International Lenders</w:t>
      </w:r>
      <w:r w:rsidRPr="00543FFD">
        <w:rPr>
          <w:rFonts w:ascii="Arial" w:eastAsia="Arial" w:hAnsi="Arial" w:cs="Arial"/>
          <w:sz w:val="16"/>
          <w:szCs w:val="16"/>
        </w:rPr>
        <w:t>] Add the following definition: "</w:t>
      </w:r>
      <w:r w:rsidRPr="00543FFD">
        <w:rPr>
          <w:rFonts w:ascii="Arial" w:eastAsia="Arial" w:hAnsi="Arial" w:cs="Arial"/>
          <w:i/>
          <w:iCs/>
          <w:sz w:val="16"/>
          <w:szCs w:val="16"/>
        </w:rPr>
        <w:t>Financiers' Agent means the lead arranger or facility agent appointed under the Financing Documents to act on behalf of the syndicate of Financiers.</w:t>
      </w:r>
      <w:r w:rsidRPr="00543FFD">
        <w:rPr>
          <w:rFonts w:ascii="Arial" w:eastAsia="Arial" w:hAnsi="Arial" w:cs="Arial"/>
          <w:sz w:val="16"/>
          <w:szCs w:val="16"/>
        </w:rPr>
        <w:t>" Confirm agent appointment with the lead arranger.</w:t>
      </w:r>
    </w:p>
  </w:footnote>
  <w:footnote w:id="96">
    <w:p w14:paraId="5D6D408F"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30-day objection period for both the initial Financing Term Sheet and subsequent amendments is standardised. The Agency's review should focus on: (i) does the debt repayment exceed the Financing Component in the Base Case Financial Model; (ii) does the Agency's Termination Payment exposure increase materially; (iii) are new security interests being created over Agency assets or revenue.</w:t>
      </w:r>
    </w:p>
  </w:footnote>
  <w:footnote w:id="97">
    <w:p w14:paraId="4352A04A"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Financial Close Achievement Notice triggers: (i) the start of the 30-day window for the Agency to issue/confirm the Commencement Certificate; and (ii) the activation of financing-related provisions throughout the Agreement. Drafting Counsel must verify all financing activation triggers are cross-referenced.</w:t>
      </w:r>
    </w:p>
  </w:footnote>
  <w:footnote w:id="98">
    <w:p w14:paraId="53DC17C4"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Financing</w:t>
      </w:r>
      <w:r w:rsidRPr="00543FFD">
        <w:rPr>
          <w:rFonts w:ascii="Arial" w:eastAsia="Arial" w:hAnsi="Arial" w:cs="Arial"/>
          <w:sz w:val="16"/>
          <w:szCs w:val="16"/>
        </w:rPr>
        <w:t>] The Financiers may require a step-in right consent mechanism such that the Agency cannot assign this Agreement to a successor entity without Financier consent if doing so would impair the security structure. Add: "</w:t>
      </w:r>
      <w:r w:rsidRPr="00543FFD">
        <w:rPr>
          <w:rFonts w:ascii="Arial" w:eastAsia="Arial" w:hAnsi="Arial" w:cs="Arial"/>
          <w:i/>
          <w:iCs/>
          <w:sz w:val="16"/>
          <w:szCs w:val="16"/>
        </w:rPr>
        <w:t>provided further that, during any period when any Financing Due is outstanding, any assignment to a successor Government Authority shall require the prior written consent of the Financiers' Agent (which shall not be unreasonably withheld or delayed).</w:t>
      </w:r>
      <w:r w:rsidRPr="00543FFD">
        <w:rPr>
          <w:rFonts w:ascii="Arial" w:eastAsia="Arial" w:hAnsi="Arial" w:cs="Arial"/>
          <w:sz w:val="16"/>
          <w:szCs w:val="16"/>
        </w:rPr>
        <w:t>"</w:t>
      </w:r>
    </w:p>
  </w:footnote>
  <w:footnote w:id="99">
    <w:p w14:paraId="3D888EB9"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Financiers' Cure Period is a key lender protection and essential for bankability. 30 Business Days is standard; some lenders request 60 calendar days for complex defaults. Confirm with the lead arranger.</w:t>
      </w:r>
    </w:p>
  </w:footnote>
  <w:footnote w:id="100">
    <w:p w14:paraId="3AD824DA"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Concession Direct Agreement (CDA) is a separate document to be negotiated with lenders. The CDA typically includes: (i) step-in rights; (ii) curing rights; (iii) Agency's obligations on Termination; (iv) substitution rights. CDA negotiation should begin in parallel with the Financing Term Sheet review.</w:t>
      </w:r>
    </w:p>
  </w:footnote>
  <w:footnote w:id="101">
    <w:p w14:paraId="110A8A47" w14:textId="6A599145"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International Lenders (Adb, Ifc, Deg, Fmo, Etc.)</w:t>
      </w:r>
      <w:r w:rsidRPr="00543FFD">
        <w:rPr>
          <w:rFonts w:ascii="Arial" w:eastAsia="Arial" w:hAnsi="Arial" w:cs="Arial"/>
          <w:sz w:val="16"/>
          <w:szCs w:val="16"/>
        </w:rPr>
        <w:t xml:space="preserve">] This election is mandatory. Specify in Schedule </w:t>
      </w:r>
      <w:r>
        <w:rPr>
          <w:rFonts w:ascii="Arial" w:eastAsia="Arial" w:hAnsi="Arial" w:cs="Arial"/>
          <w:sz w:val="16"/>
          <w:szCs w:val="16"/>
        </w:rPr>
        <w:t>B</w:t>
      </w:r>
      <w:r w:rsidRPr="00543FFD">
        <w:rPr>
          <w:rFonts w:ascii="Arial" w:eastAsia="Arial" w:hAnsi="Arial" w:cs="Arial"/>
          <w:sz w:val="16"/>
          <w:szCs w:val="16"/>
        </w:rPr>
        <w:t>: (i) ICC or UNCITRAL; (ii) seat of arbitration (London, Singapore, or Dubai recommended); (iii) language (English). The Agency may need Ministry of Law and Sindh Cabinet approval before agreeing to international arbitration.</w:t>
      </w:r>
    </w:p>
  </w:footnote>
  <w:footnote w:id="102">
    <w:p w14:paraId="05A21A5E" w14:textId="3E5E9A71" w:rsidR="00A57A61" w:rsidRPr="00A57A61" w:rsidRDefault="00A57A61">
      <w:pPr>
        <w:pStyle w:val="FootnoteText"/>
        <w:rPr>
          <w:rFonts w:ascii="Arial" w:hAnsi="Arial" w:cs="Arial"/>
          <w:sz w:val="16"/>
          <w:szCs w:val="16"/>
        </w:rPr>
      </w:pPr>
      <w:r w:rsidRPr="00A57A61">
        <w:rPr>
          <w:rStyle w:val="FootnoteReference"/>
          <w:rFonts w:ascii="Arial" w:hAnsi="Arial" w:cs="Arial"/>
          <w:sz w:val="16"/>
          <w:szCs w:val="16"/>
        </w:rPr>
        <w:footnoteRef/>
      </w:r>
      <w:r w:rsidRPr="00A57A61">
        <w:rPr>
          <w:rFonts w:ascii="Arial" w:hAnsi="Arial" w:cs="Arial"/>
          <w:sz w:val="16"/>
          <w:szCs w:val="16"/>
        </w:rPr>
        <w:t xml:space="preserve"> Concept to be incorporated after discussion with ADB.</w:t>
      </w:r>
    </w:p>
  </w:footnote>
  <w:footnote w:id="103">
    <w:p w14:paraId="5C67796B"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hAnsi="Arial" w:cs="Arial"/>
          <w:b/>
          <w:bCs/>
          <w:smallCaps/>
          <w:sz w:val="16"/>
          <w:szCs w:val="16"/>
        </w:rPr>
        <w:t xml:space="preserve"> Drafting Note</w:t>
      </w:r>
      <w:r w:rsidRPr="00543FFD">
        <w:rPr>
          <w:rFonts w:ascii="Arial" w:eastAsia="Arial" w:hAnsi="Arial" w:cs="Arial"/>
          <w:sz w:val="16"/>
          <w:szCs w:val="16"/>
        </w:rPr>
        <w:t>] Fill in the equity class description based on the chosen Option (A, B, or C).</w:t>
      </w:r>
    </w:p>
  </w:footnote>
  <w:footnote w:id="104">
    <w:p w14:paraId="08A9DD7C"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hAnsi="Arial" w:cs="Arial"/>
          <w:b/>
          <w:bCs/>
          <w:smallCaps/>
          <w:sz w:val="16"/>
          <w:szCs w:val="16"/>
        </w:rPr>
        <w:t xml:space="preserve"> Drafting Note</w:t>
      </w:r>
      <w:r w:rsidRPr="00543FFD">
        <w:rPr>
          <w:rFonts w:ascii="Arial" w:eastAsia="Arial" w:hAnsi="Arial" w:cs="Arial"/>
          <w:sz w:val="16"/>
          <w:szCs w:val="16"/>
        </w:rPr>
        <w:t>] Insert the Agency Funding Amount in absolute PKR figures, as set out in the Base Case Financial Model.</w:t>
      </w:r>
    </w:p>
  </w:footnote>
  <w:footnote w:id="105">
    <w:p w14:paraId="77A288D4"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Sponsor Base Equity Amount is cross-referenced to the Financial Model. It should be stated in absolute PKR terms to avoid ambiguity if the model is later revised.</w:t>
      </w:r>
    </w:p>
  </w:footnote>
  <w:footnote w:id="106">
    <w:p w14:paraId="3168225B"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Option A (No Agency Equity)</w:t>
      </w:r>
      <w:r w:rsidRPr="00543FFD">
        <w:rPr>
          <w:rFonts w:ascii="Arial" w:eastAsia="Arial" w:hAnsi="Arial" w:cs="Arial"/>
          <w:sz w:val="16"/>
          <w:szCs w:val="16"/>
        </w:rPr>
        <w:t>] Delete Section 10.2.1 in its entirety.</w:t>
      </w:r>
    </w:p>
  </w:footnote>
  <w:footnote w:id="107">
    <w:p w14:paraId="02FAC1EC"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Different Province/Entity</w:t>
      </w:r>
      <w:r w:rsidRPr="00543FFD">
        <w:rPr>
          <w:rFonts w:ascii="Arial" w:eastAsia="Arial" w:hAnsi="Arial" w:cs="Arial"/>
          <w:sz w:val="16"/>
          <w:szCs w:val="16"/>
        </w:rPr>
        <w:t>] Replace "</w:t>
      </w:r>
      <w:r w:rsidRPr="00543FFD">
        <w:rPr>
          <w:rFonts w:ascii="Arial" w:eastAsia="Arial" w:hAnsi="Arial" w:cs="Arial"/>
          <w:i/>
          <w:iCs/>
          <w:sz w:val="16"/>
          <w:szCs w:val="16"/>
        </w:rPr>
        <w:t>VIABILITY GAP FUND, GOVERNMENT OF SINDH</w:t>
      </w:r>
      <w:r w:rsidRPr="00543FFD">
        <w:rPr>
          <w:rFonts w:ascii="Arial" w:eastAsia="Arial" w:hAnsi="Arial" w:cs="Arial"/>
          <w:sz w:val="16"/>
          <w:szCs w:val="16"/>
        </w:rPr>
        <w:t>" with the correct registered name of the Government entity that will hold the Class B Shares. For Punjab: "</w:t>
      </w:r>
      <w:r w:rsidRPr="00543FFD">
        <w:rPr>
          <w:rFonts w:ascii="Arial" w:eastAsia="Arial" w:hAnsi="Arial" w:cs="Arial"/>
          <w:i/>
          <w:iCs/>
          <w:sz w:val="16"/>
          <w:szCs w:val="16"/>
        </w:rPr>
        <w:t>VIABILITY GAP FUND, GOVERNMENT OF PUNJAB</w:t>
      </w:r>
      <w:r w:rsidRPr="00543FFD">
        <w:rPr>
          <w:rFonts w:ascii="Arial" w:eastAsia="Arial" w:hAnsi="Arial" w:cs="Arial"/>
          <w:sz w:val="16"/>
          <w:szCs w:val="16"/>
        </w:rPr>
        <w:t>" etc.</w:t>
      </w:r>
    </w:p>
  </w:footnote>
  <w:footnote w:id="108">
    <w:p w14:paraId="68EE2B70"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No Advertising Or Utility Revenues</w:t>
      </w:r>
      <w:r w:rsidRPr="00543FFD">
        <w:rPr>
          <w:rFonts w:ascii="Arial" w:eastAsia="Arial" w:hAnsi="Arial" w:cs="Arial"/>
          <w:sz w:val="16"/>
          <w:szCs w:val="16"/>
        </w:rPr>
        <w:t>] Delete the inapplicable revenue stream from Class B Dividends. If both are absent, consider whether Class B Shares serve any purpose at all and whether Option A or C should be selected instead.</w:t>
      </w:r>
    </w:p>
  </w:footnote>
  <w:footnote w:id="109">
    <w:p w14:paraId="14054414"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Option C (Class E Shares)</w:t>
      </w:r>
      <w:r w:rsidRPr="00543FFD">
        <w:rPr>
          <w:rFonts w:ascii="Arial" w:eastAsia="Arial" w:hAnsi="Arial" w:cs="Arial"/>
          <w:sz w:val="16"/>
          <w:szCs w:val="16"/>
        </w:rPr>
        <w:t>] Amend to "</w:t>
      </w:r>
      <w:r w:rsidRPr="00543FFD">
        <w:rPr>
          <w:rFonts w:ascii="Arial" w:eastAsia="Arial" w:hAnsi="Arial" w:cs="Arial"/>
          <w:i/>
          <w:iCs/>
          <w:sz w:val="16"/>
          <w:szCs w:val="16"/>
        </w:rPr>
        <w:t>…other than Class A Shares, Class B Shares, and Class E Shares…</w:t>
      </w:r>
      <w:r w:rsidRPr="00543FFD">
        <w:rPr>
          <w:rFonts w:ascii="Arial" w:eastAsia="Arial" w:hAnsi="Arial" w:cs="Arial"/>
          <w:sz w:val="16"/>
          <w:szCs w:val="16"/>
        </w:rPr>
        <w:t>" and add a definition of Class E Shares with the applicable special rights.</w:t>
      </w:r>
    </w:p>
  </w:footnote>
  <w:footnote w:id="110">
    <w:p w14:paraId="29117C53"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Additional Escalable Items</w:t>
      </w:r>
      <w:r w:rsidRPr="00543FFD">
        <w:rPr>
          <w:rFonts w:ascii="Arial" w:eastAsia="Arial" w:hAnsi="Arial" w:cs="Arial"/>
          <w:sz w:val="16"/>
          <w:szCs w:val="16"/>
        </w:rPr>
        <w:t>] Some projects include additional items such as explosives (for tunnelling), aggregates (for remote projects), or copper wiring (for electrical infrastructure). Add project-specific items as additional bullets here and in the Price Escalation Agreement.</w:t>
      </w:r>
    </w:p>
  </w:footnote>
  <w:footnote w:id="111">
    <w:p w14:paraId="1EDB3374"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four baseline Escalable Items (cement, bitumen, steel, POL) are indexed to the Pakistan Bureau of Statistics (PBS) monthly statistical bulletin. If any item is not covered by the PBS bulletin, the Agreement provides that the Independent Engineer and Independent Auditor shall determine the price. Confirm PBS coverage before RFP issuance.</w:t>
      </w:r>
    </w:p>
  </w:footnote>
  <w:footnote w:id="112">
    <w:p w14:paraId="5A519E90"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No Price Escalation Mechanism</w:t>
      </w:r>
      <w:r w:rsidRPr="00543FFD">
        <w:rPr>
          <w:rFonts w:ascii="Arial" w:eastAsia="Arial" w:hAnsi="Arial" w:cs="Arial"/>
          <w:sz w:val="16"/>
          <w:szCs w:val="16"/>
        </w:rPr>
        <w:t xml:space="preserve">] If the Parties agree that cost escalation risk is fully on the Concessionaire (fixed-price contract), delete Schedule Z in its entirety and remove all references to the Price Escalation Agreement throughout the Agreement (including from the Agency Agreements definition and Specific Agency CPs in Schedule </w:t>
      </w:r>
      <w:r>
        <w:rPr>
          <w:rFonts w:ascii="Arial" w:eastAsia="Arial" w:hAnsi="Arial" w:cs="Arial"/>
          <w:sz w:val="16"/>
          <w:szCs w:val="16"/>
        </w:rPr>
        <w:t>B</w:t>
      </w:r>
      <w:r w:rsidRPr="00543FFD">
        <w:rPr>
          <w:rFonts w:ascii="Arial" w:eastAsia="Arial" w:hAnsi="Arial" w:cs="Arial"/>
          <w:sz w:val="16"/>
          <w:szCs w:val="16"/>
        </w:rPr>
        <w:t>).</w:t>
      </w:r>
    </w:p>
  </w:footnote>
  <w:footnote w:id="113">
    <w:p w14:paraId="083CE7B6"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de-escalation mechanism is symmetric — if input prices fall, the Agency receives a benefit. Drafting Counsel must ensure the Price Escalation Agreement specifies the precise mechanism for calculating and crediting the De-escalation Amount (e.g., against toll payments, as a direct payment, or as a set-off).</w:t>
      </w:r>
    </w:p>
  </w:footnote>
  <w:footnote w:id="114">
    <w:p w14:paraId="2391EC16" w14:textId="77777777" w:rsidR="00536941" w:rsidRPr="00EB259E" w:rsidRDefault="00536941" w:rsidP="00536941">
      <w:pPr>
        <w:pStyle w:val="FootnoteText"/>
        <w:rPr>
          <w:rFonts w:ascii="Arial" w:hAnsi="Arial" w:cs="Arial"/>
          <w:sz w:val="16"/>
          <w:szCs w:val="16"/>
        </w:rPr>
      </w:pPr>
      <w:r w:rsidRPr="00EB259E">
        <w:rPr>
          <w:rStyle w:val="FootnoteReference"/>
          <w:rFonts w:ascii="Arial" w:hAnsi="Arial" w:cs="Arial"/>
          <w:sz w:val="16"/>
          <w:szCs w:val="16"/>
        </w:rPr>
        <w:footnoteRef/>
      </w:r>
      <w:r w:rsidRPr="00EB259E">
        <w:rPr>
          <w:rFonts w:ascii="Arial" w:hAnsi="Arial" w:cs="Arial"/>
          <w:sz w:val="16"/>
          <w:szCs w:val="16"/>
        </w:rPr>
        <w:t xml:space="preserve"> Please note that a very preliminary revenue matters schedule has been developed for now.</w:t>
      </w:r>
    </w:p>
  </w:footnote>
  <w:footnote w:id="115">
    <w:p w14:paraId="301ADFF6"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hAnsi="Arial" w:cs="Arial"/>
          <w:b/>
          <w:bCs/>
          <w:smallCaps/>
          <w:sz w:val="16"/>
          <w:szCs w:val="16"/>
        </w:rPr>
        <w:t xml:space="preserve"> Drafting Note</w:t>
      </w:r>
      <w:r w:rsidRPr="00543FFD">
        <w:rPr>
          <w:rFonts w:ascii="Arial" w:eastAsia="Arial" w:hAnsi="Arial" w:cs="Arial"/>
          <w:sz w:val="16"/>
          <w:szCs w:val="16"/>
        </w:rPr>
        <w:t>] Fill in the Excess Revenues threshold. This is project-specific and must be derived from the Base Case Financial Model. The threshold is typically set at a level that provides the Concessionaire with its projected IRR before sharing begins.</w:t>
      </w:r>
    </w:p>
  </w:footnote>
  <w:footnote w:id="116">
    <w:p w14:paraId="120E9D49"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revenue sharing bands and percentages must be calibrated by the transaction financial advisor based on the risk/return profile of the project. Higher sharing with the Agency in upper bands incentivises both parties to maximise traffic without giving the Concessionaire a windfall.</w:t>
      </w:r>
    </w:p>
  </w:footnote>
  <w:footnote w:id="117">
    <w:p w14:paraId="55B4C6D8" w14:textId="77777777" w:rsidR="00536941" w:rsidRPr="00543FFD" w:rsidRDefault="00536941" w:rsidP="00536941">
      <w:pPr>
        <w:pStyle w:val="FootnoteText"/>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The percentage of the Approved Pre-Commencement Costs needs to be discussed with ADB.</w:t>
      </w:r>
    </w:p>
  </w:footnote>
  <w:footnote w:id="118">
    <w:p w14:paraId="133D37B2" w14:textId="77777777" w:rsidR="00536941" w:rsidRPr="00543FFD" w:rsidRDefault="00536941" w:rsidP="00536941">
      <w:pPr>
        <w:pStyle w:val="FootnoteText"/>
        <w:rPr>
          <w:rFonts w:ascii="Arial" w:hAnsi="Arial" w:cs="Arial"/>
          <w:sz w:val="16"/>
          <w:szCs w:val="16"/>
        </w:rPr>
      </w:pPr>
      <w:r w:rsidRPr="00543FFD">
        <w:rPr>
          <w:rStyle w:val="FootnoteReference"/>
          <w:rFonts w:ascii="Arial" w:hAnsi="Arial" w:cs="Arial"/>
          <w:sz w:val="16"/>
          <w:szCs w:val="16"/>
        </w:rPr>
        <w:footnoteRef/>
      </w:r>
      <w:r w:rsidRPr="00543FFD">
        <w:rPr>
          <w:rFonts w:ascii="Arial" w:hAnsi="Arial" w:cs="Arial"/>
          <w:sz w:val="16"/>
          <w:szCs w:val="16"/>
        </w:rPr>
        <w:t xml:space="preserve"> The percentage of the Approved Pre-Commencement Costs needs to be discussed with ADB.</w:t>
      </w:r>
    </w:p>
  </w:footnote>
  <w:footnote w:id="119">
    <w:p w14:paraId="2E8E585E"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Trigger</w:t>
      </w:r>
      <w:r w:rsidRPr="00543FFD">
        <w:rPr>
          <w:rFonts w:ascii="Arial" w:eastAsia="Arial" w:hAnsi="Arial" w:cs="Arial"/>
          <w:sz w:val="16"/>
          <w:szCs w:val="16"/>
        </w:rPr>
        <w:t xml:space="preserve">] entire Schedule </w:t>
      </w:r>
      <w:r>
        <w:rPr>
          <w:rFonts w:ascii="Arial" w:eastAsia="Arial" w:hAnsi="Arial" w:cs="Arial"/>
          <w:sz w:val="16"/>
          <w:szCs w:val="16"/>
        </w:rPr>
        <w:t>W</w:t>
      </w:r>
      <w:r w:rsidRPr="00543FFD">
        <w:rPr>
          <w:rFonts w:ascii="Arial" w:eastAsia="Arial" w:hAnsi="Arial" w:cs="Arial"/>
          <w:sz w:val="16"/>
          <w:szCs w:val="16"/>
        </w:rPr>
        <w:t xml:space="preserve"> applies only if the Agency is providing a financial instrument (guarantee / debit authority / standby lc). If the Agency is not providing a financial instrument, delete Schedule </w:t>
      </w:r>
      <w:r>
        <w:rPr>
          <w:rFonts w:ascii="Arial" w:eastAsia="Arial" w:hAnsi="Arial" w:cs="Arial"/>
          <w:sz w:val="16"/>
          <w:szCs w:val="16"/>
        </w:rPr>
        <w:t>W</w:t>
      </w:r>
      <w:r w:rsidRPr="00543FFD">
        <w:rPr>
          <w:rFonts w:ascii="Arial" w:eastAsia="Arial" w:hAnsi="Arial" w:cs="Arial"/>
          <w:sz w:val="16"/>
          <w:szCs w:val="16"/>
        </w:rPr>
        <w:t xml:space="preserve"> and all cross-references thereto, including section 17.8 and the related Specific Agency CP.</w:t>
      </w:r>
    </w:p>
  </w:footnote>
  <w:footnote w:id="120">
    <w:p w14:paraId="25E0EA89"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Financing</w:t>
      </w:r>
      <w:r w:rsidRPr="00543FFD">
        <w:rPr>
          <w:rFonts w:ascii="Arial" w:eastAsia="Arial" w:hAnsi="Arial" w:cs="Arial"/>
          <w:sz w:val="16"/>
          <w:szCs w:val="16"/>
        </w:rPr>
        <w:t>] The First Agency Financial Instrument must be acceptable to the Financiers (not just the Concessionaire). Confirm form and substance requirements with the lead arranger's counsel.</w:t>
      </w:r>
    </w:p>
  </w:footnote>
  <w:footnote w:id="121">
    <w:p w14:paraId="4092622F"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No Financing</w:t>
      </w:r>
      <w:r w:rsidRPr="00543FFD">
        <w:rPr>
          <w:rFonts w:ascii="Arial" w:eastAsia="Arial" w:hAnsi="Arial" w:cs="Arial"/>
          <w:sz w:val="16"/>
          <w:szCs w:val="16"/>
        </w:rPr>
        <w:t>] Replace "</w:t>
      </w:r>
      <w:r w:rsidRPr="00543FFD">
        <w:rPr>
          <w:rFonts w:ascii="Arial" w:eastAsia="Arial" w:hAnsi="Arial" w:cs="Arial"/>
          <w:i/>
          <w:iCs/>
          <w:sz w:val="16"/>
          <w:szCs w:val="16"/>
        </w:rPr>
        <w:t>acceptable to the Financiers</w:t>
      </w:r>
      <w:r w:rsidRPr="00543FFD">
        <w:rPr>
          <w:rFonts w:ascii="Arial" w:eastAsia="Arial" w:hAnsi="Arial" w:cs="Arial"/>
          <w:sz w:val="16"/>
          <w:szCs w:val="16"/>
        </w:rPr>
        <w:t>" with "</w:t>
      </w:r>
      <w:r w:rsidRPr="00543FFD">
        <w:rPr>
          <w:rFonts w:ascii="Arial" w:eastAsia="Arial" w:hAnsi="Arial" w:cs="Arial"/>
          <w:i/>
          <w:iCs/>
          <w:sz w:val="16"/>
          <w:szCs w:val="16"/>
        </w:rPr>
        <w:t>acceptable to the Concessionaire</w:t>
      </w:r>
      <w:r w:rsidRPr="00543FFD">
        <w:rPr>
          <w:rFonts w:ascii="Arial" w:eastAsia="Arial" w:hAnsi="Arial" w:cs="Arial"/>
          <w:sz w:val="16"/>
          <w:szCs w:val="16"/>
        </w:rPr>
        <w:t>".</w:t>
      </w:r>
    </w:p>
  </w:footnote>
  <w:footnote w:id="122">
    <w:p w14:paraId="4ACD8BCD"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hAnsi="Arial" w:cs="Arial"/>
          <w:b/>
          <w:bCs/>
          <w:smallCaps/>
          <w:sz w:val="16"/>
          <w:szCs w:val="16"/>
        </w:rPr>
        <w:t>Drafting Note</w:t>
      </w:r>
      <w:r w:rsidRPr="00543FFD">
        <w:rPr>
          <w:rFonts w:ascii="Arial" w:eastAsia="Arial" w:hAnsi="Arial" w:cs="Arial"/>
          <w:sz w:val="16"/>
          <w:szCs w:val="16"/>
        </w:rPr>
        <w:t>] The Financial Instrument Amount is a key risk allocation point. It should cover the maximum Termination Payment the Agency could owe in a worst-case scenario. Fill from the Financial Model.</w:t>
      </w:r>
    </w:p>
  </w:footnote>
  <w:footnote w:id="123">
    <w:p w14:paraId="4A79126F"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hAnsi="Arial" w:cs="Arial"/>
          <w:b/>
          <w:bCs/>
          <w:smallCaps/>
          <w:sz w:val="16"/>
          <w:szCs w:val="16"/>
        </w:rPr>
        <w:t>Drafting Note</w:t>
      </w:r>
      <w:r w:rsidRPr="00543FFD">
        <w:rPr>
          <w:rFonts w:ascii="Arial" w:eastAsia="Arial" w:hAnsi="Arial" w:cs="Arial"/>
          <w:sz w:val="16"/>
          <w:szCs w:val="16"/>
        </w:rPr>
        <w:t xml:space="preserve">] The issuing bank must be a high-rated Pakistani bank. Align minimum rating with the Minimum Credit Rating in Schedule </w:t>
      </w:r>
      <w:r>
        <w:rPr>
          <w:rFonts w:ascii="Arial" w:eastAsia="Arial" w:hAnsi="Arial" w:cs="Arial"/>
          <w:sz w:val="16"/>
          <w:szCs w:val="16"/>
        </w:rPr>
        <w:t>B</w:t>
      </w:r>
      <w:r w:rsidRPr="00543FFD">
        <w:rPr>
          <w:rFonts w:ascii="Arial" w:eastAsia="Arial" w:hAnsi="Arial" w:cs="Arial"/>
          <w:sz w:val="16"/>
          <w:szCs w:val="16"/>
        </w:rPr>
        <w:t>.</w:t>
      </w:r>
    </w:p>
  </w:footnote>
  <w:footnote w:id="124">
    <w:p w14:paraId="21C519CC"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Agency Financial Instrument Issuing Bank is the bank that issues the instrument on behalf of the Agency (i.e., the bank that gives the guarantee or LC). This is different from the Acceptable Pakistani Bank, which is the bank issuing the Concessionaire's performance security.</w:t>
      </w:r>
    </w:p>
  </w:footnote>
  <w:footnote w:id="125">
    <w:p w14:paraId="217B690C" w14:textId="77777777" w:rsidR="00536941" w:rsidRPr="003F446E" w:rsidRDefault="00536941" w:rsidP="00536941">
      <w:pPr>
        <w:pStyle w:val="FootnoteText"/>
        <w:rPr>
          <w:rFonts w:ascii="Arial" w:hAnsi="Arial" w:cs="Arial"/>
          <w:sz w:val="16"/>
          <w:szCs w:val="16"/>
        </w:rPr>
      </w:pPr>
      <w:r w:rsidRPr="003F446E">
        <w:rPr>
          <w:rStyle w:val="FootnoteReference"/>
          <w:rFonts w:ascii="Arial" w:hAnsi="Arial" w:cs="Arial"/>
          <w:sz w:val="16"/>
          <w:szCs w:val="16"/>
        </w:rPr>
        <w:footnoteRef/>
      </w:r>
      <w:r w:rsidRPr="003F446E">
        <w:rPr>
          <w:rFonts w:ascii="Arial" w:hAnsi="Arial" w:cs="Arial"/>
          <w:sz w:val="16"/>
          <w:szCs w:val="16"/>
        </w:rPr>
        <w:t xml:space="preserve"> The clauses need to be developed for the financial instruments after discussion with ADB.</w:t>
      </w:r>
    </w:p>
  </w:footnote>
  <w:footnote w:id="126">
    <w:p w14:paraId="1679C535"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2-year post-Substantial Completion lock-up is standardised. For very large or critical infrastructure, the Agency may seek a 3-year lock-up. This should be determined at RFP stage.</w:t>
      </w:r>
    </w:p>
  </w:footnote>
  <w:footnote w:id="127">
    <w:p w14:paraId="588F3F8B"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Financing</w:t>
      </w:r>
      <w:r w:rsidRPr="00543FFD">
        <w:rPr>
          <w:rFonts w:ascii="Arial" w:eastAsia="Arial" w:hAnsi="Arial" w:cs="Arial"/>
          <w:sz w:val="16"/>
          <w:szCs w:val="16"/>
        </w:rPr>
        <w:t>] The Financiers may require a carve-out from the lock-up for enforcement of their share pledge under the Financing Documents. Add: "</w:t>
      </w:r>
      <w:r w:rsidRPr="00543FFD">
        <w:rPr>
          <w:rFonts w:ascii="Arial" w:eastAsia="Arial" w:hAnsi="Arial" w:cs="Arial"/>
          <w:i/>
          <w:iCs/>
          <w:sz w:val="16"/>
          <w:szCs w:val="16"/>
        </w:rPr>
        <w:t>provided that the foregoing shall not restrict the Financiers from enforcing a share pledge over the Class A Shares in accordance with Section 27.2 (Permitted Assignment and Charges).</w:t>
      </w:r>
      <w:r w:rsidRPr="00543FFD">
        <w:rPr>
          <w:rFonts w:ascii="Arial" w:eastAsia="Arial" w:hAnsi="Arial" w:cs="Arial"/>
          <w:sz w:val="16"/>
          <w:szCs w:val="16"/>
        </w:rPr>
        <w:t>"</w:t>
      </w:r>
    </w:p>
  </w:footnote>
  <w:footnote w:id="128">
    <w:p w14:paraId="0A85A7AB"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Conditional Amendment — If Financing</w:t>
      </w:r>
      <w:r w:rsidRPr="00543FFD">
        <w:rPr>
          <w:rFonts w:ascii="Arial" w:eastAsia="Arial" w:hAnsi="Arial" w:cs="Arial"/>
          <w:sz w:val="16"/>
          <w:szCs w:val="16"/>
        </w:rPr>
        <w:t>] Any Change in Shareholding that would affect the share pledge security must be notified to the Financiers' Agent simultaneously with the Agency notification. Add: "</w:t>
      </w:r>
      <w:r w:rsidRPr="00543FFD">
        <w:rPr>
          <w:rFonts w:ascii="Arial" w:eastAsia="Arial" w:hAnsi="Arial" w:cs="Arial"/>
          <w:i/>
          <w:iCs/>
          <w:sz w:val="16"/>
          <w:szCs w:val="16"/>
        </w:rPr>
        <w:t>and simultaneously notifying the Financiers' Agent in writing.</w:t>
      </w:r>
      <w:r w:rsidRPr="00543FFD">
        <w:rPr>
          <w:rFonts w:ascii="Arial" w:eastAsia="Arial" w:hAnsi="Arial" w:cs="Arial"/>
          <w:sz w:val="16"/>
          <w:szCs w:val="16"/>
        </w:rPr>
        <w:t>"</w:t>
      </w:r>
    </w:p>
  </w:footnote>
  <w:footnote w:id="129">
    <w:p w14:paraId="447DFB60" w14:textId="77777777" w:rsidR="00536941" w:rsidRPr="00543FFD" w:rsidRDefault="00536941" w:rsidP="00536941">
      <w:pPr>
        <w:jc w:val="both"/>
        <w:rPr>
          <w:rFonts w:ascii="Arial" w:hAnsi="Arial" w:cs="Arial"/>
          <w:sz w:val="16"/>
          <w:szCs w:val="16"/>
        </w:rPr>
      </w:pPr>
      <w:r w:rsidRPr="00543FFD">
        <w:rPr>
          <w:rStyle w:val="FootnoteReference"/>
          <w:rFonts w:ascii="Arial" w:hAnsi="Arial" w:cs="Arial"/>
          <w:sz w:val="16"/>
          <w:szCs w:val="16"/>
        </w:rPr>
        <w:footnoteRef/>
      </w:r>
      <w:r w:rsidRPr="00543FFD">
        <w:rPr>
          <w:rFonts w:ascii="Arial" w:eastAsia="Arial" w:hAnsi="Arial" w:cs="Arial"/>
          <w:sz w:val="16"/>
          <w:szCs w:val="16"/>
        </w:rPr>
        <w:t>[</w:t>
      </w:r>
      <w:r w:rsidRPr="00543FFD">
        <w:rPr>
          <w:rFonts w:ascii="Arial" w:eastAsia="Arial" w:hAnsi="Arial" w:cs="Arial"/>
          <w:b/>
          <w:bCs/>
          <w:smallCaps/>
          <w:sz w:val="16"/>
          <w:szCs w:val="16"/>
        </w:rPr>
        <w:t>Drafting Note</w:t>
      </w:r>
      <w:r w:rsidRPr="00543FFD">
        <w:rPr>
          <w:rFonts w:ascii="Arial" w:eastAsia="Arial" w:hAnsi="Arial" w:cs="Arial"/>
          <w:sz w:val="16"/>
          <w:szCs w:val="16"/>
        </w:rPr>
        <w:t>] The three-tier control structure (Change in Complete Control → Change in Control → Change in Shareholding) with progressively relaxing restrictions is a well-tested market mechanism. Drafting Counsel should ensure the definitions are mutually exclusive and collectively exhaustive to avoid classification disputes.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E172" w14:textId="77777777" w:rsidR="00E55BAB" w:rsidRDefault="00000000">
    <w:pPr>
      <w:pStyle w:val="Header"/>
    </w:pPr>
    <w:r>
      <w:rPr>
        <w:noProof/>
      </w:rPr>
      <w:pict w14:anchorId="0AD259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2500063" o:spid="_x0000_s1028" type="#_x0000_t136" style="position:absolute;margin-left:0;margin-top:0;width:454.55pt;height:181.8pt;rotation:315;z-index:-251658239;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F292" w14:textId="77777777" w:rsidR="00E55BAB" w:rsidRDefault="00000000">
    <w:pPr>
      <w:pStyle w:val="Header"/>
    </w:pPr>
    <w:r>
      <w:rPr>
        <w:noProof/>
      </w:rPr>
      <w:pict w14:anchorId="42D06B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2500062" o:spid="_x0000_s1027" type="#_x0000_t136" style="position:absolute;margin-left:0;margin-top:0;width:454.55pt;height:181.8pt;rotation:315;z-index:-25165824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588"/>
    <w:multiLevelType w:val="hybridMultilevel"/>
    <w:tmpl w:val="8A64C260"/>
    <w:lvl w:ilvl="0" w:tplc="8EE2E7C0">
      <w:start w:val="1"/>
      <w:numFmt w:val="decimal"/>
      <w:pStyle w:val="Style4"/>
      <w:lvlText w:val="5.3.%1"/>
      <w:lvlJc w:val="left"/>
      <w:pPr>
        <w:tabs>
          <w:tab w:val="num" w:pos="1440"/>
        </w:tabs>
        <w:ind w:left="1440" w:hanging="360"/>
      </w:pPr>
      <w:rPr>
        <w:rFonts w:cs="Times New Roman"/>
        <w:b w:val="0"/>
      </w:rPr>
    </w:lvl>
    <w:lvl w:ilvl="1" w:tplc="72D26AB6">
      <w:start w:val="1"/>
      <w:numFmt w:val="lowerLetter"/>
      <w:lvlText w:val="(%2)"/>
      <w:lvlJc w:val="left"/>
      <w:pPr>
        <w:tabs>
          <w:tab w:val="num" w:pos="2160"/>
        </w:tabs>
        <w:ind w:left="2160" w:hanging="360"/>
      </w:pPr>
      <w:rPr>
        <w:rFonts w:cs="Times New Roman"/>
      </w:rPr>
    </w:lvl>
    <w:lvl w:ilvl="2" w:tplc="2116A6AA">
      <w:numFmt w:val="decimal"/>
      <w:lvlText w:val=""/>
      <w:lvlJc w:val="left"/>
      <w:rPr>
        <w:rFonts w:cs="Times New Roman"/>
      </w:rPr>
    </w:lvl>
    <w:lvl w:ilvl="3" w:tplc="35E85CD0">
      <w:numFmt w:val="decimal"/>
      <w:lvlText w:val=""/>
      <w:lvlJc w:val="left"/>
      <w:rPr>
        <w:rFonts w:cs="Times New Roman"/>
      </w:rPr>
    </w:lvl>
    <w:lvl w:ilvl="4" w:tplc="EFD432A4">
      <w:numFmt w:val="decimal"/>
      <w:lvlText w:val=""/>
      <w:lvlJc w:val="left"/>
      <w:rPr>
        <w:rFonts w:cs="Times New Roman"/>
      </w:rPr>
    </w:lvl>
    <w:lvl w:ilvl="5" w:tplc="02F264F4">
      <w:numFmt w:val="decimal"/>
      <w:lvlText w:val=""/>
      <w:lvlJc w:val="left"/>
      <w:rPr>
        <w:rFonts w:cs="Times New Roman"/>
      </w:rPr>
    </w:lvl>
    <w:lvl w:ilvl="6" w:tplc="744617E8">
      <w:numFmt w:val="decimal"/>
      <w:lvlText w:val=""/>
      <w:lvlJc w:val="left"/>
      <w:rPr>
        <w:rFonts w:cs="Times New Roman"/>
      </w:rPr>
    </w:lvl>
    <w:lvl w:ilvl="7" w:tplc="6CA691B8">
      <w:numFmt w:val="decimal"/>
      <w:lvlText w:val=""/>
      <w:lvlJc w:val="left"/>
      <w:rPr>
        <w:rFonts w:cs="Times New Roman"/>
      </w:rPr>
    </w:lvl>
    <w:lvl w:ilvl="8" w:tplc="ECD0684A">
      <w:numFmt w:val="decimal"/>
      <w:lvlText w:val=""/>
      <w:lvlJc w:val="left"/>
      <w:rPr>
        <w:rFonts w:cs="Times New Roman"/>
      </w:rPr>
    </w:lvl>
  </w:abstractNum>
  <w:abstractNum w:abstractNumId="1" w15:restartNumberingAfterBreak="0">
    <w:nsid w:val="00420FC4"/>
    <w:multiLevelType w:val="hybridMultilevel"/>
    <w:tmpl w:val="E92A9AD2"/>
    <w:lvl w:ilvl="0" w:tplc="0409000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5435B6"/>
    <w:multiLevelType w:val="hybridMultilevel"/>
    <w:tmpl w:val="8E0CE8E6"/>
    <w:lvl w:ilvl="0" w:tplc="6FEAF18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FAFD8C">
      <w:start w:val="1"/>
      <w:numFmt w:val="lowerLetter"/>
      <w:lvlText w:val="%2."/>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F907DB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8E0B85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FE2A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6AF49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844B4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24045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14859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0974269"/>
    <w:multiLevelType w:val="hybridMultilevel"/>
    <w:tmpl w:val="4990A386"/>
    <w:lvl w:ilvl="0" w:tplc="73A4DE4C">
      <w:start w:val="1"/>
      <w:numFmt w:val="lowerLetter"/>
      <w:lvlText w:val="(%1)"/>
      <w:lvlJc w:val="left"/>
      <w:pPr>
        <w:ind w:left="720" w:hanging="360"/>
      </w:pPr>
      <w:rPr>
        <w:rFonts w:hint="default"/>
      </w:rPr>
    </w:lvl>
    <w:lvl w:ilvl="1" w:tplc="A9FE24DA" w:tentative="1">
      <w:start w:val="1"/>
      <w:numFmt w:val="lowerLetter"/>
      <w:lvlText w:val="%2."/>
      <w:lvlJc w:val="left"/>
      <w:pPr>
        <w:ind w:left="1440" w:hanging="360"/>
      </w:pPr>
    </w:lvl>
    <w:lvl w:ilvl="2" w:tplc="2A3EF610" w:tentative="1">
      <w:start w:val="1"/>
      <w:numFmt w:val="lowerRoman"/>
      <w:lvlText w:val="%3."/>
      <w:lvlJc w:val="right"/>
      <w:pPr>
        <w:ind w:left="2160" w:hanging="180"/>
      </w:pPr>
    </w:lvl>
    <w:lvl w:ilvl="3" w:tplc="80F6E984" w:tentative="1">
      <w:start w:val="1"/>
      <w:numFmt w:val="decimal"/>
      <w:lvlText w:val="%4."/>
      <w:lvlJc w:val="left"/>
      <w:pPr>
        <w:ind w:left="2880" w:hanging="360"/>
      </w:pPr>
    </w:lvl>
    <w:lvl w:ilvl="4" w:tplc="02C6B6AA" w:tentative="1">
      <w:start w:val="1"/>
      <w:numFmt w:val="lowerLetter"/>
      <w:lvlText w:val="%5."/>
      <w:lvlJc w:val="left"/>
      <w:pPr>
        <w:ind w:left="3600" w:hanging="360"/>
      </w:pPr>
    </w:lvl>
    <w:lvl w:ilvl="5" w:tplc="06FC6D70" w:tentative="1">
      <w:start w:val="1"/>
      <w:numFmt w:val="lowerRoman"/>
      <w:lvlText w:val="%6."/>
      <w:lvlJc w:val="right"/>
      <w:pPr>
        <w:ind w:left="4320" w:hanging="180"/>
      </w:pPr>
    </w:lvl>
    <w:lvl w:ilvl="6" w:tplc="D02A69D8" w:tentative="1">
      <w:start w:val="1"/>
      <w:numFmt w:val="decimal"/>
      <w:lvlText w:val="%7."/>
      <w:lvlJc w:val="left"/>
      <w:pPr>
        <w:ind w:left="5040" w:hanging="360"/>
      </w:pPr>
    </w:lvl>
    <w:lvl w:ilvl="7" w:tplc="0D32B8BA" w:tentative="1">
      <w:start w:val="1"/>
      <w:numFmt w:val="lowerLetter"/>
      <w:lvlText w:val="%8."/>
      <w:lvlJc w:val="left"/>
      <w:pPr>
        <w:ind w:left="5760" w:hanging="360"/>
      </w:pPr>
    </w:lvl>
    <w:lvl w:ilvl="8" w:tplc="2FC27762" w:tentative="1">
      <w:start w:val="1"/>
      <w:numFmt w:val="lowerRoman"/>
      <w:lvlText w:val="%9."/>
      <w:lvlJc w:val="right"/>
      <w:pPr>
        <w:ind w:left="6480" w:hanging="180"/>
      </w:pPr>
    </w:lvl>
  </w:abstractNum>
  <w:abstractNum w:abstractNumId="4" w15:restartNumberingAfterBreak="0">
    <w:nsid w:val="00AD2708"/>
    <w:multiLevelType w:val="hybridMultilevel"/>
    <w:tmpl w:val="1DFCD7D4"/>
    <w:lvl w:ilvl="0" w:tplc="A17A6124">
      <w:start w:val="2"/>
      <w:numFmt w:val="lowerRoman"/>
      <w:lvlText w:val="(%1)"/>
      <w:lvlJc w:val="left"/>
      <w:pPr>
        <w:ind w:left="1440" w:hanging="360"/>
      </w:pPr>
      <w:rPr>
        <w:rFonts w:ascii="Arial" w:eastAsia="Calibri" w:hAnsi="Arial"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0BE191C"/>
    <w:multiLevelType w:val="hybridMultilevel"/>
    <w:tmpl w:val="616A77AE"/>
    <w:lvl w:ilvl="0" w:tplc="2EFE2610">
      <w:start w:val="1"/>
      <w:numFmt w:val="lowerRoman"/>
      <w:lvlText w:val="(%1)"/>
      <w:lvlJc w:val="left"/>
      <w:pPr>
        <w:ind w:left="1080" w:hanging="720"/>
      </w:pPr>
      <w:rPr>
        <w:rFonts w:hint="default"/>
      </w:rPr>
    </w:lvl>
    <w:lvl w:ilvl="1" w:tplc="870AFDD8" w:tentative="1">
      <w:start w:val="1"/>
      <w:numFmt w:val="lowerLetter"/>
      <w:lvlText w:val="%2."/>
      <w:lvlJc w:val="left"/>
      <w:pPr>
        <w:ind w:left="1440" w:hanging="360"/>
      </w:pPr>
    </w:lvl>
    <w:lvl w:ilvl="2" w:tplc="D226A30A" w:tentative="1">
      <w:start w:val="1"/>
      <w:numFmt w:val="lowerRoman"/>
      <w:lvlText w:val="%3."/>
      <w:lvlJc w:val="right"/>
      <w:pPr>
        <w:ind w:left="2160" w:hanging="180"/>
      </w:pPr>
    </w:lvl>
    <w:lvl w:ilvl="3" w:tplc="650854F6" w:tentative="1">
      <w:start w:val="1"/>
      <w:numFmt w:val="decimal"/>
      <w:lvlText w:val="%4."/>
      <w:lvlJc w:val="left"/>
      <w:pPr>
        <w:ind w:left="2880" w:hanging="360"/>
      </w:pPr>
    </w:lvl>
    <w:lvl w:ilvl="4" w:tplc="E6EC7F08" w:tentative="1">
      <w:start w:val="1"/>
      <w:numFmt w:val="lowerLetter"/>
      <w:lvlText w:val="%5."/>
      <w:lvlJc w:val="left"/>
      <w:pPr>
        <w:ind w:left="3600" w:hanging="360"/>
      </w:pPr>
    </w:lvl>
    <w:lvl w:ilvl="5" w:tplc="B3D2F43E" w:tentative="1">
      <w:start w:val="1"/>
      <w:numFmt w:val="lowerRoman"/>
      <w:lvlText w:val="%6."/>
      <w:lvlJc w:val="right"/>
      <w:pPr>
        <w:ind w:left="4320" w:hanging="180"/>
      </w:pPr>
    </w:lvl>
    <w:lvl w:ilvl="6" w:tplc="99C0DB50" w:tentative="1">
      <w:start w:val="1"/>
      <w:numFmt w:val="decimal"/>
      <w:lvlText w:val="%7."/>
      <w:lvlJc w:val="left"/>
      <w:pPr>
        <w:ind w:left="5040" w:hanging="360"/>
      </w:pPr>
    </w:lvl>
    <w:lvl w:ilvl="7" w:tplc="3A52C778" w:tentative="1">
      <w:start w:val="1"/>
      <w:numFmt w:val="lowerLetter"/>
      <w:lvlText w:val="%8."/>
      <w:lvlJc w:val="left"/>
      <w:pPr>
        <w:ind w:left="5760" w:hanging="360"/>
      </w:pPr>
    </w:lvl>
    <w:lvl w:ilvl="8" w:tplc="EDD0D620" w:tentative="1">
      <w:start w:val="1"/>
      <w:numFmt w:val="lowerRoman"/>
      <w:lvlText w:val="%9."/>
      <w:lvlJc w:val="right"/>
      <w:pPr>
        <w:ind w:left="6480" w:hanging="180"/>
      </w:pPr>
    </w:lvl>
  </w:abstractNum>
  <w:abstractNum w:abstractNumId="6" w15:restartNumberingAfterBreak="0">
    <w:nsid w:val="01694418"/>
    <w:multiLevelType w:val="multilevel"/>
    <w:tmpl w:val="1A244762"/>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225706B"/>
    <w:multiLevelType w:val="hybridMultilevel"/>
    <w:tmpl w:val="16DC4EBE"/>
    <w:lvl w:ilvl="0" w:tplc="6A48CC6C">
      <w:start w:val="1"/>
      <w:numFmt w:val="lowerRoman"/>
      <w:lvlText w:val="%1."/>
      <w:lvlJc w:val="left"/>
      <w:pPr>
        <w:ind w:left="720" w:hanging="360"/>
      </w:pPr>
      <w:rPr>
        <w:rFonts w:hint="default"/>
      </w:rPr>
    </w:lvl>
    <w:lvl w:ilvl="1" w:tplc="00002852">
      <w:start w:val="1"/>
      <w:numFmt w:val="lowerRoman"/>
      <w:lvlText w:val="%2."/>
      <w:lvlJc w:val="left"/>
      <w:pPr>
        <w:ind w:left="1440" w:hanging="360"/>
      </w:pPr>
      <w:rPr>
        <w:rFonts w:hint="default"/>
      </w:rPr>
    </w:lvl>
    <w:lvl w:ilvl="2" w:tplc="FFFFFFFF">
      <w:start w:val="1"/>
      <w:numFmt w:val="lowerLetter"/>
      <w:lvlText w:val="(%3)"/>
      <w:lvlJc w:val="left"/>
      <w:pPr>
        <w:ind w:left="2700" w:hanging="720"/>
      </w:pPr>
      <w:rPr>
        <w:rFonts w:hint="default"/>
      </w:rPr>
    </w:lvl>
    <w:lvl w:ilvl="3" w:tplc="FFFFFFFF">
      <w:start w:val="1"/>
      <w:numFmt w:val="decimal"/>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31276F1"/>
    <w:multiLevelType w:val="hybridMultilevel"/>
    <w:tmpl w:val="99CED906"/>
    <w:lvl w:ilvl="0" w:tplc="7174CDF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3F428F"/>
    <w:multiLevelType w:val="hybridMultilevel"/>
    <w:tmpl w:val="A1FA5AC8"/>
    <w:lvl w:ilvl="0" w:tplc="02EEBE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422F62"/>
    <w:multiLevelType w:val="hybridMultilevel"/>
    <w:tmpl w:val="19424724"/>
    <w:lvl w:ilvl="0" w:tplc="0409000F">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039766FF"/>
    <w:multiLevelType w:val="hybridMultilevel"/>
    <w:tmpl w:val="88967C3C"/>
    <w:lvl w:ilvl="0" w:tplc="4B9C171A">
      <w:start w:val="1"/>
      <w:numFmt w:val="lowerLetter"/>
      <w:lvlText w:val="%1)"/>
      <w:lvlJc w:val="left"/>
      <w:pPr>
        <w:ind w:left="1800" w:hanging="360"/>
      </w:pPr>
      <w:rPr>
        <w:rFonts w:hint="default"/>
        <w:b/>
      </w:rPr>
    </w:lvl>
    <w:lvl w:ilvl="1" w:tplc="08090001">
      <w:start w:val="1"/>
      <w:numFmt w:val="bullet"/>
      <w:lvlText w:val=""/>
      <w:lvlJc w:val="left"/>
      <w:pPr>
        <w:ind w:left="2520" w:hanging="360"/>
      </w:pPr>
      <w:rPr>
        <w:rFonts w:ascii="Symbol" w:hAnsi="Symbol" w:hint="default"/>
      </w:rPr>
    </w:lvl>
    <w:lvl w:ilvl="2" w:tplc="3C002724">
      <w:start w:val="7"/>
      <w:numFmt w:val="bullet"/>
      <w:lvlText w:val="-"/>
      <w:lvlJc w:val="left"/>
      <w:pPr>
        <w:ind w:left="3420" w:hanging="360"/>
      </w:pPr>
      <w:rPr>
        <w:rFonts w:ascii="Times New Roman" w:eastAsia="Calibri" w:hAnsi="Times New Roman" w:cs="Times New Roman" w:hint="default"/>
      </w:rPr>
    </w:lvl>
    <w:lvl w:ilvl="3" w:tplc="8CF29668">
      <w:start w:val="1"/>
      <w:numFmt w:val="decimal"/>
      <w:lvlText w:val="%4."/>
      <w:lvlJc w:val="left"/>
      <w:pPr>
        <w:ind w:left="810" w:hanging="720"/>
      </w:pPr>
      <w:rPr>
        <w:rFonts w:hint="default"/>
      </w:rPr>
    </w:lvl>
    <w:lvl w:ilvl="4" w:tplc="2A24EA12">
      <w:start w:val="1"/>
      <w:numFmt w:val="upperLetter"/>
      <w:lvlText w:val="%5)"/>
      <w:lvlJc w:val="left"/>
      <w:pPr>
        <w:ind w:left="4680" w:hanging="360"/>
      </w:pPr>
      <w:rPr>
        <w:rFonts w:hint="default"/>
      </w:r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41133E5"/>
    <w:multiLevelType w:val="hybridMultilevel"/>
    <w:tmpl w:val="38428DEA"/>
    <w:lvl w:ilvl="0" w:tplc="8B581DB8">
      <w:start w:val="1"/>
      <w:numFmt w:val="decimal"/>
      <w:lvlText w:val="17.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2757A"/>
    <w:multiLevelType w:val="hybridMultilevel"/>
    <w:tmpl w:val="6946FF3A"/>
    <w:lvl w:ilvl="0" w:tplc="34D8B896">
      <w:start w:val="1"/>
      <w:numFmt w:val="lowerLetter"/>
      <w:lvlText w:val="(%1)"/>
      <w:lvlJc w:val="left"/>
      <w:pPr>
        <w:ind w:left="720" w:hanging="360"/>
      </w:pPr>
      <w:rPr>
        <w:rFonts w:hint="default"/>
      </w:rPr>
    </w:lvl>
    <w:lvl w:ilvl="1" w:tplc="6F741566" w:tentative="1">
      <w:start w:val="1"/>
      <w:numFmt w:val="lowerLetter"/>
      <w:lvlText w:val="%2."/>
      <w:lvlJc w:val="left"/>
      <w:pPr>
        <w:ind w:left="1440" w:hanging="360"/>
      </w:pPr>
    </w:lvl>
    <w:lvl w:ilvl="2" w:tplc="7C043E60" w:tentative="1">
      <w:start w:val="1"/>
      <w:numFmt w:val="lowerRoman"/>
      <w:lvlText w:val="%3."/>
      <w:lvlJc w:val="right"/>
      <w:pPr>
        <w:ind w:left="2160" w:hanging="180"/>
      </w:pPr>
    </w:lvl>
    <w:lvl w:ilvl="3" w:tplc="439C3198"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D749C8"/>
    <w:multiLevelType w:val="hybridMultilevel"/>
    <w:tmpl w:val="0A965A52"/>
    <w:lvl w:ilvl="0" w:tplc="0D98CDC8">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06564182"/>
    <w:multiLevelType w:val="hybridMultilevel"/>
    <w:tmpl w:val="B4B2B878"/>
    <w:lvl w:ilvl="0" w:tplc="42C25B7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07AF748F"/>
    <w:multiLevelType w:val="hybridMultilevel"/>
    <w:tmpl w:val="64440C22"/>
    <w:lvl w:ilvl="0" w:tplc="8E3AD2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F15AF8"/>
    <w:multiLevelType w:val="hybridMultilevel"/>
    <w:tmpl w:val="67E4F3E4"/>
    <w:lvl w:ilvl="0" w:tplc="04090001">
      <w:start w:val="1"/>
      <w:numFmt w:val="lowerLetter"/>
      <w:lvlText w:val="(%1)"/>
      <w:lvlJc w:val="left"/>
      <w:pPr>
        <w:ind w:left="1080" w:hanging="72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 w15:restartNumberingAfterBreak="0">
    <w:nsid w:val="08013194"/>
    <w:multiLevelType w:val="hybridMultilevel"/>
    <w:tmpl w:val="BFACAB30"/>
    <w:lvl w:ilvl="0" w:tplc="66E83A6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089D31A1"/>
    <w:multiLevelType w:val="hybridMultilevel"/>
    <w:tmpl w:val="00E81CD4"/>
    <w:lvl w:ilvl="0" w:tplc="5478EFC4">
      <w:start w:val="1"/>
      <w:numFmt w:val="lowerLetter"/>
      <w:lvlText w:val="(%1)"/>
      <w:lvlJc w:val="left"/>
      <w:pPr>
        <w:ind w:left="1080" w:hanging="360"/>
      </w:pPr>
      <w:rPr>
        <w:rFonts w:hint="default"/>
      </w:rPr>
    </w:lvl>
    <w:lvl w:ilvl="1" w:tplc="CA36297A" w:tentative="1">
      <w:start w:val="1"/>
      <w:numFmt w:val="lowerLetter"/>
      <w:lvlText w:val="%2."/>
      <w:lvlJc w:val="left"/>
      <w:pPr>
        <w:ind w:left="1800" w:hanging="360"/>
      </w:pPr>
    </w:lvl>
    <w:lvl w:ilvl="2" w:tplc="A2CACC6A" w:tentative="1">
      <w:start w:val="1"/>
      <w:numFmt w:val="lowerRoman"/>
      <w:lvlText w:val="%3."/>
      <w:lvlJc w:val="right"/>
      <w:pPr>
        <w:ind w:left="2520" w:hanging="180"/>
      </w:pPr>
    </w:lvl>
    <w:lvl w:ilvl="3" w:tplc="826E2852" w:tentative="1">
      <w:start w:val="1"/>
      <w:numFmt w:val="decimal"/>
      <w:lvlText w:val="%4."/>
      <w:lvlJc w:val="left"/>
      <w:pPr>
        <w:ind w:left="3240" w:hanging="360"/>
      </w:pPr>
    </w:lvl>
    <w:lvl w:ilvl="4" w:tplc="54105D16" w:tentative="1">
      <w:start w:val="1"/>
      <w:numFmt w:val="lowerLetter"/>
      <w:lvlText w:val="%5."/>
      <w:lvlJc w:val="left"/>
      <w:pPr>
        <w:ind w:left="3960" w:hanging="360"/>
      </w:pPr>
    </w:lvl>
    <w:lvl w:ilvl="5" w:tplc="90B4B94C" w:tentative="1">
      <w:start w:val="1"/>
      <w:numFmt w:val="lowerRoman"/>
      <w:lvlText w:val="%6."/>
      <w:lvlJc w:val="right"/>
      <w:pPr>
        <w:ind w:left="4680" w:hanging="180"/>
      </w:pPr>
    </w:lvl>
    <w:lvl w:ilvl="6" w:tplc="4716AE2E" w:tentative="1">
      <w:start w:val="1"/>
      <w:numFmt w:val="decimal"/>
      <w:lvlText w:val="%7."/>
      <w:lvlJc w:val="left"/>
      <w:pPr>
        <w:ind w:left="5400" w:hanging="360"/>
      </w:pPr>
    </w:lvl>
    <w:lvl w:ilvl="7" w:tplc="973C4EF2" w:tentative="1">
      <w:start w:val="1"/>
      <w:numFmt w:val="lowerLetter"/>
      <w:lvlText w:val="%8."/>
      <w:lvlJc w:val="left"/>
      <w:pPr>
        <w:ind w:left="6120" w:hanging="360"/>
      </w:pPr>
    </w:lvl>
    <w:lvl w:ilvl="8" w:tplc="F0A22D06" w:tentative="1">
      <w:start w:val="1"/>
      <w:numFmt w:val="lowerRoman"/>
      <w:lvlText w:val="%9."/>
      <w:lvlJc w:val="right"/>
      <w:pPr>
        <w:ind w:left="6840" w:hanging="180"/>
      </w:pPr>
    </w:lvl>
  </w:abstractNum>
  <w:abstractNum w:abstractNumId="20" w15:restartNumberingAfterBreak="0">
    <w:nsid w:val="08E30A58"/>
    <w:multiLevelType w:val="hybridMultilevel"/>
    <w:tmpl w:val="E4205728"/>
    <w:lvl w:ilvl="0" w:tplc="1C80A142">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090540F7"/>
    <w:multiLevelType w:val="hybridMultilevel"/>
    <w:tmpl w:val="FBC6947C"/>
    <w:lvl w:ilvl="0" w:tplc="2DCEA81E">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094677FE"/>
    <w:multiLevelType w:val="hybridMultilevel"/>
    <w:tmpl w:val="746CC2EE"/>
    <w:lvl w:ilvl="0" w:tplc="2AF2F44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4E247F"/>
    <w:multiLevelType w:val="hybridMultilevel"/>
    <w:tmpl w:val="3A6E0C90"/>
    <w:lvl w:ilvl="0" w:tplc="0409000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5C0F82"/>
    <w:multiLevelType w:val="hybridMultilevel"/>
    <w:tmpl w:val="D3C6F3AA"/>
    <w:lvl w:ilvl="0" w:tplc="FFFFFFFF">
      <w:start w:val="1"/>
      <w:numFmt w:val="lowerLetter"/>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A6032D9"/>
    <w:multiLevelType w:val="hybridMultilevel"/>
    <w:tmpl w:val="092898C8"/>
    <w:lvl w:ilvl="0" w:tplc="BBFAE126">
      <w:start w:val="1"/>
      <w:numFmt w:val="lowerLetter"/>
      <w:lvlText w:val="(%1)"/>
      <w:lvlJc w:val="left"/>
      <w:pPr>
        <w:ind w:left="720" w:hanging="360"/>
      </w:pPr>
      <w:rPr>
        <w:rFonts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0A842645"/>
    <w:multiLevelType w:val="hybridMultilevel"/>
    <w:tmpl w:val="122EB740"/>
    <w:lvl w:ilvl="0" w:tplc="2AF2F4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BB6698"/>
    <w:multiLevelType w:val="multilevel"/>
    <w:tmpl w:val="02F00AAE"/>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0B266C4F"/>
    <w:multiLevelType w:val="hybridMultilevel"/>
    <w:tmpl w:val="5768C352"/>
    <w:lvl w:ilvl="0" w:tplc="ABB0036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DA4C17"/>
    <w:multiLevelType w:val="hybridMultilevel"/>
    <w:tmpl w:val="976456AC"/>
    <w:lvl w:ilvl="0" w:tplc="F2FC5C4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3329F9"/>
    <w:multiLevelType w:val="hybridMultilevel"/>
    <w:tmpl w:val="92703914"/>
    <w:lvl w:ilvl="0" w:tplc="E53AA58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C8B5343"/>
    <w:multiLevelType w:val="hybridMultilevel"/>
    <w:tmpl w:val="AB880A48"/>
    <w:lvl w:ilvl="0" w:tplc="2AF2F44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C2278E"/>
    <w:multiLevelType w:val="hybridMultilevel"/>
    <w:tmpl w:val="F3CC7DC2"/>
    <w:lvl w:ilvl="0" w:tplc="9654BB3E">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0DF65980"/>
    <w:multiLevelType w:val="hybridMultilevel"/>
    <w:tmpl w:val="5DEC966E"/>
    <w:lvl w:ilvl="0" w:tplc="BDFA986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0E045291"/>
    <w:multiLevelType w:val="hybridMultilevel"/>
    <w:tmpl w:val="697C585C"/>
    <w:lvl w:ilvl="0" w:tplc="8D405F82">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0E7E275B"/>
    <w:multiLevelType w:val="hybridMultilevel"/>
    <w:tmpl w:val="6FEAC432"/>
    <w:lvl w:ilvl="0" w:tplc="A9FCBF6E">
      <w:start w:val="1"/>
      <w:numFmt w:val="lowerLetter"/>
      <w:lvlText w:val="(%1)"/>
      <w:lvlJc w:val="left"/>
      <w:pPr>
        <w:ind w:left="1440" w:hanging="720"/>
      </w:pPr>
      <w:rPr>
        <w:rFonts w:hint="default"/>
      </w:rPr>
    </w:lvl>
    <w:lvl w:ilvl="1" w:tplc="6EF89AEA">
      <w:start w:val="1"/>
      <w:numFmt w:val="lowerRoman"/>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0E9E6B20"/>
    <w:multiLevelType w:val="hybridMultilevel"/>
    <w:tmpl w:val="EB84B10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7" w15:restartNumberingAfterBreak="0">
    <w:nsid w:val="0EF756B9"/>
    <w:multiLevelType w:val="hybridMultilevel"/>
    <w:tmpl w:val="B13617AA"/>
    <w:lvl w:ilvl="0" w:tplc="2AF2F44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F1706A9"/>
    <w:multiLevelType w:val="hybridMultilevel"/>
    <w:tmpl w:val="D3C6F3AA"/>
    <w:lvl w:ilvl="0" w:tplc="FFFFFFFF">
      <w:start w:val="1"/>
      <w:numFmt w:val="lowerLetter"/>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FBB3486"/>
    <w:multiLevelType w:val="hybridMultilevel"/>
    <w:tmpl w:val="843C50B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0" w15:restartNumberingAfterBreak="0">
    <w:nsid w:val="11256DA8"/>
    <w:multiLevelType w:val="hybridMultilevel"/>
    <w:tmpl w:val="302A4148"/>
    <w:lvl w:ilvl="0" w:tplc="B5F64626">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D0F8516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1744E48"/>
    <w:multiLevelType w:val="hybridMultilevel"/>
    <w:tmpl w:val="EBFE0B62"/>
    <w:lvl w:ilvl="0" w:tplc="B7B2BC36">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119B15C7"/>
    <w:multiLevelType w:val="hybridMultilevel"/>
    <w:tmpl w:val="2E2E2AB0"/>
    <w:lvl w:ilvl="0" w:tplc="2000000F">
      <w:start w:val="1"/>
      <w:numFmt w:val="decimal"/>
      <w:lvlText w:val="%1."/>
      <w:lvlJc w:val="left"/>
      <w:pPr>
        <w:ind w:left="502" w:hanging="360"/>
      </w:p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43" w15:restartNumberingAfterBreak="0">
    <w:nsid w:val="12992FF3"/>
    <w:multiLevelType w:val="hybridMultilevel"/>
    <w:tmpl w:val="8EB2EDF0"/>
    <w:lvl w:ilvl="0" w:tplc="FD983BB2">
      <w:start w:val="1"/>
      <w:numFmt w:val="lowerLetter"/>
      <w:lvlText w:val="(%1)"/>
      <w:lvlJc w:val="left"/>
      <w:pPr>
        <w:ind w:left="144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131077E6"/>
    <w:multiLevelType w:val="multilevel"/>
    <w:tmpl w:val="42E2479E"/>
    <w:lvl w:ilvl="0">
      <w:start w:val="1"/>
      <w:numFmt w:val="decimal"/>
      <w:pStyle w:val="Heading1"/>
      <w:lvlText w:val="%1."/>
      <w:lvlJc w:val="left"/>
      <w:pPr>
        <w:ind w:left="420" w:hanging="360"/>
      </w:pPr>
      <w:rPr>
        <w:rFonts w:hint="default"/>
        <w:sz w:val="26"/>
      </w:rPr>
    </w:lvl>
    <w:lvl w:ilvl="1">
      <w:start w:val="1"/>
      <w:numFmt w:val="decimal"/>
      <w:pStyle w:val="Heading2"/>
      <w:isLgl/>
      <w:lvlText w:val="%1.%2"/>
      <w:lvlJc w:val="left"/>
      <w:pPr>
        <w:ind w:left="900" w:hanging="720"/>
      </w:pPr>
      <w:rPr>
        <w:rFonts w:hint="default"/>
        <w:b/>
        <w:bCs/>
      </w:rPr>
    </w:lvl>
    <w:lvl w:ilvl="2">
      <w:start w:val="1"/>
      <w:numFmt w:val="decimal"/>
      <w:isLgl/>
      <w:lvlText w:val="%1.%2.%3"/>
      <w:lvlJc w:val="left"/>
      <w:pPr>
        <w:ind w:left="780" w:hanging="720"/>
      </w:pPr>
      <w:rPr>
        <w:rFonts w:ascii="Arial" w:hAnsi="Arial" w:cs="Arial" w:hint="default"/>
        <w:b w:val="0"/>
      </w:rPr>
    </w:lvl>
    <w:lvl w:ilvl="3">
      <w:start w:val="1"/>
      <w:numFmt w:val="lowerLetter"/>
      <w:isLgl/>
      <w:lvlText w:val="(%4)"/>
      <w:lvlJc w:val="left"/>
      <w:pPr>
        <w:ind w:left="780" w:hanging="720"/>
      </w:pPr>
      <w:rPr>
        <w:rFonts w:ascii="Arial" w:eastAsia="Times New Roman" w:hAnsi="Arial" w:cs="Arial"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500" w:hanging="1440"/>
      </w:pPr>
      <w:rPr>
        <w:rFonts w:hint="default"/>
      </w:rPr>
    </w:lvl>
  </w:abstractNum>
  <w:abstractNum w:abstractNumId="45" w15:restartNumberingAfterBreak="0">
    <w:nsid w:val="13607696"/>
    <w:multiLevelType w:val="hybridMultilevel"/>
    <w:tmpl w:val="78F6F4AA"/>
    <w:lvl w:ilvl="0" w:tplc="04090011">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37241AD"/>
    <w:multiLevelType w:val="hybridMultilevel"/>
    <w:tmpl w:val="86563BFE"/>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7" w15:restartNumberingAfterBreak="0">
    <w:nsid w:val="13F959CB"/>
    <w:multiLevelType w:val="hybridMultilevel"/>
    <w:tmpl w:val="2DF6906E"/>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8" w15:restartNumberingAfterBreak="0">
    <w:nsid w:val="14441797"/>
    <w:multiLevelType w:val="hybridMultilevel"/>
    <w:tmpl w:val="FB6889DC"/>
    <w:lvl w:ilvl="0" w:tplc="88D4D578">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9" w15:restartNumberingAfterBreak="0">
    <w:nsid w:val="150216C4"/>
    <w:multiLevelType w:val="multilevel"/>
    <w:tmpl w:val="21681D2A"/>
    <w:lvl w:ilvl="0">
      <w:start w:val="1"/>
      <w:numFmt w:val="decimal"/>
      <w:lvlText w:val="%1."/>
      <w:lvlJc w:val="left"/>
      <w:pPr>
        <w:tabs>
          <w:tab w:val="decimal" w:pos="144"/>
        </w:tabs>
        <w:ind w:left="720"/>
      </w:pPr>
      <w:rPr>
        <w:rFonts w:ascii="Times New Roman" w:hAnsi="Times New Roman"/>
        <w:strike w:val="0"/>
        <w:color w:val="0B0B1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7357C71"/>
    <w:multiLevelType w:val="hybridMultilevel"/>
    <w:tmpl w:val="6AC46E26"/>
    <w:lvl w:ilvl="0" w:tplc="04090001">
      <w:start w:val="1"/>
      <w:numFmt w:val="lowerLetter"/>
      <w:lvlText w:val="(%1)"/>
      <w:lvlJc w:val="left"/>
      <w:pPr>
        <w:ind w:left="1080" w:hanging="720"/>
      </w:pPr>
      <w:rPr>
        <w:rFonts w:hint="default"/>
      </w:rPr>
    </w:lvl>
    <w:lvl w:ilvl="1" w:tplc="0409000F">
      <w:start w:val="1"/>
      <w:numFmt w:val="lowerLetter"/>
      <w:lvlText w:val="(%2)"/>
      <w:lvlJc w:val="left"/>
      <w:pPr>
        <w:ind w:left="1440" w:hanging="360"/>
      </w:pPr>
      <w:rPr>
        <w:rFonts w:hint="default"/>
      </w:rPr>
    </w:lvl>
    <w:lvl w:ilvl="2" w:tplc="B082208C">
      <w:start w:val="1"/>
      <w:numFmt w:val="decimal"/>
      <w:lvlText w:val="%3."/>
      <w:lvlJc w:val="left"/>
      <w:pPr>
        <w:ind w:left="2340" w:hanging="360"/>
      </w:pPr>
      <w:rPr>
        <w:rFonts w:eastAsia="Arial" w:hint="default"/>
        <w:b/>
        <w:sz w:val="20"/>
      </w:rPr>
    </w:lvl>
    <w:lvl w:ilvl="3" w:tplc="453471E6">
      <w:start w:val="1"/>
      <w:numFmt w:val="upperLetter"/>
      <w:lvlText w:val="%4."/>
      <w:lvlJc w:val="left"/>
      <w:pPr>
        <w:ind w:left="2880" w:hanging="360"/>
      </w:pPr>
      <w:rPr>
        <w:rFonts w:eastAsia="Arial" w:hint="default"/>
        <w:b/>
        <w:sz w:val="24"/>
        <w:szCs w:val="24"/>
      </w:r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1" w15:restartNumberingAfterBreak="0">
    <w:nsid w:val="174E374D"/>
    <w:multiLevelType w:val="hybridMultilevel"/>
    <w:tmpl w:val="240E7360"/>
    <w:lvl w:ilvl="0" w:tplc="F01CF3CC">
      <w:start w:val="1"/>
      <w:numFmt w:val="lowerLetter"/>
      <w:lvlText w:val="(%1)"/>
      <w:lvlJc w:val="left"/>
      <w:pPr>
        <w:ind w:left="1080" w:hanging="720"/>
      </w:pPr>
      <w:rPr>
        <w:rFonts w:hint="default"/>
      </w:rPr>
    </w:lvl>
    <w:lvl w:ilvl="1" w:tplc="7954F69C" w:tentative="1">
      <w:start w:val="1"/>
      <w:numFmt w:val="lowerLetter"/>
      <w:lvlText w:val="%2."/>
      <w:lvlJc w:val="left"/>
      <w:pPr>
        <w:ind w:left="1440" w:hanging="360"/>
      </w:pPr>
    </w:lvl>
    <w:lvl w:ilvl="2" w:tplc="52E0BD2E" w:tentative="1">
      <w:start w:val="1"/>
      <w:numFmt w:val="lowerRoman"/>
      <w:lvlText w:val="%3."/>
      <w:lvlJc w:val="right"/>
      <w:pPr>
        <w:ind w:left="2160" w:hanging="180"/>
      </w:pPr>
    </w:lvl>
    <w:lvl w:ilvl="3" w:tplc="1B666EBC" w:tentative="1">
      <w:start w:val="1"/>
      <w:numFmt w:val="decimal"/>
      <w:lvlText w:val="%4."/>
      <w:lvlJc w:val="left"/>
      <w:pPr>
        <w:ind w:left="2880" w:hanging="360"/>
      </w:pPr>
    </w:lvl>
    <w:lvl w:ilvl="4" w:tplc="C19AE176" w:tentative="1">
      <w:start w:val="1"/>
      <w:numFmt w:val="lowerLetter"/>
      <w:lvlText w:val="%5."/>
      <w:lvlJc w:val="left"/>
      <w:pPr>
        <w:ind w:left="3600" w:hanging="360"/>
      </w:pPr>
    </w:lvl>
    <w:lvl w:ilvl="5" w:tplc="ED3A8A32" w:tentative="1">
      <w:start w:val="1"/>
      <w:numFmt w:val="lowerRoman"/>
      <w:lvlText w:val="%6."/>
      <w:lvlJc w:val="right"/>
      <w:pPr>
        <w:ind w:left="4320" w:hanging="180"/>
      </w:pPr>
    </w:lvl>
    <w:lvl w:ilvl="6" w:tplc="2C3C57CA" w:tentative="1">
      <w:start w:val="1"/>
      <w:numFmt w:val="decimal"/>
      <w:lvlText w:val="%7."/>
      <w:lvlJc w:val="left"/>
      <w:pPr>
        <w:ind w:left="5040" w:hanging="360"/>
      </w:pPr>
    </w:lvl>
    <w:lvl w:ilvl="7" w:tplc="32545118" w:tentative="1">
      <w:start w:val="1"/>
      <w:numFmt w:val="lowerLetter"/>
      <w:lvlText w:val="%8."/>
      <w:lvlJc w:val="left"/>
      <w:pPr>
        <w:ind w:left="5760" w:hanging="360"/>
      </w:pPr>
    </w:lvl>
    <w:lvl w:ilvl="8" w:tplc="58FC4480" w:tentative="1">
      <w:start w:val="1"/>
      <w:numFmt w:val="lowerRoman"/>
      <w:lvlText w:val="%9."/>
      <w:lvlJc w:val="right"/>
      <w:pPr>
        <w:ind w:left="6480" w:hanging="180"/>
      </w:pPr>
    </w:lvl>
  </w:abstractNum>
  <w:abstractNum w:abstractNumId="52" w15:restartNumberingAfterBreak="0">
    <w:nsid w:val="17930755"/>
    <w:multiLevelType w:val="hybridMultilevel"/>
    <w:tmpl w:val="CFAA321C"/>
    <w:lvl w:ilvl="0" w:tplc="E2E2A4C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7973BAD"/>
    <w:multiLevelType w:val="multilevel"/>
    <w:tmpl w:val="0409001D"/>
    <w:styleLink w:val="MZ"/>
    <w:lvl w:ilvl="0">
      <w:start w:val="1"/>
      <w:numFmt w:val="decimal"/>
      <w:lvlText w:val="%1"/>
      <w:lvlJc w:val="left"/>
      <w:pPr>
        <w:ind w:left="360" w:hanging="360"/>
      </w:pPr>
      <w:rPr>
        <w:rFonts w:ascii="Times New Roman" w:hAnsi="Times New Roman" w:cs="Times New Roman" w:hint="default"/>
        <w:b/>
        <w:bCs/>
        <w:color w:val="auto"/>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187C0EDA"/>
    <w:multiLevelType w:val="hybridMultilevel"/>
    <w:tmpl w:val="D31682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5" w15:restartNumberingAfterBreak="0">
    <w:nsid w:val="188E470B"/>
    <w:multiLevelType w:val="multilevel"/>
    <w:tmpl w:val="BFD8460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18CA3A03"/>
    <w:multiLevelType w:val="hybridMultilevel"/>
    <w:tmpl w:val="636C990E"/>
    <w:lvl w:ilvl="0" w:tplc="8CF29668">
      <w:start w:val="1"/>
      <w:numFmt w:val="decimal"/>
      <w:lvlText w:val="%1."/>
      <w:lvlJc w:val="left"/>
      <w:pPr>
        <w:ind w:left="810" w:hanging="72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630" w:hanging="360"/>
      </w:pPr>
    </w:lvl>
    <w:lvl w:ilvl="4" w:tplc="04090019" w:tentative="1">
      <w:start w:val="1"/>
      <w:numFmt w:val="lowerLetter"/>
      <w:lvlText w:val="%5."/>
      <w:lvlJc w:val="left"/>
      <w:pPr>
        <w:ind w:left="90" w:hanging="360"/>
      </w:pPr>
    </w:lvl>
    <w:lvl w:ilvl="5" w:tplc="0409001B" w:tentative="1">
      <w:start w:val="1"/>
      <w:numFmt w:val="lowerRoman"/>
      <w:lvlText w:val="%6."/>
      <w:lvlJc w:val="right"/>
      <w:pPr>
        <w:ind w:left="810" w:hanging="180"/>
      </w:pPr>
    </w:lvl>
    <w:lvl w:ilvl="6" w:tplc="0409000F" w:tentative="1">
      <w:start w:val="1"/>
      <w:numFmt w:val="decimal"/>
      <w:lvlText w:val="%7."/>
      <w:lvlJc w:val="left"/>
      <w:pPr>
        <w:ind w:left="1530" w:hanging="360"/>
      </w:pPr>
    </w:lvl>
    <w:lvl w:ilvl="7" w:tplc="04090019" w:tentative="1">
      <w:start w:val="1"/>
      <w:numFmt w:val="lowerLetter"/>
      <w:lvlText w:val="%8."/>
      <w:lvlJc w:val="left"/>
      <w:pPr>
        <w:ind w:left="2250" w:hanging="360"/>
      </w:pPr>
    </w:lvl>
    <w:lvl w:ilvl="8" w:tplc="0409001B" w:tentative="1">
      <w:start w:val="1"/>
      <w:numFmt w:val="lowerRoman"/>
      <w:lvlText w:val="%9."/>
      <w:lvlJc w:val="right"/>
      <w:pPr>
        <w:ind w:left="2970" w:hanging="180"/>
      </w:pPr>
    </w:lvl>
  </w:abstractNum>
  <w:abstractNum w:abstractNumId="57" w15:restartNumberingAfterBreak="0">
    <w:nsid w:val="196156C5"/>
    <w:multiLevelType w:val="hybridMultilevel"/>
    <w:tmpl w:val="00F4D5F8"/>
    <w:lvl w:ilvl="0" w:tplc="7B5A940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A9A49C1"/>
    <w:multiLevelType w:val="hybridMultilevel"/>
    <w:tmpl w:val="973C4622"/>
    <w:lvl w:ilvl="0" w:tplc="BA9EC068">
      <w:start w:val="1"/>
      <w:numFmt w:val="lowerLetter"/>
      <w:lvlText w:val="(%1)"/>
      <w:lvlJc w:val="left"/>
      <w:pPr>
        <w:ind w:left="1080" w:hanging="720"/>
      </w:pPr>
      <w:rPr>
        <w:rFonts w:hint="default"/>
      </w:rPr>
    </w:lvl>
    <w:lvl w:ilvl="1" w:tplc="EF52DBA8" w:tentative="1">
      <w:start w:val="1"/>
      <w:numFmt w:val="lowerLetter"/>
      <w:lvlText w:val="%2."/>
      <w:lvlJc w:val="left"/>
      <w:pPr>
        <w:ind w:left="1440" w:hanging="360"/>
      </w:pPr>
    </w:lvl>
    <w:lvl w:ilvl="2" w:tplc="3A762D98" w:tentative="1">
      <w:start w:val="1"/>
      <w:numFmt w:val="lowerRoman"/>
      <w:lvlText w:val="%3."/>
      <w:lvlJc w:val="right"/>
      <w:pPr>
        <w:ind w:left="2160" w:hanging="180"/>
      </w:pPr>
    </w:lvl>
    <w:lvl w:ilvl="3" w:tplc="85DA9C7E" w:tentative="1">
      <w:start w:val="1"/>
      <w:numFmt w:val="decimal"/>
      <w:lvlText w:val="%4."/>
      <w:lvlJc w:val="left"/>
      <w:pPr>
        <w:ind w:left="2880" w:hanging="360"/>
      </w:pPr>
    </w:lvl>
    <w:lvl w:ilvl="4" w:tplc="086A1CBE" w:tentative="1">
      <w:start w:val="1"/>
      <w:numFmt w:val="lowerLetter"/>
      <w:lvlText w:val="%5."/>
      <w:lvlJc w:val="left"/>
      <w:pPr>
        <w:ind w:left="3600" w:hanging="360"/>
      </w:pPr>
    </w:lvl>
    <w:lvl w:ilvl="5" w:tplc="EA50A552" w:tentative="1">
      <w:start w:val="1"/>
      <w:numFmt w:val="lowerRoman"/>
      <w:lvlText w:val="%6."/>
      <w:lvlJc w:val="right"/>
      <w:pPr>
        <w:ind w:left="4320" w:hanging="180"/>
      </w:pPr>
    </w:lvl>
    <w:lvl w:ilvl="6" w:tplc="B464DFC2" w:tentative="1">
      <w:start w:val="1"/>
      <w:numFmt w:val="decimal"/>
      <w:lvlText w:val="%7."/>
      <w:lvlJc w:val="left"/>
      <w:pPr>
        <w:ind w:left="5040" w:hanging="360"/>
      </w:pPr>
    </w:lvl>
    <w:lvl w:ilvl="7" w:tplc="A1048F96" w:tentative="1">
      <w:start w:val="1"/>
      <w:numFmt w:val="lowerLetter"/>
      <w:lvlText w:val="%8."/>
      <w:lvlJc w:val="left"/>
      <w:pPr>
        <w:ind w:left="5760" w:hanging="360"/>
      </w:pPr>
    </w:lvl>
    <w:lvl w:ilvl="8" w:tplc="F98AD702" w:tentative="1">
      <w:start w:val="1"/>
      <w:numFmt w:val="lowerRoman"/>
      <w:lvlText w:val="%9."/>
      <w:lvlJc w:val="right"/>
      <w:pPr>
        <w:ind w:left="6480" w:hanging="180"/>
      </w:pPr>
    </w:lvl>
  </w:abstractNum>
  <w:abstractNum w:abstractNumId="59" w15:restartNumberingAfterBreak="0">
    <w:nsid w:val="1AC47BDB"/>
    <w:multiLevelType w:val="hybridMultilevel"/>
    <w:tmpl w:val="A9B89E3A"/>
    <w:lvl w:ilvl="0" w:tplc="04090005">
      <w:start w:val="1"/>
      <w:numFmt w:val="lowerLetter"/>
      <w:lvlText w:val="(%1)"/>
      <w:lvlJc w:val="left"/>
      <w:pPr>
        <w:ind w:left="1080" w:hanging="72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0" w15:restartNumberingAfterBreak="0">
    <w:nsid w:val="1ADF0A36"/>
    <w:multiLevelType w:val="hybridMultilevel"/>
    <w:tmpl w:val="7B120304"/>
    <w:lvl w:ilvl="0" w:tplc="2AF2F4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AF97806"/>
    <w:multiLevelType w:val="hybridMultilevel"/>
    <w:tmpl w:val="3146A97A"/>
    <w:lvl w:ilvl="0" w:tplc="2AF2F4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BBA76F6"/>
    <w:multiLevelType w:val="hybridMultilevel"/>
    <w:tmpl w:val="34F401FC"/>
    <w:lvl w:ilvl="0" w:tplc="13C6FA4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8004B7"/>
    <w:multiLevelType w:val="hybridMultilevel"/>
    <w:tmpl w:val="6B6EC4CA"/>
    <w:lvl w:ilvl="0" w:tplc="60B0C086">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4" w15:restartNumberingAfterBreak="0">
    <w:nsid w:val="1C8C6CED"/>
    <w:multiLevelType w:val="hybridMultilevel"/>
    <w:tmpl w:val="74485F48"/>
    <w:lvl w:ilvl="0" w:tplc="C65AF3F0">
      <w:start w:val="1"/>
      <w:numFmt w:val="lowerLetter"/>
      <w:lvlText w:val="(%1)"/>
      <w:lvlJc w:val="left"/>
      <w:pPr>
        <w:ind w:left="2160" w:hanging="72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1C9F29F5"/>
    <w:multiLevelType w:val="hybridMultilevel"/>
    <w:tmpl w:val="7B304918"/>
    <w:lvl w:ilvl="0" w:tplc="85EE8EF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CE07982"/>
    <w:multiLevelType w:val="hybridMultilevel"/>
    <w:tmpl w:val="AE4C15CA"/>
    <w:lvl w:ilvl="0" w:tplc="2AF2F44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D601C0D"/>
    <w:multiLevelType w:val="hybridMultilevel"/>
    <w:tmpl w:val="4106187E"/>
    <w:lvl w:ilvl="0" w:tplc="C65AF3F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D8C36C3"/>
    <w:multiLevelType w:val="hybridMultilevel"/>
    <w:tmpl w:val="EB2EF72C"/>
    <w:lvl w:ilvl="0" w:tplc="2AF2F4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E3E5BA8"/>
    <w:multiLevelType w:val="hybridMultilevel"/>
    <w:tmpl w:val="A0CE8452"/>
    <w:lvl w:ilvl="0" w:tplc="2AF2F4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E8B7FCB"/>
    <w:multiLevelType w:val="hybridMultilevel"/>
    <w:tmpl w:val="39421998"/>
    <w:lvl w:ilvl="0" w:tplc="2AF2F44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F8C02BA"/>
    <w:multiLevelType w:val="hybridMultilevel"/>
    <w:tmpl w:val="D254757E"/>
    <w:lvl w:ilvl="0" w:tplc="2AF2F44C">
      <w:start w:val="1"/>
      <w:numFmt w:val="lowerLetter"/>
      <w:lvlText w:val="(%1)"/>
      <w:lvlJc w:val="left"/>
      <w:pPr>
        <w:ind w:left="162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F41B66"/>
    <w:multiLevelType w:val="hybridMultilevel"/>
    <w:tmpl w:val="24E8495C"/>
    <w:lvl w:ilvl="0" w:tplc="D09225B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3" w15:restartNumberingAfterBreak="0">
    <w:nsid w:val="20080D16"/>
    <w:multiLevelType w:val="hybridMultilevel"/>
    <w:tmpl w:val="8A16E6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21480326"/>
    <w:multiLevelType w:val="hybridMultilevel"/>
    <w:tmpl w:val="FB3CE9EE"/>
    <w:lvl w:ilvl="0" w:tplc="3F88A468">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5" w15:restartNumberingAfterBreak="0">
    <w:nsid w:val="21527121"/>
    <w:multiLevelType w:val="hybridMultilevel"/>
    <w:tmpl w:val="2E2E2AB0"/>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6" w15:restartNumberingAfterBreak="0">
    <w:nsid w:val="21735E98"/>
    <w:multiLevelType w:val="hybridMultilevel"/>
    <w:tmpl w:val="3AEE0CD6"/>
    <w:lvl w:ilvl="0" w:tplc="E98E8DE2">
      <w:start w:val="1"/>
      <w:numFmt w:val="lowerLetter"/>
      <w:lvlText w:val="(%1)"/>
      <w:lvlJc w:val="left"/>
      <w:pPr>
        <w:ind w:left="1430" w:hanging="360"/>
      </w:pPr>
      <w:rPr>
        <w:rFonts w:ascii="Times New Roman" w:eastAsia="Calibr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229325F4"/>
    <w:multiLevelType w:val="multilevel"/>
    <w:tmpl w:val="9B52336C"/>
    <w:lvl w:ilvl="0">
      <w:start w:val="5"/>
      <w:numFmt w:val="decimal"/>
      <w:lvlText w:val="%1."/>
      <w:lvlJc w:val="left"/>
      <w:pPr>
        <w:ind w:left="360" w:hanging="360"/>
      </w:pPr>
      <w:rPr>
        <w:rFonts w:hint="default"/>
        <w:b w:val="0"/>
        <w:u w:val="none"/>
      </w:rPr>
    </w:lvl>
    <w:lvl w:ilvl="1">
      <w:start w:val="1"/>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080" w:hanging="108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440" w:hanging="144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78" w15:restartNumberingAfterBreak="0">
    <w:nsid w:val="23F47D6A"/>
    <w:multiLevelType w:val="hybridMultilevel"/>
    <w:tmpl w:val="D04ECDD2"/>
    <w:lvl w:ilvl="0" w:tplc="217E44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44E7CAD"/>
    <w:multiLevelType w:val="hybridMultilevel"/>
    <w:tmpl w:val="CFC2C8D6"/>
    <w:lvl w:ilvl="0" w:tplc="D09225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568337F"/>
    <w:multiLevelType w:val="hybridMultilevel"/>
    <w:tmpl w:val="189A29DE"/>
    <w:lvl w:ilvl="0" w:tplc="603A05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58476E9"/>
    <w:multiLevelType w:val="hybridMultilevel"/>
    <w:tmpl w:val="B8447A92"/>
    <w:lvl w:ilvl="0" w:tplc="CBEA8610">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2" w15:restartNumberingAfterBreak="0">
    <w:nsid w:val="26C20E31"/>
    <w:multiLevelType w:val="hybridMultilevel"/>
    <w:tmpl w:val="CE508EB4"/>
    <w:lvl w:ilvl="0" w:tplc="2AF2F4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71C06EA"/>
    <w:multiLevelType w:val="hybridMultilevel"/>
    <w:tmpl w:val="F1FAA328"/>
    <w:lvl w:ilvl="0" w:tplc="A4FCDE9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74E1A08"/>
    <w:multiLevelType w:val="hybridMultilevel"/>
    <w:tmpl w:val="F886F938"/>
    <w:lvl w:ilvl="0" w:tplc="C1EE51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8741B2C"/>
    <w:multiLevelType w:val="hybridMultilevel"/>
    <w:tmpl w:val="A0CE8452"/>
    <w:lvl w:ilvl="0" w:tplc="3F88A4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28C82DF5"/>
    <w:multiLevelType w:val="hybridMultilevel"/>
    <w:tmpl w:val="9168C9B8"/>
    <w:lvl w:ilvl="0" w:tplc="6EF89AEA">
      <w:start w:val="1"/>
      <w:numFmt w:val="lowerRoman"/>
      <w:lvlText w:val="(%1)"/>
      <w:lvlJc w:val="left"/>
      <w:pPr>
        <w:ind w:left="1440" w:hanging="360"/>
      </w:pPr>
      <w:rPr>
        <w:rFonts w:ascii="Times New Roman" w:eastAsia="Calibr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299C7793"/>
    <w:multiLevelType w:val="hybridMultilevel"/>
    <w:tmpl w:val="F78EA104"/>
    <w:lvl w:ilvl="0" w:tplc="B1B87D78">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8" w15:restartNumberingAfterBreak="0">
    <w:nsid w:val="29D1758B"/>
    <w:multiLevelType w:val="hybridMultilevel"/>
    <w:tmpl w:val="602E2362"/>
    <w:lvl w:ilvl="0" w:tplc="90F8ED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A053247"/>
    <w:multiLevelType w:val="hybridMultilevel"/>
    <w:tmpl w:val="17E8A066"/>
    <w:lvl w:ilvl="0" w:tplc="E9A4C8E6">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0" w15:restartNumberingAfterBreak="0">
    <w:nsid w:val="2A955650"/>
    <w:multiLevelType w:val="multilevel"/>
    <w:tmpl w:val="5C302E82"/>
    <w:lvl w:ilvl="0">
      <w:start w:val="1"/>
      <w:numFmt w:val="decimal"/>
      <w:pStyle w:val="MZ1"/>
      <w:isLgl/>
      <w:lvlText w:val="Article %1"/>
      <w:lvlJc w:val="left"/>
      <w:pPr>
        <w:tabs>
          <w:tab w:val="num" w:pos="-30916"/>
        </w:tabs>
        <w:ind w:left="-30916" w:hanging="709"/>
      </w:pPr>
      <w:rPr>
        <w:rFonts w:ascii="Arial" w:hAnsi="Arial" w:hint="default"/>
        <w:b/>
        <w:i w:val="0"/>
        <w:caps/>
        <w:sz w:val="20"/>
        <w:szCs w:val="20"/>
      </w:rPr>
    </w:lvl>
    <w:lvl w:ilvl="1">
      <w:start w:val="1"/>
      <w:numFmt w:val="decimal"/>
      <w:pStyle w:val="MZ2"/>
      <w:isLgl/>
      <w:lvlText w:val="Section %1.%2"/>
      <w:lvlJc w:val="left"/>
      <w:pPr>
        <w:tabs>
          <w:tab w:val="num" w:pos="-30916"/>
        </w:tabs>
        <w:ind w:left="-30916" w:hanging="709"/>
      </w:pPr>
      <w:rPr>
        <w:rFonts w:ascii="Cambria" w:hAnsi="Cambria" w:hint="default"/>
        <w:b/>
        <w:i w:val="0"/>
        <w:caps w:val="0"/>
        <w:sz w:val="20"/>
        <w:szCs w:val="20"/>
      </w:rPr>
    </w:lvl>
    <w:lvl w:ilvl="2">
      <w:start w:val="1"/>
      <w:numFmt w:val="decimal"/>
      <w:lvlText w:val="%1.%2.%3"/>
      <w:lvlJc w:val="left"/>
      <w:pPr>
        <w:tabs>
          <w:tab w:val="num" w:pos="2599"/>
        </w:tabs>
        <w:ind w:left="2599" w:hanging="709"/>
      </w:pPr>
      <w:rPr>
        <w:rFonts w:ascii="Cambria" w:hAnsi="Cambria" w:hint="default"/>
        <w:b w:val="0"/>
        <w:i w:val="0"/>
        <w:sz w:val="20"/>
        <w:szCs w:val="20"/>
        <w:lang w:val="en-GB"/>
      </w:rPr>
    </w:lvl>
    <w:lvl w:ilvl="3">
      <w:start w:val="1"/>
      <w:numFmt w:val="lowerLetter"/>
      <w:lvlText w:val="(%4)"/>
      <w:lvlJc w:val="left"/>
      <w:pPr>
        <w:tabs>
          <w:tab w:val="num" w:pos="1418"/>
        </w:tabs>
        <w:ind w:left="1418" w:hanging="709"/>
      </w:pPr>
      <w:rPr>
        <w:rFonts w:hint="default"/>
        <w:b w:val="0"/>
        <w:i w:val="0"/>
        <w:sz w:val="20"/>
      </w:rPr>
    </w:lvl>
    <w:lvl w:ilvl="4">
      <w:start w:val="1"/>
      <w:numFmt w:val="lowerRoman"/>
      <w:lvlText w:val="(%5)"/>
      <w:lvlJc w:val="left"/>
      <w:pPr>
        <w:tabs>
          <w:tab w:val="num" w:pos="2126"/>
        </w:tabs>
        <w:ind w:left="2126" w:hanging="708"/>
      </w:pPr>
      <w:rPr>
        <w:rFonts w:hint="default"/>
        <w:b w:val="0"/>
        <w:sz w:val="20"/>
      </w:rPr>
    </w:lvl>
    <w:lvl w:ilvl="5">
      <w:start w:val="27"/>
      <w:numFmt w:val="lowerLetter"/>
      <w:lvlText w:val="(%6)"/>
      <w:lvlJc w:val="left"/>
      <w:pPr>
        <w:tabs>
          <w:tab w:val="num" w:pos="2835"/>
        </w:tabs>
        <w:ind w:left="2835" w:hanging="709"/>
      </w:pPr>
      <w:rPr>
        <w:rFonts w:hint="default"/>
      </w:rPr>
    </w:lvl>
    <w:lvl w:ilvl="6">
      <w:start w:val="1"/>
      <w:numFmt w:val="decimal"/>
      <w:isLgl/>
      <w:lvlText w:val="Schedule %7"/>
      <w:lvlJc w:val="left"/>
      <w:pPr>
        <w:tabs>
          <w:tab w:val="num" w:pos="0"/>
        </w:tabs>
        <w:ind w:left="0" w:firstLine="0"/>
      </w:pPr>
      <w:rPr>
        <w:rFonts w:hint="default"/>
        <w:b/>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1" w15:restartNumberingAfterBreak="0">
    <w:nsid w:val="2AB4638C"/>
    <w:multiLevelType w:val="hybridMultilevel"/>
    <w:tmpl w:val="9D3218CC"/>
    <w:lvl w:ilvl="0" w:tplc="6EF89AEA">
      <w:start w:val="1"/>
      <w:numFmt w:val="lowerRoman"/>
      <w:lvlText w:val="(%1)"/>
      <w:lvlJc w:val="left"/>
      <w:pPr>
        <w:ind w:left="2498" w:hanging="360"/>
      </w:pPr>
      <w:rPr>
        <w:rFonts w:ascii="Times New Roman" w:eastAsia="Calibri" w:hAnsi="Times New Roman" w:cs="Times New Roman"/>
      </w:rPr>
    </w:lvl>
    <w:lvl w:ilvl="1" w:tplc="04090019" w:tentative="1">
      <w:start w:val="1"/>
      <w:numFmt w:val="lowerLetter"/>
      <w:lvlText w:val="%2."/>
      <w:lvlJc w:val="left"/>
      <w:pPr>
        <w:ind w:left="3218" w:hanging="360"/>
      </w:pPr>
    </w:lvl>
    <w:lvl w:ilvl="2" w:tplc="0409001B" w:tentative="1">
      <w:start w:val="1"/>
      <w:numFmt w:val="lowerRoman"/>
      <w:lvlText w:val="%3."/>
      <w:lvlJc w:val="right"/>
      <w:pPr>
        <w:ind w:left="3938" w:hanging="180"/>
      </w:pPr>
    </w:lvl>
    <w:lvl w:ilvl="3" w:tplc="0409000F" w:tentative="1">
      <w:start w:val="1"/>
      <w:numFmt w:val="decimal"/>
      <w:lvlText w:val="%4."/>
      <w:lvlJc w:val="left"/>
      <w:pPr>
        <w:ind w:left="4658" w:hanging="360"/>
      </w:pPr>
    </w:lvl>
    <w:lvl w:ilvl="4" w:tplc="04090019" w:tentative="1">
      <w:start w:val="1"/>
      <w:numFmt w:val="lowerLetter"/>
      <w:lvlText w:val="%5."/>
      <w:lvlJc w:val="left"/>
      <w:pPr>
        <w:ind w:left="5378" w:hanging="360"/>
      </w:pPr>
    </w:lvl>
    <w:lvl w:ilvl="5" w:tplc="0409001B" w:tentative="1">
      <w:start w:val="1"/>
      <w:numFmt w:val="lowerRoman"/>
      <w:lvlText w:val="%6."/>
      <w:lvlJc w:val="right"/>
      <w:pPr>
        <w:ind w:left="6098" w:hanging="180"/>
      </w:pPr>
    </w:lvl>
    <w:lvl w:ilvl="6" w:tplc="0409000F" w:tentative="1">
      <w:start w:val="1"/>
      <w:numFmt w:val="decimal"/>
      <w:lvlText w:val="%7."/>
      <w:lvlJc w:val="left"/>
      <w:pPr>
        <w:ind w:left="6818" w:hanging="360"/>
      </w:pPr>
    </w:lvl>
    <w:lvl w:ilvl="7" w:tplc="04090019" w:tentative="1">
      <w:start w:val="1"/>
      <w:numFmt w:val="lowerLetter"/>
      <w:lvlText w:val="%8."/>
      <w:lvlJc w:val="left"/>
      <w:pPr>
        <w:ind w:left="7538" w:hanging="360"/>
      </w:pPr>
    </w:lvl>
    <w:lvl w:ilvl="8" w:tplc="0409001B" w:tentative="1">
      <w:start w:val="1"/>
      <w:numFmt w:val="lowerRoman"/>
      <w:lvlText w:val="%9."/>
      <w:lvlJc w:val="right"/>
      <w:pPr>
        <w:ind w:left="8258" w:hanging="180"/>
      </w:pPr>
    </w:lvl>
  </w:abstractNum>
  <w:abstractNum w:abstractNumId="92" w15:restartNumberingAfterBreak="0">
    <w:nsid w:val="2ADC7CE3"/>
    <w:multiLevelType w:val="hybridMultilevel"/>
    <w:tmpl w:val="078E4594"/>
    <w:lvl w:ilvl="0" w:tplc="96F83DFA">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3" w15:restartNumberingAfterBreak="0">
    <w:nsid w:val="2B2978C5"/>
    <w:multiLevelType w:val="hybridMultilevel"/>
    <w:tmpl w:val="54BAF440"/>
    <w:lvl w:ilvl="0" w:tplc="41A240B0">
      <w:start w:val="1"/>
      <w:numFmt w:val="lowerLetter"/>
      <w:lvlText w:val="(%1)"/>
      <w:lvlJc w:val="left"/>
      <w:pPr>
        <w:ind w:left="1080" w:hanging="720"/>
      </w:pPr>
      <w:rPr>
        <w:rFonts w:hint="default"/>
      </w:rPr>
    </w:lvl>
    <w:lvl w:ilvl="1" w:tplc="09AA356E" w:tentative="1">
      <w:start w:val="1"/>
      <w:numFmt w:val="lowerLetter"/>
      <w:lvlText w:val="%2."/>
      <w:lvlJc w:val="left"/>
      <w:pPr>
        <w:ind w:left="1440" w:hanging="360"/>
      </w:pPr>
    </w:lvl>
    <w:lvl w:ilvl="2" w:tplc="2F2623F0" w:tentative="1">
      <w:start w:val="1"/>
      <w:numFmt w:val="lowerRoman"/>
      <w:lvlText w:val="%3."/>
      <w:lvlJc w:val="right"/>
      <w:pPr>
        <w:ind w:left="2160" w:hanging="180"/>
      </w:pPr>
    </w:lvl>
    <w:lvl w:ilvl="3" w:tplc="226AA576" w:tentative="1">
      <w:start w:val="1"/>
      <w:numFmt w:val="decimal"/>
      <w:lvlText w:val="%4."/>
      <w:lvlJc w:val="left"/>
      <w:pPr>
        <w:ind w:left="2880" w:hanging="360"/>
      </w:pPr>
    </w:lvl>
    <w:lvl w:ilvl="4" w:tplc="177EAD32" w:tentative="1">
      <w:start w:val="1"/>
      <w:numFmt w:val="lowerLetter"/>
      <w:lvlText w:val="%5."/>
      <w:lvlJc w:val="left"/>
      <w:pPr>
        <w:ind w:left="3600" w:hanging="360"/>
      </w:pPr>
    </w:lvl>
    <w:lvl w:ilvl="5" w:tplc="0A2C7984" w:tentative="1">
      <w:start w:val="1"/>
      <w:numFmt w:val="lowerRoman"/>
      <w:lvlText w:val="%6."/>
      <w:lvlJc w:val="right"/>
      <w:pPr>
        <w:ind w:left="4320" w:hanging="180"/>
      </w:pPr>
    </w:lvl>
    <w:lvl w:ilvl="6" w:tplc="4E28D09A" w:tentative="1">
      <w:start w:val="1"/>
      <w:numFmt w:val="decimal"/>
      <w:lvlText w:val="%7."/>
      <w:lvlJc w:val="left"/>
      <w:pPr>
        <w:ind w:left="5040" w:hanging="360"/>
      </w:pPr>
    </w:lvl>
    <w:lvl w:ilvl="7" w:tplc="23803442" w:tentative="1">
      <w:start w:val="1"/>
      <w:numFmt w:val="lowerLetter"/>
      <w:lvlText w:val="%8."/>
      <w:lvlJc w:val="left"/>
      <w:pPr>
        <w:ind w:left="5760" w:hanging="360"/>
      </w:pPr>
    </w:lvl>
    <w:lvl w:ilvl="8" w:tplc="37A08770" w:tentative="1">
      <w:start w:val="1"/>
      <w:numFmt w:val="lowerRoman"/>
      <w:lvlText w:val="%9."/>
      <w:lvlJc w:val="right"/>
      <w:pPr>
        <w:ind w:left="6480" w:hanging="180"/>
      </w:pPr>
    </w:lvl>
  </w:abstractNum>
  <w:abstractNum w:abstractNumId="94" w15:restartNumberingAfterBreak="0">
    <w:nsid w:val="2C6C5F82"/>
    <w:multiLevelType w:val="hybridMultilevel"/>
    <w:tmpl w:val="AB0EC66E"/>
    <w:lvl w:ilvl="0" w:tplc="13366700">
      <w:start w:val="1"/>
      <w:numFmt w:val="lowerRoman"/>
      <w:lvlText w:val="%1)"/>
      <w:lvlJc w:val="right"/>
      <w:pPr>
        <w:ind w:left="1020" w:hanging="360"/>
      </w:pPr>
    </w:lvl>
    <w:lvl w:ilvl="1" w:tplc="C0B09ACE">
      <w:start w:val="1"/>
      <w:numFmt w:val="lowerRoman"/>
      <w:lvlText w:val="%2)"/>
      <w:lvlJc w:val="right"/>
      <w:pPr>
        <w:ind w:left="1020" w:hanging="360"/>
      </w:pPr>
    </w:lvl>
    <w:lvl w:ilvl="2" w:tplc="53068B6C">
      <w:start w:val="1"/>
      <w:numFmt w:val="lowerRoman"/>
      <w:lvlText w:val="%3)"/>
      <w:lvlJc w:val="right"/>
      <w:pPr>
        <w:ind w:left="1020" w:hanging="360"/>
      </w:pPr>
    </w:lvl>
    <w:lvl w:ilvl="3" w:tplc="4F7A4D30">
      <w:start w:val="1"/>
      <w:numFmt w:val="lowerRoman"/>
      <w:lvlText w:val="%4)"/>
      <w:lvlJc w:val="right"/>
      <w:pPr>
        <w:ind w:left="1020" w:hanging="360"/>
      </w:pPr>
    </w:lvl>
    <w:lvl w:ilvl="4" w:tplc="78967944">
      <w:start w:val="1"/>
      <w:numFmt w:val="lowerRoman"/>
      <w:lvlText w:val="%5)"/>
      <w:lvlJc w:val="right"/>
      <w:pPr>
        <w:ind w:left="1020" w:hanging="360"/>
      </w:pPr>
    </w:lvl>
    <w:lvl w:ilvl="5" w:tplc="BDF26C38">
      <w:start w:val="1"/>
      <w:numFmt w:val="lowerRoman"/>
      <w:lvlText w:val="%6)"/>
      <w:lvlJc w:val="right"/>
      <w:pPr>
        <w:ind w:left="1020" w:hanging="360"/>
      </w:pPr>
    </w:lvl>
    <w:lvl w:ilvl="6" w:tplc="2DBE20E6">
      <w:start w:val="1"/>
      <w:numFmt w:val="lowerRoman"/>
      <w:lvlText w:val="%7)"/>
      <w:lvlJc w:val="right"/>
      <w:pPr>
        <w:ind w:left="1020" w:hanging="360"/>
      </w:pPr>
    </w:lvl>
    <w:lvl w:ilvl="7" w:tplc="80329B6C">
      <w:start w:val="1"/>
      <w:numFmt w:val="lowerRoman"/>
      <w:lvlText w:val="%8)"/>
      <w:lvlJc w:val="right"/>
      <w:pPr>
        <w:ind w:left="1020" w:hanging="360"/>
      </w:pPr>
    </w:lvl>
    <w:lvl w:ilvl="8" w:tplc="23D889E0">
      <w:start w:val="1"/>
      <w:numFmt w:val="lowerRoman"/>
      <w:lvlText w:val="%9)"/>
      <w:lvlJc w:val="right"/>
      <w:pPr>
        <w:ind w:left="1020" w:hanging="360"/>
      </w:pPr>
    </w:lvl>
  </w:abstractNum>
  <w:abstractNum w:abstractNumId="95" w15:restartNumberingAfterBreak="0">
    <w:nsid w:val="2C895283"/>
    <w:multiLevelType w:val="multilevel"/>
    <w:tmpl w:val="661E244E"/>
    <w:lvl w:ilvl="0">
      <w:start w:val="1"/>
      <w:numFmt w:val="decimal"/>
      <w:lvlText w:val="%1."/>
      <w:lvlJc w:val="left"/>
      <w:pPr>
        <w:ind w:left="360" w:hanging="360"/>
      </w:pPr>
      <w:rPr>
        <w:rFonts w:eastAsia="Arial" w:hint="default"/>
        <w:sz w:val="20"/>
      </w:rPr>
    </w:lvl>
    <w:lvl w:ilvl="1">
      <w:start w:val="1"/>
      <w:numFmt w:val="decimal"/>
      <w:lvlText w:val="%1.%2."/>
      <w:lvlJc w:val="left"/>
      <w:pPr>
        <w:ind w:left="720" w:hanging="720"/>
      </w:pPr>
      <w:rPr>
        <w:rFonts w:eastAsia="Arial" w:hint="default"/>
        <w:sz w:val="20"/>
      </w:rPr>
    </w:lvl>
    <w:lvl w:ilvl="2">
      <w:start w:val="1"/>
      <w:numFmt w:val="decimal"/>
      <w:lvlText w:val="%1.%2.%3."/>
      <w:lvlJc w:val="left"/>
      <w:pPr>
        <w:ind w:left="720" w:hanging="720"/>
      </w:pPr>
      <w:rPr>
        <w:rFonts w:eastAsia="Arial" w:hint="default"/>
        <w:sz w:val="20"/>
      </w:rPr>
    </w:lvl>
    <w:lvl w:ilvl="3">
      <w:start w:val="1"/>
      <w:numFmt w:val="decimal"/>
      <w:lvlText w:val="%1.%2.%3.%4."/>
      <w:lvlJc w:val="left"/>
      <w:pPr>
        <w:ind w:left="1080" w:hanging="1080"/>
      </w:pPr>
      <w:rPr>
        <w:rFonts w:eastAsia="Arial" w:hint="default"/>
        <w:sz w:val="20"/>
      </w:rPr>
    </w:lvl>
    <w:lvl w:ilvl="4">
      <w:start w:val="1"/>
      <w:numFmt w:val="decimal"/>
      <w:lvlText w:val="%1.%2.%3.%4.%5."/>
      <w:lvlJc w:val="left"/>
      <w:pPr>
        <w:ind w:left="1080" w:hanging="1080"/>
      </w:pPr>
      <w:rPr>
        <w:rFonts w:eastAsia="Arial" w:hint="default"/>
        <w:sz w:val="20"/>
      </w:rPr>
    </w:lvl>
    <w:lvl w:ilvl="5">
      <w:start w:val="1"/>
      <w:numFmt w:val="decimal"/>
      <w:lvlText w:val="%1.%2.%3.%4.%5.%6."/>
      <w:lvlJc w:val="left"/>
      <w:pPr>
        <w:ind w:left="1440" w:hanging="1440"/>
      </w:pPr>
      <w:rPr>
        <w:rFonts w:eastAsia="Arial" w:hint="default"/>
        <w:sz w:val="20"/>
      </w:rPr>
    </w:lvl>
    <w:lvl w:ilvl="6">
      <w:start w:val="1"/>
      <w:numFmt w:val="decimal"/>
      <w:lvlText w:val="%1.%2.%3.%4.%5.%6.%7."/>
      <w:lvlJc w:val="left"/>
      <w:pPr>
        <w:ind w:left="1440" w:hanging="1440"/>
      </w:pPr>
      <w:rPr>
        <w:rFonts w:eastAsia="Arial" w:hint="default"/>
        <w:sz w:val="20"/>
      </w:rPr>
    </w:lvl>
    <w:lvl w:ilvl="7">
      <w:start w:val="1"/>
      <w:numFmt w:val="decimal"/>
      <w:lvlText w:val="%1.%2.%3.%4.%5.%6.%7.%8."/>
      <w:lvlJc w:val="left"/>
      <w:pPr>
        <w:ind w:left="1800" w:hanging="1800"/>
      </w:pPr>
      <w:rPr>
        <w:rFonts w:eastAsia="Arial" w:hint="default"/>
        <w:sz w:val="20"/>
      </w:rPr>
    </w:lvl>
    <w:lvl w:ilvl="8">
      <w:start w:val="1"/>
      <w:numFmt w:val="decimal"/>
      <w:lvlText w:val="%1.%2.%3.%4.%5.%6.%7.%8.%9."/>
      <w:lvlJc w:val="left"/>
      <w:pPr>
        <w:ind w:left="1800" w:hanging="1800"/>
      </w:pPr>
      <w:rPr>
        <w:rFonts w:eastAsia="Arial" w:hint="default"/>
        <w:sz w:val="20"/>
      </w:rPr>
    </w:lvl>
  </w:abstractNum>
  <w:abstractNum w:abstractNumId="96" w15:restartNumberingAfterBreak="0">
    <w:nsid w:val="2DC2167C"/>
    <w:multiLevelType w:val="hybridMultilevel"/>
    <w:tmpl w:val="F5B831C6"/>
    <w:lvl w:ilvl="0" w:tplc="87564D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2EF4041F"/>
    <w:multiLevelType w:val="hybridMultilevel"/>
    <w:tmpl w:val="298A1754"/>
    <w:lvl w:ilvl="0" w:tplc="09B60B9A">
      <w:start w:val="1"/>
      <w:numFmt w:val="lowerLetter"/>
      <w:lvlText w:val="(%1)"/>
      <w:lvlJc w:val="left"/>
      <w:pPr>
        <w:ind w:left="1095" w:hanging="375"/>
      </w:pPr>
      <w:rPr>
        <w:rFonts w:hint="default"/>
      </w:rPr>
    </w:lvl>
    <w:lvl w:ilvl="1" w:tplc="55A87DE0" w:tentative="1">
      <w:start w:val="1"/>
      <w:numFmt w:val="lowerLetter"/>
      <w:lvlText w:val="%2."/>
      <w:lvlJc w:val="left"/>
      <w:pPr>
        <w:ind w:left="1800" w:hanging="360"/>
      </w:pPr>
    </w:lvl>
    <w:lvl w:ilvl="2" w:tplc="94C6EB16" w:tentative="1">
      <w:start w:val="1"/>
      <w:numFmt w:val="lowerRoman"/>
      <w:lvlText w:val="%3."/>
      <w:lvlJc w:val="right"/>
      <w:pPr>
        <w:ind w:left="2520" w:hanging="180"/>
      </w:pPr>
    </w:lvl>
    <w:lvl w:ilvl="3" w:tplc="3F922390" w:tentative="1">
      <w:start w:val="1"/>
      <w:numFmt w:val="decimal"/>
      <w:lvlText w:val="%4."/>
      <w:lvlJc w:val="left"/>
      <w:pPr>
        <w:ind w:left="3240" w:hanging="360"/>
      </w:pPr>
    </w:lvl>
    <w:lvl w:ilvl="4" w:tplc="A5763B98" w:tentative="1">
      <w:start w:val="1"/>
      <w:numFmt w:val="lowerLetter"/>
      <w:lvlText w:val="%5."/>
      <w:lvlJc w:val="left"/>
      <w:pPr>
        <w:ind w:left="3960" w:hanging="360"/>
      </w:pPr>
    </w:lvl>
    <w:lvl w:ilvl="5" w:tplc="B5E83E98" w:tentative="1">
      <w:start w:val="1"/>
      <w:numFmt w:val="lowerRoman"/>
      <w:lvlText w:val="%6."/>
      <w:lvlJc w:val="right"/>
      <w:pPr>
        <w:ind w:left="4680" w:hanging="180"/>
      </w:pPr>
    </w:lvl>
    <w:lvl w:ilvl="6" w:tplc="B420E61C" w:tentative="1">
      <w:start w:val="1"/>
      <w:numFmt w:val="decimal"/>
      <w:lvlText w:val="%7."/>
      <w:lvlJc w:val="left"/>
      <w:pPr>
        <w:ind w:left="5400" w:hanging="360"/>
      </w:pPr>
    </w:lvl>
    <w:lvl w:ilvl="7" w:tplc="5A8AE8CC" w:tentative="1">
      <w:start w:val="1"/>
      <w:numFmt w:val="lowerLetter"/>
      <w:lvlText w:val="%8."/>
      <w:lvlJc w:val="left"/>
      <w:pPr>
        <w:ind w:left="6120" w:hanging="360"/>
      </w:pPr>
    </w:lvl>
    <w:lvl w:ilvl="8" w:tplc="59A47652" w:tentative="1">
      <w:start w:val="1"/>
      <w:numFmt w:val="lowerRoman"/>
      <w:lvlText w:val="%9."/>
      <w:lvlJc w:val="right"/>
      <w:pPr>
        <w:ind w:left="6840" w:hanging="180"/>
      </w:pPr>
    </w:lvl>
  </w:abstractNum>
  <w:abstractNum w:abstractNumId="98" w15:restartNumberingAfterBreak="0">
    <w:nsid w:val="30057D67"/>
    <w:multiLevelType w:val="hybridMultilevel"/>
    <w:tmpl w:val="E00AA550"/>
    <w:lvl w:ilvl="0" w:tplc="C4DE10B0">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019605A"/>
    <w:multiLevelType w:val="hybridMultilevel"/>
    <w:tmpl w:val="DEC6078A"/>
    <w:lvl w:ilvl="0" w:tplc="A5D6A5CA">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0" w15:restartNumberingAfterBreak="0">
    <w:nsid w:val="305452D2"/>
    <w:multiLevelType w:val="hybridMultilevel"/>
    <w:tmpl w:val="2ED4E788"/>
    <w:lvl w:ilvl="0" w:tplc="2AF2F4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30B259F6"/>
    <w:multiLevelType w:val="hybridMultilevel"/>
    <w:tmpl w:val="670CAE3C"/>
    <w:lvl w:ilvl="0" w:tplc="ECB814BA">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2" w15:restartNumberingAfterBreak="0">
    <w:nsid w:val="30C710CB"/>
    <w:multiLevelType w:val="hybridMultilevel"/>
    <w:tmpl w:val="DC4496EE"/>
    <w:lvl w:ilvl="0" w:tplc="9692DE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31430883"/>
    <w:multiLevelType w:val="hybridMultilevel"/>
    <w:tmpl w:val="D05CEE96"/>
    <w:lvl w:ilvl="0" w:tplc="9D101054">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4" w15:restartNumberingAfterBreak="0">
    <w:nsid w:val="31CE7424"/>
    <w:multiLevelType w:val="hybridMultilevel"/>
    <w:tmpl w:val="929E3D4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1E9695A"/>
    <w:multiLevelType w:val="hybridMultilevel"/>
    <w:tmpl w:val="D3C6F3AA"/>
    <w:lvl w:ilvl="0" w:tplc="FFFFFFFF">
      <w:start w:val="1"/>
      <w:numFmt w:val="lowerLetter"/>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322F626D"/>
    <w:multiLevelType w:val="hybridMultilevel"/>
    <w:tmpl w:val="A1723538"/>
    <w:lvl w:ilvl="0" w:tplc="46BE79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32A109DC"/>
    <w:multiLevelType w:val="hybridMultilevel"/>
    <w:tmpl w:val="A19C9070"/>
    <w:lvl w:ilvl="0" w:tplc="5DB459F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2AF2F7F"/>
    <w:multiLevelType w:val="multilevel"/>
    <w:tmpl w:val="8C7877B2"/>
    <w:lvl w:ilvl="0">
      <w:start w:val="1"/>
      <w:numFmt w:val="decimal"/>
      <w:isLgl/>
      <w:lvlText w:val="PART %1"/>
      <w:lvlJc w:val="left"/>
      <w:pPr>
        <w:ind w:left="360" w:hanging="360"/>
      </w:pPr>
      <w:rPr>
        <w:rFonts w:ascii="Arial" w:hAnsi="Arial" w:hint="default"/>
        <w:b/>
        <w:sz w:val="20"/>
      </w:rPr>
    </w:lvl>
    <w:lvl w:ilvl="1">
      <w:start w:val="1"/>
      <w:numFmt w:val="decimal"/>
      <w:lvlText w:val="%1."/>
      <w:lvlJc w:val="left"/>
      <w:pPr>
        <w:ind w:left="792" w:hanging="432"/>
      </w:pPr>
      <w:rPr>
        <w:rFonts w:hint="default"/>
      </w:rPr>
    </w:lvl>
    <w:lvl w:ilvl="2">
      <w:start w:val="1"/>
      <w:numFmt w:val="decimal"/>
      <w:lvlText w:val="%1.%2.%3."/>
      <w:lvlJc w:val="left"/>
      <w:pPr>
        <w:ind w:left="1224" w:hanging="504"/>
      </w:pPr>
      <w:rPr>
        <w:rFonts w:hint="default"/>
      </w:rPr>
    </w:lvl>
    <w:lvl w:ilvl="3">
      <w:start w:val="1"/>
      <w:numFmt w:val="lowerLetter"/>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upperLetter"/>
      <w:pStyle w:val="CCP-Annex"/>
      <w:isLgl/>
      <w:lvlText w:val="Annex %6"/>
      <w:lvlJc w:val="left"/>
      <w:pPr>
        <w:ind w:left="2736" w:hanging="27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32B86790"/>
    <w:multiLevelType w:val="hybridMultilevel"/>
    <w:tmpl w:val="840E7210"/>
    <w:lvl w:ilvl="0" w:tplc="7EB67E12">
      <w:start w:val="4"/>
      <w:numFmt w:val="lowerRoman"/>
      <w:lvlText w:val="(%1)"/>
      <w:lvlJc w:val="left"/>
      <w:pPr>
        <w:ind w:left="144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0" w15:restartNumberingAfterBreak="0">
    <w:nsid w:val="32DF566B"/>
    <w:multiLevelType w:val="hybridMultilevel"/>
    <w:tmpl w:val="226E5C36"/>
    <w:lvl w:ilvl="0" w:tplc="6C521C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2EF41A7"/>
    <w:multiLevelType w:val="hybridMultilevel"/>
    <w:tmpl w:val="E95AA7EA"/>
    <w:lvl w:ilvl="0" w:tplc="1BD64CD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3A924E7"/>
    <w:multiLevelType w:val="hybridMultilevel"/>
    <w:tmpl w:val="FA461CF4"/>
    <w:lvl w:ilvl="0" w:tplc="9870A1D6">
      <w:start w:val="1"/>
      <w:numFmt w:val="lowerLetter"/>
      <w:lvlText w:val="(%1)"/>
      <w:lvlJc w:val="left"/>
      <w:pPr>
        <w:ind w:left="1080" w:hanging="720"/>
      </w:pPr>
      <w:rPr>
        <w:rFonts w:hint="default"/>
      </w:rPr>
    </w:lvl>
    <w:lvl w:ilvl="1" w:tplc="04090019">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57C04C4"/>
    <w:multiLevelType w:val="hybridMultilevel"/>
    <w:tmpl w:val="619AD72E"/>
    <w:lvl w:ilvl="0" w:tplc="2AF2F4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6CF562A"/>
    <w:multiLevelType w:val="hybridMultilevel"/>
    <w:tmpl w:val="34E6C51E"/>
    <w:lvl w:ilvl="0" w:tplc="B6F8D7F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6DF3B4A"/>
    <w:multiLevelType w:val="hybridMultilevel"/>
    <w:tmpl w:val="B0DC9CBA"/>
    <w:lvl w:ilvl="0" w:tplc="E6CE14B0">
      <w:start w:val="1"/>
      <w:numFmt w:val="lowerRoman"/>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6" w15:restartNumberingAfterBreak="0">
    <w:nsid w:val="36FA433F"/>
    <w:multiLevelType w:val="hybridMultilevel"/>
    <w:tmpl w:val="EF702674"/>
    <w:lvl w:ilvl="0" w:tplc="0409000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7BD0333"/>
    <w:multiLevelType w:val="hybridMultilevel"/>
    <w:tmpl w:val="DE363988"/>
    <w:lvl w:ilvl="0" w:tplc="04090013">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15:restartNumberingAfterBreak="0">
    <w:nsid w:val="38096476"/>
    <w:multiLevelType w:val="hybridMultilevel"/>
    <w:tmpl w:val="AE6CDFA4"/>
    <w:lvl w:ilvl="0" w:tplc="7EA4D42E">
      <w:start w:val="1"/>
      <w:numFmt w:val="lowerLetter"/>
      <w:lvlText w:val="(%1)"/>
      <w:lvlJc w:val="left"/>
      <w:pPr>
        <w:ind w:left="720" w:hanging="360"/>
      </w:pPr>
      <w:rPr>
        <w:rFonts w:hint="default"/>
      </w:rPr>
    </w:lvl>
    <w:lvl w:ilvl="1" w:tplc="8CFAC120" w:tentative="1">
      <w:start w:val="1"/>
      <w:numFmt w:val="lowerLetter"/>
      <w:lvlText w:val="%2."/>
      <w:lvlJc w:val="left"/>
      <w:pPr>
        <w:ind w:left="1440" w:hanging="360"/>
      </w:pPr>
    </w:lvl>
    <w:lvl w:ilvl="2" w:tplc="856885CC" w:tentative="1">
      <w:start w:val="1"/>
      <w:numFmt w:val="lowerRoman"/>
      <w:lvlText w:val="%3."/>
      <w:lvlJc w:val="right"/>
      <w:pPr>
        <w:ind w:left="2160" w:hanging="180"/>
      </w:pPr>
    </w:lvl>
    <w:lvl w:ilvl="3" w:tplc="8BFE2664" w:tentative="1">
      <w:start w:val="1"/>
      <w:numFmt w:val="decimal"/>
      <w:lvlText w:val="%4."/>
      <w:lvlJc w:val="left"/>
      <w:pPr>
        <w:ind w:left="2880" w:hanging="360"/>
      </w:pPr>
    </w:lvl>
    <w:lvl w:ilvl="4" w:tplc="4230B5D2" w:tentative="1">
      <w:start w:val="1"/>
      <w:numFmt w:val="lowerLetter"/>
      <w:lvlText w:val="%5."/>
      <w:lvlJc w:val="left"/>
      <w:pPr>
        <w:ind w:left="3600" w:hanging="360"/>
      </w:pPr>
    </w:lvl>
    <w:lvl w:ilvl="5" w:tplc="E38E4816" w:tentative="1">
      <w:start w:val="1"/>
      <w:numFmt w:val="lowerRoman"/>
      <w:lvlText w:val="%6."/>
      <w:lvlJc w:val="right"/>
      <w:pPr>
        <w:ind w:left="4320" w:hanging="180"/>
      </w:pPr>
    </w:lvl>
    <w:lvl w:ilvl="6" w:tplc="0344A2C4" w:tentative="1">
      <w:start w:val="1"/>
      <w:numFmt w:val="decimal"/>
      <w:lvlText w:val="%7."/>
      <w:lvlJc w:val="left"/>
      <w:pPr>
        <w:ind w:left="5040" w:hanging="360"/>
      </w:pPr>
    </w:lvl>
    <w:lvl w:ilvl="7" w:tplc="D0CA73E4" w:tentative="1">
      <w:start w:val="1"/>
      <w:numFmt w:val="lowerLetter"/>
      <w:lvlText w:val="%8."/>
      <w:lvlJc w:val="left"/>
      <w:pPr>
        <w:ind w:left="5760" w:hanging="360"/>
      </w:pPr>
    </w:lvl>
    <w:lvl w:ilvl="8" w:tplc="7B804F8C" w:tentative="1">
      <w:start w:val="1"/>
      <w:numFmt w:val="lowerRoman"/>
      <w:lvlText w:val="%9."/>
      <w:lvlJc w:val="right"/>
      <w:pPr>
        <w:ind w:left="6480" w:hanging="180"/>
      </w:pPr>
    </w:lvl>
  </w:abstractNum>
  <w:abstractNum w:abstractNumId="119" w15:restartNumberingAfterBreak="0">
    <w:nsid w:val="38E32304"/>
    <w:multiLevelType w:val="hybridMultilevel"/>
    <w:tmpl w:val="DDEAD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69003A4">
      <w:start w:val="1"/>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8FD08A7"/>
    <w:multiLevelType w:val="hybridMultilevel"/>
    <w:tmpl w:val="5176992C"/>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91B0C7C"/>
    <w:multiLevelType w:val="multilevel"/>
    <w:tmpl w:val="4B346852"/>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2" w15:restartNumberingAfterBreak="0">
    <w:nsid w:val="3971546B"/>
    <w:multiLevelType w:val="hybridMultilevel"/>
    <w:tmpl w:val="9B14DDA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23" w15:restartNumberingAfterBreak="0">
    <w:nsid w:val="39DF6D93"/>
    <w:multiLevelType w:val="hybridMultilevel"/>
    <w:tmpl w:val="DC5EB3C0"/>
    <w:lvl w:ilvl="0" w:tplc="7C58C628">
      <w:start w:val="1"/>
      <w:numFmt w:val="lowerLetter"/>
      <w:lvlText w:val="%1)"/>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BC531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326FDC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50E236A">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B586C42">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1F6A2D2">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A080642">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BCA8950">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AA64B00">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3AB72C76"/>
    <w:multiLevelType w:val="hybridMultilevel"/>
    <w:tmpl w:val="00DE81B2"/>
    <w:lvl w:ilvl="0" w:tplc="D3E0E7E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B5573B3"/>
    <w:multiLevelType w:val="multilevel"/>
    <w:tmpl w:val="733ADB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6" w15:restartNumberingAfterBreak="0">
    <w:nsid w:val="3B7000E9"/>
    <w:multiLevelType w:val="hybridMultilevel"/>
    <w:tmpl w:val="178CC1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7" w15:restartNumberingAfterBreak="0">
    <w:nsid w:val="3B7F3791"/>
    <w:multiLevelType w:val="hybridMultilevel"/>
    <w:tmpl w:val="CDE6659E"/>
    <w:lvl w:ilvl="0" w:tplc="604CCBE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8" w15:restartNumberingAfterBreak="0">
    <w:nsid w:val="3BF14DEA"/>
    <w:multiLevelType w:val="hybridMultilevel"/>
    <w:tmpl w:val="FAA2CC08"/>
    <w:lvl w:ilvl="0" w:tplc="A4FCDE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CB4758B"/>
    <w:multiLevelType w:val="hybridMultilevel"/>
    <w:tmpl w:val="3CB69A4E"/>
    <w:lvl w:ilvl="0" w:tplc="A4FCDE9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D5B04A7"/>
    <w:multiLevelType w:val="multilevel"/>
    <w:tmpl w:val="73A88398"/>
    <w:styleLink w:val="MainNumbering1"/>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i w:val="0"/>
      </w:rPr>
    </w:lvl>
    <w:lvl w:ilvl="2">
      <w:start w:val="1"/>
      <w:numFmt w:val="lowerLetter"/>
      <w:lvlText w:val="(%3)"/>
      <w:lvlJc w:val="left"/>
      <w:pPr>
        <w:tabs>
          <w:tab w:val="num" w:pos="720"/>
        </w:tabs>
        <w:ind w:left="720" w:hanging="720"/>
      </w:pPr>
      <w:rPr>
        <w:rFonts w:hint="default"/>
      </w:rPr>
    </w:lvl>
    <w:lvl w:ilvl="3">
      <w:start w:val="1"/>
      <w:numFmt w:val="lowerRoman"/>
      <w:lvlText w:val="(%4)"/>
      <w:lvlJc w:val="left"/>
      <w:pPr>
        <w:tabs>
          <w:tab w:val="num" w:pos="1440"/>
        </w:tabs>
        <w:ind w:left="1440" w:hanging="720"/>
      </w:pPr>
      <w:rPr>
        <w:rFonts w:hint="default"/>
      </w:rPr>
    </w:lvl>
    <w:lvl w:ilvl="4">
      <w:start w:val="1"/>
      <w:numFmt w:val="upperLetter"/>
      <w:lvlText w:val="(%5)"/>
      <w:lvlJc w:val="left"/>
      <w:pPr>
        <w:tabs>
          <w:tab w:val="num" w:pos="2160"/>
        </w:tabs>
        <w:ind w:left="2160" w:hanging="720"/>
      </w:pPr>
      <w:rPr>
        <w:rFonts w:hint="default"/>
      </w:rPr>
    </w:lvl>
    <w:lvl w:ilvl="5">
      <w:start w:val="1"/>
      <w:numFmt w:val="decimal"/>
      <w:lvlText w:val="(%6)"/>
      <w:lvlJc w:val="left"/>
      <w:pPr>
        <w:tabs>
          <w:tab w:val="num" w:pos="2880"/>
        </w:tabs>
        <w:ind w:left="2880" w:hanging="720"/>
      </w:pPr>
      <w:rPr>
        <w:rFonts w:hint="default"/>
      </w:rPr>
    </w:lvl>
    <w:lvl w:ilvl="6">
      <w:start w:val="1"/>
      <w:numFmt w:val="none"/>
      <w:lvlRestart w:val="0"/>
      <w:suff w:val="nothing"/>
      <w:lvlText w:val=""/>
      <w:lvlJc w:val="left"/>
      <w:pPr>
        <w:ind w:left="2313" w:hanging="153"/>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31" w15:restartNumberingAfterBreak="0">
    <w:nsid w:val="3D6F1307"/>
    <w:multiLevelType w:val="hybridMultilevel"/>
    <w:tmpl w:val="A03EE724"/>
    <w:lvl w:ilvl="0" w:tplc="2AF2F44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E5F0263"/>
    <w:multiLevelType w:val="hybridMultilevel"/>
    <w:tmpl w:val="30A6D1F2"/>
    <w:lvl w:ilvl="0" w:tplc="ED36F142">
      <w:start w:val="1"/>
      <w:numFmt w:val="lowerLetter"/>
      <w:lvlText w:val="(%1)"/>
      <w:lvlJc w:val="left"/>
      <w:pPr>
        <w:ind w:left="1440" w:hanging="720"/>
      </w:pPr>
      <w:rPr>
        <w:rFonts w:hint="default"/>
      </w:rPr>
    </w:lvl>
    <w:lvl w:ilvl="1" w:tplc="3042B114" w:tentative="1">
      <w:start w:val="1"/>
      <w:numFmt w:val="lowerLetter"/>
      <w:lvlText w:val="%2."/>
      <w:lvlJc w:val="left"/>
      <w:pPr>
        <w:ind w:left="1800" w:hanging="360"/>
      </w:pPr>
    </w:lvl>
    <w:lvl w:ilvl="2" w:tplc="F434357A" w:tentative="1">
      <w:start w:val="1"/>
      <w:numFmt w:val="lowerRoman"/>
      <w:lvlText w:val="%3."/>
      <w:lvlJc w:val="right"/>
      <w:pPr>
        <w:ind w:left="2520" w:hanging="180"/>
      </w:pPr>
    </w:lvl>
    <w:lvl w:ilvl="3" w:tplc="E6886C8A" w:tentative="1">
      <w:start w:val="1"/>
      <w:numFmt w:val="decimal"/>
      <w:lvlText w:val="%4."/>
      <w:lvlJc w:val="left"/>
      <w:pPr>
        <w:ind w:left="3240" w:hanging="360"/>
      </w:pPr>
    </w:lvl>
    <w:lvl w:ilvl="4" w:tplc="67C20A3A" w:tentative="1">
      <w:start w:val="1"/>
      <w:numFmt w:val="lowerLetter"/>
      <w:lvlText w:val="%5."/>
      <w:lvlJc w:val="left"/>
      <w:pPr>
        <w:ind w:left="3960" w:hanging="360"/>
      </w:pPr>
    </w:lvl>
    <w:lvl w:ilvl="5" w:tplc="96B640BC" w:tentative="1">
      <w:start w:val="1"/>
      <w:numFmt w:val="lowerRoman"/>
      <w:lvlText w:val="%6."/>
      <w:lvlJc w:val="right"/>
      <w:pPr>
        <w:ind w:left="4680" w:hanging="180"/>
      </w:pPr>
    </w:lvl>
    <w:lvl w:ilvl="6" w:tplc="D278CDFC" w:tentative="1">
      <w:start w:val="1"/>
      <w:numFmt w:val="decimal"/>
      <w:lvlText w:val="%7."/>
      <w:lvlJc w:val="left"/>
      <w:pPr>
        <w:ind w:left="5400" w:hanging="360"/>
      </w:pPr>
    </w:lvl>
    <w:lvl w:ilvl="7" w:tplc="CFA81B60" w:tentative="1">
      <w:start w:val="1"/>
      <w:numFmt w:val="lowerLetter"/>
      <w:lvlText w:val="%8."/>
      <w:lvlJc w:val="left"/>
      <w:pPr>
        <w:ind w:left="6120" w:hanging="360"/>
      </w:pPr>
    </w:lvl>
    <w:lvl w:ilvl="8" w:tplc="AC583670" w:tentative="1">
      <w:start w:val="1"/>
      <w:numFmt w:val="lowerRoman"/>
      <w:lvlText w:val="%9."/>
      <w:lvlJc w:val="right"/>
      <w:pPr>
        <w:ind w:left="6840" w:hanging="180"/>
      </w:pPr>
    </w:lvl>
  </w:abstractNum>
  <w:abstractNum w:abstractNumId="133" w15:restartNumberingAfterBreak="0">
    <w:nsid w:val="3EF02C23"/>
    <w:multiLevelType w:val="hybridMultilevel"/>
    <w:tmpl w:val="3C90DBF0"/>
    <w:lvl w:ilvl="0" w:tplc="4CD2A7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3F136BE5"/>
    <w:multiLevelType w:val="hybridMultilevel"/>
    <w:tmpl w:val="03A6518E"/>
    <w:lvl w:ilvl="0" w:tplc="07D4CB72">
      <w:start w:val="2"/>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5" w15:restartNumberingAfterBreak="0">
    <w:nsid w:val="3FBE3045"/>
    <w:multiLevelType w:val="hybridMultilevel"/>
    <w:tmpl w:val="CD62A364"/>
    <w:lvl w:ilvl="0" w:tplc="FD96E66E">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6" w15:restartNumberingAfterBreak="0">
    <w:nsid w:val="3FCE78E9"/>
    <w:multiLevelType w:val="hybridMultilevel"/>
    <w:tmpl w:val="9A0E9C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412B4513"/>
    <w:multiLevelType w:val="hybridMultilevel"/>
    <w:tmpl w:val="C7D270B0"/>
    <w:lvl w:ilvl="0" w:tplc="0FCEA32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1C13BCF"/>
    <w:multiLevelType w:val="hybridMultilevel"/>
    <w:tmpl w:val="DB981ABA"/>
    <w:lvl w:ilvl="0" w:tplc="04090013">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2586ED6"/>
    <w:multiLevelType w:val="hybridMultilevel"/>
    <w:tmpl w:val="0B80A3F8"/>
    <w:lvl w:ilvl="0" w:tplc="AB82334C">
      <w:start w:val="1"/>
      <w:numFmt w:val="lowerLetter"/>
      <w:lvlText w:val="(%1)"/>
      <w:lvlJc w:val="left"/>
      <w:pPr>
        <w:ind w:left="1080" w:hanging="720"/>
      </w:pPr>
      <w:rPr>
        <w:rFonts w:hint="default"/>
      </w:rPr>
    </w:lvl>
    <w:lvl w:ilvl="1" w:tplc="45B47034" w:tentative="1">
      <w:start w:val="1"/>
      <w:numFmt w:val="lowerLetter"/>
      <w:lvlText w:val="%2."/>
      <w:lvlJc w:val="left"/>
      <w:pPr>
        <w:ind w:left="1440" w:hanging="360"/>
      </w:pPr>
    </w:lvl>
    <w:lvl w:ilvl="2" w:tplc="16C6ED0E" w:tentative="1">
      <w:start w:val="1"/>
      <w:numFmt w:val="lowerRoman"/>
      <w:lvlText w:val="%3."/>
      <w:lvlJc w:val="right"/>
      <w:pPr>
        <w:ind w:left="2160" w:hanging="180"/>
      </w:pPr>
    </w:lvl>
    <w:lvl w:ilvl="3" w:tplc="C28AD8AC" w:tentative="1">
      <w:start w:val="1"/>
      <w:numFmt w:val="decimal"/>
      <w:lvlText w:val="%4."/>
      <w:lvlJc w:val="left"/>
      <w:pPr>
        <w:ind w:left="2880" w:hanging="360"/>
      </w:pPr>
    </w:lvl>
    <w:lvl w:ilvl="4" w:tplc="EF260C00" w:tentative="1">
      <w:start w:val="1"/>
      <w:numFmt w:val="lowerLetter"/>
      <w:lvlText w:val="%5."/>
      <w:lvlJc w:val="left"/>
      <w:pPr>
        <w:ind w:left="3600" w:hanging="360"/>
      </w:pPr>
    </w:lvl>
    <w:lvl w:ilvl="5" w:tplc="DEC84C2E" w:tentative="1">
      <w:start w:val="1"/>
      <w:numFmt w:val="lowerRoman"/>
      <w:lvlText w:val="%6."/>
      <w:lvlJc w:val="right"/>
      <w:pPr>
        <w:ind w:left="4320" w:hanging="180"/>
      </w:pPr>
    </w:lvl>
    <w:lvl w:ilvl="6" w:tplc="19309FE6" w:tentative="1">
      <w:start w:val="1"/>
      <w:numFmt w:val="decimal"/>
      <w:lvlText w:val="%7."/>
      <w:lvlJc w:val="left"/>
      <w:pPr>
        <w:ind w:left="5040" w:hanging="360"/>
      </w:pPr>
    </w:lvl>
    <w:lvl w:ilvl="7" w:tplc="EA320E68" w:tentative="1">
      <w:start w:val="1"/>
      <w:numFmt w:val="lowerLetter"/>
      <w:lvlText w:val="%8."/>
      <w:lvlJc w:val="left"/>
      <w:pPr>
        <w:ind w:left="5760" w:hanging="360"/>
      </w:pPr>
    </w:lvl>
    <w:lvl w:ilvl="8" w:tplc="0DAE417C" w:tentative="1">
      <w:start w:val="1"/>
      <w:numFmt w:val="lowerRoman"/>
      <w:lvlText w:val="%9."/>
      <w:lvlJc w:val="right"/>
      <w:pPr>
        <w:ind w:left="6480" w:hanging="180"/>
      </w:pPr>
    </w:lvl>
  </w:abstractNum>
  <w:abstractNum w:abstractNumId="140" w15:restartNumberingAfterBreak="0">
    <w:nsid w:val="430550EE"/>
    <w:multiLevelType w:val="hybridMultilevel"/>
    <w:tmpl w:val="0F385C22"/>
    <w:lvl w:ilvl="0" w:tplc="8FF2E0E8">
      <w:start w:val="1"/>
      <w:numFmt w:val="bullet"/>
      <w:pStyle w:val="ListBullet"/>
      <w:lvlText w:val=""/>
      <w:lvlJc w:val="left"/>
      <w:pPr>
        <w:tabs>
          <w:tab w:val="num" w:pos="340"/>
        </w:tabs>
        <w:ind w:left="340" w:hanging="340"/>
      </w:pPr>
      <w:rPr>
        <w:rFonts w:ascii="Symbol" w:hAnsi="Symbol" w:hint="default"/>
        <w:sz w:val="22"/>
        <w:szCs w:val="22"/>
      </w:rPr>
    </w:lvl>
    <w:lvl w:ilvl="1" w:tplc="08090019" w:tentative="1">
      <w:start w:val="1"/>
      <w:numFmt w:val="bullet"/>
      <w:lvlText w:val="o"/>
      <w:lvlJc w:val="left"/>
      <w:pPr>
        <w:tabs>
          <w:tab w:val="num" w:pos="1440"/>
        </w:tabs>
        <w:ind w:left="1440" w:hanging="360"/>
      </w:pPr>
      <w:rPr>
        <w:rFonts w:ascii="Courier New" w:hAnsi="Courier New"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43097D95"/>
    <w:multiLevelType w:val="hybridMultilevel"/>
    <w:tmpl w:val="24E26092"/>
    <w:lvl w:ilvl="0" w:tplc="7B2A9E6A">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42" w15:restartNumberingAfterBreak="0">
    <w:nsid w:val="43705E34"/>
    <w:multiLevelType w:val="hybridMultilevel"/>
    <w:tmpl w:val="5AFAC208"/>
    <w:lvl w:ilvl="0" w:tplc="7B2A9E6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43EA18F5"/>
    <w:multiLevelType w:val="hybridMultilevel"/>
    <w:tmpl w:val="F836DAE0"/>
    <w:lvl w:ilvl="0" w:tplc="728841A0">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4" w15:restartNumberingAfterBreak="0">
    <w:nsid w:val="4415198B"/>
    <w:multiLevelType w:val="hybridMultilevel"/>
    <w:tmpl w:val="4AA04B68"/>
    <w:lvl w:ilvl="0" w:tplc="95742BC4">
      <w:start w:val="1"/>
      <w:numFmt w:val="lowerLetter"/>
      <w:lvlText w:val="(%1)"/>
      <w:lvlJc w:val="left"/>
      <w:pPr>
        <w:ind w:left="1140" w:hanging="360"/>
      </w:pPr>
      <w:rPr>
        <w:rFonts w:hint="default"/>
      </w:rPr>
    </w:lvl>
    <w:lvl w:ilvl="1" w:tplc="20000019" w:tentative="1">
      <w:start w:val="1"/>
      <w:numFmt w:val="lowerLetter"/>
      <w:lvlText w:val="%2."/>
      <w:lvlJc w:val="left"/>
      <w:pPr>
        <w:ind w:left="1860" w:hanging="360"/>
      </w:pPr>
    </w:lvl>
    <w:lvl w:ilvl="2" w:tplc="2000001B" w:tentative="1">
      <w:start w:val="1"/>
      <w:numFmt w:val="lowerRoman"/>
      <w:lvlText w:val="%3."/>
      <w:lvlJc w:val="right"/>
      <w:pPr>
        <w:ind w:left="2580" w:hanging="180"/>
      </w:pPr>
    </w:lvl>
    <w:lvl w:ilvl="3" w:tplc="2000000F" w:tentative="1">
      <w:start w:val="1"/>
      <w:numFmt w:val="decimal"/>
      <w:lvlText w:val="%4."/>
      <w:lvlJc w:val="left"/>
      <w:pPr>
        <w:ind w:left="3300" w:hanging="360"/>
      </w:pPr>
    </w:lvl>
    <w:lvl w:ilvl="4" w:tplc="20000019" w:tentative="1">
      <w:start w:val="1"/>
      <w:numFmt w:val="lowerLetter"/>
      <w:lvlText w:val="%5."/>
      <w:lvlJc w:val="left"/>
      <w:pPr>
        <w:ind w:left="4020" w:hanging="360"/>
      </w:pPr>
    </w:lvl>
    <w:lvl w:ilvl="5" w:tplc="2000001B" w:tentative="1">
      <w:start w:val="1"/>
      <w:numFmt w:val="lowerRoman"/>
      <w:lvlText w:val="%6."/>
      <w:lvlJc w:val="right"/>
      <w:pPr>
        <w:ind w:left="4740" w:hanging="180"/>
      </w:pPr>
    </w:lvl>
    <w:lvl w:ilvl="6" w:tplc="2000000F" w:tentative="1">
      <w:start w:val="1"/>
      <w:numFmt w:val="decimal"/>
      <w:lvlText w:val="%7."/>
      <w:lvlJc w:val="left"/>
      <w:pPr>
        <w:ind w:left="5460" w:hanging="360"/>
      </w:pPr>
    </w:lvl>
    <w:lvl w:ilvl="7" w:tplc="20000019" w:tentative="1">
      <w:start w:val="1"/>
      <w:numFmt w:val="lowerLetter"/>
      <w:lvlText w:val="%8."/>
      <w:lvlJc w:val="left"/>
      <w:pPr>
        <w:ind w:left="6180" w:hanging="360"/>
      </w:pPr>
    </w:lvl>
    <w:lvl w:ilvl="8" w:tplc="2000001B" w:tentative="1">
      <w:start w:val="1"/>
      <w:numFmt w:val="lowerRoman"/>
      <w:lvlText w:val="%9."/>
      <w:lvlJc w:val="right"/>
      <w:pPr>
        <w:ind w:left="6900" w:hanging="180"/>
      </w:pPr>
    </w:lvl>
  </w:abstractNum>
  <w:abstractNum w:abstractNumId="145" w15:restartNumberingAfterBreak="0">
    <w:nsid w:val="442615E8"/>
    <w:multiLevelType w:val="hybridMultilevel"/>
    <w:tmpl w:val="4B44FF9E"/>
    <w:lvl w:ilvl="0" w:tplc="119868F8">
      <w:start w:val="1"/>
      <w:numFmt w:val="lowerLetter"/>
      <w:lvlText w:val="%1)"/>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4A47B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848A7AA">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BD08B98">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0C0388E">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A98A5E0">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A58BED4">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E72FD3A">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E9AE7C0">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6" w15:restartNumberingAfterBreak="0">
    <w:nsid w:val="448B4DF3"/>
    <w:multiLevelType w:val="hybridMultilevel"/>
    <w:tmpl w:val="8F90231A"/>
    <w:lvl w:ilvl="0" w:tplc="58AE84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6B262F4"/>
    <w:multiLevelType w:val="hybridMultilevel"/>
    <w:tmpl w:val="D3C6F3AA"/>
    <w:lvl w:ilvl="0" w:tplc="FFFFFFFF">
      <w:start w:val="1"/>
      <w:numFmt w:val="lowerLetter"/>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8" w15:restartNumberingAfterBreak="0">
    <w:nsid w:val="478506FA"/>
    <w:multiLevelType w:val="hybridMultilevel"/>
    <w:tmpl w:val="29C4BC2C"/>
    <w:lvl w:ilvl="0" w:tplc="EB1A078A">
      <w:start w:val="1"/>
      <w:numFmt w:val="lowerLetter"/>
      <w:lvlText w:val="(%1)"/>
      <w:lvlJc w:val="left"/>
      <w:pPr>
        <w:ind w:left="1080" w:hanging="720"/>
      </w:pPr>
      <w:rPr>
        <w:rFonts w:hint="default"/>
      </w:rPr>
    </w:lvl>
    <w:lvl w:ilvl="1" w:tplc="A07428E4" w:tentative="1">
      <w:start w:val="1"/>
      <w:numFmt w:val="lowerLetter"/>
      <w:lvlText w:val="%2."/>
      <w:lvlJc w:val="left"/>
      <w:pPr>
        <w:ind w:left="1440" w:hanging="360"/>
      </w:pPr>
    </w:lvl>
    <w:lvl w:ilvl="2" w:tplc="26F00BE6" w:tentative="1">
      <w:start w:val="1"/>
      <w:numFmt w:val="lowerRoman"/>
      <w:lvlText w:val="%3."/>
      <w:lvlJc w:val="right"/>
      <w:pPr>
        <w:ind w:left="2160" w:hanging="180"/>
      </w:pPr>
    </w:lvl>
    <w:lvl w:ilvl="3" w:tplc="C0EE18AC" w:tentative="1">
      <w:start w:val="1"/>
      <w:numFmt w:val="decimal"/>
      <w:lvlText w:val="%4."/>
      <w:lvlJc w:val="left"/>
      <w:pPr>
        <w:ind w:left="2880" w:hanging="360"/>
      </w:pPr>
    </w:lvl>
    <w:lvl w:ilvl="4" w:tplc="FDB22350" w:tentative="1">
      <w:start w:val="1"/>
      <w:numFmt w:val="lowerLetter"/>
      <w:lvlText w:val="%5."/>
      <w:lvlJc w:val="left"/>
      <w:pPr>
        <w:ind w:left="3600" w:hanging="360"/>
      </w:pPr>
    </w:lvl>
    <w:lvl w:ilvl="5" w:tplc="12C44B1A" w:tentative="1">
      <w:start w:val="1"/>
      <w:numFmt w:val="lowerRoman"/>
      <w:lvlText w:val="%6."/>
      <w:lvlJc w:val="right"/>
      <w:pPr>
        <w:ind w:left="4320" w:hanging="180"/>
      </w:pPr>
    </w:lvl>
    <w:lvl w:ilvl="6" w:tplc="B13A7602" w:tentative="1">
      <w:start w:val="1"/>
      <w:numFmt w:val="decimal"/>
      <w:lvlText w:val="%7."/>
      <w:lvlJc w:val="left"/>
      <w:pPr>
        <w:ind w:left="5040" w:hanging="360"/>
      </w:pPr>
    </w:lvl>
    <w:lvl w:ilvl="7" w:tplc="8468F77E" w:tentative="1">
      <w:start w:val="1"/>
      <w:numFmt w:val="lowerLetter"/>
      <w:lvlText w:val="%8."/>
      <w:lvlJc w:val="left"/>
      <w:pPr>
        <w:ind w:left="5760" w:hanging="360"/>
      </w:pPr>
    </w:lvl>
    <w:lvl w:ilvl="8" w:tplc="2D569DEE" w:tentative="1">
      <w:start w:val="1"/>
      <w:numFmt w:val="lowerRoman"/>
      <w:lvlText w:val="%9."/>
      <w:lvlJc w:val="right"/>
      <w:pPr>
        <w:ind w:left="6480" w:hanging="180"/>
      </w:pPr>
    </w:lvl>
  </w:abstractNum>
  <w:abstractNum w:abstractNumId="149" w15:restartNumberingAfterBreak="0">
    <w:nsid w:val="48B749DA"/>
    <w:multiLevelType w:val="hybridMultilevel"/>
    <w:tmpl w:val="8DA69B1C"/>
    <w:lvl w:ilvl="0" w:tplc="DE2869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48CA3D35"/>
    <w:multiLevelType w:val="hybridMultilevel"/>
    <w:tmpl w:val="5A26BCF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1" w15:restartNumberingAfterBreak="0">
    <w:nsid w:val="491E49CB"/>
    <w:multiLevelType w:val="hybridMultilevel"/>
    <w:tmpl w:val="78E2D3CE"/>
    <w:lvl w:ilvl="0" w:tplc="BDFA98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9F73D27"/>
    <w:multiLevelType w:val="hybridMultilevel"/>
    <w:tmpl w:val="136C5E32"/>
    <w:lvl w:ilvl="0" w:tplc="D2906ECE">
      <w:start w:val="1"/>
      <w:numFmt w:val="lowerLetter"/>
      <w:lvlText w:val="(%1)"/>
      <w:lvlJc w:val="left"/>
      <w:pPr>
        <w:ind w:left="720" w:hanging="360"/>
      </w:pPr>
      <w:rPr>
        <w:rFonts w:hint="default"/>
      </w:rPr>
    </w:lvl>
    <w:lvl w:ilvl="1" w:tplc="31C01390" w:tentative="1">
      <w:start w:val="1"/>
      <w:numFmt w:val="lowerLetter"/>
      <w:lvlText w:val="%2."/>
      <w:lvlJc w:val="left"/>
      <w:pPr>
        <w:ind w:left="1440" w:hanging="360"/>
      </w:pPr>
    </w:lvl>
    <w:lvl w:ilvl="2" w:tplc="EFBC96A4" w:tentative="1">
      <w:start w:val="1"/>
      <w:numFmt w:val="lowerRoman"/>
      <w:lvlText w:val="%3."/>
      <w:lvlJc w:val="right"/>
      <w:pPr>
        <w:ind w:left="2160" w:hanging="180"/>
      </w:pPr>
    </w:lvl>
    <w:lvl w:ilvl="3" w:tplc="BD7CC0CE" w:tentative="1">
      <w:start w:val="1"/>
      <w:numFmt w:val="decimal"/>
      <w:lvlText w:val="%4."/>
      <w:lvlJc w:val="left"/>
      <w:pPr>
        <w:ind w:left="2880" w:hanging="360"/>
      </w:pPr>
    </w:lvl>
    <w:lvl w:ilvl="4" w:tplc="5010F8C6" w:tentative="1">
      <w:start w:val="1"/>
      <w:numFmt w:val="lowerLetter"/>
      <w:lvlText w:val="%5."/>
      <w:lvlJc w:val="left"/>
      <w:pPr>
        <w:ind w:left="3600" w:hanging="360"/>
      </w:pPr>
    </w:lvl>
    <w:lvl w:ilvl="5" w:tplc="8F70545C" w:tentative="1">
      <w:start w:val="1"/>
      <w:numFmt w:val="lowerRoman"/>
      <w:lvlText w:val="%6."/>
      <w:lvlJc w:val="right"/>
      <w:pPr>
        <w:ind w:left="4320" w:hanging="180"/>
      </w:pPr>
    </w:lvl>
    <w:lvl w:ilvl="6" w:tplc="CD4431F8" w:tentative="1">
      <w:start w:val="1"/>
      <w:numFmt w:val="decimal"/>
      <w:lvlText w:val="%7."/>
      <w:lvlJc w:val="left"/>
      <w:pPr>
        <w:ind w:left="5040" w:hanging="360"/>
      </w:pPr>
    </w:lvl>
    <w:lvl w:ilvl="7" w:tplc="64685F68" w:tentative="1">
      <w:start w:val="1"/>
      <w:numFmt w:val="lowerLetter"/>
      <w:lvlText w:val="%8."/>
      <w:lvlJc w:val="left"/>
      <w:pPr>
        <w:ind w:left="5760" w:hanging="360"/>
      </w:pPr>
    </w:lvl>
    <w:lvl w:ilvl="8" w:tplc="97C042B0" w:tentative="1">
      <w:start w:val="1"/>
      <w:numFmt w:val="lowerRoman"/>
      <w:lvlText w:val="%9."/>
      <w:lvlJc w:val="right"/>
      <w:pPr>
        <w:ind w:left="6480" w:hanging="180"/>
      </w:pPr>
    </w:lvl>
  </w:abstractNum>
  <w:abstractNum w:abstractNumId="153" w15:restartNumberingAfterBreak="0">
    <w:nsid w:val="4A56791A"/>
    <w:multiLevelType w:val="hybridMultilevel"/>
    <w:tmpl w:val="442845BA"/>
    <w:lvl w:ilvl="0" w:tplc="957E9C52">
      <w:start w:val="1"/>
      <w:numFmt w:val="lowerLetter"/>
      <w:lvlText w:val="(%1)"/>
      <w:lvlJc w:val="left"/>
      <w:pPr>
        <w:ind w:left="1080" w:hanging="360"/>
      </w:pPr>
      <w:rPr>
        <w:rFonts w:hint="default"/>
      </w:rPr>
    </w:lvl>
    <w:lvl w:ilvl="1" w:tplc="957E9C52" w:tentative="1">
      <w:start w:val="1"/>
      <w:numFmt w:val="lowerLetter"/>
      <w:lvlText w:val="%2."/>
      <w:lvlJc w:val="left"/>
      <w:pPr>
        <w:ind w:left="1800" w:hanging="360"/>
      </w:pPr>
    </w:lvl>
    <w:lvl w:ilvl="2" w:tplc="6EAC438A" w:tentative="1">
      <w:start w:val="1"/>
      <w:numFmt w:val="lowerRoman"/>
      <w:lvlText w:val="%3."/>
      <w:lvlJc w:val="right"/>
      <w:pPr>
        <w:ind w:left="2520" w:hanging="180"/>
      </w:pPr>
    </w:lvl>
    <w:lvl w:ilvl="3" w:tplc="04090017"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4B5E170C"/>
    <w:multiLevelType w:val="hybridMultilevel"/>
    <w:tmpl w:val="D7DCB9E6"/>
    <w:lvl w:ilvl="0" w:tplc="E6CE14B0">
      <w:start w:val="1"/>
      <w:numFmt w:val="lowerLetter"/>
      <w:lvlText w:val="(%1)"/>
      <w:lvlJc w:val="left"/>
      <w:pPr>
        <w:ind w:left="1500" w:hanging="360"/>
      </w:pPr>
      <w:rPr>
        <w:rFonts w:ascii="Times New Roman" w:hAnsi="Times New Roman" w:cs="Times New Roman" w:hint="default"/>
      </w:rPr>
    </w:lvl>
    <w:lvl w:ilvl="1" w:tplc="20000019" w:tentative="1">
      <w:start w:val="1"/>
      <w:numFmt w:val="lowerLetter"/>
      <w:lvlText w:val="%2."/>
      <w:lvlJc w:val="left"/>
      <w:pPr>
        <w:ind w:left="2220" w:hanging="360"/>
      </w:pPr>
    </w:lvl>
    <w:lvl w:ilvl="2" w:tplc="2000001B" w:tentative="1">
      <w:start w:val="1"/>
      <w:numFmt w:val="lowerRoman"/>
      <w:lvlText w:val="%3."/>
      <w:lvlJc w:val="right"/>
      <w:pPr>
        <w:ind w:left="2940" w:hanging="180"/>
      </w:pPr>
    </w:lvl>
    <w:lvl w:ilvl="3" w:tplc="2000000F" w:tentative="1">
      <w:start w:val="1"/>
      <w:numFmt w:val="decimal"/>
      <w:lvlText w:val="%4."/>
      <w:lvlJc w:val="left"/>
      <w:pPr>
        <w:ind w:left="3660" w:hanging="360"/>
      </w:pPr>
    </w:lvl>
    <w:lvl w:ilvl="4" w:tplc="20000019" w:tentative="1">
      <w:start w:val="1"/>
      <w:numFmt w:val="lowerLetter"/>
      <w:lvlText w:val="%5."/>
      <w:lvlJc w:val="left"/>
      <w:pPr>
        <w:ind w:left="4380" w:hanging="360"/>
      </w:pPr>
    </w:lvl>
    <w:lvl w:ilvl="5" w:tplc="2000001B" w:tentative="1">
      <w:start w:val="1"/>
      <w:numFmt w:val="lowerRoman"/>
      <w:lvlText w:val="%6."/>
      <w:lvlJc w:val="right"/>
      <w:pPr>
        <w:ind w:left="5100" w:hanging="180"/>
      </w:pPr>
    </w:lvl>
    <w:lvl w:ilvl="6" w:tplc="2000000F" w:tentative="1">
      <w:start w:val="1"/>
      <w:numFmt w:val="decimal"/>
      <w:lvlText w:val="%7."/>
      <w:lvlJc w:val="left"/>
      <w:pPr>
        <w:ind w:left="5820" w:hanging="360"/>
      </w:pPr>
    </w:lvl>
    <w:lvl w:ilvl="7" w:tplc="20000019" w:tentative="1">
      <w:start w:val="1"/>
      <w:numFmt w:val="lowerLetter"/>
      <w:lvlText w:val="%8."/>
      <w:lvlJc w:val="left"/>
      <w:pPr>
        <w:ind w:left="6540" w:hanging="360"/>
      </w:pPr>
    </w:lvl>
    <w:lvl w:ilvl="8" w:tplc="2000001B" w:tentative="1">
      <w:start w:val="1"/>
      <w:numFmt w:val="lowerRoman"/>
      <w:lvlText w:val="%9."/>
      <w:lvlJc w:val="right"/>
      <w:pPr>
        <w:ind w:left="7260" w:hanging="180"/>
      </w:pPr>
    </w:lvl>
  </w:abstractNum>
  <w:abstractNum w:abstractNumId="155" w15:restartNumberingAfterBreak="0">
    <w:nsid w:val="4B651380"/>
    <w:multiLevelType w:val="hybridMultilevel"/>
    <w:tmpl w:val="2B48F44C"/>
    <w:lvl w:ilvl="0" w:tplc="0409000F">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6" w15:restartNumberingAfterBreak="0">
    <w:nsid w:val="4B791F56"/>
    <w:multiLevelType w:val="multilevel"/>
    <w:tmpl w:val="F23450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7" w15:restartNumberingAfterBreak="0">
    <w:nsid w:val="4BB77FBE"/>
    <w:multiLevelType w:val="hybridMultilevel"/>
    <w:tmpl w:val="D936AB26"/>
    <w:lvl w:ilvl="0" w:tplc="6EF89AEA">
      <w:start w:val="1"/>
      <w:numFmt w:val="lowerRoman"/>
      <w:lvlText w:val="(%1)"/>
      <w:lvlJc w:val="left"/>
      <w:pPr>
        <w:ind w:left="1778" w:hanging="360"/>
      </w:pPr>
      <w:rPr>
        <w:rFonts w:ascii="Times New Roman" w:eastAsia="Calibri" w:hAnsi="Times New Roman" w:cs="Times New Roman"/>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58" w15:restartNumberingAfterBreak="0">
    <w:nsid w:val="4BCA3C24"/>
    <w:multiLevelType w:val="hybridMultilevel"/>
    <w:tmpl w:val="DF4610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15:restartNumberingAfterBreak="0">
    <w:nsid w:val="4BFA0516"/>
    <w:multiLevelType w:val="hybridMultilevel"/>
    <w:tmpl w:val="9DAA27C0"/>
    <w:lvl w:ilvl="0" w:tplc="3BEA0668">
      <w:start w:val="1"/>
      <w:numFmt w:val="lowerLetter"/>
      <w:lvlText w:val="(%1)"/>
      <w:lvlJc w:val="left"/>
      <w:pPr>
        <w:ind w:left="1069" w:hanging="360"/>
      </w:pPr>
      <w:rPr>
        <w:rFonts w:hint="default"/>
      </w:rPr>
    </w:lvl>
    <w:lvl w:ilvl="1" w:tplc="0F0A574E" w:tentative="1">
      <w:start w:val="1"/>
      <w:numFmt w:val="lowerLetter"/>
      <w:lvlText w:val="%2."/>
      <w:lvlJc w:val="left"/>
      <w:pPr>
        <w:ind w:left="1789" w:hanging="360"/>
      </w:pPr>
    </w:lvl>
    <w:lvl w:ilvl="2" w:tplc="A390635E" w:tentative="1">
      <w:start w:val="1"/>
      <w:numFmt w:val="lowerRoman"/>
      <w:lvlText w:val="%3."/>
      <w:lvlJc w:val="right"/>
      <w:pPr>
        <w:ind w:left="2509" w:hanging="180"/>
      </w:pPr>
    </w:lvl>
    <w:lvl w:ilvl="3" w:tplc="9BA8F7BE" w:tentative="1">
      <w:start w:val="1"/>
      <w:numFmt w:val="decimal"/>
      <w:lvlText w:val="%4."/>
      <w:lvlJc w:val="left"/>
      <w:pPr>
        <w:ind w:left="3229" w:hanging="360"/>
      </w:pPr>
    </w:lvl>
    <w:lvl w:ilvl="4" w:tplc="CE88DF7E" w:tentative="1">
      <w:start w:val="1"/>
      <w:numFmt w:val="lowerLetter"/>
      <w:lvlText w:val="%5."/>
      <w:lvlJc w:val="left"/>
      <w:pPr>
        <w:ind w:left="3949" w:hanging="360"/>
      </w:pPr>
    </w:lvl>
    <w:lvl w:ilvl="5" w:tplc="625CF81C" w:tentative="1">
      <w:start w:val="1"/>
      <w:numFmt w:val="lowerRoman"/>
      <w:lvlText w:val="%6."/>
      <w:lvlJc w:val="right"/>
      <w:pPr>
        <w:ind w:left="4669" w:hanging="180"/>
      </w:pPr>
    </w:lvl>
    <w:lvl w:ilvl="6" w:tplc="06CAF33E" w:tentative="1">
      <w:start w:val="1"/>
      <w:numFmt w:val="decimal"/>
      <w:lvlText w:val="%7."/>
      <w:lvlJc w:val="left"/>
      <w:pPr>
        <w:ind w:left="5389" w:hanging="360"/>
      </w:pPr>
    </w:lvl>
    <w:lvl w:ilvl="7" w:tplc="3266D658" w:tentative="1">
      <w:start w:val="1"/>
      <w:numFmt w:val="lowerLetter"/>
      <w:lvlText w:val="%8."/>
      <w:lvlJc w:val="left"/>
      <w:pPr>
        <w:ind w:left="6109" w:hanging="360"/>
      </w:pPr>
    </w:lvl>
    <w:lvl w:ilvl="8" w:tplc="9A82E00C" w:tentative="1">
      <w:start w:val="1"/>
      <w:numFmt w:val="lowerRoman"/>
      <w:lvlText w:val="%9."/>
      <w:lvlJc w:val="right"/>
      <w:pPr>
        <w:ind w:left="6829" w:hanging="180"/>
      </w:pPr>
    </w:lvl>
  </w:abstractNum>
  <w:abstractNum w:abstractNumId="160" w15:restartNumberingAfterBreak="0">
    <w:nsid w:val="4C701AE5"/>
    <w:multiLevelType w:val="hybridMultilevel"/>
    <w:tmpl w:val="E31C60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1" w15:restartNumberingAfterBreak="0">
    <w:nsid w:val="4CFF0C13"/>
    <w:multiLevelType w:val="hybridMultilevel"/>
    <w:tmpl w:val="CC8810D2"/>
    <w:lvl w:ilvl="0" w:tplc="C1C68036">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3A674C">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E08AD2E">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C025C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221E8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38FF8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6ABE6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AE747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0ECC03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2" w15:restartNumberingAfterBreak="0">
    <w:nsid w:val="4D2A120B"/>
    <w:multiLevelType w:val="hybridMultilevel"/>
    <w:tmpl w:val="D6C4CAA8"/>
    <w:lvl w:ilvl="0" w:tplc="6EF89AEA">
      <w:start w:val="1"/>
      <w:numFmt w:val="lowerRoman"/>
      <w:lvlText w:val="(%1)"/>
      <w:lvlJc w:val="left"/>
      <w:pPr>
        <w:ind w:left="1500" w:hanging="360"/>
      </w:pPr>
      <w:rPr>
        <w:rFonts w:ascii="Times New Roman" w:eastAsia="Calibri" w:hAnsi="Times New Roman" w:cs="Times New Roman"/>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3" w15:restartNumberingAfterBreak="0">
    <w:nsid w:val="4D310419"/>
    <w:multiLevelType w:val="hybridMultilevel"/>
    <w:tmpl w:val="72769DAC"/>
    <w:lvl w:ilvl="0" w:tplc="AD121AC0">
      <w:start w:val="1"/>
      <w:numFmt w:val="lowerRoman"/>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4" w15:restartNumberingAfterBreak="0">
    <w:nsid w:val="4ECA522A"/>
    <w:multiLevelType w:val="multilevel"/>
    <w:tmpl w:val="8460E21A"/>
    <w:lvl w:ilvl="0">
      <w:start w:val="1"/>
      <w:numFmt w:val="decimal"/>
      <w:lvlText w:val="%1."/>
      <w:lvlJc w:val="left"/>
      <w:pPr>
        <w:tabs>
          <w:tab w:val="num" w:pos="624"/>
        </w:tabs>
        <w:ind w:left="624" w:hanging="624"/>
      </w:pPr>
      <w:rPr>
        <w:rFonts w:hint="default"/>
        <w:b w:val="0"/>
        <w:i w:val="0"/>
        <w:caps w:val="0"/>
        <w:sz w:val="20"/>
      </w:rPr>
    </w:lvl>
    <w:lvl w:ilvl="1">
      <w:start w:val="1"/>
      <w:numFmt w:val="decimal"/>
      <w:lvlText w:val="%1.%2"/>
      <w:lvlJc w:val="left"/>
      <w:pPr>
        <w:tabs>
          <w:tab w:val="num" w:pos="624"/>
        </w:tabs>
        <w:ind w:left="624" w:hanging="624"/>
      </w:pPr>
      <w:rPr>
        <w:rFonts w:hint="default"/>
        <w:b w:val="0"/>
        <w:i w:val="0"/>
        <w:sz w:val="20"/>
      </w:rPr>
    </w:lvl>
    <w:lvl w:ilvl="2">
      <w:start w:val="1"/>
      <w:numFmt w:val="decimal"/>
      <w:pStyle w:val="Heading3"/>
      <w:lvlText w:val="%1.%2.%3"/>
      <w:lvlJc w:val="left"/>
      <w:pPr>
        <w:tabs>
          <w:tab w:val="num" w:pos="1417"/>
        </w:tabs>
        <w:ind w:left="1417" w:hanging="793"/>
      </w:pPr>
      <w:rPr>
        <w:rFonts w:hint="default"/>
        <w:b w:val="0"/>
        <w:i w:val="0"/>
        <w:sz w:val="18"/>
      </w:rPr>
    </w:lvl>
    <w:lvl w:ilvl="3">
      <w:start w:val="1"/>
      <w:numFmt w:val="lowerLetter"/>
      <w:pStyle w:val="Heading4"/>
      <w:lvlText w:val="(%4)"/>
      <w:lvlJc w:val="left"/>
      <w:pPr>
        <w:tabs>
          <w:tab w:val="num" w:pos="1221"/>
        </w:tabs>
        <w:ind w:left="1221" w:hanging="511"/>
      </w:pPr>
      <w:rPr>
        <w:rFonts w:hint="default"/>
        <w:b w:val="0"/>
        <w:i w:val="0"/>
        <w:sz w:val="22"/>
        <w:szCs w:val="22"/>
      </w:rPr>
    </w:lvl>
    <w:lvl w:ilvl="4">
      <w:start w:val="1"/>
      <w:numFmt w:val="lowerRoman"/>
      <w:pStyle w:val="Heading5"/>
      <w:lvlText w:val="(%5)"/>
      <w:lvlJc w:val="left"/>
      <w:pPr>
        <w:tabs>
          <w:tab w:val="num" w:pos="2438"/>
        </w:tabs>
        <w:ind w:left="2438" w:hanging="510"/>
      </w:pPr>
      <w:rPr>
        <w:rFonts w:hint="default"/>
        <w:b w:val="0"/>
        <w:i w:val="0"/>
        <w:sz w:val="18"/>
      </w:rPr>
    </w:lvl>
    <w:lvl w:ilvl="5">
      <w:start w:val="1"/>
      <w:numFmt w:val="decimal"/>
      <w:pStyle w:val="Heading6"/>
      <w:lvlText w:val="(%6)"/>
      <w:lvlJc w:val="left"/>
      <w:pPr>
        <w:tabs>
          <w:tab w:val="num" w:pos="2948"/>
        </w:tabs>
        <w:ind w:left="2948" w:hanging="510"/>
      </w:pPr>
      <w:rPr>
        <w:rFonts w:hint="default"/>
        <w:b w:val="0"/>
        <w:i w:val="0"/>
        <w:sz w:val="20"/>
      </w:rPr>
    </w:lvl>
    <w:lvl w:ilvl="6">
      <w:start w:val="1"/>
      <w:numFmt w:val="none"/>
      <w:pStyle w:val="Heading7"/>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pStyle w:val="Heading9"/>
      <w:lvlText w:val="SCHEDULE %9"/>
      <w:lvlJc w:val="left"/>
      <w:pPr>
        <w:tabs>
          <w:tab w:val="num" w:pos="0"/>
        </w:tabs>
        <w:ind w:left="0" w:firstLine="0"/>
      </w:pPr>
      <w:rPr>
        <w:rFonts w:hint="default"/>
        <w:b/>
        <w:i w:val="0"/>
        <w:caps/>
        <w:smallCaps w:val="0"/>
        <w:sz w:val="22"/>
      </w:rPr>
    </w:lvl>
  </w:abstractNum>
  <w:abstractNum w:abstractNumId="165" w15:restartNumberingAfterBreak="0">
    <w:nsid w:val="4F0252D0"/>
    <w:multiLevelType w:val="hybridMultilevel"/>
    <w:tmpl w:val="893C3212"/>
    <w:lvl w:ilvl="0" w:tplc="04090017">
      <w:start w:val="1"/>
      <w:numFmt w:val="lowerLetter"/>
      <w:lvlText w:val="%1)"/>
      <w:lvlJc w:val="left"/>
      <w:pPr>
        <w:ind w:left="1624" w:hanging="360"/>
      </w:pPr>
    </w:lvl>
    <w:lvl w:ilvl="1" w:tplc="04090019" w:tentative="1">
      <w:start w:val="1"/>
      <w:numFmt w:val="lowerLetter"/>
      <w:lvlText w:val="%2."/>
      <w:lvlJc w:val="left"/>
      <w:pPr>
        <w:ind w:left="2344" w:hanging="360"/>
      </w:pPr>
    </w:lvl>
    <w:lvl w:ilvl="2" w:tplc="0409001B" w:tentative="1">
      <w:start w:val="1"/>
      <w:numFmt w:val="lowerRoman"/>
      <w:lvlText w:val="%3."/>
      <w:lvlJc w:val="right"/>
      <w:pPr>
        <w:ind w:left="3064" w:hanging="180"/>
      </w:pPr>
    </w:lvl>
    <w:lvl w:ilvl="3" w:tplc="0409000F" w:tentative="1">
      <w:start w:val="1"/>
      <w:numFmt w:val="decimal"/>
      <w:lvlText w:val="%4."/>
      <w:lvlJc w:val="left"/>
      <w:pPr>
        <w:ind w:left="3784" w:hanging="360"/>
      </w:pPr>
    </w:lvl>
    <w:lvl w:ilvl="4" w:tplc="04090019" w:tentative="1">
      <w:start w:val="1"/>
      <w:numFmt w:val="lowerLetter"/>
      <w:lvlText w:val="%5."/>
      <w:lvlJc w:val="left"/>
      <w:pPr>
        <w:ind w:left="4504" w:hanging="360"/>
      </w:pPr>
    </w:lvl>
    <w:lvl w:ilvl="5" w:tplc="0409001B" w:tentative="1">
      <w:start w:val="1"/>
      <w:numFmt w:val="lowerRoman"/>
      <w:lvlText w:val="%6."/>
      <w:lvlJc w:val="right"/>
      <w:pPr>
        <w:ind w:left="5224" w:hanging="180"/>
      </w:pPr>
    </w:lvl>
    <w:lvl w:ilvl="6" w:tplc="0409000F" w:tentative="1">
      <w:start w:val="1"/>
      <w:numFmt w:val="decimal"/>
      <w:lvlText w:val="%7."/>
      <w:lvlJc w:val="left"/>
      <w:pPr>
        <w:ind w:left="5944" w:hanging="360"/>
      </w:pPr>
    </w:lvl>
    <w:lvl w:ilvl="7" w:tplc="04090019" w:tentative="1">
      <w:start w:val="1"/>
      <w:numFmt w:val="lowerLetter"/>
      <w:lvlText w:val="%8."/>
      <w:lvlJc w:val="left"/>
      <w:pPr>
        <w:ind w:left="6664" w:hanging="360"/>
      </w:pPr>
    </w:lvl>
    <w:lvl w:ilvl="8" w:tplc="0409001B" w:tentative="1">
      <w:start w:val="1"/>
      <w:numFmt w:val="lowerRoman"/>
      <w:lvlText w:val="%9."/>
      <w:lvlJc w:val="right"/>
      <w:pPr>
        <w:ind w:left="7384" w:hanging="180"/>
      </w:pPr>
    </w:lvl>
  </w:abstractNum>
  <w:abstractNum w:abstractNumId="166" w15:restartNumberingAfterBreak="0">
    <w:nsid w:val="4F123834"/>
    <w:multiLevelType w:val="hybridMultilevel"/>
    <w:tmpl w:val="84820562"/>
    <w:lvl w:ilvl="0" w:tplc="975E8D6A">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7" w15:restartNumberingAfterBreak="0">
    <w:nsid w:val="4F582FD8"/>
    <w:multiLevelType w:val="hybridMultilevel"/>
    <w:tmpl w:val="929E3D40"/>
    <w:lvl w:ilvl="0" w:tplc="90F8ED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FAB1895"/>
    <w:multiLevelType w:val="hybridMultilevel"/>
    <w:tmpl w:val="98D6BDB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69" w15:restartNumberingAfterBreak="0">
    <w:nsid w:val="4FAB1B8D"/>
    <w:multiLevelType w:val="hybridMultilevel"/>
    <w:tmpl w:val="CE2C1418"/>
    <w:lvl w:ilvl="0" w:tplc="AD121AC0">
      <w:start w:val="1"/>
      <w:numFmt w:val="lowerLetter"/>
      <w:lvlText w:val="(%1)"/>
      <w:lvlJc w:val="left"/>
      <w:pPr>
        <w:ind w:left="1080" w:hanging="72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0" w15:restartNumberingAfterBreak="0">
    <w:nsid w:val="4FD3069A"/>
    <w:multiLevelType w:val="hybridMultilevel"/>
    <w:tmpl w:val="D444C4C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51823549"/>
    <w:multiLevelType w:val="hybridMultilevel"/>
    <w:tmpl w:val="F58C89C2"/>
    <w:lvl w:ilvl="0" w:tplc="E6CE14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51E32F10"/>
    <w:multiLevelType w:val="hybridMultilevel"/>
    <w:tmpl w:val="86C261C8"/>
    <w:lvl w:ilvl="0" w:tplc="04090001">
      <w:start w:val="1"/>
      <w:numFmt w:val="bullet"/>
      <w:lvlText w:val=""/>
      <w:lvlJc w:val="left"/>
      <w:pPr>
        <w:ind w:left="1976" w:hanging="360"/>
      </w:pPr>
      <w:rPr>
        <w:rFonts w:ascii="Symbol" w:hAnsi="Symbol" w:hint="default"/>
      </w:rPr>
    </w:lvl>
    <w:lvl w:ilvl="1" w:tplc="04090003" w:tentative="1">
      <w:start w:val="1"/>
      <w:numFmt w:val="bullet"/>
      <w:lvlText w:val="o"/>
      <w:lvlJc w:val="left"/>
      <w:pPr>
        <w:ind w:left="2696" w:hanging="360"/>
      </w:pPr>
      <w:rPr>
        <w:rFonts w:ascii="Courier New" w:hAnsi="Courier New" w:cs="Courier New" w:hint="default"/>
      </w:rPr>
    </w:lvl>
    <w:lvl w:ilvl="2" w:tplc="04090005" w:tentative="1">
      <w:start w:val="1"/>
      <w:numFmt w:val="bullet"/>
      <w:lvlText w:val=""/>
      <w:lvlJc w:val="left"/>
      <w:pPr>
        <w:ind w:left="3416" w:hanging="360"/>
      </w:pPr>
      <w:rPr>
        <w:rFonts w:ascii="Wingdings" w:hAnsi="Wingdings" w:hint="default"/>
      </w:rPr>
    </w:lvl>
    <w:lvl w:ilvl="3" w:tplc="04090001" w:tentative="1">
      <w:start w:val="1"/>
      <w:numFmt w:val="bullet"/>
      <w:lvlText w:val=""/>
      <w:lvlJc w:val="left"/>
      <w:pPr>
        <w:ind w:left="4136" w:hanging="360"/>
      </w:pPr>
      <w:rPr>
        <w:rFonts w:ascii="Symbol" w:hAnsi="Symbol" w:hint="default"/>
      </w:rPr>
    </w:lvl>
    <w:lvl w:ilvl="4" w:tplc="04090003" w:tentative="1">
      <w:start w:val="1"/>
      <w:numFmt w:val="bullet"/>
      <w:lvlText w:val="o"/>
      <w:lvlJc w:val="left"/>
      <w:pPr>
        <w:ind w:left="4856" w:hanging="360"/>
      </w:pPr>
      <w:rPr>
        <w:rFonts w:ascii="Courier New" w:hAnsi="Courier New" w:cs="Courier New" w:hint="default"/>
      </w:rPr>
    </w:lvl>
    <w:lvl w:ilvl="5" w:tplc="04090005" w:tentative="1">
      <w:start w:val="1"/>
      <w:numFmt w:val="bullet"/>
      <w:lvlText w:val=""/>
      <w:lvlJc w:val="left"/>
      <w:pPr>
        <w:ind w:left="5576" w:hanging="360"/>
      </w:pPr>
      <w:rPr>
        <w:rFonts w:ascii="Wingdings" w:hAnsi="Wingdings" w:hint="default"/>
      </w:rPr>
    </w:lvl>
    <w:lvl w:ilvl="6" w:tplc="04090001" w:tentative="1">
      <w:start w:val="1"/>
      <w:numFmt w:val="bullet"/>
      <w:lvlText w:val=""/>
      <w:lvlJc w:val="left"/>
      <w:pPr>
        <w:ind w:left="6296" w:hanging="360"/>
      </w:pPr>
      <w:rPr>
        <w:rFonts w:ascii="Symbol" w:hAnsi="Symbol" w:hint="default"/>
      </w:rPr>
    </w:lvl>
    <w:lvl w:ilvl="7" w:tplc="04090003" w:tentative="1">
      <w:start w:val="1"/>
      <w:numFmt w:val="bullet"/>
      <w:lvlText w:val="o"/>
      <w:lvlJc w:val="left"/>
      <w:pPr>
        <w:ind w:left="7016" w:hanging="360"/>
      </w:pPr>
      <w:rPr>
        <w:rFonts w:ascii="Courier New" w:hAnsi="Courier New" w:cs="Courier New" w:hint="default"/>
      </w:rPr>
    </w:lvl>
    <w:lvl w:ilvl="8" w:tplc="04090005" w:tentative="1">
      <w:start w:val="1"/>
      <w:numFmt w:val="bullet"/>
      <w:lvlText w:val=""/>
      <w:lvlJc w:val="left"/>
      <w:pPr>
        <w:ind w:left="7736" w:hanging="360"/>
      </w:pPr>
      <w:rPr>
        <w:rFonts w:ascii="Wingdings" w:hAnsi="Wingdings" w:hint="default"/>
      </w:rPr>
    </w:lvl>
  </w:abstractNum>
  <w:abstractNum w:abstractNumId="173" w15:restartNumberingAfterBreak="0">
    <w:nsid w:val="52B9387E"/>
    <w:multiLevelType w:val="multilevel"/>
    <w:tmpl w:val="4CCCB5D2"/>
    <w:lvl w:ilvl="0">
      <w:start w:val="1"/>
      <w:numFmt w:val="decimal"/>
      <w:lvlText w:val="%1."/>
      <w:lvlJc w:val="left"/>
      <w:pPr>
        <w:ind w:left="7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4" w15:restartNumberingAfterBreak="0">
    <w:nsid w:val="530E02C7"/>
    <w:multiLevelType w:val="multilevel"/>
    <w:tmpl w:val="75FCE0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5" w15:restartNumberingAfterBreak="0">
    <w:nsid w:val="53483029"/>
    <w:multiLevelType w:val="multilevel"/>
    <w:tmpl w:val="813671DC"/>
    <w:lvl w:ilvl="0">
      <w:start w:val="3"/>
      <w:numFmt w:val="decimal"/>
      <w:lvlText w:val="%1."/>
      <w:lvlJc w:val="left"/>
      <w:pPr>
        <w:ind w:left="360" w:hanging="360"/>
      </w:pPr>
      <w:rPr>
        <w:rFonts w:hint="default"/>
        <w:b w:val="0"/>
        <w:sz w:val="22"/>
        <w:u w:val="none"/>
      </w:rPr>
    </w:lvl>
    <w:lvl w:ilvl="1">
      <w:start w:val="1"/>
      <w:numFmt w:val="decimal"/>
      <w:lvlText w:val="%1.%2."/>
      <w:lvlJc w:val="left"/>
      <w:pPr>
        <w:ind w:left="720" w:hanging="720"/>
      </w:pPr>
      <w:rPr>
        <w:rFonts w:hint="default"/>
        <w:b w:val="0"/>
        <w:sz w:val="22"/>
        <w:u w:val="none"/>
      </w:rPr>
    </w:lvl>
    <w:lvl w:ilvl="2">
      <w:start w:val="1"/>
      <w:numFmt w:val="decimal"/>
      <w:lvlText w:val="%1.%2.%3."/>
      <w:lvlJc w:val="left"/>
      <w:pPr>
        <w:ind w:left="720" w:hanging="720"/>
      </w:pPr>
      <w:rPr>
        <w:rFonts w:hint="default"/>
        <w:b w:val="0"/>
        <w:sz w:val="22"/>
        <w:u w:val="none"/>
      </w:rPr>
    </w:lvl>
    <w:lvl w:ilvl="3">
      <w:start w:val="1"/>
      <w:numFmt w:val="decimal"/>
      <w:lvlText w:val="%1.%2.%3.%4."/>
      <w:lvlJc w:val="left"/>
      <w:pPr>
        <w:ind w:left="1080" w:hanging="1080"/>
      </w:pPr>
      <w:rPr>
        <w:rFonts w:hint="default"/>
        <w:b w:val="0"/>
        <w:sz w:val="22"/>
        <w:u w:val="none"/>
      </w:rPr>
    </w:lvl>
    <w:lvl w:ilvl="4">
      <w:start w:val="1"/>
      <w:numFmt w:val="decimal"/>
      <w:lvlText w:val="%1.%2.%3.%4.%5."/>
      <w:lvlJc w:val="left"/>
      <w:pPr>
        <w:ind w:left="1080" w:hanging="1080"/>
      </w:pPr>
      <w:rPr>
        <w:rFonts w:hint="default"/>
        <w:b w:val="0"/>
        <w:sz w:val="22"/>
        <w:u w:val="none"/>
      </w:rPr>
    </w:lvl>
    <w:lvl w:ilvl="5">
      <w:start w:val="1"/>
      <w:numFmt w:val="decimal"/>
      <w:lvlText w:val="%1.%2.%3.%4.%5.%6."/>
      <w:lvlJc w:val="left"/>
      <w:pPr>
        <w:ind w:left="1440" w:hanging="1440"/>
      </w:pPr>
      <w:rPr>
        <w:rFonts w:hint="default"/>
        <w:b w:val="0"/>
        <w:sz w:val="22"/>
        <w:u w:val="none"/>
      </w:rPr>
    </w:lvl>
    <w:lvl w:ilvl="6">
      <w:start w:val="1"/>
      <w:numFmt w:val="decimal"/>
      <w:lvlText w:val="%1.%2.%3.%4.%5.%6.%7."/>
      <w:lvlJc w:val="left"/>
      <w:pPr>
        <w:ind w:left="1440" w:hanging="1440"/>
      </w:pPr>
      <w:rPr>
        <w:rFonts w:hint="default"/>
        <w:b w:val="0"/>
        <w:sz w:val="22"/>
        <w:u w:val="none"/>
      </w:rPr>
    </w:lvl>
    <w:lvl w:ilvl="7">
      <w:start w:val="1"/>
      <w:numFmt w:val="decimal"/>
      <w:lvlText w:val="%1.%2.%3.%4.%5.%6.%7.%8."/>
      <w:lvlJc w:val="left"/>
      <w:pPr>
        <w:ind w:left="1800" w:hanging="1800"/>
      </w:pPr>
      <w:rPr>
        <w:rFonts w:hint="default"/>
        <w:b w:val="0"/>
        <w:sz w:val="22"/>
        <w:u w:val="none"/>
      </w:rPr>
    </w:lvl>
    <w:lvl w:ilvl="8">
      <w:start w:val="1"/>
      <w:numFmt w:val="decimal"/>
      <w:lvlText w:val="%1.%2.%3.%4.%5.%6.%7.%8.%9."/>
      <w:lvlJc w:val="left"/>
      <w:pPr>
        <w:ind w:left="2160" w:hanging="2160"/>
      </w:pPr>
      <w:rPr>
        <w:rFonts w:hint="default"/>
        <w:b w:val="0"/>
        <w:sz w:val="22"/>
        <w:u w:val="none"/>
      </w:rPr>
    </w:lvl>
  </w:abstractNum>
  <w:abstractNum w:abstractNumId="176" w15:restartNumberingAfterBreak="0">
    <w:nsid w:val="535817CE"/>
    <w:multiLevelType w:val="hybridMultilevel"/>
    <w:tmpl w:val="D3C6F3AA"/>
    <w:lvl w:ilvl="0" w:tplc="76261D50">
      <w:start w:val="1"/>
      <w:numFmt w:val="lowerLetter"/>
      <w:lvlText w:val="(%1)"/>
      <w:lvlJc w:val="left"/>
      <w:pPr>
        <w:ind w:left="720" w:hanging="360"/>
      </w:pPr>
      <w:rPr>
        <w:rFonts w:ascii="Arial" w:eastAsia="Arial" w:hAnsi="Arial" w:cs="Arial"/>
      </w:rPr>
    </w:lvl>
    <w:lvl w:ilvl="1" w:tplc="A8A2C92A">
      <w:numFmt w:val="decimal"/>
      <w:lvlText w:val=""/>
      <w:lvlJc w:val="left"/>
    </w:lvl>
    <w:lvl w:ilvl="2" w:tplc="CB0C19E0">
      <w:numFmt w:val="decimal"/>
      <w:lvlText w:val=""/>
      <w:lvlJc w:val="left"/>
    </w:lvl>
    <w:lvl w:ilvl="3" w:tplc="2CE220B4">
      <w:numFmt w:val="decimal"/>
      <w:lvlText w:val=""/>
      <w:lvlJc w:val="left"/>
    </w:lvl>
    <w:lvl w:ilvl="4" w:tplc="EFECF34E">
      <w:numFmt w:val="decimal"/>
      <w:lvlText w:val=""/>
      <w:lvlJc w:val="left"/>
    </w:lvl>
    <w:lvl w:ilvl="5" w:tplc="B17C77CC">
      <w:numFmt w:val="decimal"/>
      <w:lvlText w:val=""/>
      <w:lvlJc w:val="left"/>
    </w:lvl>
    <w:lvl w:ilvl="6" w:tplc="5E64B490">
      <w:numFmt w:val="decimal"/>
      <w:lvlText w:val=""/>
      <w:lvlJc w:val="left"/>
    </w:lvl>
    <w:lvl w:ilvl="7" w:tplc="80CC892C">
      <w:numFmt w:val="decimal"/>
      <w:lvlText w:val=""/>
      <w:lvlJc w:val="left"/>
    </w:lvl>
    <w:lvl w:ilvl="8" w:tplc="D89420CC">
      <w:numFmt w:val="decimal"/>
      <w:lvlText w:val=""/>
      <w:lvlJc w:val="left"/>
    </w:lvl>
  </w:abstractNum>
  <w:abstractNum w:abstractNumId="177" w15:restartNumberingAfterBreak="0">
    <w:nsid w:val="536C10EA"/>
    <w:multiLevelType w:val="hybridMultilevel"/>
    <w:tmpl w:val="880467B2"/>
    <w:lvl w:ilvl="0" w:tplc="7BDAF834">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8" w15:restartNumberingAfterBreak="0">
    <w:nsid w:val="53C618BD"/>
    <w:multiLevelType w:val="hybridMultilevel"/>
    <w:tmpl w:val="2788EA8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79" w15:restartNumberingAfterBreak="0">
    <w:nsid w:val="55003A1E"/>
    <w:multiLevelType w:val="hybridMultilevel"/>
    <w:tmpl w:val="50A2CD86"/>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50A2047"/>
    <w:multiLevelType w:val="hybridMultilevel"/>
    <w:tmpl w:val="5816B35E"/>
    <w:lvl w:ilvl="0" w:tplc="C556EF5C">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55B121EB"/>
    <w:multiLevelType w:val="hybridMultilevel"/>
    <w:tmpl w:val="BB5C4FD4"/>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5BA755B"/>
    <w:multiLevelType w:val="hybridMultilevel"/>
    <w:tmpl w:val="0FFA27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15:restartNumberingAfterBreak="0">
    <w:nsid w:val="55BE21E4"/>
    <w:multiLevelType w:val="hybridMultilevel"/>
    <w:tmpl w:val="D3C6F3AA"/>
    <w:lvl w:ilvl="0" w:tplc="FFFFFFFF">
      <w:start w:val="1"/>
      <w:numFmt w:val="lowerLetter"/>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4" w15:restartNumberingAfterBreak="0">
    <w:nsid w:val="561A590A"/>
    <w:multiLevelType w:val="hybridMultilevel"/>
    <w:tmpl w:val="4866E946"/>
    <w:lvl w:ilvl="0" w:tplc="A1F266AC">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5" w15:restartNumberingAfterBreak="0">
    <w:nsid w:val="563873FD"/>
    <w:multiLevelType w:val="hybridMultilevel"/>
    <w:tmpl w:val="1B063090"/>
    <w:lvl w:ilvl="0" w:tplc="E6CE14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6" w15:restartNumberingAfterBreak="0">
    <w:nsid w:val="56E556F0"/>
    <w:multiLevelType w:val="hybridMultilevel"/>
    <w:tmpl w:val="5382F448"/>
    <w:lvl w:ilvl="0" w:tplc="E6CE14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6F00D21"/>
    <w:multiLevelType w:val="hybridMultilevel"/>
    <w:tmpl w:val="D954194C"/>
    <w:lvl w:ilvl="0" w:tplc="2000000F">
      <w:start w:val="1"/>
      <w:numFmt w:val="decimal"/>
      <w:lvlText w:val="%1."/>
      <w:lvlJc w:val="left"/>
      <w:pPr>
        <w:ind w:left="540" w:hanging="360"/>
      </w:pPr>
    </w:lvl>
    <w:lvl w:ilvl="1" w:tplc="20000019" w:tentative="1">
      <w:start w:val="1"/>
      <w:numFmt w:val="lowerLetter"/>
      <w:lvlText w:val="%2."/>
      <w:lvlJc w:val="left"/>
      <w:pPr>
        <w:ind w:left="1260" w:hanging="360"/>
      </w:pPr>
    </w:lvl>
    <w:lvl w:ilvl="2" w:tplc="2000001B" w:tentative="1">
      <w:start w:val="1"/>
      <w:numFmt w:val="lowerRoman"/>
      <w:lvlText w:val="%3."/>
      <w:lvlJc w:val="right"/>
      <w:pPr>
        <w:ind w:left="1980" w:hanging="180"/>
      </w:pPr>
    </w:lvl>
    <w:lvl w:ilvl="3" w:tplc="2000000F" w:tentative="1">
      <w:start w:val="1"/>
      <w:numFmt w:val="decimal"/>
      <w:lvlText w:val="%4."/>
      <w:lvlJc w:val="left"/>
      <w:pPr>
        <w:ind w:left="2700" w:hanging="360"/>
      </w:pPr>
    </w:lvl>
    <w:lvl w:ilvl="4" w:tplc="20000019" w:tentative="1">
      <w:start w:val="1"/>
      <w:numFmt w:val="lowerLetter"/>
      <w:lvlText w:val="%5."/>
      <w:lvlJc w:val="left"/>
      <w:pPr>
        <w:ind w:left="3420" w:hanging="360"/>
      </w:pPr>
    </w:lvl>
    <w:lvl w:ilvl="5" w:tplc="2000001B" w:tentative="1">
      <w:start w:val="1"/>
      <w:numFmt w:val="lowerRoman"/>
      <w:lvlText w:val="%6."/>
      <w:lvlJc w:val="right"/>
      <w:pPr>
        <w:ind w:left="4140" w:hanging="180"/>
      </w:pPr>
    </w:lvl>
    <w:lvl w:ilvl="6" w:tplc="2000000F" w:tentative="1">
      <w:start w:val="1"/>
      <w:numFmt w:val="decimal"/>
      <w:lvlText w:val="%7."/>
      <w:lvlJc w:val="left"/>
      <w:pPr>
        <w:ind w:left="4860" w:hanging="360"/>
      </w:pPr>
    </w:lvl>
    <w:lvl w:ilvl="7" w:tplc="20000019" w:tentative="1">
      <w:start w:val="1"/>
      <w:numFmt w:val="lowerLetter"/>
      <w:lvlText w:val="%8."/>
      <w:lvlJc w:val="left"/>
      <w:pPr>
        <w:ind w:left="5580" w:hanging="360"/>
      </w:pPr>
    </w:lvl>
    <w:lvl w:ilvl="8" w:tplc="2000001B" w:tentative="1">
      <w:start w:val="1"/>
      <w:numFmt w:val="lowerRoman"/>
      <w:lvlText w:val="%9."/>
      <w:lvlJc w:val="right"/>
      <w:pPr>
        <w:ind w:left="6300" w:hanging="180"/>
      </w:pPr>
    </w:lvl>
  </w:abstractNum>
  <w:abstractNum w:abstractNumId="188" w15:restartNumberingAfterBreak="0">
    <w:nsid w:val="5710524A"/>
    <w:multiLevelType w:val="hybridMultilevel"/>
    <w:tmpl w:val="640A4B22"/>
    <w:lvl w:ilvl="0" w:tplc="A7D66FF4">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9" w15:restartNumberingAfterBreak="0">
    <w:nsid w:val="578C4B7A"/>
    <w:multiLevelType w:val="hybridMultilevel"/>
    <w:tmpl w:val="FAA2CC08"/>
    <w:lvl w:ilvl="0" w:tplc="E6CE14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58080450"/>
    <w:multiLevelType w:val="hybridMultilevel"/>
    <w:tmpl w:val="DCDC926C"/>
    <w:lvl w:ilvl="0" w:tplc="14BA8676">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1" w15:restartNumberingAfterBreak="0">
    <w:nsid w:val="59500AA5"/>
    <w:multiLevelType w:val="hybridMultilevel"/>
    <w:tmpl w:val="FC5051A6"/>
    <w:lvl w:ilvl="0" w:tplc="54407DA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2" w15:restartNumberingAfterBreak="0">
    <w:nsid w:val="59677ACA"/>
    <w:multiLevelType w:val="hybridMultilevel"/>
    <w:tmpl w:val="648EFE80"/>
    <w:lvl w:ilvl="0" w:tplc="E6CE14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A582217"/>
    <w:multiLevelType w:val="hybridMultilevel"/>
    <w:tmpl w:val="F9B40A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4" w15:restartNumberingAfterBreak="0">
    <w:nsid w:val="5A651BA4"/>
    <w:multiLevelType w:val="hybridMultilevel"/>
    <w:tmpl w:val="F746E906"/>
    <w:lvl w:ilvl="0" w:tplc="FDBA85A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5" w15:restartNumberingAfterBreak="0">
    <w:nsid w:val="5A6F0CFD"/>
    <w:multiLevelType w:val="hybridMultilevel"/>
    <w:tmpl w:val="E01AED94"/>
    <w:lvl w:ilvl="0" w:tplc="E52093C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6" w15:restartNumberingAfterBreak="0">
    <w:nsid w:val="5A995A2A"/>
    <w:multiLevelType w:val="hybridMultilevel"/>
    <w:tmpl w:val="7EF4E262"/>
    <w:lvl w:ilvl="0" w:tplc="07D4CB72">
      <w:start w:val="2"/>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7" w15:restartNumberingAfterBreak="0">
    <w:nsid w:val="5B161752"/>
    <w:multiLevelType w:val="hybridMultilevel"/>
    <w:tmpl w:val="98CEB9C0"/>
    <w:lvl w:ilvl="0" w:tplc="D09225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8" w15:restartNumberingAfterBreak="0">
    <w:nsid w:val="5C8D5979"/>
    <w:multiLevelType w:val="hybridMultilevel"/>
    <w:tmpl w:val="DC5EB3C0"/>
    <w:lvl w:ilvl="0" w:tplc="7C58C628">
      <w:start w:val="1"/>
      <w:numFmt w:val="lowerLetter"/>
      <w:lvlText w:val="%1)"/>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BC531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326FDC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50E236A">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B586C42">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1F6A2D2">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A080642">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BCA8950">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AA64B00">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99" w15:restartNumberingAfterBreak="0">
    <w:nsid w:val="5CE04A15"/>
    <w:multiLevelType w:val="hybridMultilevel"/>
    <w:tmpl w:val="D828FDC8"/>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D194207"/>
    <w:multiLevelType w:val="multilevel"/>
    <w:tmpl w:val="3CF267A4"/>
    <w:lvl w:ilvl="0">
      <w:start w:val="1"/>
      <w:numFmt w:val="decimal"/>
      <w:pStyle w:val="ScheduleHeading"/>
      <w:suff w:val="nothing"/>
      <w:lvlText w:val="Schedule %1"/>
      <w:lvlJc w:val="left"/>
      <w:pPr>
        <w:ind w:left="0" w:firstLine="0"/>
      </w:pPr>
      <w:rPr>
        <w:rFonts w:ascii="Arial Bold" w:hAnsi="Arial Bold" w:hint="default"/>
        <w:b/>
        <w:i w:val="0"/>
        <w:caps/>
        <w:sz w:val="20"/>
      </w:rPr>
    </w:lvl>
    <w:lvl w:ilvl="1">
      <w:start w:val="1"/>
      <w:numFmt w:val="upperRoman"/>
      <w:pStyle w:val="SchedulePart"/>
      <w:suff w:val="nothing"/>
      <w:lvlText w:val="PART %2"/>
      <w:lvlJc w:val="left"/>
      <w:pPr>
        <w:ind w:left="0" w:firstLine="0"/>
      </w:pPr>
      <w:rPr>
        <w:rFonts w:ascii="Arial" w:hAnsi="Arial" w:hint="default"/>
        <w:b/>
        <w:i w:val="0"/>
        <w:sz w:val="20"/>
      </w:rPr>
    </w:lvl>
    <w:lvl w:ilvl="2">
      <w:start w:val="1"/>
      <w:numFmt w:val="decimal"/>
      <w:pStyle w:val="Schedule1"/>
      <w:lvlText w:val="%3."/>
      <w:lvlJc w:val="left"/>
      <w:pPr>
        <w:tabs>
          <w:tab w:val="num" w:pos="624"/>
        </w:tabs>
        <w:ind w:left="624" w:hanging="624"/>
      </w:pPr>
      <w:rPr>
        <w:rFonts w:ascii="Helvetica" w:hAnsi="Helvetica" w:hint="default"/>
        <w:b w:val="0"/>
        <w:i w:val="0"/>
        <w:sz w:val="20"/>
      </w:rPr>
    </w:lvl>
    <w:lvl w:ilvl="3">
      <w:start w:val="1"/>
      <w:numFmt w:val="decimal"/>
      <w:pStyle w:val="Schedule2"/>
      <w:lvlText w:val="%3.%4"/>
      <w:lvlJc w:val="left"/>
      <w:pPr>
        <w:tabs>
          <w:tab w:val="num" w:pos="624"/>
        </w:tabs>
        <w:ind w:left="624" w:hanging="624"/>
      </w:pPr>
      <w:rPr>
        <w:rFonts w:ascii="Helvetica" w:hAnsi="Helvetica" w:hint="default"/>
        <w:b w:val="0"/>
        <w:i w:val="0"/>
        <w:sz w:val="20"/>
      </w:rPr>
    </w:lvl>
    <w:lvl w:ilvl="4">
      <w:start w:val="1"/>
      <w:numFmt w:val="lowerLetter"/>
      <w:pStyle w:val="Schedule3"/>
      <w:lvlText w:val="(%5)"/>
      <w:lvlJc w:val="left"/>
      <w:pPr>
        <w:tabs>
          <w:tab w:val="num" w:pos="624"/>
        </w:tabs>
        <w:ind w:left="624" w:hanging="624"/>
      </w:pPr>
      <w:rPr>
        <w:rFonts w:ascii="Arial" w:hAnsi="Arial" w:hint="default"/>
        <w:b w:val="0"/>
        <w:i w:val="0"/>
        <w:sz w:val="20"/>
      </w:rPr>
    </w:lvl>
    <w:lvl w:ilvl="5">
      <w:start w:val="1"/>
      <w:numFmt w:val="lowerRoman"/>
      <w:pStyle w:val="Schedule4"/>
      <w:lvlText w:val="(%6)"/>
      <w:lvlJc w:val="left"/>
      <w:pPr>
        <w:tabs>
          <w:tab w:val="num" w:pos="1361"/>
        </w:tabs>
        <w:ind w:left="1361" w:hanging="737"/>
      </w:pPr>
      <w:rPr>
        <w:rFonts w:ascii="Arial" w:hAnsi="Arial" w:hint="default"/>
        <w:b w:val="0"/>
        <w:i w:val="0"/>
        <w:sz w:val="20"/>
      </w:rPr>
    </w:lvl>
    <w:lvl w:ilvl="6">
      <w:start w:val="1"/>
      <w:numFmt w:val="lowerLetter"/>
      <w:pStyle w:val="Schedule5"/>
      <w:lvlText w:val="(%7)"/>
      <w:lvlJc w:val="left"/>
      <w:pPr>
        <w:tabs>
          <w:tab w:val="num" w:pos="1361"/>
        </w:tabs>
        <w:ind w:left="1361" w:hanging="737"/>
      </w:pPr>
      <w:rPr>
        <w:rFonts w:ascii="Arial" w:hAnsi="Arial" w:hint="default"/>
        <w:b w:val="0"/>
        <w:i w:val="0"/>
        <w:sz w:val="20"/>
      </w:rPr>
    </w:lvl>
    <w:lvl w:ilvl="7">
      <w:start w:val="1"/>
      <w:numFmt w:val="lowerRoman"/>
      <w:pStyle w:val="Schedule6"/>
      <w:lvlText w:val="(%8)"/>
      <w:lvlJc w:val="left"/>
      <w:pPr>
        <w:tabs>
          <w:tab w:val="num" w:pos="2041"/>
        </w:tabs>
        <w:ind w:left="2041" w:hanging="680"/>
      </w:pPr>
      <w:rPr>
        <w:rFonts w:ascii="Arial" w:hAnsi="Arial" w:hint="default"/>
        <w:b w:val="0"/>
        <w:i w:val="0"/>
        <w:sz w:val="20"/>
      </w:rPr>
    </w:lvl>
    <w:lvl w:ilvl="8">
      <w:start w:val="1"/>
      <w:numFmt w:val="upperLetter"/>
      <w:pStyle w:val="Schedule7"/>
      <w:lvlText w:val="(%9)"/>
      <w:lvlJc w:val="left"/>
      <w:pPr>
        <w:tabs>
          <w:tab w:val="num" w:pos="2041"/>
        </w:tabs>
        <w:ind w:left="2041" w:hanging="680"/>
      </w:pPr>
      <w:rPr>
        <w:rFonts w:ascii="Arial" w:hAnsi="Arial" w:hint="default"/>
        <w:b w:val="0"/>
        <w:i w:val="0"/>
        <w:sz w:val="20"/>
      </w:rPr>
    </w:lvl>
  </w:abstractNum>
  <w:abstractNum w:abstractNumId="201" w15:restartNumberingAfterBreak="0">
    <w:nsid w:val="5DA25CEB"/>
    <w:multiLevelType w:val="multilevel"/>
    <w:tmpl w:val="CAC0ADBA"/>
    <w:lvl w:ilvl="0">
      <w:start w:val="2"/>
      <w:numFmt w:val="decimal"/>
      <w:lvlText w:val="%1."/>
      <w:lvlJc w:val="left"/>
      <w:pPr>
        <w:ind w:left="360" w:hanging="360"/>
      </w:pPr>
      <w:rPr>
        <w:rFonts w:eastAsia="Arial" w:hint="default"/>
        <w:b/>
      </w:rPr>
    </w:lvl>
    <w:lvl w:ilvl="1">
      <w:start w:val="1"/>
      <w:numFmt w:val="decimal"/>
      <w:lvlText w:val="%1.%2."/>
      <w:lvlJc w:val="left"/>
      <w:pPr>
        <w:ind w:left="720" w:hanging="720"/>
      </w:pPr>
      <w:rPr>
        <w:rFonts w:eastAsia="Arial" w:hint="default"/>
        <w:b w:val="0"/>
        <w:bCs/>
      </w:rPr>
    </w:lvl>
    <w:lvl w:ilvl="2">
      <w:start w:val="1"/>
      <w:numFmt w:val="decimal"/>
      <w:lvlText w:val="%1.%2.%3."/>
      <w:lvlJc w:val="left"/>
      <w:pPr>
        <w:ind w:left="720" w:hanging="720"/>
      </w:pPr>
      <w:rPr>
        <w:rFonts w:eastAsia="Arial" w:hint="default"/>
        <w:b w:val="0"/>
        <w:bCs/>
      </w:rPr>
    </w:lvl>
    <w:lvl w:ilvl="3">
      <w:start w:val="1"/>
      <w:numFmt w:val="decimal"/>
      <w:lvlText w:val="%1.%2.%3.%4."/>
      <w:lvlJc w:val="left"/>
      <w:pPr>
        <w:ind w:left="1080" w:hanging="1080"/>
      </w:pPr>
      <w:rPr>
        <w:rFonts w:eastAsia="Arial" w:hint="default"/>
        <w:b/>
      </w:rPr>
    </w:lvl>
    <w:lvl w:ilvl="4">
      <w:start w:val="1"/>
      <w:numFmt w:val="decimal"/>
      <w:lvlText w:val="%1.%2.%3.%4.%5."/>
      <w:lvlJc w:val="left"/>
      <w:pPr>
        <w:ind w:left="1080" w:hanging="1080"/>
      </w:pPr>
      <w:rPr>
        <w:rFonts w:eastAsia="Arial" w:hint="default"/>
        <w:b/>
      </w:rPr>
    </w:lvl>
    <w:lvl w:ilvl="5">
      <w:start w:val="1"/>
      <w:numFmt w:val="decimal"/>
      <w:lvlText w:val="%1.%2.%3.%4.%5.%6."/>
      <w:lvlJc w:val="left"/>
      <w:pPr>
        <w:ind w:left="1440" w:hanging="1440"/>
      </w:pPr>
      <w:rPr>
        <w:rFonts w:eastAsia="Arial" w:hint="default"/>
        <w:b/>
      </w:rPr>
    </w:lvl>
    <w:lvl w:ilvl="6">
      <w:start w:val="1"/>
      <w:numFmt w:val="decimal"/>
      <w:lvlText w:val="%1.%2.%3.%4.%5.%6.%7."/>
      <w:lvlJc w:val="left"/>
      <w:pPr>
        <w:ind w:left="1440" w:hanging="1440"/>
      </w:pPr>
      <w:rPr>
        <w:rFonts w:eastAsia="Arial" w:hint="default"/>
        <w:b/>
      </w:rPr>
    </w:lvl>
    <w:lvl w:ilvl="7">
      <w:start w:val="1"/>
      <w:numFmt w:val="decimal"/>
      <w:lvlText w:val="%1.%2.%3.%4.%5.%6.%7.%8."/>
      <w:lvlJc w:val="left"/>
      <w:pPr>
        <w:ind w:left="1800" w:hanging="1800"/>
      </w:pPr>
      <w:rPr>
        <w:rFonts w:eastAsia="Arial" w:hint="default"/>
        <w:b/>
      </w:rPr>
    </w:lvl>
    <w:lvl w:ilvl="8">
      <w:start w:val="1"/>
      <w:numFmt w:val="decimal"/>
      <w:lvlText w:val="%1.%2.%3.%4.%5.%6.%7.%8.%9."/>
      <w:lvlJc w:val="left"/>
      <w:pPr>
        <w:ind w:left="1800" w:hanging="1800"/>
      </w:pPr>
      <w:rPr>
        <w:rFonts w:eastAsia="Arial" w:hint="default"/>
        <w:b/>
      </w:rPr>
    </w:lvl>
  </w:abstractNum>
  <w:abstractNum w:abstractNumId="202" w15:restartNumberingAfterBreak="0">
    <w:nsid w:val="5DDB6119"/>
    <w:multiLevelType w:val="hybridMultilevel"/>
    <w:tmpl w:val="72824732"/>
    <w:lvl w:ilvl="0" w:tplc="B394A246">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D0323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6703D5A">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BF29BF2">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D628D5C">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0BA9B38">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01C0C28">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C34CD50">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3C02A8C">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03" w15:restartNumberingAfterBreak="0">
    <w:nsid w:val="5E8568CA"/>
    <w:multiLevelType w:val="hybridMultilevel"/>
    <w:tmpl w:val="B29CB6BC"/>
    <w:lvl w:ilvl="0" w:tplc="357AF628">
      <w:start w:val="1"/>
      <w:numFmt w:val="lowerLetter"/>
      <w:lvlText w:val="(%1)"/>
      <w:lvlJc w:val="left"/>
      <w:pPr>
        <w:ind w:left="1080" w:hanging="720"/>
      </w:pPr>
      <w:rPr>
        <w:rFonts w:hint="default"/>
      </w:rPr>
    </w:lvl>
    <w:lvl w:ilvl="1" w:tplc="1472ABDA" w:tentative="1">
      <w:start w:val="1"/>
      <w:numFmt w:val="lowerLetter"/>
      <w:lvlText w:val="%2."/>
      <w:lvlJc w:val="left"/>
      <w:pPr>
        <w:ind w:left="1440" w:hanging="360"/>
      </w:pPr>
    </w:lvl>
    <w:lvl w:ilvl="2" w:tplc="7082CD00" w:tentative="1">
      <w:start w:val="1"/>
      <w:numFmt w:val="lowerRoman"/>
      <w:lvlText w:val="%3."/>
      <w:lvlJc w:val="right"/>
      <w:pPr>
        <w:ind w:left="2160" w:hanging="180"/>
      </w:pPr>
    </w:lvl>
    <w:lvl w:ilvl="3" w:tplc="EFEA9F64" w:tentative="1">
      <w:start w:val="1"/>
      <w:numFmt w:val="decimal"/>
      <w:lvlText w:val="%4."/>
      <w:lvlJc w:val="left"/>
      <w:pPr>
        <w:ind w:left="2880" w:hanging="360"/>
      </w:pPr>
    </w:lvl>
    <w:lvl w:ilvl="4" w:tplc="25F23AEC" w:tentative="1">
      <w:start w:val="1"/>
      <w:numFmt w:val="lowerLetter"/>
      <w:lvlText w:val="%5."/>
      <w:lvlJc w:val="left"/>
      <w:pPr>
        <w:ind w:left="3600" w:hanging="360"/>
      </w:pPr>
    </w:lvl>
    <w:lvl w:ilvl="5" w:tplc="E9AC266E" w:tentative="1">
      <w:start w:val="1"/>
      <w:numFmt w:val="lowerRoman"/>
      <w:lvlText w:val="%6."/>
      <w:lvlJc w:val="right"/>
      <w:pPr>
        <w:ind w:left="4320" w:hanging="180"/>
      </w:pPr>
    </w:lvl>
    <w:lvl w:ilvl="6" w:tplc="D1286202" w:tentative="1">
      <w:start w:val="1"/>
      <w:numFmt w:val="decimal"/>
      <w:lvlText w:val="%7."/>
      <w:lvlJc w:val="left"/>
      <w:pPr>
        <w:ind w:left="5040" w:hanging="360"/>
      </w:pPr>
    </w:lvl>
    <w:lvl w:ilvl="7" w:tplc="831C37B4" w:tentative="1">
      <w:start w:val="1"/>
      <w:numFmt w:val="lowerLetter"/>
      <w:lvlText w:val="%8."/>
      <w:lvlJc w:val="left"/>
      <w:pPr>
        <w:ind w:left="5760" w:hanging="360"/>
      </w:pPr>
    </w:lvl>
    <w:lvl w:ilvl="8" w:tplc="46521412" w:tentative="1">
      <w:start w:val="1"/>
      <w:numFmt w:val="lowerRoman"/>
      <w:lvlText w:val="%9."/>
      <w:lvlJc w:val="right"/>
      <w:pPr>
        <w:ind w:left="6480" w:hanging="180"/>
      </w:pPr>
    </w:lvl>
  </w:abstractNum>
  <w:abstractNum w:abstractNumId="204" w15:restartNumberingAfterBreak="0">
    <w:nsid w:val="5ECA4798"/>
    <w:multiLevelType w:val="multilevel"/>
    <w:tmpl w:val="3A064A8C"/>
    <w:lvl w:ilvl="0">
      <w:start w:val="1"/>
      <w:numFmt w:val="decimal"/>
      <w:lvlText w:val="%1."/>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5" w15:restartNumberingAfterBreak="0">
    <w:nsid w:val="5F127F9C"/>
    <w:multiLevelType w:val="hybridMultilevel"/>
    <w:tmpl w:val="9E92C9A6"/>
    <w:lvl w:ilvl="0" w:tplc="E6CE14B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FE0664E"/>
    <w:multiLevelType w:val="hybridMultilevel"/>
    <w:tmpl w:val="1B6699BC"/>
    <w:lvl w:ilvl="0" w:tplc="5E0A2A62">
      <w:start w:val="1"/>
      <w:numFmt w:val="decimal"/>
      <w:lvlText w:val="%1."/>
      <w:lvlJc w:val="left"/>
      <w:pPr>
        <w:ind w:left="720" w:hanging="36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607355D2"/>
    <w:multiLevelType w:val="hybridMultilevel"/>
    <w:tmpl w:val="23E8D67C"/>
    <w:lvl w:ilvl="0" w:tplc="E6CE14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8" w15:restartNumberingAfterBreak="0">
    <w:nsid w:val="6093205A"/>
    <w:multiLevelType w:val="hybridMultilevel"/>
    <w:tmpl w:val="30908894"/>
    <w:lvl w:ilvl="0" w:tplc="FAE84DC0">
      <w:start w:val="1"/>
      <w:numFmt w:val="lowerLetter"/>
      <w:lvlText w:val="%1)"/>
      <w:lvlJc w:val="left"/>
      <w:pPr>
        <w:ind w:left="1800" w:hanging="360"/>
      </w:pPr>
      <w:rPr>
        <w:rFonts w:hint="default"/>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9" w15:restartNumberingAfterBreak="0">
    <w:nsid w:val="61425DC8"/>
    <w:multiLevelType w:val="hybridMultilevel"/>
    <w:tmpl w:val="2B3E6A8C"/>
    <w:lvl w:ilvl="0" w:tplc="CE0651E8">
      <w:start w:val="1"/>
      <w:numFmt w:val="decimal"/>
      <w:lvlText w:val="13.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194416C"/>
    <w:multiLevelType w:val="hybridMultilevel"/>
    <w:tmpl w:val="DE0E810E"/>
    <w:lvl w:ilvl="0" w:tplc="E6CE14B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1" w15:restartNumberingAfterBreak="0">
    <w:nsid w:val="61E9693B"/>
    <w:multiLevelType w:val="hybridMultilevel"/>
    <w:tmpl w:val="C100BCDE"/>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1EA075A"/>
    <w:multiLevelType w:val="hybridMultilevel"/>
    <w:tmpl w:val="4942F2F4"/>
    <w:lvl w:ilvl="0" w:tplc="1BAA9F38">
      <w:start w:val="3"/>
      <w:numFmt w:val="upperLetter"/>
      <w:lvlText w:val="%1."/>
      <w:lvlJc w:val="left"/>
      <w:pPr>
        <w:ind w:left="2880" w:hanging="360"/>
      </w:pPr>
      <w:rPr>
        <w:rFonts w:eastAsia="Arial" w:hint="default"/>
        <w:b/>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3" w15:restartNumberingAfterBreak="0">
    <w:nsid w:val="622B5835"/>
    <w:multiLevelType w:val="hybridMultilevel"/>
    <w:tmpl w:val="25B27C6A"/>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2A40071"/>
    <w:multiLevelType w:val="hybridMultilevel"/>
    <w:tmpl w:val="1A7C694A"/>
    <w:lvl w:ilvl="0" w:tplc="6EF89AEA">
      <w:start w:val="1"/>
      <w:numFmt w:val="lowerRoman"/>
      <w:lvlText w:val="(%1)"/>
      <w:lvlJc w:val="left"/>
      <w:pPr>
        <w:ind w:left="2138" w:hanging="360"/>
      </w:pPr>
      <w:rPr>
        <w:rFonts w:ascii="Times New Roman" w:eastAsia="Calibri" w:hAnsi="Times New Roman" w:cs="Times New Roman"/>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15" w15:restartNumberingAfterBreak="0">
    <w:nsid w:val="6391019D"/>
    <w:multiLevelType w:val="hybridMultilevel"/>
    <w:tmpl w:val="C5EEEC2A"/>
    <w:lvl w:ilvl="0" w:tplc="31920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43F1038"/>
    <w:multiLevelType w:val="hybridMultilevel"/>
    <w:tmpl w:val="F1968A38"/>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4D45815"/>
    <w:multiLevelType w:val="hybridMultilevel"/>
    <w:tmpl w:val="8F9CD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8" w15:restartNumberingAfterBreak="0">
    <w:nsid w:val="651E75D4"/>
    <w:multiLevelType w:val="hybridMultilevel"/>
    <w:tmpl w:val="F1EA5C5E"/>
    <w:lvl w:ilvl="0" w:tplc="E6CE14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65B35254"/>
    <w:multiLevelType w:val="hybridMultilevel"/>
    <w:tmpl w:val="A37E80FA"/>
    <w:lvl w:ilvl="0" w:tplc="E6CE14B0">
      <w:start w:val="1"/>
      <w:numFmt w:val="low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65F4027C"/>
    <w:multiLevelType w:val="hybridMultilevel"/>
    <w:tmpl w:val="961AC9A8"/>
    <w:lvl w:ilvl="0" w:tplc="E6CE14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60769E7"/>
    <w:multiLevelType w:val="hybridMultilevel"/>
    <w:tmpl w:val="14882D54"/>
    <w:lvl w:ilvl="0" w:tplc="04090013">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2" w15:restartNumberingAfterBreak="0">
    <w:nsid w:val="66A3442E"/>
    <w:multiLevelType w:val="multilevel"/>
    <w:tmpl w:val="4B7AFE7E"/>
    <w:lvl w:ilvl="0">
      <w:start w:val="2"/>
      <w:numFmt w:val="decimal"/>
      <w:pStyle w:val="MZSchedule"/>
      <w:isLgl/>
      <w:lvlText w:val="Article %1"/>
      <w:lvlJc w:val="left"/>
      <w:pPr>
        <w:tabs>
          <w:tab w:val="num" w:pos="31680"/>
        </w:tabs>
        <w:ind w:left="32334" w:hanging="709"/>
      </w:pPr>
      <w:rPr>
        <w:rFonts w:ascii="Arial" w:hAnsi="Arial" w:hint="default"/>
        <w:b/>
        <w:i w:val="0"/>
        <w:caps/>
        <w:sz w:val="20"/>
        <w:szCs w:val="20"/>
      </w:rPr>
    </w:lvl>
    <w:lvl w:ilvl="1">
      <w:start w:val="1"/>
      <w:numFmt w:val="decimal"/>
      <w:isLgl/>
      <w:lvlText w:val="Section %1.%2"/>
      <w:lvlJc w:val="left"/>
      <w:pPr>
        <w:tabs>
          <w:tab w:val="num" w:pos="31680"/>
        </w:tabs>
        <w:ind w:left="32334" w:hanging="709"/>
      </w:pPr>
      <w:rPr>
        <w:rFonts w:ascii="Arial" w:hAnsi="Arial" w:hint="default"/>
        <w:b/>
        <w:sz w:val="20"/>
        <w:szCs w:val="20"/>
      </w:rPr>
    </w:lvl>
    <w:lvl w:ilvl="2">
      <w:start w:val="1"/>
      <w:numFmt w:val="decimal"/>
      <w:lvlText w:val="%1.%2.%3"/>
      <w:lvlJc w:val="left"/>
      <w:pPr>
        <w:tabs>
          <w:tab w:val="num" w:pos="31680"/>
        </w:tabs>
        <w:ind w:left="32334" w:hanging="709"/>
      </w:pPr>
      <w:rPr>
        <w:rFonts w:hint="default"/>
        <w:b w:val="0"/>
        <w:sz w:val="20"/>
      </w:rPr>
    </w:lvl>
    <w:lvl w:ilvl="3">
      <w:start w:val="1"/>
      <w:numFmt w:val="lowerLetter"/>
      <w:lvlText w:val="(%4)"/>
      <w:lvlJc w:val="left"/>
      <w:pPr>
        <w:tabs>
          <w:tab w:val="num" w:pos="-31680"/>
        </w:tabs>
        <w:ind w:left="-32493" w:hanging="709"/>
      </w:pPr>
      <w:rPr>
        <w:rFonts w:hint="default"/>
        <w:b w:val="0"/>
        <w:sz w:val="20"/>
      </w:rPr>
    </w:lvl>
    <w:lvl w:ilvl="4">
      <w:start w:val="1"/>
      <w:numFmt w:val="lowerRoman"/>
      <w:lvlText w:val="(%5)"/>
      <w:lvlJc w:val="left"/>
      <w:pPr>
        <w:tabs>
          <w:tab w:val="num" w:pos="-31680"/>
        </w:tabs>
        <w:ind w:left="-31785" w:hanging="708"/>
      </w:pPr>
      <w:rPr>
        <w:rFonts w:hint="default"/>
        <w:b w:val="0"/>
      </w:rPr>
    </w:lvl>
    <w:lvl w:ilvl="5">
      <w:start w:val="27"/>
      <w:numFmt w:val="lowerLetter"/>
      <w:lvlText w:val="(%6)"/>
      <w:lvlJc w:val="left"/>
      <w:pPr>
        <w:tabs>
          <w:tab w:val="num" w:pos="-31076"/>
        </w:tabs>
        <w:ind w:left="-31076" w:hanging="709"/>
      </w:pPr>
      <w:rPr>
        <w:rFonts w:hint="default"/>
      </w:rPr>
    </w:lvl>
    <w:lvl w:ilvl="6">
      <w:start w:val="1"/>
      <w:numFmt w:val="upperLetter"/>
      <w:pStyle w:val="MZSchedule"/>
      <w:lvlText w:val="Schedule %7"/>
      <w:lvlJc w:val="left"/>
      <w:pPr>
        <w:tabs>
          <w:tab w:val="num" w:pos="1746"/>
        </w:tabs>
        <w:ind w:left="1746" w:hanging="1296"/>
      </w:pPr>
      <w:rPr>
        <w:rFonts w:hint="default"/>
      </w:rPr>
    </w:lvl>
    <w:lvl w:ilvl="7">
      <w:start w:val="1"/>
      <w:numFmt w:val="decimal"/>
      <w:lvlText w:val="%1.%2.%3.%4.%5.%6.%7.%8"/>
      <w:lvlJc w:val="left"/>
      <w:pPr>
        <w:tabs>
          <w:tab w:val="num" w:pos="-31680"/>
        </w:tabs>
        <w:ind w:left="-32471" w:hanging="1440"/>
      </w:pPr>
      <w:rPr>
        <w:rFonts w:hint="default"/>
      </w:rPr>
    </w:lvl>
    <w:lvl w:ilvl="8">
      <w:start w:val="1"/>
      <w:numFmt w:val="decimal"/>
      <w:lvlText w:val="%1.%2.%3.%4.%5.%6.%7.%8.%9"/>
      <w:lvlJc w:val="left"/>
      <w:pPr>
        <w:tabs>
          <w:tab w:val="num" w:pos="-31680"/>
        </w:tabs>
        <w:ind w:left="-32327" w:hanging="1584"/>
      </w:pPr>
      <w:rPr>
        <w:rFonts w:hint="default"/>
      </w:rPr>
    </w:lvl>
  </w:abstractNum>
  <w:abstractNum w:abstractNumId="223" w15:restartNumberingAfterBreak="0">
    <w:nsid w:val="67073FEE"/>
    <w:multiLevelType w:val="hybridMultilevel"/>
    <w:tmpl w:val="A03EE724"/>
    <w:lvl w:ilvl="0" w:tplc="2AF2F44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7087B8B"/>
    <w:multiLevelType w:val="hybridMultilevel"/>
    <w:tmpl w:val="7C7622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75B5B7E"/>
    <w:multiLevelType w:val="hybridMultilevel"/>
    <w:tmpl w:val="7F5460A0"/>
    <w:lvl w:ilvl="0" w:tplc="E6CE14B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681E1120"/>
    <w:multiLevelType w:val="hybridMultilevel"/>
    <w:tmpl w:val="AC8ACB08"/>
    <w:lvl w:ilvl="0" w:tplc="E6CE14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85558CF"/>
    <w:multiLevelType w:val="hybridMultilevel"/>
    <w:tmpl w:val="8D5C6A5C"/>
    <w:lvl w:ilvl="0" w:tplc="E6CE14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687D4B3D"/>
    <w:multiLevelType w:val="multilevel"/>
    <w:tmpl w:val="42DC7070"/>
    <w:lvl w:ilvl="0">
      <w:start w:val="14"/>
      <w:numFmt w:val="decimal"/>
      <w:lvlText w:val="%1."/>
      <w:lvlJc w:val="left"/>
      <w:pPr>
        <w:ind w:left="840" w:hanging="840"/>
      </w:pPr>
      <w:rPr>
        <w:rFonts w:hint="default"/>
        <w:u w:val="none"/>
      </w:rPr>
    </w:lvl>
    <w:lvl w:ilvl="1">
      <w:start w:val="5"/>
      <w:numFmt w:val="decimal"/>
      <w:lvlText w:val="%1.%2."/>
      <w:lvlJc w:val="left"/>
      <w:pPr>
        <w:ind w:left="1100" w:hanging="840"/>
      </w:pPr>
      <w:rPr>
        <w:rFonts w:hint="default"/>
        <w:u w:val="none"/>
      </w:rPr>
    </w:lvl>
    <w:lvl w:ilvl="2">
      <w:start w:val="4"/>
      <w:numFmt w:val="decimal"/>
      <w:lvlText w:val="%1.%2.%3."/>
      <w:lvlJc w:val="left"/>
      <w:pPr>
        <w:ind w:left="1360" w:hanging="840"/>
      </w:pPr>
      <w:rPr>
        <w:rFonts w:hint="default"/>
        <w:u w:val="none"/>
      </w:rPr>
    </w:lvl>
    <w:lvl w:ilvl="3">
      <w:start w:val="1"/>
      <w:numFmt w:val="decimal"/>
      <w:lvlText w:val="%1.%2.%3.%4."/>
      <w:lvlJc w:val="left"/>
      <w:pPr>
        <w:ind w:left="1860" w:hanging="1080"/>
      </w:pPr>
      <w:rPr>
        <w:rFonts w:hint="default"/>
        <w:u w:val="none"/>
      </w:rPr>
    </w:lvl>
    <w:lvl w:ilvl="4">
      <w:start w:val="1"/>
      <w:numFmt w:val="decimal"/>
      <w:lvlText w:val="%1.%2.%3.%4.%5."/>
      <w:lvlJc w:val="left"/>
      <w:pPr>
        <w:ind w:left="2120" w:hanging="1080"/>
      </w:pPr>
      <w:rPr>
        <w:rFonts w:hint="default"/>
        <w:u w:val="none"/>
      </w:rPr>
    </w:lvl>
    <w:lvl w:ilvl="5">
      <w:start w:val="1"/>
      <w:numFmt w:val="decimal"/>
      <w:lvlText w:val="%1.%2.%3.%4.%5.%6."/>
      <w:lvlJc w:val="left"/>
      <w:pPr>
        <w:ind w:left="2740" w:hanging="1440"/>
      </w:pPr>
      <w:rPr>
        <w:rFonts w:hint="default"/>
        <w:u w:val="none"/>
      </w:rPr>
    </w:lvl>
    <w:lvl w:ilvl="6">
      <w:start w:val="1"/>
      <w:numFmt w:val="decimal"/>
      <w:lvlText w:val="%1.%2.%3.%4.%5.%6.%7."/>
      <w:lvlJc w:val="left"/>
      <w:pPr>
        <w:ind w:left="3000" w:hanging="1440"/>
      </w:pPr>
      <w:rPr>
        <w:rFonts w:hint="default"/>
        <w:u w:val="none"/>
      </w:rPr>
    </w:lvl>
    <w:lvl w:ilvl="7">
      <w:start w:val="1"/>
      <w:numFmt w:val="decimal"/>
      <w:lvlText w:val="%1.%2.%3.%4.%5.%6.%7.%8."/>
      <w:lvlJc w:val="left"/>
      <w:pPr>
        <w:ind w:left="3620" w:hanging="1800"/>
      </w:pPr>
      <w:rPr>
        <w:rFonts w:hint="default"/>
        <w:u w:val="none"/>
      </w:rPr>
    </w:lvl>
    <w:lvl w:ilvl="8">
      <w:start w:val="1"/>
      <w:numFmt w:val="decimal"/>
      <w:lvlText w:val="%1.%2.%3.%4.%5.%6.%7.%8.%9."/>
      <w:lvlJc w:val="left"/>
      <w:pPr>
        <w:ind w:left="3880" w:hanging="1800"/>
      </w:pPr>
      <w:rPr>
        <w:rFonts w:hint="default"/>
        <w:u w:val="none"/>
      </w:rPr>
    </w:lvl>
  </w:abstractNum>
  <w:abstractNum w:abstractNumId="229" w15:restartNumberingAfterBreak="0">
    <w:nsid w:val="689445D5"/>
    <w:multiLevelType w:val="hybridMultilevel"/>
    <w:tmpl w:val="8FBCBBA8"/>
    <w:lvl w:ilvl="0" w:tplc="E6CE14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8BB2CCF"/>
    <w:multiLevelType w:val="hybridMultilevel"/>
    <w:tmpl w:val="723C081E"/>
    <w:lvl w:ilvl="0" w:tplc="04090019">
      <w:start w:val="1"/>
      <w:numFmt w:val="lowerLetter"/>
      <w:lvlText w:val="%1."/>
      <w:lvlJc w:val="left"/>
      <w:pPr>
        <w:ind w:left="2043" w:hanging="360"/>
      </w:pPr>
    </w:lvl>
    <w:lvl w:ilvl="1" w:tplc="04090019" w:tentative="1">
      <w:start w:val="1"/>
      <w:numFmt w:val="lowerLetter"/>
      <w:lvlText w:val="%2."/>
      <w:lvlJc w:val="left"/>
      <w:pPr>
        <w:ind w:left="2763" w:hanging="360"/>
      </w:pPr>
    </w:lvl>
    <w:lvl w:ilvl="2" w:tplc="0409001B" w:tentative="1">
      <w:start w:val="1"/>
      <w:numFmt w:val="lowerRoman"/>
      <w:lvlText w:val="%3."/>
      <w:lvlJc w:val="right"/>
      <w:pPr>
        <w:ind w:left="3483" w:hanging="180"/>
      </w:pPr>
    </w:lvl>
    <w:lvl w:ilvl="3" w:tplc="0409000F" w:tentative="1">
      <w:start w:val="1"/>
      <w:numFmt w:val="decimal"/>
      <w:lvlText w:val="%4."/>
      <w:lvlJc w:val="left"/>
      <w:pPr>
        <w:ind w:left="4203" w:hanging="360"/>
      </w:pPr>
    </w:lvl>
    <w:lvl w:ilvl="4" w:tplc="04090019" w:tentative="1">
      <w:start w:val="1"/>
      <w:numFmt w:val="lowerLetter"/>
      <w:lvlText w:val="%5."/>
      <w:lvlJc w:val="left"/>
      <w:pPr>
        <w:ind w:left="4923" w:hanging="360"/>
      </w:pPr>
    </w:lvl>
    <w:lvl w:ilvl="5" w:tplc="0409001B" w:tentative="1">
      <w:start w:val="1"/>
      <w:numFmt w:val="lowerRoman"/>
      <w:lvlText w:val="%6."/>
      <w:lvlJc w:val="right"/>
      <w:pPr>
        <w:ind w:left="5643" w:hanging="180"/>
      </w:pPr>
    </w:lvl>
    <w:lvl w:ilvl="6" w:tplc="0409000F" w:tentative="1">
      <w:start w:val="1"/>
      <w:numFmt w:val="decimal"/>
      <w:lvlText w:val="%7."/>
      <w:lvlJc w:val="left"/>
      <w:pPr>
        <w:ind w:left="6363" w:hanging="360"/>
      </w:pPr>
    </w:lvl>
    <w:lvl w:ilvl="7" w:tplc="04090019" w:tentative="1">
      <w:start w:val="1"/>
      <w:numFmt w:val="lowerLetter"/>
      <w:lvlText w:val="%8."/>
      <w:lvlJc w:val="left"/>
      <w:pPr>
        <w:ind w:left="7083" w:hanging="360"/>
      </w:pPr>
    </w:lvl>
    <w:lvl w:ilvl="8" w:tplc="0409001B" w:tentative="1">
      <w:start w:val="1"/>
      <w:numFmt w:val="lowerRoman"/>
      <w:lvlText w:val="%9."/>
      <w:lvlJc w:val="right"/>
      <w:pPr>
        <w:ind w:left="7803" w:hanging="180"/>
      </w:pPr>
    </w:lvl>
  </w:abstractNum>
  <w:abstractNum w:abstractNumId="231" w15:restartNumberingAfterBreak="0">
    <w:nsid w:val="6A395DD7"/>
    <w:multiLevelType w:val="hybridMultilevel"/>
    <w:tmpl w:val="04EAEE42"/>
    <w:lvl w:ilvl="0" w:tplc="237CB844">
      <w:start w:val="1"/>
      <w:numFmt w:val="decimal"/>
      <w:lvlText w:val="%1."/>
      <w:lvlJc w:val="left"/>
      <w:pPr>
        <w:ind w:left="1440" w:hanging="360"/>
      </w:pPr>
      <w:rPr>
        <w:b/>
      </w:rPr>
    </w:lvl>
    <w:lvl w:ilvl="1" w:tplc="08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2" w15:restartNumberingAfterBreak="0">
    <w:nsid w:val="6B9B65EC"/>
    <w:multiLevelType w:val="hybridMultilevel"/>
    <w:tmpl w:val="E7A2C1E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3" w15:restartNumberingAfterBreak="0">
    <w:nsid w:val="6BB5583C"/>
    <w:multiLevelType w:val="multilevel"/>
    <w:tmpl w:val="5B10FE96"/>
    <w:lvl w:ilvl="0">
      <w:start w:val="4"/>
      <w:numFmt w:val="decimal"/>
      <w:lvlText w:val="%1."/>
      <w:lvlJc w:val="left"/>
      <w:pPr>
        <w:ind w:left="360" w:hanging="360"/>
      </w:pPr>
      <w:rPr>
        <w:rFonts w:hint="default"/>
        <w:b w:val="0"/>
        <w:u w:val="none"/>
      </w:rPr>
    </w:lvl>
    <w:lvl w:ilvl="1">
      <w:start w:val="1"/>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080" w:hanging="108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440" w:hanging="144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234" w15:restartNumberingAfterBreak="0">
    <w:nsid w:val="6BB71AD6"/>
    <w:multiLevelType w:val="hybridMultilevel"/>
    <w:tmpl w:val="267CE5A0"/>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C042942"/>
    <w:multiLevelType w:val="hybridMultilevel"/>
    <w:tmpl w:val="A2C4BA92"/>
    <w:lvl w:ilvl="0" w:tplc="EEAE14BE">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36" w15:restartNumberingAfterBreak="0">
    <w:nsid w:val="6C4E380E"/>
    <w:multiLevelType w:val="hybridMultilevel"/>
    <w:tmpl w:val="717079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7" w15:restartNumberingAfterBreak="0">
    <w:nsid w:val="6C8B6CE9"/>
    <w:multiLevelType w:val="hybridMultilevel"/>
    <w:tmpl w:val="EB1C3688"/>
    <w:lvl w:ilvl="0" w:tplc="FFFFFFFF">
      <w:start w:val="1"/>
      <w:numFmt w:val="decimal"/>
      <w:lvlText w:val="%1."/>
      <w:lvlJc w:val="left"/>
      <w:pPr>
        <w:tabs>
          <w:tab w:val="num" w:pos="720"/>
        </w:tabs>
        <w:ind w:left="72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8" w15:restartNumberingAfterBreak="0">
    <w:nsid w:val="6CAF3EF4"/>
    <w:multiLevelType w:val="hybridMultilevel"/>
    <w:tmpl w:val="123282F2"/>
    <w:lvl w:ilvl="0" w:tplc="BDFA986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9" w15:restartNumberingAfterBreak="0">
    <w:nsid w:val="6CFB1E19"/>
    <w:multiLevelType w:val="hybridMultilevel"/>
    <w:tmpl w:val="ECAC1996"/>
    <w:lvl w:ilvl="0" w:tplc="88EC3C4E">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0" w15:restartNumberingAfterBreak="0">
    <w:nsid w:val="6D7C7042"/>
    <w:multiLevelType w:val="hybridMultilevel"/>
    <w:tmpl w:val="B9CAEF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1" w15:restartNumberingAfterBreak="0">
    <w:nsid w:val="6E4C3789"/>
    <w:multiLevelType w:val="hybridMultilevel"/>
    <w:tmpl w:val="B9407C36"/>
    <w:lvl w:ilvl="0" w:tplc="A156E706">
      <w:start w:val="2"/>
      <w:numFmt w:val="lowerLetter"/>
      <w:lvlText w:val="(%1)"/>
      <w:lvlJc w:val="left"/>
      <w:pPr>
        <w:ind w:left="1080" w:hanging="720"/>
      </w:pPr>
      <w:rPr>
        <w:rFonts w:hint="default"/>
        <w:b w:val="0"/>
        <w:bCs/>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2" w15:restartNumberingAfterBreak="0">
    <w:nsid w:val="6E655A6E"/>
    <w:multiLevelType w:val="hybridMultilevel"/>
    <w:tmpl w:val="878C64E4"/>
    <w:lvl w:ilvl="0" w:tplc="A5FC63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3" w15:restartNumberingAfterBreak="0">
    <w:nsid w:val="6E661D8A"/>
    <w:multiLevelType w:val="hybridMultilevel"/>
    <w:tmpl w:val="2D04515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4" w15:restartNumberingAfterBreak="0">
    <w:nsid w:val="6EAA49DC"/>
    <w:multiLevelType w:val="hybridMultilevel"/>
    <w:tmpl w:val="072C7B40"/>
    <w:lvl w:ilvl="0" w:tplc="F97A84E6">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5" w15:restartNumberingAfterBreak="0">
    <w:nsid w:val="6EE63353"/>
    <w:multiLevelType w:val="hybridMultilevel"/>
    <w:tmpl w:val="7C7622A4"/>
    <w:lvl w:ilvl="0" w:tplc="045ECD5E">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6" w15:restartNumberingAfterBreak="0">
    <w:nsid w:val="70302F0B"/>
    <w:multiLevelType w:val="multilevel"/>
    <w:tmpl w:val="FABA3594"/>
    <w:lvl w:ilvl="0">
      <w:start w:val="1"/>
      <w:numFmt w:val="decimal"/>
      <w:pStyle w:val="Schedule"/>
      <w:suff w:val="space"/>
      <w:lvlText w:val="Schedule %1"/>
      <w:lvlJc w:val="left"/>
      <w:pPr>
        <w:ind w:left="0" w:firstLine="0"/>
      </w:pPr>
      <w:rPr>
        <w:rFonts w:hint="default"/>
      </w:rPr>
    </w:lvl>
    <w:lvl w:ilvl="1">
      <w:start w:val="1"/>
      <w:numFmt w:val="decimal"/>
      <w:lvlText w:val="%2"/>
      <w:lvlJc w:val="left"/>
      <w:pPr>
        <w:ind w:left="720" w:hanging="720"/>
      </w:pPr>
      <w:rPr>
        <w:rFonts w:hint="default"/>
      </w:rPr>
    </w:lvl>
    <w:lvl w:ilvl="2">
      <w:start w:val="1"/>
      <w:numFmt w:val="decimal"/>
      <w:lvlText w:val="%2.%3"/>
      <w:lvlJc w:val="left"/>
      <w:pPr>
        <w:ind w:left="720" w:hanging="720"/>
      </w:pPr>
      <w:rPr>
        <w:rFonts w:hint="default"/>
      </w:rPr>
    </w:lvl>
    <w:lvl w:ilvl="3">
      <w:start w:val="1"/>
      <w:numFmt w:val="lowerLetter"/>
      <w:lvlText w:val="(%4)"/>
      <w:lvlJc w:val="left"/>
      <w:pPr>
        <w:ind w:left="720" w:hanging="720"/>
      </w:pPr>
      <w:rPr>
        <w:rFonts w:hint="default"/>
      </w:rPr>
    </w:lvl>
    <w:lvl w:ilvl="4">
      <w:start w:val="1"/>
      <w:numFmt w:val="lowerRoman"/>
      <w:lvlText w:val="(%5)"/>
      <w:lvlJc w:val="left"/>
      <w:pPr>
        <w:ind w:left="1440" w:hanging="720"/>
      </w:pPr>
      <w:rPr>
        <w:rFonts w:hint="default"/>
      </w:rPr>
    </w:lvl>
    <w:lvl w:ilvl="5">
      <w:start w:val="1"/>
      <w:numFmt w:val="upperLetter"/>
      <w:lvlText w:val="(%6)"/>
      <w:lvlJc w:val="left"/>
      <w:pPr>
        <w:ind w:left="2160" w:hanging="720"/>
      </w:pPr>
      <w:rPr>
        <w:rFonts w:hint="default"/>
      </w:rPr>
    </w:lvl>
    <w:lvl w:ilvl="6">
      <w:start w:val="1"/>
      <w:numFmt w:val="decimal"/>
      <w:lvlText w:val="(%7)"/>
      <w:lvlJc w:val="left"/>
      <w:pPr>
        <w:ind w:left="2880" w:hanging="72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247" w15:restartNumberingAfterBreak="0">
    <w:nsid w:val="70CC0B51"/>
    <w:multiLevelType w:val="hybridMultilevel"/>
    <w:tmpl w:val="670CAE3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70EA0B0B"/>
    <w:multiLevelType w:val="hybridMultilevel"/>
    <w:tmpl w:val="7F5460A0"/>
    <w:lvl w:ilvl="0" w:tplc="E6CE14B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71EC4C77"/>
    <w:multiLevelType w:val="multilevel"/>
    <w:tmpl w:val="42D67C98"/>
    <w:name w:val="UnnamedList26748"/>
    <w:lvl w:ilvl="0">
      <w:start w:val="1"/>
      <w:numFmt w:val="decimal"/>
      <w:lvlText w:val="%1."/>
      <w:lvlJc w:val="left"/>
      <w:pPr>
        <w:ind w:left="840" w:hanging="360"/>
      </w:pPr>
      <w:rPr>
        <w:rFonts w:ascii="Times New Roman" w:hAnsi="Times New Roman" w:cs="Times New Roman" w:hint="default"/>
        <w:b/>
        <w:sz w:val="26"/>
        <w:szCs w:val="26"/>
      </w:rPr>
    </w:lvl>
    <w:lvl w:ilvl="1">
      <w:start w:val="1"/>
      <w:numFmt w:val="decimal"/>
      <w:isLgl/>
      <w:lvlText w:val="%1.%2"/>
      <w:lvlJc w:val="left"/>
      <w:pPr>
        <w:ind w:left="360" w:hanging="360"/>
      </w:pPr>
      <w:rPr>
        <w:rFonts w:hint="default"/>
        <w:b w:val="0"/>
        <w:bCs w:val="0"/>
        <w:sz w:val="22"/>
        <w:szCs w:val="22"/>
      </w:rPr>
    </w:lvl>
    <w:lvl w:ilvl="2">
      <w:start w:val="1"/>
      <w:numFmt w:val="decimal"/>
      <w:isLgl/>
      <w:lvlText w:val="%1.%2.%3"/>
      <w:lvlJc w:val="left"/>
      <w:pPr>
        <w:ind w:left="1680" w:hanging="720"/>
      </w:pPr>
      <w:rPr>
        <w:rFonts w:ascii="Times New Roman" w:hAnsi="Times New Roman" w:cs="Times New Roman" w:hint="default"/>
        <w:b w:val="0"/>
        <w:bCs/>
        <w:sz w:val="22"/>
        <w:szCs w:val="22"/>
      </w:rPr>
    </w:lvl>
    <w:lvl w:ilvl="3">
      <w:start w:val="1"/>
      <w:numFmt w:val="lowerLetter"/>
      <w:lvlText w:val="(%4)"/>
      <w:lvlJc w:val="left"/>
      <w:pPr>
        <w:ind w:left="1920" w:hanging="720"/>
      </w:pPr>
      <w:rPr>
        <w:rFonts w:ascii="Times New Roman" w:hAnsi="Times New Roman" w:cs="Times New Roman" w:hint="default"/>
        <w:b w:val="0"/>
        <w:bCs/>
        <w:i w:val="0"/>
        <w:sz w:val="22"/>
        <w:szCs w:val="22"/>
      </w:rPr>
    </w:lvl>
    <w:lvl w:ilvl="4">
      <w:start w:val="1"/>
      <w:numFmt w:val="decimal"/>
      <w:isLgl/>
      <w:lvlText w:val="%1.%2.%3.%4.%5"/>
      <w:lvlJc w:val="left"/>
      <w:pPr>
        <w:ind w:left="2520" w:hanging="1080"/>
      </w:pPr>
      <w:rPr>
        <w:rFonts w:hint="default"/>
        <w:b/>
      </w:rPr>
    </w:lvl>
    <w:lvl w:ilvl="5">
      <w:start w:val="1"/>
      <w:numFmt w:val="decimal"/>
      <w:isLgl/>
      <w:lvlText w:val="%1.%2.%3.%4.%5.%6"/>
      <w:lvlJc w:val="left"/>
      <w:pPr>
        <w:ind w:left="2760" w:hanging="1080"/>
      </w:pPr>
      <w:rPr>
        <w:rFonts w:hint="default"/>
        <w:b/>
      </w:rPr>
    </w:lvl>
    <w:lvl w:ilvl="6">
      <w:start w:val="1"/>
      <w:numFmt w:val="decimal"/>
      <w:isLgl/>
      <w:lvlText w:val="%1.%2.%3.%4.%5.%6.%7"/>
      <w:lvlJc w:val="left"/>
      <w:pPr>
        <w:ind w:left="3360" w:hanging="1440"/>
      </w:pPr>
      <w:rPr>
        <w:rFonts w:hint="default"/>
        <w:b/>
      </w:rPr>
    </w:lvl>
    <w:lvl w:ilvl="7">
      <w:start w:val="1"/>
      <w:numFmt w:val="decimal"/>
      <w:isLgl/>
      <w:lvlText w:val="%1.%2.%3.%4.%5.%6.%7.%8"/>
      <w:lvlJc w:val="left"/>
      <w:pPr>
        <w:ind w:left="3600" w:hanging="1440"/>
      </w:pPr>
      <w:rPr>
        <w:rFonts w:hint="default"/>
        <w:b/>
      </w:rPr>
    </w:lvl>
    <w:lvl w:ilvl="8">
      <w:start w:val="1"/>
      <w:numFmt w:val="decimal"/>
      <w:isLgl/>
      <w:lvlText w:val="%1.%2.%3.%4.%5.%6.%7.%8.%9"/>
      <w:lvlJc w:val="left"/>
      <w:pPr>
        <w:ind w:left="4200" w:hanging="1800"/>
      </w:pPr>
      <w:rPr>
        <w:rFonts w:hint="default"/>
        <w:b/>
      </w:rPr>
    </w:lvl>
  </w:abstractNum>
  <w:abstractNum w:abstractNumId="250" w15:restartNumberingAfterBreak="0">
    <w:nsid w:val="730E4076"/>
    <w:multiLevelType w:val="hybridMultilevel"/>
    <w:tmpl w:val="51E4EE6A"/>
    <w:lvl w:ilvl="0" w:tplc="E71CCAD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3566E7A"/>
    <w:multiLevelType w:val="hybridMultilevel"/>
    <w:tmpl w:val="D5BE810A"/>
    <w:lvl w:ilvl="0" w:tplc="34982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15:restartNumberingAfterBreak="0">
    <w:nsid w:val="73677B1D"/>
    <w:multiLevelType w:val="hybridMultilevel"/>
    <w:tmpl w:val="96DE6C0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53" w15:restartNumberingAfterBreak="0">
    <w:nsid w:val="738C1E4F"/>
    <w:multiLevelType w:val="multilevel"/>
    <w:tmpl w:val="E47A9F24"/>
    <w:lvl w:ilvl="0">
      <w:start w:val="1"/>
      <w:numFmt w:val="decimal"/>
      <w:lvlText w:val="%1.0"/>
      <w:lvlJc w:val="left"/>
      <w:pPr>
        <w:ind w:left="81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4" w15:restartNumberingAfterBreak="0">
    <w:nsid w:val="73C219A8"/>
    <w:multiLevelType w:val="hybridMultilevel"/>
    <w:tmpl w:val="2F7ADBE8"/>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3C80B53"/>
    <w:multiLevelType w:val="hybridMultilevel"/>
    <w:tmpl w:val="874046A6"/>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4AA5EA7"/>
    <w:multiLevelType w:val="hybridMultilevel"/>
    <w:tmpl w:val="410CC20C"/>
    <w:lvl w:ilvl="0" w:tplc="2AF2F44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4B0503B"/>
    <w:multiLevelType w:val="multilevel"/>
    <w:tmpl w:val="74B0503B"/>
    <w:lvl w:ilvl="0">
      <w:start w:val="1"/>
      <w:numFmt w:val="decimal"/>
      <w:lvlText w:val="%1."/>
      <w:lvlJc w:val="left"/>
      <w:pPr>
        <w:ind w:left="860" w:hanging="72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860" w:hanging="72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580" w:hanging="720"/>
      </w:pPr>
      <w:rPr>
        <w:rFonts w:hint="default"/>
        <w:spacing w:val="0"/>
        <w:w w:val="100"/>
        <w:lang w:val="en-US" w:eastAsia="en-US" w:bidi="ar-SA"/>
      </w:rPr>
    </w:lvl>
    <w:lvl w:ilvl="3">
      <w:start w:val="1"/>
      <w:numFmt w:val="decimal"/>
      <w:lvlText w:val="%1.%2.%3.%4"/>
      <w:lvlJc w:val="left"/>
      <w:pPr>
        <w:ind w:left="230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4">
      <w:start w:val="1"/>
      <w:numFmt w:val="upperLetter"/>
      <w:lvlText w:val="(%5)"/>
      <w:lvlJc w:val="left"/>
      <w:pPr>
        <w:ind w:left="3021" w:hanging="720"/>
      </w:pPr>
      <w:rPr>
        <w:rFonts w:ascii="Times New Roman" w:eastAsia="Times New Roman" w:hAnsi="Times New Roman" w:cs="Times New Roman" w:hint="default"/>
        <w:b w:val="0"/>
        <w:bCs w:val="0"/>
        <w:i w:val="0"/>
        <w:iCs w:val="0"/>
        <w:spacing w:val="-2"/>
        <w:w w:val="100"/>
        <w:sz w:val="22"/>
        <w:szCs w:val="22"/>
        <w:lang w:val="en-US" w:eastAsia="en-US" w:bidi="ar-SA"/>
      </w:rPr>
    </w:lvl>
    <w:lvl w:ilvl="5">
      <w:numFmt w:val="bullet"/>
      <w:lvlText w:val="•"/>
      <w:lvlJc w:val="left"/>
      <w:pPr>
        <w:ind w:left="2560" w:hanging="720"/>
      </w:pPr>
      <w:rPr>
        <w:rFonts w:hint="default"/>
        <w:lang w:val="en-US" w:eastAsia="en-US" w:bidi="ar-SA"/>
      </w:rPr>
    </w:lvl>
    <w:lvl w:ilvl="6">
      <w:numFmt w:val="bullet"/>
      <w:lvlText w:val="•"/>
      <w:lvlJc w:val="left"/>
      <w:pPr>
        <w:ind w:left="2660" w:hanging="720"/>
      </w:pPr>
      <w:rPr>
        <w:rFonts w:hint="default"/>
        <w:lang w:val="en-US" w:eastAsia="en-US" w:bidi="ar-SA"/>
      </w:rPr>
    </w:lvl>
    <w:lvl w:ilvl="7">
      <w:numFmt w:val="bullet"/>
      <w:lvlText w:val="•"/>
      <w:lvlJc w:val="left"/>
      <w:pPr>
        <w:ind w:left="2700" w:hanging="720"/>
      </w:pPr>
      <w:rPr>
        <w:rFonts w:hint="default"/>
        <w:lang w:val="en-US" w:eastAsia="en-US" w:bidi="ar-SA"/>
      </w:rPr>
    </w:lvl>
    <w:lvl w:ilvl="8">
      <w:numFmt w:val="bullet"/>
      <w:lvlText w:val="•"/>
      <w:lvlJc w:val="left"/>
      <w:pPr>
        <w:ind w:left="3020" w:hanging="720"/>
      </w:pPr>
      <w:rPr>
        <w:rFonts w:hint="default"/>
        <w:lang w:val="en-US" w:eastAsia="en-US" w:bidi="ar-SA"/>
      </w:rPr>
    </w:lvl>
  </w:abstractNum>
  <w:abstractNum w:abstractNumId="258" w15:restartNumberingAfterBreak="0">
    <w:nsid w:val="755C189B"/>
    <w:multiLevelType w:val="hybridMultilevel"/>
    <w:tmpl w:val="45AE7716"/>
    <w:lvl w:ilvl="0" w:tplc="763AF2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757E4206"/>
    <w:multiLevelType w:val="hybridMultilevel"/>
    <w:tmpl w:val="63C04C34"/>
    <w:lvl w:ilvl="0" w:tplc="5DE47D6E">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0" w15:restartNumberingAfterBreak="0">
    <w:nsid w:val="75AE5C03"/>
    <w:multiLevelType w:val="hybridMultilevel"/>
    <w:tmpl w:val="1194AE1A"/>
    <w:lvl w:ilvl="0" w:tplc="343C7272">
      <w:start w:val="1"/>
      <w:numFmt w:val="lowerLetter"/>
      <w:lvlText w:val="(%1)"/>
      <w:lvlJc w:val="left"/>
      <w:pPr>
        <w:ind w:left="1080" w:hanging="360"/>
      </w:pPr>
      <w:rPr>
        <w:rFonts w:eastAsia="Arial" w:hint="default"/>
        <w:sz w:val="2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61" w15:restartNumberingAfterBreak="0">
    <w:nsid w:val="76310501"/>
    <w:multiLevelType w:val="hybridMultilevel"/>
    <w:tmpl w:val="7BE441B6"/>
    <w:lvl w:ilvl="0" w:tplc="8FEAB0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773E6423"/>
    <w:multiLevelType w:val="hybridMultilevel"/>
    <w:tmpl w:val="D3C6F3AA"/>
    <w:lvl w:ilvl="0" w:tplc="FFFFFFFF">
      <w:start w:val="1"/>
      <w:numFmt w:val="lowerLetter"/>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3" w15:restartNumberingAfterBreak="0">
    <w:nsid w:val="77DE4106"/>
    <w:multiLevelType w:val="hybridMultilevel"/>
    <w:tmpl w:val="6AA24FFE"/>
    <w:lvl w:ilvl="0" w:tplc="E6CE14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7E44A8B"/>
    <w:multiLevelType w:val="hybridMultilevel"/>
    <w:tmpl w:val="D3C6F3AA"/>
    <w:lvl w:ilvl="0" w:tplc="FFFFFFFF">
      <w:start w:val="1"/>
      <w:numFmt w:val="lowerLetter"/>
      <w:lvlText w:val="(%1)"/>
      <w:lvlJc w:val="left"/>
      <w:pPr>
        <w:ind w:left="720" w:hanging="36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5" w15:restartNumberingAfterBreak="0">
    <w:nsid w:val="78BB7B9C"/>
    <w:multiLevelType w:val="hybridMultilevel"/>
    <w:tmpl w:val="4F4A46F8"/>
    <w:lvl w:ilvl="0" w:tplc="EEAE14BE">
      <w:start w:val="1"/>
      <w:numFmt w:val="lowerLetter"/>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6" w15:restartNumberingAfterBreak="0">
    <w:nsid w:val="79E22E04"/>
    <w:multiLevelType w:val="hybridMultilevel"/>
    <w:tmpl w:val="D182F80E"/>
    <w:lvl w:ilvl="0" w:tplc="70F631A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67" w15:restartNumberingAfterBreak="0">
    <w:nsid w:val="79E3405F"/>
    <w:multiLevelType w:val="hybridMultilevel"/>
    <w:tmpl w:val="59EACA6A"/>
    <w:lvl w:ilvl="0" w:tplc="7C1A96D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79E76E12"/>
    <w:multiLevelType w:val="multilevel"/>
    <w:tmpl w:val="6B6A40D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9" w15:restartNumberingAfterBreak="0">
    <w:nsid w:val="7B153870"/>
    <w:multiLevelType w:val="hybridMultilevel"/>
    <w:tmpl w:val="9FF891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0" w15:restartNumberingAfterBreak="0">
    <w:nsid w:val="7C1F14CA"/>
    <w:multiLevelType w:val="hybridMultilevel"/>
    <w:tmpl w:val="6E2E56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1" w15:restartNumberingAfterBreak="0">
    <w:nsid w:val="7C3A7E98"/>
    <w:multiLevelType w:val="hybridMultilevel"/>
    <w:tmpl w:val="E00AA550"/>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C40025A"/>
    <w:multiLevelType w:val="hybridMultilevel"/>
    <w:tmpl w:val="AD16A318"/>
    <w:lvl w:ilvl="0" w:tplc="E6CE14B0">
      <w:start w:val="1"/>
      <w:numFmt w:val="lowerLetter"/>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3" w15:restartNumberingAfterBreak="0">
    <w:nsid w:val="7C7860FC"/>
    <w:multiLevelType w:val="hybridMultilevel"/>
    <w:tmpl w:val="31863D82"/>
    <w:lvl w:ilvl="0" w:tplc="85AEFBB0">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4" w15:restartNumberingAfterBreak="0">
    <w:nsid w:val="7CBF11FE"/>
    <w:multiLevelType w:val="hybridMultilevel"/>
    <w:tmpl w:val="39A0110E"/>
    <w:lvl w:ilvl="0" w:tplc="49E2F8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5" w15:restartNumberingAfterBreak="0">
    <w:nsid w:val="7DA922A2"/>
    <w:multiLevelType w:val="multilevel"/>
    <w:tmpl w:val="91A03942"/>
    <w:lvl w:ilvl="0">
      <w:start w:val="2"/>
      <w:numFmt w:val="decimal"/>
      <w:lvlText w:val="%1."/>
      <w:lvlJc w:val="left"/>
      <w:pPr>
        <w:ind w:left="540" w:hanging="540"/>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276" w15:restartNumberingAfterBreak="0">
    <w:nsid w:val="7DF31ED7"/>
    <w:multiLevelType w:val="hybridMultilevel"/>
    <w:tmpl w:val="8C3EA134"/>
    <w:lvl w:ilvl="0" w:tplc="0409000F">
      <w:start w:val="1"/>
      <w:numFmt w:val="lowerLetter"/>
      <w:lvlText w:val="(%1)"/>
      <w:lvlJc w:val="left"/>
      <w:pPr>
        <w:ind w:left="144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7" w15:restartNumberingAfterBreak="0">
    <w:nsid w:val="7E001FA3"/>
    <w:multiLevelType w:val="hybridMultilevel"/>
    <w:tmpl w:val="DDB40792"/>
    <w:lvl w:ilvl="0" w:tplc="E1922EE0">
      <w:start w:val="1"/>
      <w:numFmt w:val="upperLetter"/>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E060B02">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5064BFA">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CA2BF80">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2DA131C">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D0A4230">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92A8100">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67AA3E0">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5A85E0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78" w15:restartNumberingAfterBreak="0">
    <w:nsid w:val="7E374AA8"/>
    <w:multiLevelType w:val="hybridMultilevel"/>
    <w:tmpl w:val="8626C1DC"/>
    <w:lvl w:ilvl="0" w:tplc="07D4CB72">
      <w:start w:val="2"/>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9" w15:restartNumberingAfterBreak="0">
    <w:nsid w:val="7E4C6DED"/>
    <w:multiLevelType w:val="hybridMultilevel"/>
    <w:tmpl w:val="F1B2E5BA"/>
    <w:lvl w:ilvl="0" w:tplc="0409000F">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0" w15:restartNumberingAfterBreak="0">
    <w:nsid w:val="7E4C6DFF"/>
    <w:multiLevelType w:val="hybridMultilevel"/>
    <w:tmpl w:val="24147B0A"/>
    <w:lvl w:ilvl="0" w:tplc="425C58AC">
      <w:start w:val="1"/>
      <w:numFmt w:val="lowerLetter"/>
      <w:lvlText w:val="(%1)"/>
      <w:lvlJc w:val="left"/>
      <w:pPr>
        <w:ind w:left="1440" w:hanging="66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281" w15:restartNumberingAfterBreak="0">
    <w:nsid w:val="7E5E1E7A"/>
    <w:multiLevelType w:val="hybridMultilevel"/>
    <w:tmpl w:val="67242C28"/>
    <w:lvl w:ilvl="0" w:tplc="E6CE14B0">
      <w:start w:val="1"/>
      <w:numFmt w:val="upp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EE02909"/>
    <w:multiLevelType w:val="hybridMultilevel"/>
    <w:tmpl w:val="584E0DD0"/>
    <w:lvl w:ilvl="0" w:tplc="E6CE14B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F0820DB"/>
    <w:multiLevelType w:val="hybridMultilevel"/>
    <w:tmpl w:val="F5D45046"/>
    <w:lvl w:ilvl="0" w:tplc="E6CE14B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018462077">
    <w:abstractNumId w:val="281"/>
  </w:num>
  <w:num w:numId="2" w16cid:durableId="754667266">
    <w:abstractNumId w:val="44"/>
  </w:num>
  <w:num w:numId="3" w16cid:durableId="236793217">
    <w:abstractNumId w:val="116"/>
  </w:num>
  <w:num w:numId="4" w16cid:durableId="938720">
    <w:abstractNumId w:val="138"/>
  </w:num>
  <w:num w:numId="5" w16cid:durableId="470560490">
    <w:abstractNumId w:val="79"/>
  </w:num>
  <w:num w:numId="6" w16cid:durableId="556205793">
    <w:abstractNumId w:val="88"/>
  </w:num>
  <w:num w:numId="7" w16cid:durableId="1519856106">
    <w:abstractNumId w:val="186"/>
  </w:num>
  <w:num w:numId="8" w16cid:durableId="201405531">
    <w:abstractNumId w:val="192"/>
  </w:num>
  <w:num w:numId="9" w16cid:durableId="1942566228">
    <w:abstractNumId w:val="167"/>
  </w:num>
  <w:num w:numId="10" w16cid:durableId="169684074">
    <w:abstractNumId w:val="131"/>
  </w:num>
  <w:num w:numId="11" w16cid:durableId="413358578">
    <w:abstractNumId w:val="17"/>
  </w:num>
  <w:num w:numId="12" w16cid:durableId="1155410889">
    <w:abstractNumId w:val="83"/>
  </w:num>
  <w:num w:numId="13" w16cid:durableId="89786400">
    <w:abstractNumId w:val="129"/>
  </w:num>
  <w:num w:numId="14" w16cid:durableId="1446582675">
    <w:abstractNumId w:val="62"/>
  </w:num>
  <w:num w:numId="15" w16cid:durableId="288317474">
    <w:abstractNumId w:val="139"/>
  </w:num>
  <w:num w:numId="16" w16cid:durableId="544605575">
    <w:abstractNumId w:val="52"/>
  </w:num>
  <w:num w:numId="17" w16cid:durableId="583153427">
    <w:abstractNumId w:val="65"/>
  </w:num>
  <w:num w:numId="18" w16cid:durableId="801927658">
    <w:abstractNumId w:val="179"/>
  </w:num>
  <w:num w:numId="19" w16cid:durableId="208693704">
    <w:abstractNumId w:val="40"/>
  </w:num>
  <w:num w:numId="20" w16cid:durableId="943148249">
    <w:abstractNumId w:val="29"/>
  </w:num>
  <w:num w:numId="21" w16cid:durableId="165948573">
    <w:abstractNumId w:val="148"/>
  </w:num>
  <w:num w:numId="22" w16cid:durableId="1641224791">
    <w:abstractNumId w:val="114"/>
  </w:num>
  <w:num w:numId="23" w16cid:durableId="1240138023">
    <w:abstractNumId w:val="23"/>
  </w:num>
  <w:num w:numId="24" w16cid:durableId="1322344742">
    <w:abstractNumId w:val="107"/>
  </w:num>
  <w:num w:numId="25" w16cid:durableId="1146439201">
    <w:abstractNumId w:val="50"/>
  </w:num>
  <w:num w:numId="26" w16cid:durableId="1332220753">
    <w:abstractNumId w:val="181"/>
  </w:num>
  <w:num w:numId="27" w16cid:durableId="268969747">
    <w:abstractNumId w:val="68"/>
  </w:num>
  <w:num w:numId="28" w16cid:durableId="1708338568">
    <w:abstractNumId w:val="58"/>
  </w:num>
  <w:num w:numId="29" w16cid:durableId="1994285923">
    <w:abstractNumId w:val="70"/>
  </w:num>
  <w:num w:numId="30" w16cid:durableId="2058045699">
    <w:abstractNumId w:val="59"/>
  </w:num>
  <w:num w:numId="31" w16cid:durableId="274797537">
    <w:abstractNumId w:val="22"/>
  </w:num>
  <w:num w:numId="32" w16cid:durableId="1327785807">
    <w:abstractNumId w:val="169"/>
  </w:num>
  <w:num w:numId="33" w16cid:durableId="1768691774">
    <w:abstractNumId w:val="93"/>
  </w:num>
  <w:num w:numId="34" w16cid:durableId="1873568772">
    <w:abstractNumId w:val="216"/>
  </w:num>
  <w:num w:numId="35" w16cid:durableId="1364473784">
    <w:abstractNumId w:val="256"/>
  </w:num>
  <w:num w:numId="36" w16cid:durableId="1117724570">
    <w:abstractNumId w:val="271"/>
  </w:num>
  <w:num w:numId="37" w16cid:durableId="1901164699">
    <w:abstractNumId w:val="57"/>
  </w:num>
  <w:num w:numId="38" w16cid:durableId="358165029">
    <w:abstractNumId w:val="211"/>
  </w:num>
  <w:num w:numId="39" w16cid:durableId="88627253">
    <w:abstractNumId w:val="9"/>
  </w:num>
  <w:num w:numId="40" w16cid:durableId="1119181710">
    <w:abstractNumId w:val="78"/>
  </w:num>
  <w:num w:numId="41" w16cid:durableId="1818956512">
    <w:abstractNumId w:val="28"/>
  </w:num>
  <w:num w:numId="42" w16cid:durableId="128865493">
    <w:abstractNumId w:val="255"/>
  </w:num>
  <w:num w:numId="43" w16cid:durableId="658727625">
    <w:abstractNumId w:val="71"/>
  </w:num>
  <w:num w:numId="44" w16cid:durableId="778181272">
    <w:abstractNumId w:val="111"/>
  </w:num>
  <w:num w:numId="45" w16cid:durableId="1512717305">
    <w:abstractNumId w:val="66"/>
  </w:num>
  <w:num w:numId="46" w16cid:durableId="1348823708">
    <w:abstractNumId w:val="8"/>
  </w:num>
  <w:num w:numId="47" w16cid:durableId="1376155376">
    <w:abstractNumId w:val="203"/>
  </w:num>
  <w:num w:numId="48" w16cid:durableId="401484757">
    <w:abstractNumId w:val="234"/>
  </w:num>
  <w:num w:numId="49" w16cid:durableId="1453941057">
    <w:abstractNumId w:val="67"/>
  </w:num>
  <w:num w:numId="50" w16cid:durableId="134687396">
    <w:abstractNumId w:val="254"/>
  </w:num>
  <w:num w:numId="51" w16cid:durableId="218054466">
    <w:abstractNumId w:val="213"/>
  </w:num>
  <w:num w:numId="52" w16cid:durableId="1770469543">
    <w:abstractNumId w:val="199"/>
  </w:num>
  <w:num w:numId="53" w16cid:durableId="1934773983">
    <w:abstractNumId w:val="31"/>
  </w:num>
  <w:num w:numId="54" w16cid:durableId="1686589540">
    <w:abstractNumId w:val="51"/>
  </w:num>
  <w:num w:numId="55" w16cid:durableId="470638047">
    <w:abstractNumId w:val="37"/>
  </w:num>
  <w:num w:numId="56" w16cid:durableId="1448311477">
    <w:abstractNumId w:val="30"/>
  </w:num>
  <w:num w:numId="57" w16cid:durableId="466433225">
    <w:abstractNumId w:val="265"/>
  </w:num>
  <w:num w:numId="58" w16cid:durableId="810486975">
    <w:abstractNumId w:val="248"/>
  </w:num>
  <w:num w:numId="59" w16cid:durableId="1678195225">
    <w:abstractNumId w:val="225"/>
  </w:num>
  <w:num w:numId="60" w16cid:durableId="553280005">
    <w:abstractNumId w:val="102"/>
  </w:num>
  <w:num w:numId="61" w16cid:durableId="1576282824">
    <w:abstractNumId w:val="33"/>
  </w:num>
  <w:num w:numId="62" w16cid:durableId="1431701367">
    <w:abstractNumId w:val="85"/>
  </w:num>
  <w:num w:numId="63" w16cid:durableId="99184737">
    <w:abstractNumId w:val="189"/>
  </w:num>
  <w:num w:numId="64" w16cid:durableId="607930399">
    <w:abstractNumId w:val="180"/>
  </w:num>
  <w:num w:numId="65" w16cid:durableId="1312566055">
    <w:abstractNumId w:val="218"/>
  </w:num>
  <w:num w:numId="66" w16cid:durableId="827673185">
    <w:abstractNumId w:val="133"/>
  </w:num>
  <w:num w:numId="67" w16cid:durableId="692223304">
    <w:abstractNumId w:val="100"/>
  </w:num>
  <w:num w:numId="68" w16cid:durableId="1006442246">
    <w:abstractNumId w:val="132"/>
  </w:num>
  <w:num w:numId="69" w16cid:durableId="2121877754">
    <w:abstractNumId w:val="61"/>
  </w:num>
  <w:num w:numId="70" w16cid:durableId="411778628">
    <w:abstractNumId w:val="258"/>
  </w:num>
  <w:num w:numId="71" w16cid:durableId="1744066074">
    <w:abstractNumId w:val="60"/>
  </w:num>
  <w:num w:numId="72" w16cid:durableId="595940436">
    <w:abstractNumId w:val="3"/>
  </w:num>
  <w:num w:numId="73" w16cid:durableId="999889499">
    <w:abstractNumId w:val="220"/>
  </w:num>
  <w:num w:numId="74" w16cid:durableId="159278127">
    <w:abstractNumId w:val="45"/>
  </w:num>
  <w:num w:numId="75" w16cid:durableId="17703323">
    <w:abstractNumId w:val="282"/>
  </w:num>
  <w:num w:numId="76" w16cid:durableId="1253390806">
    <w:abstractNumId w:val="5"/>
  </w:num>
  <w:num w:numId="77" w16cid:durableId="2051955748">
    <w:abstractNumId w:val="113"/>
  </w:num>
  <w:num w:numId="78" w16cid:durableId="1403984380">
    <w:abstractNumId w:val="13"/>
  </w:num>
  <w:num w:numId="79" w16cid:durableId="767434737">
    <w:abstractNumId w:val="151"/>
  </w:num>
  <w:num w:numId="80" w16cid:durableId="2104109696">
    <w:abstractNumId w:val="118"/>
  </w:num>
  <w:num w:numId="81" w16cid:durableId="503324228">
    <w:abstractNumId w:val="82"/>
  </w:num>
  <w:num w:numId="82" w16cid:durableId="133525423">
    <w:abstractNumId w:val="226"/>
  </w:num>
  <w:num w:numId="83" w16cid:durableId="1926305146">
    <w:abstractNumId w:val="152"/>
  </w:num>
  <w:num w:numId="84" w16cid:durableId="881478276">
    <w:abstractNumId w:val="84"/>
  </w:num>
  <w:num w:numId="85" w16cid:durableId="843475502">
    <w:abstractNumId w:val="229"/>
  </w:num>
  <w:num w:numId="86" w16cid:durableId="1242059480">
    <w:abstractNumId w:val="16"/>
  </w:num>
  <w:num w:numId="87" w16cid:durableId="829253833">
    <w:abstractNumId w:val="110"/>
  </w:num>
  <w:num w:numId="88" w16cid:durableId="1574050788">
    <w:abstractNumId w:val="263"/>
  </w:num>
  <w:num w:numId="89" w16cid:durableId="1237401917">
    <w:abstractNumId w:val="26"/>
  </w:num>
  <w:num w:numId="90" w16cid:durableId="239751409">
    <w:abstractNumId w:val="80"/>
  </w:num>
  <w:num w:numId="91" w16cid:durableId="1902599676">
    <w:abstractNumId w:val="106"/>
  </w:num>
  <w:num w:numId="92" w16cid:durableId="883520431">
    <w:abstractNumId w:val="205"/>
  </w:num>
  <w:num w:numId="93" w16cid:durableId="1632134392">
    <w:abstractNumId w:val="163"/>
  </w:num>
  <w:num w:numId="94" w16cid:durableId="141898637">
    <w:abstractNumId w:val="69"/>
  </w:num>
  <w:num w:numId="95" w16cid:durableId="1027633245">
    <w:abstractNumId w:val="98"/>
  </w:num>
  <w:num w:numId="96" w16cid:durableId="414783632">
    <w:abstractNumId w:val="128"/>
  </w:num>
  <w:num w:numId="97" w16cid:durableId="521479836">
    <w:abstractNumId w:val="207"/>
  </w:num>
  <w:num w:numId="98" w16cid:durableId="2131625431">
    <w:abstractNumId w:val="185"/>
  </w:num>
  <w:num w:numId="99" w16cid:durableId="2092458273">
    <w:abstractNumId w:val="153"/>
  </w:num>
  <w:num w:numId="100" w16cid:durableId="1609966305">
    <w:abstractNumId w:val="90"/>
  </w:num>
  <w:num w:numId="101" w16cid:durableId="1703701464">
    <w:abstractNumId w:val="222"/>
  </w:num>
  <w:num w:numId="102" w16cid:durableId="1730418162">
    <w:abstractNumId w:val="108"/>
  </w:num>
  <w:num w:numId="103" w16cid:durableId="1177035296">
    <w:abstractNumId w:val="53"/>
  </w:num>
  <w:num w:numId="104" w16cid:durableId="265504244">
    <w:abstractNumId w:val="200"/>
  </w:num>
  <w:num w:numId="105" w16cid:durableId="1914074272">
    <w:abstractNumId w:val="140"/>
  </w:num>
  <w:num w:numId="106" w16cid:durableId="1551528012">
    <w:abstractNumId w:val="164"/>
  </w:num>
  <w:num w:numId="107" w16cid:durableId="1643927296">
    <w:abstractNumId w:val="171"/>
  </w:num>
  <w:num w:numId="108" w16cid:durableId="1759327649">
    <w:abstractNumId w:val="227"/>
  </w:num>
  <w:num w:numId="109" w16cid:durableId="988634665">
    <w:abstractNumId w:val="97"/>
  </w:num>
  <w:num w:numId="110" w16cid:durableId="52436330">
    <w:abstractNumId w:val="146"/>
  </w:num>
  <w:num w:numId="111" w16cid:durableId="1743914198">
    <w:abstractNumId w:val="19"/>
  </w:num>
  <w:num w:numId="112" w16cid:durableId="1743016999">
    <w:abstractNumId w:val="159"/>
  </w:num>
  <w:num w:numId="113" w16cid:durableId="1774856361">
    <w:abstractNumId w:val="283"/>
  </w:num>
  <w:num w:numId="114" w16cid:durableId="2032099268">
    <w:abstractNumId w:val="238"/>
  </w:num>
  <w:num w:numId="115" w16cid:durableId="198200068">
    <w:abstractNumId w:val="272"/>
  </w:num>
  <w:num w:numId="116" w16cid:durableId="121461598">
    <w:abstractNumId w:val="44"/>
  </w:num>
  <w:num w:numId="117" w16cid:durableId="1773939006">
    <w:abstractNumId w:val="35"/>
  </w:num>
  <w:num w:numId="118" w16cid:durableId="1279138787">
    <w:abstractNumId w:val="0"/>
  </w:num>
  <w:num w:numId="119" w16cid:durableId="629096775">
    <w:abstractNumId w:val="246"/>
    <w:lvlOverride w:ilvl="0">
      <w:lvl w:ilvl="0">
        <w:numFmt w:val="decimal"/>
        <w:pStyle w:val="Schedule"/>
        <w:suff w:val="space"/>
        <w:lvlText w:val="Schedule %1"/>
        <w:lvlJc w:val="left"/>
        <w:pPr>
          <w:ind w:left="0" w:firstLine="0"/>
        </w:pPr>
        <w:rPr>
          <w:rFonts w:hint="default"/>
        </w:rPr>
      </w:lvl>
    </w:lvlOverride>
    <w:lvlOverride w:ilvl="1">
      <w:lvl w:ilvl="1">
        <w:numFmt w:val="decimal"/>
        <w:lvlText w:val="%2"/>
        <w:lvlJc w:val="left"/>
        <w:pPr>
          <w:ind w:left="720" w:hanging="720"/>
        </w:pPr>
        <w:rPr>
          <w:rFonts w:hint="default"/>
        </w:rPr>
      </w:lvl>
    </w:lvlOverride>
    <w:lvlOverride w:ilvl="2">
      <w:lvl w:ilvl="2">
        <w:numFmt w:val="decimal"/>
        <w:lvlText w:val="%2.%3"/>
        <w:lvlJc w:val="left"/>
        <w:pPr>
          <w:ind w:left="720" w:hanging="720"/>
        </w:pPr>
        <w:rPr>
          <w:rFonts w:hint="default"/>
        </w:rPr>
      </w:lvl>
    </w:lvlOverride>
    <w:lvlOverride w:ilvl="3">
      <w:lvl w:ilvl="3">
        <w:start w:val="1"/>
        <w:numFmt w:val="lowerLetter"/>
        <w:lvlText w:val="(%4)"/>
        <w:lvlJc w:val="left"/>
        <w:pPr>
          <w:ind w:left="720" w:hanging="720"/>
        </w:pPr>
        <w:rPr>
          <w:rFonts w:asciiTheme="minorHAnsi" w:eastAsia="Times New Roman" w:hAnsiTheme="minorHAnsi" w:cs="Times New Roman"/>
        </w:rPr>
      </w:lvl>
    </w:lvlOverride>
    <w:lvlOverride w:ilvl="4">
      <w:lvl w:ilvl="4">
        <w:numFmt w:val="lowerRoman"/>
        <w:lvlText w:val="(%5)"/>
        <w:lvlJc w:val="left"/>
        <w:pPr>
          <w:ind w:left="1440" w:hanging="720"/>
        </w:pPr>
        <w:rPr>
          <w:rFonts w:hint="default"/>
        </w:rPr>
      </w:lvl>
    </w:lvlOverride>
    <w:lvlOverride w:ilvl="5">
      <w:lvl w:ilvl="5">
        <w:numFmt w:val="upperLetter"/>
        <w:lvlText w:val="(%6)"/>
        <w:lvlJc w:val="left"/>
        <w:pPr>
          <w:ind w:left="2160" w:hanging="720"/>
        </w:pPr>
        <w:rPr>
          <w:rFonts w:hint="default"/>
        </w:rPr>
      </w:lvl>
    </w:lvlOverride>
    <w:lvlOverride w:ilvl="6">
      <w:lvl w:ilvl="6">
        <w:numFmt w:val="decimal"/>
        <w:lvlText w:val="(%7)"/>
        <w:lvlJc w:val="left"/>
        <w:pPr>
          <w:ind w:left="2880" w:hanging="720"/>
        </w:pPr>
        <w:rPr>
          <w:rFonts w:hint="default"/>
        </w:rPr>
      </w:lvl>
    </w:lvlOverride>
    <w:lvlOverride w:ilvl="7">
      <w:lvl w:ilvl="7">
        <w:numFmt w:val="none"/>
        <w:lvlText w:val="%8."/>
        <w:lvlJc w:val="left"/>
        <w:pPr>
          <w:ind w:left="2880" w:hanging="360"/>
        </w:pPr>
        <w:rPr>
          <w:rFonts w:hint="default"/>
        </w:rPr>
      </w:lvl>
    </w:lvlOverride>
    <w:lvlOverride w:ilvl="8">
      <w:lvl w:ilvl="8">
        <w:numFmt w:val="none"/>
        <w:lvlText w:val="%9."/>
        <w:lvlJc w:val="left"/>
        <w:pPr>
          <w:ind w:left="3240" w:hanging="360"/>
        </w:pPr>
        <w:rPr>
          <w:rFonts w:hint="default"/>
        </w:rPr>
      </w:lvl>
    </w:lvlOverride>
  </w:num>
  <w:num w:numId="120" w16cid:durableId="843785156">
    <w:abstractNumId w:val="210"/>
  </w:num>
  <w:num w:numId="121" w16cid:durableId="1556045438">
    <w:abstractNumId w:val="48"/>
  </w:num>
  <w:num w:numId="122" w16cid:durableId="178549005">
    <w:abstractNumId w:val="274"/>
  </w:num>
  <w:num w:numId="123" w16cid:durableId="1487672067">
    <w:abstractNumId w:val="223"/>
  </w:num>
  <w:num w:numId="124" w16cid:durableId="1127162304">
    <w:abstractNumId w:val="251"/>
  </w:num>
  <w:num w:numId="125" w16cid:durableId="635065581">
    <w:abstractNumId w:val="130"/>
  </w:num>
  <w:num w:numId="126" w16cid:durableId="1349286331">
    <w:abstractNumId w:val="237"/>
  </w:num>
  <w:num w:numId="127" w16cid:durableId="535627475">
    <w:abstractNumId w:val="277"/>
  </w:num>
  <w:num w:numId="128" w16cid:durableId="1189216572">
    <w:abstractNumId w:val="161"/>
  </w:num>
  <w:num w:numId="129" w16cid:durableId="1165588767">
    <w:abstractNumId w:val="202"/>
  </w:num>
  <w:num w:numId="130" w16cid:durableId="220024556">
    <w:abstractNumId w:val="145"/>
  </w:num>
  <w:num w:numId="131" w16cid:durableId="348411793">
    <w:abstractNumId w:val="173"/>
  </w:num>
  <w:num w:numId="132" w16cid:durableId="553850211">
    <w:abstractNumId w:val="236"/>
  </w:num>
  <w:num w:numId="133" w16cid:durableId="1575429891">
    <w:abstractNumId w:val="168"/>
  </w:num>
  <w:num w:numId="134" w16cid:durableId="923756600">
    <w:abstractNumId w:val="122"/>
  </w:num>
  <w:num w:numId="135" w16cid:durableId="1981961514">
    <w:abstractNumId w:val="182"/>
  </w:num>
  <w:num w:numId="136" w16cid:durableId="1706902447">
    <w:abstractNumId w:val="178"/>
  </w:num>
  <w:num w:numId="137" w16cid:durableId="1015839035">
    <w:abstractNumId w:val="136"/>
  </w:num>
  <w:num w:numId="138" w16cid:durableId="218590899">
    <w:abstractNumId w:val="172"/>
  </w:num>
  <w:num w:numId="139" w16cid:durableId="922108153">
    <w:abstractNumId w:val="230"/>
  </w:num>
  <w:num w:numId="140" w16cid:durableId="1257710652">
    <w:abstractNumId w:val="270"/>
  </w:num>
  <w:num w:numId="141" w16cid:durableId="119568976">
    <w:abstractNumId w:val="11"/>
  </w:num>
  <w:num w:numId="142" w16cid:durableId="1164279629">
    <w:abstractNumId w:val="7"/>
  </w:num>
  <w:num w:numId="143" w16cid:durableId="699018289">
    <w:abstractNumId w:val="44"/>
  </w:num>
  <w:num w:numId="144" w16cid:durableId="1724677721">
    <w:abstractNumId w:val="20"/>
  </w:num>
  <w:num w:numId="145" w16cid:durableId="665979697">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227687209">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91098084">
    <w:abstractNumId w:val="44"/>
  </w:num>
  <w:num w:numId="148" w16cid:durableId="949969384">
    <w:abstractNumId w:val="280"/>
  </w:num>
  <w:num w:numId="149" w16cid:durableId="772475878">
    <w:abstractNumId w:val="115"/>
  </w:num>
  <w:num w:numId="150" w16cid:durableId="1601058838">
    <w:abstractNumId w:val="12"/>
  </w:num>
  <w:num w:numId="151" w16cid:durableId="381104136">
    <w:abstractNumId w:val="177"/>
  </w:num>
  <w:num w:numId="152" w16cid:durableId="2073313954">
    <w:abstractNumId w:val="215"/>
  </w:num>
  <w:num w:numId="153" w16cid:durableId="1050768875">
    <w:abstractNumId w:val="267"/>
  </w:num>
  <w:num w:numId="154" w16cid:durableId="547648384">
    <w:abstractNumId w:val="191"/>
  </w:num>
  <w:num w:numId="155" w16cid:durableId="1116486176">
    <w:abstractNumId w:val="72"/>
  </w:num>
  <w:num w:numId="156" w16cid:durableId="305741768">
    <w:abstractNumId w:val="64"/>
  </w:num>
  <w:num w:numId="157" w16cid:durableId="1398212958">
    <w:abstractNumId w:val="209"/>
  </w:num>
  <w:num w:numId="158" w16cid:durableId="2060548720">
    <w:abstractNumId w:val="124"/>
  </w:num>
  <w:num w:numId="159" w16cid:durableId="1971668171">
    <w:abstractNumId w:val="250"/>
  </w:num>
  <w:num w:numId="160" w16cid:durableId="1594165421">
    <w:abstractNumId w:val="157"/>
  </w:num>
  <w:num w:numId="161" w16cid:durableId="529146846">
    <w:abstractNumId w:val="142"/>
  </w:num>
  <w:num w:numId="162" w16cid:durableId="1251235326">
    <w:abstractNumId w:val="141"/>
  </w:num>
  <w:num w:numId="163" w16cid:durableId="126355939">
    <w:abstractNumId w:val="117"/>
  </w:num>
  <w:num w:numId="164" w16cid:durableId="1066761321">
    <w:abstractNumId w:val="221"/>
  </w:num>
  <w:num w:numId="165" w16cid:durableId="1161653173">
    <w:abstractNumId w:val="217"/>
  </w:num>
  <w:num w:numId="166" w16cid:durableId="1327630090">
    <w:abstractNumId w:val="39"/>
  </w:num>
  <w:num w:numId="167" w16cid:durableId="1688555695">
    <w:abstractNumId w:val="36"/>
  </w:num>
  <w:num w:numId="168" w16cid:durableId="1610432219">
    <w:abstractNumId w:val="150"/>
  </w:num>
  <w:num w:numId="169" w16cid:durableId="992416117">
    <w:abstractNumId w:val="54"/>
  </w:num>
  <w:num w:numId="170" w16cid:durableId="1889763176">
    <w:abstractNumId w:val="126"/>
  </w:num>
  <w:num w:numId="171" w16cid:durableId="619993223">
    <w:abstractNumId w:val="193"/>
  </w:num>
  <w:num w:numId="172" w16cid:durableId="778794805">
    <w:abstractNumId w:val="160"/>
  </w:num>
  <w:num w:numId="173" w16cid:durableId="884874565">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2058160777">
    <w:abstractNumId w:val="252"/>
  </w:num>
  <w:num w:numId="175" w16cid:durableId="1967619830">
    <w:abstractNumId w:val="240"/>
  </w:num>
  <w:num w:numId="176" w16cid:durableId="498040105">
    <w:abstractNumId w:val="2"/>
  </w:num>
  <w:num w:numId="177" w16cid:durableId="712929477">
    <w:abstractNumId w:val="119"/>
  </w:num>
  <w:num w:numId="178" w16cid:durableId="599921067">
    <w:abstractNumId w:val="137"/>
  </w:num>
  <w:num w:numId="179" w16cid:durableId="1165701181">
    <w:abstractNumId w:val="235"/>
  </w:num>
  <w:num w:numId="180" w16cid:durableId="1449660063">
    <w:abstractNumId w:val="197"/>
  </w:num>
  <w:num w:numId="181" w16cid:durableId="830027463">
    <w:abstractNumId w:val="154"/>
  </w:num>
  <w:num w:numId="182" w16cid:durableId="1274482302">
    <w:abstractNumId w:val="208"/>
  </w:num>
  <w:num w:numId="183" w16cid:durableId="1445421375">
    <w:abstractNumId w:val="253"/>
  </w:num>
  <w:num w:numId="184" w16cid:durableId="74284115">
    <w:abstractNumId w:val="123"/>
  </w:num>
  <w:num w:numId="185" w16cid:durableId="1589381589">
    <w:abstractNumId w:val="231"/>
  </w:num>
  <w:num w:numId="186" w16cid:durableId="1345590860">
    <w:abstractNumId w:val="76"/>
  </w:num>
  <w:num w:numId="187" w16cid:durableId="666327160">
    <w:abstractNumId w:val="232"/>
  </w:num>
  <w:num w:numId="188" w16cid:durableId="361900768">
    <w:abstractNumId w:val="204"/>
  </w:num>
  <w:num w:numId="189" w16cid:durableId="788015528">
    <w:abstractNumId w:val="198"/>
  </w:num>
  <w:num w:numId="190" w16cid:durableId="2131508790">
    <w:abstractNumId w:val="269"/>
  </w:num>
  <w:num w:numId="191" w16cid:durableId="1069035448">
    <w:abstractNumId w:val="25"/>
  </w:num>
  <w:num w:numId="192" w16cid:durableId="496843340">
    <w:abstractNumId w:val="1"/>
  </w:num>
  <w:num w:numId="193" w16cid:durableId="1875843351">
    <w:abstractNumId w:val="120"/>
  </w:num>
  <w:num w:numId="194" w16cid:durableId="430979506">
    <w:abstractNumId w:val="49"/>
  </w:num>
  <w:num w:numId="195" w16cid:durableId="1111361992">
    <w:abstractNumId w:val="47"/>
  </w:num>
  <w:num w:numId="196" w16cid:durableId="1052771002">
    <w:abstractNumId w:val="184"/>
  </w:num>
  <w:num w:numId="197" w16cid:durableId="2022317743">
    <w:abstractNumId w:val="268"/>
  </w:num>
  <w:num w:numId="198" w16cid:durableId="113864556">
    <w:abstractNumId w:val="55"/>
  </w:num>
  <w:num w:numId="199" w16cid:durableId="2071416561">
    <w:abstractNumId w:val="86"/>
  </w:num>
  <w:num w:numId="200" w16cid:durableId="1734163109">
    <w:abstractNumId w:val="214"/>
  </w:num>
  <w:num w:numId="201" w16cid:durableId="921187110">
    <w:abstractNumId w:val="56"/>
  </w:num>
  <w:num w:numId="202" w16cid:durableId="1308510379">
    <w:abstractNumId w:val="91"/>
  </w:num>
  <w:num w:numId="203" w16cid:durableId="1219129717">
    <w:abstractNumId w:val="44"/>
  </w:num>
  <w:num w:numId="204" w16cid:durableId="722562223">
    <w:abstractNumId w:val="94"/>
  </w:num>
  <w:num w:numId="205" w16cid:durableId="2030251322">
    <w:abstractNumId w:val="257"/>
  </w:num>
  <w:num w:numId="206" w16cid:durableId="1522285023">
    <w:abstractNumId w:val="249"/>
  </w:num>
  <w:num w:numId="207" w16cid:durableId="1429887904">
    <w:abstractNumId w:val="149"/>
  </w:num>
  <w:num w:numId="208" w16cid:durableId="1632899089">
    <w:abstractNumId w:val="73"/>
  </w:num>
  <w:num w:numId="209" w16cid:durableId="162402382">
    <w:abstractNumId w:val="242"/>
  </w:num>
  <w:num w:numId="210" w16cid:durableId="872307778">
    <w:abstractNumId w:val="261"/>
  </w:num>
  <w:num w:numId="211" w16cid:durableId="1609241903">
    <w:abstractNumId w:val="194"/>
  </w:num>
  <w:num w:numId="212" w16cid:durableId="927470443">
    <w:abstractNumId w:val="15"/>
  </w:num>
  <w:num w:numId="213" w16cid:durableId="514735247">
    <w:abstractNumId w:val="18"/>
  </w:num>
  <w:num w:numId="214" w16cid:durableId="55711540">
    <w:abstractNumId w:val="96"/>
  </w:num>
  <w:num w:numId="215" w16cid:durableId="220211962">
    <w:abstractNumId w:val="44"/>
  </w:num>
  <w:num w:numId="216" w16cid:durableId="154109033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5847982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937130835">
    <w:abstractNumId w:val="44"/>
  </w:num>
  <w:num w:numId="219" w16cid:durableId="1274244220">
    <w:abstractNumId w:val="279"/>
  </w:num>
  <w:num w:numId="220" w16cid:durableId="471020823">
    <w:abstractNumId w:val="10"/>
  </w:num>
  <w:num w:numId="221" w16cid:durableId="1359306943">
    <w:abstractNumId w:val="155"/>
  </w:num>
  <w:num w:numId="222" w16cid:durableId="2071994980">
    <w:abstractNumId w:val="44"/>
  </w:num>
  <w:num w:numId="223" w16cid:durableId="1853640680">
    <w:abstractNumId w:val="44"/>
  </w:num>
  <w:num w:numId="224" w16cid:durableId="1519273325">
    <w:abstractNumId w:val="144"/>
  </w:num>
  <w:num w:numId="225" w16cid:durableId="1300963952">
    <w:abstractNumId w:val="63"/>
  </w:num>
  <w:num w:numId="226" w16cid:durableId="520752327">
    <w:abstractNumId w:val="74"/>
  </w:num>
  <w:num w:numId="227" w16cid:durableId="1326475766">
    <w:abstractNumId w:val="44"/>
  </w:num>
  <w:num w:numId="228" w16cid:durableId="949320778">
    <w:abstractNumId w:val="44"/>
  </w:num>
  <w:num w:numId="229" w16cid:durableId="1752315566">
    <w:abstractNumId w:val="44"/>
  </w:num>
  <w:num w:numId="230" w16cid:durableId="1422333209">
    <w:abstractNumId w:val="44"/>
  </w:num>
  <w:num w:numId="231" w16cid:durableId="1018507756">
    <w:abstractNumId w:val="44"/>
  </w:num>
  <w:num w:numId="232" w16cid:durableId="35351492">
    <w:abstractNumId w:val="44"/>
  </w:num>
  <w:num w:numId="233" w16cid:durableId="286862674">
    <w:abstractNumId w:val="170"/>
  </w:num>
  <w:num w:numId="234" w16cid:durableId="462621712">
    <w:abstractNumId w:val="165"/>
  </w:num>
  <w:num w:numId="235" w16cid:durableId="1972395827">
    <w:abstractNumId w:val="44"/>
  </w:num>
  <w:num w:numId="236" w16cid:durableId="556624207">
    <w:abstractNumId w:val="46"/>
  </w:num>
  <w:num w:numId="237" w16cid:durableId="1217476028">
    <w:abstractNumId w:val="162"/>
  </w:num>
  <w:num w:numId="238" w16cid:durableId="41515393">
    <w:abstractNumId w:val="44"/>
  </w:num>
  <w:num w:numId="239" w16cid:durableId="671571314">
    <w:abstractNumId w:val="158"/>
  </w:num>
  <w:num w:numId="240" w16cid:durableId="556011399">
    <w:abstractNumId w:val="44"/>
  </w:num>
  <w:num w:numId="241" w16cid:durableId="436481946">
    <w:abstractNumId w:val="44"/>
  </w:num>
  <w:num w:numId="242" w16cid:durableId="694304198">
    <w:abstractNumId w:val="243"/>
  </w:num>
  <w:num w:numId="243" w16cid:durableId="1413240937">
    <w:abstractNumId w:val="101"/>
  </w:num>
  <w:num w:numId="244" w16cid:durableId="1364209584">
    <w:abstractNumId w:val="247"/>
  </w:num>
  <w:num w:numId="245" w16cid:durableId="1053965436">
    <w:abstractNumId w:val="44"/>
  </w:num>
  <w:num w:numId="246" w16cid:durableId="692927155">
    <w:abstractNumId w:val="44"/>
  </w:num>
  <w:num w:numId="247" w16cid:durableId="528760641">
    <w:abstractNumId w:val="44"/>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2132628530">
    <w:abstractNumId w:val="176"/>
    <w:lvlOverride w:ilvl="0">
      <w:startOverride w:val="1"/>
    </w:lvlOverride>
  </w:num>
  <w:num w:numId="249" w16cid:durableId="297034173">
    <w:abstractNumId w:val="81"/>
  </w:num>
  <w:num w:numId="250" w16cid:durableId="1183130120">
    <w:abstractNumId w:val="34"/>
  </w:num>
  <w:num w:numId="251" w16cid:durableId="1072311375">
    <w:abstractNumId w:val="21"/>
  </w:num>
  <w:num w:numId="252" w16cid:durableId="166021636">
    <w:abstractNumId w:val="127"/>
  </w:num>
  <w:num w:numId="253" w16cid:durableId="694693158">
    <w:abstractNumId w:val="32"/>
  </w:num>
  <w:num w:numId="254" w16cid:durableId="88888902">
    <w:abstractNumId w:val="125"/>
  </w:num>
  <w:num w:numId="255" w16cid:durableId="985203025">
    <w:abstractNumId w:val="156"/>
  </w:num>
  <w:num w:numId="256" w16cid:durableId="778986684">
    <w:abstractNumId w:val="206"/>
  </w:num>
  <w:num w:numId="257" w16cid:durableId="905333923">
    <w:abstractNumId w:val="174"/>
  </w:num>
  <w:num w:numId="258" w16cid:durableId="1103841237">
    <w:abstractNumId w:val="233"/>
  </w:num>
  <w:num w:numId="259" w16cid:durableId="129250370">
    <w:abstractNumId w:val="77"/>
  </w:num>
  <w:num w:numId="260" w16cid:durableId="328367725">
    <w:abstractNumId w:val="276"/>
  </w:num>
  <w:num w:numId="261" w16cid:durableId="1921331326">
    <w:abstractNumId w:val="44"/>
  </w:num>
  <w:num w:numId="262" w16cid:durableId="1248923875">
    <w:abstractNumId w:val="42"/>
  </w:num>
  <w:num w:numId="263" w16cid:durableId="852187662">
    <w:abstractNumId w:val="14"/>
  </w:num>
  <w:num w:numId="264" w16cid:durableId="315501771">
    <w:abstractNumId w:val="275"/>
  </w:num>
  <w:num w:numId="265" w16cid:durableId="1415593485">
    <w:abstractNumId w:val="75"/>
  </w:num>
  <w:num w:numId="266" w16cid:durableId="1728143511">
    <w:abstractNumId w:val="187"/>
  </w:num>
  <w:num w:numId="267" w16cid:durableId="1407414044">
    <w:abstractNumId w:val="104"/>
  </w:num>
  <w:num w:numId="268" w16cid:durableId="869609557">
    <w:abstractNumId w:val="241"/>
  </w:num>
  <w:num w:numId="269" w16cid:durableId="1244604500">
    <w:abstractNumId w:val="87"/>
  </w:num>
  <w:num w:numId="270" w16cid:durableId="1458331587">
    <w:abstractNumId w:val="135"/>
  </w:num>
  <w:num w:numId="271" w16cid:durableId="626858984">
    <w:abstractNumId w:val="99"/>
  </w:num>
  <w:num w:numId="272" w16cid:durableId="909729162">
    <w:abstractNumId w:val="166"/>
  </w:num>
  <w:num w:numId="273" w16cid:durableId="55131134">
    <w:abstractNumId w:val="92"/>
  </w:num>
  <w:num w:numId="274" w16cid:durableId="623777005">
    <w:abstractNumId w:val="190"/>
  </w:num>
  <w:num w:numId="275" w16cid:durableId="1523007260">
    <w:abstractNumId w:val="41"/>
  </w:num>
  <w:num w:numId="276" w16cid:durableId="1470517811">
    <w:abstractNumId w:val="239"/>
  </w:num>
  <w:num w:numId="277" w16cid:durableId="962272922">
    <w:abstractNumId w:val="259"/>
  </w:num>
  <w:num w:numId="278" w16cid:durableId="1978879953">
    <w:abstractNumId w:val="273"/>
  </w:num>
  <w:num w:numId="279" w16cid:durableId="1557355035">
    <w:abstractNumId w:val="244"/>
  </w:num>
  <w:num w:numId="280" w16cid:durableId="367948432">
    <w:abstractNumId w:val="103"/>
  </w:num>
  <w:num w:numId="281" w16cid:durableId="1416514606">
    <w:abstractNumId w:val="134"/>
  </w:num>
  <w:num w:numId="282" w16cid:durableId="1393843136">
    <w:abstractNumId w:val="89"/>
  </w:num>
  <w:num w:numId="283" w16cid:durableId="364671760">
    <w:abstractNumId w:val="278"/>
  </w:num>
  <w:num w:numId="284" w16cid:durableId="604195924">
    <w:abstractNumId w:val="245"/>
  </w:num>
  <w:num w:numId="285" w16cid:durableId="1169366322">
    <w:abstractNumId w:val="224"/>
  </w:num>
  <w:num w:numId="286" w16cid:durableId="961616965">
    <w:abstractNumId w:val="121"/>
  </w:num>
  <w:num w:numId="287" w16cid:durableId="1848475144">
    <w:abstractNumId w:val="6"/>
  </w:num>
  <w:num w:numId="288" w16cid:durableId="978341875">
    <w:abstractNumId w:val="188"/>
  </w:num>
  <w:num w:numId="289" w16cid:durableId="279074565">
    <w:abstractNumId w:val="95"/>
  </w:num>
  <w:num w:numId="290" w16cid:durableId="2045910014">
    <w:abstractNumId w:val="260"/>
  </w:num>
  <w:num w:numId="291" w16cid:durableId="1421874976">
    <w:abstractNumId w:val="212"/>
  </w:num>
  <w:num w:numId="292" w16cid:durableId="727460622">
    <w:abstractNumId w:val="176"/>
  </w:num>
  <w:num w:numId="293" w16cid:durableId="1992756794">
    <w:abstractNumId w:val="264"/>
  </w:num>
  <w:num w:numId="294" w16cid:durableId="509411737">
    <w:abstractNumId w:val="24"/>
  </w:num>
  <w:num w:numId="295" w16cid:durableId="1362322965">
    <w:abstractNumId w:val="183"/>
  </w:num>
  <w:num w:numId="296" w16cid:durableId="1505825681">
    <w:abstractNumId w:val="262"/>
  </w:num>
  <w:num w:numId="297" w16cid:durableId="1927575033">
    <w:abstractNumId w:val="147"/>
  </w:num>
  <w:num w:numId="298" w16cid:durableId="1741445009">
    <w:abstractNumId w:val="105"/>
  </w:num>
  <w:num w:numId="299" w16cid:durableId="1089539284">
    <w:abstractNumId w:val="38"/>
  </w:num>
  <w:num w:numId="300" w16cid:durableId="2132281763">
    <w:abstractNumId w:val="228"/>
  </w:num>
  <w:num w:numId="301" w16cid:durableId="188106377">
    <w:abstractNumId w:val="266"/>
  </w:num>
  <w:num w:numId="302" w16cid:durableId="1883320150">
    <w:abstractNumId w:val="143"/>
  </w:num>
  <w:num w:numId="303" w16cid:durableId="1385720554">
    <w:abstractNumId w:val="196"/>
  </w:num>
  <w:num w:numId="304" w16cid:durableId="963925574">
    <w:abstractNumId w:val="43"/>
  </w:num>
  <w:num w:numId="305" w16cid:durableId="253632568">
    <w:abstractNumId w:val="109"/>
  </w:num>
  <w:num w:numId="306" w16cid:durableId="160390850">
    <w:abstractNumId w:val="4"/>
  </w:num>
  <w:num w:numId="307" w16cid:durableId="42367904">
    <w:abstractNumId w:val="27"/>
  </w:num>
  <w:num w:numId="308" w16cid:durableId="513761441">
    <w:abstractNumId w:val="201"/>
  </w:num>
  <w:num w:numId="309" w16cid:durableId="1069424320">
    <w:abstractNumId w:val="175"/>
  </w:num>
  <w:numIdMacAtCleanup w:val="30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 Khan Law Associates">
    <w15:presenceInfo w15:providerId="None" w15:userId="Ali Khan Law Associat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hdrShapeDefaults>
    <o:shapedefaults v:ext="edit" spidmax="2054"/>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016"/>
    <w:rsid w:val="00000087"/>
    <w:rsid w:val="00000145"/>
    <w:rsid w:val="000008A3"/>
    <w:rsid w:val="00000C9F"/>
    <w:rsid w:val="00000EA8"/>
    <w:rsid w:val="00001086"/>
    <w:rsid w:val="00001202"/>
    <w:rsid w:val="00001214"/>
    <w:rsid w:val="00001C35"/>
    <w:rsid w:val="0000217A"/>
    <w:rsid w:val="00002224"/>
    <w:rsid w:val="00002CB0"/>
    <w:rsid w:val="00003422"/>
    <w:rsid w:val="00003B9F"/>
    <w:rsid w:val="0000471F"/>
    <w:rsid w:val="000056D7"/>
    <w:rsid w:val="00006D8A"/>
    <w:rsid w:val="00006F1F"/>
    <w:rsid w:val="00007C7E"/>
    <w:rsid w:val="000103AE"/>
    <w:rsid w:val="0001092B"/>
    <w:rsid w:val="00010FC4"/>
    <w:rsid w:val="0001148E"/>
    <w:rsid w:val="0001161D"/>
    <w:rsid w:val="00011C1A"/>
    <w:rsid w:val="00012121"/>
    <w:rsid w:val="00012533"/>
    <w:rsid w:val="000128B9"/>
    <w:rsid w:val="000133CB"/>
    <w:rsid w:val="00013874"/>
    <w:rsid w:val="000139E4"/>
    <w:rsid w:val="00013DDB"/>
    <w:rsid w:val="00013FB1"/>
    <w:rsid w:val="00014A07"/>
    <w:rsid w:val="00014BC7"/>
    <w:rsid w:val="0001628E"/>
    <w:rsid w:val="000162E1"/>
    <w:rsid w:val="00016824"/>
    <w:rsid w:val="00017204"/>
    <w:rsid w:val="000200FE"/>
    <w:rsid w:val="00020EDB"/>
    <w:rsid w:val="0002110F"/>
    <w:rsid w:val="0002183C"/>
    <w:rsid w:val="0002206C"/>
    <w:rsid w:val="0002230B"/>
    <w:rsid w:val="00022ED4"/>
    <w:rsid w:val="00023E47"/>
    <w:rsid w:val="000258A5"/>
    <w:rsid w:val="000259A5"/>
    <w:rsid w:val="00025BE7"/>
    <w:rsid w:val="00025C06"/>
    <w:rsid w:val="00025C21"/>
    <w:rsid w:val="00026342"/>
    <w:rsid w:val="00026556"/>
    <w:rsid w:val="00026CC5"/>
    <w:rsid w:val="00027479"/>
    <w:rsid w:val="00027C0B"/>
    <w:rsid w:val="00027E38"/>
    <w:rsid w:val="00027F04"/>
    <w:rsid w:val="00030BBB"/>
    <w:rsid w:val="00030FBA"/>
    <w:rsid w:val="00031250"/>
    <w:rsid w:val="000316FD"/>
    <w:rsid w:val="00031868"/>
    <w:rsid w:val="00031BC7"/>
    <w:rsid w:val="00031D45"/>
    <w:rsid w:val="00031EB1"/>
    <w:rsid w:val="00032078"/>
    <w:rsid w:val="0003226B"/>
    <w:rsid w:val="00032CB5"/>
    <w:rsid w:val="00032F8B"/>
    <w:rsid w:val="00032FFF"/>
    <w:rsid w:val="0003322B"/>
    <w:rsid w:val="0003362D"/>
    <w:rsid w:val="000337B8"/>
    <w:rsid w:val="000337D9"/>
    <w:rsid w:val="0003394B"/>
    <w:rsid w:val="00033C31"/>
    <w:rsid w:val="00033E29"/>
    <w:rsid w:val="00034162"/>
    <w:rsid w:val="0003492F"/>
    <w:rsid w:val="00034B42"/>
    <w:rsid w:val="00034C26"/>
    <w:rsid w:val="00034F4C"/>
    <w:rsid w:val="000350A3"/>
    <w:rsid w:val="000350B0"/>
    <w:rsid w:val="00035187"/>
    <w:rsid w:val="000355F1"/>
    <w:rsid w:val="00035AAA"/>
    <w:rsid w:val="000366F7"/>
    <w:rsid w:val="00036ACF"/>
    <w:rsid w:val="00037C46"/>
    <w:rsid w:val="00037CF3"/>
    <w:rsid w:val="00040649"/>
    <w:rsid w:val="00040AAE"/>
    <w:rsid w:val="00040EDD"/>
    <w:rsid w:val="0004158A"/>
    <w:rsid w:val="000415AB"/>
    <w:rsid w:val="000421F5"/>
    <w:rsid w:val="000423D7"/>
    <w:rsid w:val="0004276C"/>
    <w:rsid w:val="0004301E"/>
    <w:rsid w:val="00043E95"/>
    <w:rsid w:val="000450BB"/>
    <w:rsid w:val="00045641"/>
    <w:rsid w:val="000458A2"/>
    <w:rsid w:val="00046153"/>
    <w:rsid w:val="00046190"/>
    <w:rsid w:val="00046B08"/>
    <w:rsid w:val="00046C9E"/>
    <w:rsid w:val="00047091"/>
    <w:rsid w:val="0004732C"/>
    <w:rsid w:val="000475FB"/>
    <w:rsid w:val="000476EF"/>
    <w:rsid w:val="00047709"/>
    <w:rsid w:val="00047C6A"/>
    <w:rsid w:val="00050526"/>
    <w:rsid w:val="00050681"/>
    <w:rsid w:val="00050A2A"/>
    <w:rsid w:val="00050AE2"/>
    <w:rsid w:val="00050BE0"/>
    <w:rsid w:val="00050E3F"/>
    <w:rsid w:val="0005145C"/>
    <w:rsid w:val="00051D3B"/>
    <w:rsid w:val="00051F96"/>
    <w:rsid w:val="000520C7"/>
    <w:rsid w:val="0005255A"/>
    <w:rsid w:val="0005299B"/>
    <w:rsid w:val="00052B2C"/>
    <w:rsid w:val="00053255"/>
    <w:rsid w:val="0005353D"/>
    <w:rsid w:val="000536C9"/>
    <w:rsid w:val="0005370D"/>
    <w:rsid w:val="000539CA"/>
    <w:rsid w:val="00053C60"/>
    <w:rsid w:val="00053D28"/>
    <w:rsid w:val="000542AA"/>
    <w:rsid w:val="000543CE"/>
    <w:rsid w:val="000549B0"/>
    <w:rsid w:val="00055EFB"/>
    <w:rsid w:val="00056437"/>
    <w:rsid w:val="00056812"/>
    <w:rsid w:val="000579F5"/>
    <w:rsid w:val="00057A97"/>
    <w:rsid w:val="00057AEB"/>
    <w:rsid w:val="00057C0E"/>
    <w:rsid w:val="000600EF"/>
    <w:rsid w:val="000610B8"/>
    <w:rsid w:val="000616D4"/>
    <w:rsid w:val="00061995"/>
    <w:rsid w:val="0006260A"/>
    <w:rsid w:val="00062649"/>
    <w:rsid w:val="00062820"/>
    <w:rsid w:val="00062DA6"/>
    <w:rsid w:val="00062F1F"/>
    <w:rsid w:val="0006380D"/>
    <w:rsid w:val="00063DB5"/>
    <w:rsid w:val="00063DCD"/>
    <w:rsid w:val="00063EFF"/>
    <w:rsid w:val="0006402C"/>
    <w:rsid w:val="000643BE"/>
    <w:rsid w:val="00064E76"/>
    <w:rsid w:val="00065065"/>
    <w:rsid w:val="00065349"/>
    <w:rsid w:val="000653E0"/>
    <w:rsid w:val="00065874"/>
    <w:rsid w:val="000659EA"/>
    <w:rsid w:val="0006697C"/>
    <w:rsid w:val="00066E11"/>
    <w:rsid w:val="00066EB7"/>
    <w:rsid w:val="0006758A"/>
    <w:rsid w:val="0006775D"/>
    <w:rsid w:val="00070518"/>
    <w:rsid w:val="000706E3"/>
    <w:rsid w:val="00071727"/>
    <w:rsid w:val="00071BBF"/>
    <w:rsid w:val="00071C9D"/>
    <w:rsid w:val="00072013"/>
    <w:rsid w:val="0007223B"/>
    <w:rsid w:val="000729D6"/>
    <w:rsid w:val="00072D68"/>
    <w:rsid w:val="00073B13"/>
    <w:rsid w:val="00073E3B"/>
    <w:rsid w:val="00074EDA"/>
    <w:rsid w:val="00075363"/>
    <w:rsid w:val="00075B23"/>
    <w:rsid w:val="00075BAE"/>
    <w:rsid w:val="0007679C"/>
    <w:rsid w:val="0007697D"/>
    <w:rsid w:val="000773AB"/>
    <w:rsid w:val="00077530"/>
    <w:rsid w:val="000778AB"/>
    <w:rsid w:val="00077A04"/>
    <w:rsid w:val="00077BA0"/>
    <w:rsid w:val="0008064A"/>
    <w:rsid w:val="00080776"/>
    <w:rsid w:val="0008091E"/>
    <w:rsid w:val="00080D3C"/>
    <w:rsid w:val="0008110F"/>
    <w:rsid w:val="00081303"/>
    <w:rsid w:val="0008185F"/>
    <w:rsid w:val="000818EF"/>
    <w:rsid w:val="00082D73"/>
    <w:rsid w:val="000830EE"/>
    <w:rsid w:val="0008323A"/>
    <w:rsid w:val="0008323D"/>
    <w:rsid w:val="00083542"/>
    <w:rsid w:val="00083922"/>
    <w:rsid w:val="00083C3B"/>
    <w:rsid w:val="00084047"/>
    <w:rsid w:val="0008431F"/>
    <w:rsid w:val="0008574B"/>
    <w:rsid w:val="00086AF3"/>
    <w:rsid w:val="00086EFC"/>
    <w:rsid w:val="00087346"/>
    <w:rsid w:val="000873BE"/>
    <w:rsid w:val="0008785B"/>
    <w:rsid w:val="00087F04"/>
    <w:rsid w:val="00090DA6"/>
    <w:rsid w:val="00091597"/>
    <w:rsid w:val="00091718"/>
    <w:rsid w:val="00091B14"/>
    <w:rsid w:val="00091C97"/>
    <w:rsid w:val="00091E36"/>
    <w:rsid w:val="00091E40"/>
    <w:rsid w:val="0009288B"/>
    <w:rsid w:val="00093710"/>
    <w:rsid w:val="00093745"/>
    <w:rsid w:val="00093B6B"/>
    <w:rsid w:val="00093C1C"/>
    <w:rsid w:val="00094A58"/>
    <w:rsid w:val="00094ADD"/>
    <w:rsid w:val="00094E1E"/>
    <w:rsid w:val="00095E58"/>
    <w:rsid w:val="0009623A"/>
    <w:rsid w:val="00096A4D"/>
    <w:rsid w:val="00097DC0"/>
    <w:rsid w:val="000A076E"/>
    <w:rsid w:val="000A0AD2"/>
    <w:rsid w:val="000A0C75"/>
    <w:rsid w:val="000A379E"/>
    <w:rsid w:val="000A408E"/>
    <w:rsid w:val="000A425C"/>
    <w:rsid w:val="000A43B7"/>
    <w:rsid w:val="000A4B11"/>
    <w:rsid w:val="000A4FA2"/>
    <w:rsid w:val="000A5AEC"/>
    <w:rsid w:val="000A5E35"/>
    <w:rsid w:val="000A6169"/>
    <w:rsid w:val="000A66ED"/>
    <w:rsid w:val="000A6A17"/>
    <w:rsid w:val="000A6E79"/>
    <w:rsid w:val="000A70B4"/>
    <w:rsid w:val="000A7896"/>
    <w:rsid w:val="000A7914"/>
    <w:rsid w:val="000A7FFA"/>
    <w:rsid w:val="000B01E0"/>
    <w:rsid w:val="000B0CB0"/>
    <w:rsid w:val="000B1F71"/>
    <w:rsid w:val="000B22B8"/>
    <w:rsid w:val="000B2569"/>
    <w:rsid w:val="000B2B03"/>
    <w:rsid w:val="000B2DBE"/>
    <w:rsid w:val="000B2EF5"/>
    <w:rsid w:val="000B3E42"/>
    <w:rsid w:val="000B407A"/>
    <w:rsid w:val="000B44C2"/>
    <w:rsid w:val="000B45A2"/>
    <w:rsid w:val="000B4600"/>
    <w:rsid w:val="000B4619"/>
    <w:rsid w:val="000B47E0"/>
    <w:rsid w:val="000B49F5"/>
    <w:rsid w:val="000B4EBA"/>
    <w:rsid w:val="000B50CA"/>
    <w:rsid w:val="000B522F"/>
    <w:rsid w:val="000B5A01"/>
    <w:rsid w:val="000B5B14"/>
    <w:rsid w:val="000B5DE5"/>
    <w:rsid w:val="000B624C"/>
    <w:rsid w:val="000B6443"/>
    <w:rsid w:val="000B6BCF"/>
    <w:rsid w:val="000B715E"/>
    <w:rsid w:val="000B7450"/>
    <w:rsid w:val="000B774B"/>
    <w:rsid w:val="000B7B45"/>
    <w:rsid w:val="000C0164"/>
    <w:rsid w:val="000C0573"/>
    <w:rsid w:val="000C16A9"/>
    <w:rsid w:val="000C1962"/>
    <w:rsid w:val="000C204A"/>
    <w:rsid w:val="000C2277"/>
    <w:rsid w:val="000C273B"/>
    <w:rsid w:val="000C2932"/>
    <w:rsid w:val="000C3D65"/>
    <w:rsid w:val="000C3D77"/>
    <w:rsid w:val="000C45DA"/>
    <w:rsid w:val="000C4E42"/>
    <w:rsid w:val="000C4EB1"/>
    <w:rsid w:val="000C586A"/>
    <w:rsid w:val="000C594C"/>
    <w:rsid w:val="000C5CAD"/>
    <w:rsid w:val="000C656B"/>
    <w:rsid w:val="000C6804"/>
    <w:rsid w:val="000C6DBC"/>
    <w:rsid w:val="000C71E0"/>
    <w:rsid w:val="000D07B8"/>
    <w:rsid w:val="000D162C"/>
    <w:rsid w:val="000D1C95"/>
    <w:rsid w:val="000D1D18"/>
    <w:rsid w:val="000D1F80"/>
    <w:rsid w:val="000D20EB"/>
    <w:rsid w:val="000D2527"/>
    <w:rsid w:val="000D277A"/>
    <w:rsid w:val="000D3037"/>
    <w:rsid w:val="000D31CB"/>
    <w:rsid w:val="000D35BE"/>
    <w:rsid w:val="000D41FE"/>
    <w:rsid w:val="000D4790"/>
    <w:rsid w:val="000D48A6"/>
    <w:rsid w:val="000D5820"/>
    <w:rsid w:val="000D58EC"/>
    <w:rsid w:val="000D5ABE"/>
    <w:rsid w:val="000D5F5E"/>
    <w:rsid w:val="000D6134"/>
    <w:rsid w:val="000D64D5"/>
    <w:rsid w:val="000D691A"/>
    <w:rsid w:val="000D69E9"/>
    <w:rsid w:val="000D6A48"/>
    <w:rsid w:val="000D6E98"/>
    <w:rsid w:val="000D7266"/>
    <w:rsid w:val="000D7351"/>
    <w:rsid w:val="000D7484"/>
    <w:rsid w:val="000D7C54"/>
    <w:rsid w:val="000D7F3B"/>
    <w:rsid w:val="000E03A1"/>
    <w:rsid w:val="000E183A"/>
    <w:rsid w:val="000E1967"/>
    <w:rsid w:val="000E1CDA"/>
    <w:rsid w:val="000E1EAB"/>
    <w:rsid w:val="000E1EB5"/>
    <w:rsid w:val="000E31E3"/>
    <w:rsid w:val="000E3494"/>
    <w:rsid w:val="000E36A1"/>
    <w:rsid w:val="000E3BE0"/>
    <w:rsid w:val="000E3E24"/>
    <w:rsid w:val="000E3EAF"/>
    <w:rsid w:val="000E40EC"/>
    <w:rsid w:val="000E41C6"/>
    <w:rsid w:val="000E4C5B"/>
    <w:rsid w:val="000E4D03"/>
    <w:rsid w:val="000E4E90"/>
    <w:rsid w:val="000E544A"/>
    <w:rsid w:val="000E5499"/>
    <w:rsid w:val="000E55C5"/>
    <w:rsid w:val="000E5D63"/>
    <w:rsid w:val="000E6AAA"/>
    <w:rsid w:val="000E71B5"/>
    <w:rsid w:val="000E774A"/>
    <w:rsid w:val="000E792D"/>
    <w:rsid w:val="000E7AED"/>
    <w:rsid w:val="000F0570"/>
    <w:rsid w:val="000F058F"/>
    <w:rsid w:val="000F0906"/>
    <w:rsid w:val="000F0AE0"/>
    <w:rsid w:val="000F105A"/>
    <w:rsid w:val="000F11BB"/>
    <w:rsid w:val="000F1758"/>
    <w:rsid w:val="000F219A"/>
    <w:rsid w:val="000F2430"/>
    <w:rsid w:val="000F26F0"/>
    <w:rsid w:val="000F27D9"/>
    <w:rsid w:val="000F2D06"/>
    <w:rsid w:val="000F309E"/>
    <w:rsid w:val="000F332A"/>
    <w:rsid w:val="000F35AC"/>
    <w:rsid w:val="000F392E"/>
    <w:rsid w:val="000F3DDC"/>
    <w:rsid w:val="000F4184"/>
    <w:rsid w:val="000F42F5"/>
    <w:rsid w:val="000F4808"/>
    <w:rsid w:val="000F48C2"/>
    <w:rsid w:val="000F4AFD"/>
    <w:rsid w:val="000F4EB9"/>
    <w:rsid w:val="000F502E"/>
    <w:rsid w:val="000F51BD"/>
    <w:rsid w:val="000F53B3"/>
    <w:rsid w:val="000F5430"/>
    <w:rsid w:val="000F559B"/>
    <w:rsid w:val="000F57AF"/>
    <w:rsid w:val="000F5858"/>
    <w:rsid w:val="000F5C9C"/>
    <w:rsid w:val="000F5F8B"/>
    <w:rsid w:val="000F651E"/>
    <w:rsid w:val="000F65D4"/>
    <w:rsid w:val="000F69B8"/>
    <w:rsid w:val="000F6FDB"/>
    <w:rsid w:val="000F7FA0"/>
    <w:rsid w:val="0010095B"/>
    <w:rsid w:val="00100D00"/>
    <w:rsid w:val="00100D36"/>
    <w:rsid w:val="00101A44"/>
    <w:rsid w:val="00101ACA"/>
    <w:rsid w:val="00101FF8"/>
    <w:rsid w:val="00102554"/>
    <w:rsid w:val="00102644"/>
    <w:rsid w:val="00102888"/>
    <w:rsid w:val="001029B5"/>
    <w:rsid w:val="00102B67"/>
    <w:rsid w:val="00102C89"/>
    <w:rsid w:val="001033C8"/>
    <w:rsid w:val="00103475"/>
    <w:rsid w:val="0010367B"/>
    <w:rsid w:val="00103EEF"/>
    <w:rsid w:val="001044AD"/>
    <w:rsid w:val="00104604"/>
    <w:rsid w:val="00104893"/>
    <w:rsid w:val="001048D1"/>
    <w:rsid w:val="00104FC7"/>
    <w:rsid w:val="0010509F"/>
    <w:rsid w:val="00105252"/>
    <w:rsid w:val="001053BB"/>
    <w:rsid w:val="00105DAA"/>
    <w:rsid w:val="0010666A"/>
    <w:rsid w:val="0010676E"/>
    <w:rsid w:val="00106888"/>
    <w:rsid w:val="00106B5C"/>
    <w:rsid w:val="00106D10"/>
    <w:rsid w:val="00106F3E"/>
    <w:rsid w:val="00107CE3"/>
    <w:rsid w:val="00110288"/>
    <w:rsid w:val="001103AE"/>
    <w:rsid w:val="0011057E"/>
    <w:rsid w:val="001105A0"/>
    <w:rsid w:val="00110DD2"/>
    <w:rsid w:val="001112DC"/>
    <w:rsid w:val="001120BE"/>
    <w:rsid w:val="001121B7"/>
    <w:rsid w:val="001121CB"/>
    <w:rsid w:val="001121E2"/>
    <w:rsid w:val="00112880"/>
    <w:rsid w:val="00112A10"/>
    <w:rsid w:val="00112C98"/>
    <w:rsid w:val="00112E83"/>
    <w:rsid w:val="00112EBB"/>
    <w:rsid w:val="00113010"/>
    <w:rsid w:val="0011320E"/>
    <w:rsid w:val="001134E7"/>
    <w:rsid w:val="001135DF"/>
    <w:rsid w:val="00113641"/>
    <w:rsid w:val="00114126"/>
    <w:rsid w:val="00114B45"/>
    <w:rsid w:val="0011537D"/>
    <w:rsid w:val="00115879"/>
    <w:rsid w:val="001159CC"/>
    <w:rsid w:val="00115F5E"/>
    <w:rsid w:val="00116F6D"/>
    <w:rsid w:val="001178C8"/>
    <w:rsid w:val="00120E24"/>
    <w:rsid w:val="0012166A"/>
    <w:rsid w:val="00121BD4"/>
    <w:rsid w:val="001220A3"/>
    <w:rsid w:val="00122C4C"/>
    <w:rsid w:val="00122EA9"/>
    <w:rsid w:val="001233BA"/>
    <w:rsid w:val="0012344A"/>
    <w:rsid w:val="001236F8"/>
    <w:rsid w:val="00123787"/>
    <w:rsid w:val="00123794"/>
    <w:rsid w:val="00123A45"/>
    <w:rsid w:val="0012446B"/>
    <w:rsid w:val="00124DA1"/>
    <w:rsid w:val="00125061"/>
    <w:rsid w:val="00125304"/>
    <w:rsid w:val="0012531C"/>
    <w:rsid w:val="00125A6E"/>
    <w:rsid w:val="00125B80"/>
    <w:rsid w:val="00125C05"/>
    <w:rsid w:val="00125D4C"/>
    <w:rsid w:val="00126199"/>
    <w:rsid w:val="00126B60"/>
    <w:rsid w:val="0012723C"/>
    <w:rsid w:val="00127413"/>
    <w:rsid w:val="00127420"/>
    <w:rsid w:val="00127AEF"/>
    <w:rsid w:val="001308F5"/>
    <w:rsid w:val="0013090B"/>
    <w:rsid w:val="00130FA1"/>
    <w:rsid w:val="0013140D"/>
    <w:rsid w:val="0013203E"/>
    <w:rsid w:val="001321D9"/>
    <w:rsid w:val="0013277E"/>
    <w:rsid w:val="00133210"/>
    <w:rsid w:val="00134366"/>
    <w:rsid w:val="00135064"/>
    <w:rsid w:val="00135555"/>
    <w:rsid w:val="00135EF0"/>
    <w:rsid w:val="001365CC"/>
    <w:rsid w:val="00136716"/>
    <w:rsid w:val="00136F6A"/>
    <w:rsid w:val="001370E7"/>
    <w:rsid w:val="0013721E"/>
    <w:rsid w:val="00137E40"/>
    <w:rsid w:val="0014077D"/>
    <w:rsid w:val="00140B58"/>
    <w:rsid w:val="00140D0B"/>
    <w:rsid w:val="00141975"/>
    <w:rsid w:val="00141A4E"/>
    <w:rsid w:val="00141ED7"/>
    <w:rsid w:val="001420E2"/>
    <w:rsid w:val="00142E7B"/>
    <w:rsid w:val="00142F6E"/>
    <w:rsid w:val="0014341E"/>
    <w:rsid w:val="0014357D"/>
    <w:rsid w:val="00143808"/>
    <w:rsid w:val="001452EC"/>
    <w:rsid w:val="00145AE1"/>
    <w:rsid w:val="00145C2D"/>
    <w:rsid w:val="00146104"/>
    <w:rsid w:val="001463B4"/>
    <w:rsid w:val="001464DE"/>
    <w:rsid w:val="00146E7D"/>
    <w:rsid w:val="00147017"/>
    <w:rsid w:val="0014712A"/>
    <w:rsid w:val="001472B3"/>
    <w:rsid w:val="00147554"/>
    <w:rsid w:val="0014770D"/>
    <w:rsid w:val="00150148"/>
    <w:rsid w:val="0015062A"/>
    <w:rsid w:val="001511AE"/>
    <w:rsid w:val="00151459"/>
    <w:rsid w:val="00151DAA"/>
    <w:rsid w:val="00151EE9"/>
    <w:rsid w:val="00152626"/>
    <w:rsid w:val="00152DAD"/>
    <w:rsid w:val="001532DF"/>
    <w:rsid w:val="00153999"/>
    <w:rsid w:val="00153DDA"/>
    <w:rsid w:val="0015402A"/>
    <w:rsid w:val="00155724"/>
    <w:rsid w:val="00157679"/>
    <w:rsid w:val="001577C6"/>
    <w:rsid w:val="001577E2"/>
    <w:rsid w:val="00157C4E"/>
    <w:rsid w:val="00160C18"/>
    <w:rsid w:val="00160DD8"/>
    <w:rsid w:val="00161D39"/>
    <w:rsid w:val="00162908"/>
    <w:rsid w:val="00163612"/>
    <w:rsid w:val="001636B1"/>
    <w:rsid w:val="00163BE0"/>
    <w:rsid w:val="00163E63"/>
    <w:rsid w:val="001647CF"/>
    <w:rsid w:val="00164A1E"/>
    <w:rsid w:val="001659AC"/>
    <w:rsid w:val="00165CC0"/>
    <w:rsid w:val="00165DB5"/>
    <w:rsid w:val="00166D70"/>
    <w:rsid w:val="00167292"/>
    <w:rsid w:val="0016744D"/>
    <w:rsid w:val="0016773E"/>
    <w:rsid w:val="001677D9"/>
    <w:rsid w:val="00167890"/>
    <w:rsid w:val="0017010E"/>
    <w:rsid w:val="001704FB"/>
    <w:rsid w:val="001707D4"/>
    <w:rsid w:val="00170985"/>
    <w:rsid w:val="00170F38"/>
    <w:rsid w:val="00171C66"/>
    <w:rsid w:val="00171EB2"/>
    <w:rsid w:val="0017219A"/>
    <w:rsid w:val="001729D6"/>
    <w:rsid w:val="001729D8"/>
    <w:rsid w:val="00172B76"/>
    <w:rsid w:val="00172D40"/>
    <w:rsid w:val="001731BE"/>
    <w:rsid w:val="00173385"/>
    <w:rsid w:val="00173447"/>
    <w:rsid w:val="00174036"/>
    <w:rsid w:val="00174EE5"/>
    <w:rsid w:val="00174FD6"/>
    <w:rsid w:val="00175001"/>
    <w:rsid w:val="0017507B"/>
    <w:rsid w:val="001752B2"/>
    <w:rsid w:val="00175953"/>
    <w:rsid w:val="00175E70"/>
    <w:rsid w:val="00176370"/>
    <w:rsid w:val="001765DD"/>
    <w:rsid w:val="00176D23"/>
    <w:rsid w:val="0017702D"/>
    <w:rsid w:val="001774BD"/>
    <w:rsid w:val="001803C8"/>
    <w:rsid w:val="00180400"/>
    <w:rsid w:val="0018043C"/>
    <w:rsid w:val="001806F2"/>
    <w:rsid w:val="00180D86"/>
    <w:rsid w:val="001818F3"/>
    <w:rsid w:val="00181CFB"/>
    <w:rsid w:val="001826A9"/>
    <w:rsid w:val="001832F1"/>
    <w:rsid w:val="0018349A"/>
    <w:rsid w:val="00183601"/>
    <w:rsid w:val="001839C6"/>
    <w:rsid w:val="001839E2"/>
    <w:rsid w:val="0018408A"/>
    <w:rsid w:val="001846C8"/>
    <w:rsid w:val="00184744"/>
    <w:rsid w:val="00184EDD"/>
    <w:rsid w:val="00185252"/>
    <w:rsid w:val="0018570B"/>
    <w:rsid w:val="0018632B"/>
    <w:rsid w:val="001866D2"/>
    <w:rsid w:val="00186769"/>
    <w:rsid w:val="001867CD"/>
    <w:rsid w:val="00186A22"/>
    <w:rsid w:val="00186FDB"/>
    <w:rsid w:val="00190463"/>
    <w:rsid w:val="00190B95"/>
    <w:rsid w:val="00190CAA"/>
    <w:rsid w:val="00191C67"/>
    <w:rsid w:val="00191E0E"/>
    <w:rsid w:val="0019204A"/>
    <w:rsid w:val="00192109"/>
    <w:rsid w:val="00192871"/>
    <w:rsid w:val="00193420"/>
    <w:rsid w:val="00194145"/>
    <w:rsid w:val="00194FFC"/>
    <w:rsid w:val="001950BC"/>
    <w:rsid w:val="00195EE3"/>
    <w:rsid w:val="0019606E"/>
    <w:rsid w:val="00196247"/>
    <w:rsid w:val="00196BA6"/>
    <w:rsid w:val="00197951"/>
    <w:rsid w:val="00197A43"/>
    <w:rsid w:val="00197B55"/>
    <w:rsid w:val="00197F61"/>
    <w:rsid w:val="00197FC8"/>
    <w:rsid w:val="001A06FB"/>
    <w:rsid w:val="001A0C4E"/>
    <w:rsid w:val="001A0E74"/>
    <w:rsid w:val="001A1487"/>
    <w:rsid w:val="001A175B"/>
    <w:rsid w:val="001A1BBD"/>
    <w:rsid w:val="001A226B"/>
    <w:rsid w:val="001A25E2"/>
    <w:rsid w:val="001A2F06"/>
    <w:rsid w:val="001A48DF"/>
    <w:rsid w:val="001A497B"/>
    <w:rsid w:val="001A4E38"/>
    <w:rsid w:val="001A56E7"/>
    <w:rsid w:val="001A5A0A"/>
    <w:rsid w:val="001A63AD"/>
    <w:rsid w:val="001A66A1"/>
    <w:rsid w:val="001A6BC9"/>
    <w:rsid w:val="001A6F5E"/>
    <w:rsid w:val="001A7425"/>
    <w:rsid w:val="001A7C18"/>
    <w:rsid w:val="001A7CE1"/>
    <w:rsid w:val="001A7D5B"/>
    <w:rsid w:val="001B025D"/>
    <w:rsid w:val="001B06E1"/>
    <w:rsid w:val="001B0AFF"/>
    <w:rsid w:val="001B0DFE"/>
    <w:rsid w:val="001B1B40"/>
    <w:rsid w:val="001B1E95"/>
    <w:rsid w:val="001B245A"/>
    <w:rsid w:val="001B2B20"/>
    <w:rsid w:val="001B2BDF"/>
    <w:rsid w:val="001B3A8B"/>
    <w:rsid w:val="001B4413"/>
    <w:rsid w:val="001B486A"/>
    <w:rsid w:val="001B570C"/>
    <w:rsid w:val="001B6AC5"/>
    <w:rsid w:val="001B6B48"/>
    <w:rsid w:val="001B6BB2"/>
    <w:rsid w:val="001B6DD8"/>
    <w:rsid w:val="001C01A0"/>
    <w:rsid w:val="001C10A5"/>
    <w:rsid w:val="001C1226"/>
    <w:rsid w:val="001C1236"/>
    <w:rsid w:val="001C13A4"/>
    <w:rsid w:val="001C1891"/>
    <w:rsid w:val="001C211A"/>
    <w:rsid w:val="001C21F8"/>
    <w:rsid w:val="001C2731"/>
    <w:rsid w:val="001C2819"/>
    <w:rsid w:val="001C382B"/>
    <w:rsid w:val="001C3E06"/>
    <w:rsid w:val="001C3F7C"/>
    <w:rsid w:val="001C411E"/>
    <w:rsid w:val="001C420E"/>
    <w:rsid w:val="001C44DE"/>
    <w:rsid w:val="001C4B76"/>
    <w:rsid w:val="001C5F4B"/>
    <w:rsid w:val="001C6BEC"/>
    <w:rsid w:val="001C6EA0"/>
    <w:rsid w:val="001C7268"/>
    <w:rsid w:val="001C7625"/>
    <w:rsid w:val="001C7728"/>
    <w:rsid w:val="001D0678"/>
    <w:rsid w:val="001D0710"/>
    <w:rsid w:val="001D0734"/>
    <w:rsid w:val="001D11D6"/>
    <w:rsid w:val="001D1641"/>
    <w:rsid w:val="001D1D70"/>
    <w:rsid w:val="001D1EF9"/>
    <w:rsid w:val="001D2B7C"/>
    <w:rsid w:val="001D35E2"/>
    <w:rsid w:val="001D35F5"/>
    <w:rsid w:val="001D3C21"/>
    <w:rsid w:val="001D3CE7"/>
    <w:rsid w:val="001D3FCA"/>
    <w:rsid w:val="001D509D"/>
    <w:rsid w:val="001D50FE"/>
    <w:rsid w:val="001D511C"/>
    <w:rsid w:val="001D558D"/>
    <w:rsid w:val="001D578A"/>
    <w:rsid w:val="001D5B50"/>
    <w:rsid w:val="001D5F68"/>
    <w:rsid w:val="001D605E"/>
    <w:rsid w:val="001D60A6"/>
    <w:rsid w:val="001D6171"/>
    <w:rsid w:val="001D6A69"/>
    <w:rsid w:val="001D7372"/>
    <w:rsid w:val="001D76A6"/>
    <w:rsid w:val="001D792E"/>
    <w:rsid w:val="001D7AA8"/>
    <w:rsid w:val="001E077B"/>
    <w:rsid w:val="001E0FBD"/>
    <w:rsid w:val="001E1357"/>
    <w:rsid w:val="001E17CC"/>
    <w:rsid w:val="001E297C"/>
    <w:rsid w:val="001E29FE"/>
    <w:rsid w:val="001E2B14"/>
    <w:rsid w:val="001E329F"/>
    <w:rsid w:val="001E34B1"/>
    <w:rsid w:val="001E3866"/>
    <w:rsid w:val="001E4404"/>
    <w:rsid w:val="001E4600"/>
    <w:rsid w:val="001E4BA3"/>
    <w:rsid w:val="001E5F76"/>
    <w:rsid w:val="001E6AF6"/>
    <w:rsid w:val="001E73FB"/>
    <w:rsid w:val="001E7C33"/>
    <w:rsid w:val="001F01A7"/>
    <w:rsid w:val="001F044B"/>
    <w:rsid w:val="001F0517"/>
    <w:rsid w:val="001F05D3"/>
    <w:rsid w:val="001F183A"/>
    <w:rsid w:val="001F18BE"/>
    <w:rsid w:val="001F1A7F"/>
    <w:rsid w:val="001F1D1A"/>
    <w:rsid w:val="001F2B9B"/>
    <w:rsid w:val="001F30A8"/>
    <w:rsid w:val="001F3C3B"/>
    <w:rsid w:val="001F3CF0"/>
    <w:rsid w:val="001F5154"/>
    <w:rsid w:val="001F520D"/>
    <w:rsid w:val="001F5B04"/>
    <w:rsid w:val="001F60EF"/>
    <w:rsid w:val="001F6227"/>
    <w:rsid w:val="001F6C45"/>
    <w:rsid w:val="001F74BA"/>
    <w:rsid w:val="002005A3"/>
    <w:rsid w:val="00200ABA"/>
    <w:rsid w:val="00200C23"/>
    <w:rsid w:val="0020109C"/>
    <w:rsid w:val="00201270"/>
    <w:rsid w:val="002014AA"/>
    <w:rsid w:val="002019B5"/>
    <w:rsid w:val="002020F0"/>
    <w:rsid w:val="00202533"/>
    <w:rsid w:val="002025EC"/>
    <w:rsid w:val="00202967"/>
    <w:rsid w:val="0020299B"/>
    <w:rsid w:val="00202BA4"/>
    <w:rsid w:val="00202D1D"/>
    <w:rsid w:val="00203C18"/>
    <w:rsid w:val="00205A8B"/>
    <w:rsid w:val="00205C79"/>
    <w:rsid w:val="00205D85"/>
    <w:rsid w:val="00206A28"/>
    <w:rsid w:val="00206C42"/>
    <w:rsid w:val="00206DC5"/>
    <w:rsid w:val="0020771D"/>
    <w:rsid w:val="00207963"/>
    <w:rsid w:val="00207F7F"/>
    <w:rsid w:val="0021027A"/>
    <w:rsid w:val="002103DD"/>
    <w:rsid w:val="00210935"/>
    <w:rsid w:val="0021114D"/>
    <w:rsid w:val="002114CC"/>
    <w:rsid w:val="002116EF"/>
    <w:rsid w:val="00211777"/>
    <w:rsid w:val="00211BA9"/>
    <w:rsid w:val="00211BB3"/>
    <w:rsid w:val="00213526"/>
    <w:rsid w:val="002151BF"/>
    <w:rsid w:val="002157D0"/>
    <w:rsid w:val="0021771D"/>
    <w:rsid w:val="002201F3"/>
    <w:rsid w:val="00220401"/>
    <w:rsid w:val="00220AEE"/>
    <w:rsid w:val="002212C1"/>
    <w:rsid w:val="00221355"/>
    <w:rsid w:val="002218B8"/>
    <w:rsid w:val="00221F4E"/>
    <w:rsid w:val="00222C1B"/>
    <w:rsid w:val="00222F1D"/>
    <w:rsid w:val="00223C08"/>
    <w:rsid w:val="00223C58"/>
    <w:rsid w:val="0022407D"/>
    <w:rsid w:val="002242F6"/>
    <w:rsid w:val="0022493C"/>
    <w:rsid w:val="00224B5E"/>
    <w:rsid w:val="00224F68"/>
    <w:rsid w:val="00224FC6"/>
    <w:rsid w:val="002256E0"/>
    <w:rsid w:val="00225937"/>
    <w:rsid w:val="00225981"/>
    <w:rsid w:val="002263E8"/>
    <w:rsid w:val="00226796"/>
    <w:rsid w:val="0022755E"/>
    <w:rsid w:val="002278F4"/>
    <w:rsid w:val="002278FC"/>
    <w:rsid w:val="00227921"/>
    <w:rsid w:val="00227A76"/>
    <w:rsid w:val="00230198"/>
    <w:rsid w:val="00230225"/>
    <w:rsid w:val="00230841"/>
    <w:rsid w:val="00230B9C"/>
    <w:rsid w:val="002317C8"/>
    <w:rsid w:val="00232B5B"/>
    <w:rsid w:val="00233979"/>
    <w:rsid w:val="00233FE8"/>
    <w:rsid w:val="002346CD"/>
    <w:rsid w:val="002349D6"/>
    <w:rsid w:val="00235444"/>
    <w:rsid w:val="00235AFF"/>
    <w:rsid w:val="00235CD5"/>
    <w:rsid w:val="00235E03"/>
    <w:rsid w:val="00235F0F"/>
    <w:rsid w:val="0023600E"/>
    <w:rsid w:val="002363D4"/>
    <w:rsid w:val="00236748"/>
    <w:rsid w:val="00237340"/>
    <w:rsid w:val="00237618"/>
    <w:rsid w:val="0023779D"/>
    <w:rsid w:val="002378C5"/>
    <w:rsid w:val="002379B6"/>
    <w:rsid w:val="00237E9F"/>
    <w:rsid w:val="0024005E"/>
    <w:rsid w:val="0024057B"/>
    <w:rsid w:val="00240AF7"/>
    <w:rsid w:val="00241565"/>
    <w:rsid w:val="002416DD"/>
    <w:rsid w:val="00241BCC"/>
    <w:rsid w:val="00242016"/>
    <w:rsid w:val="002427D5"/>
    <w:rsid w:val="002429BF"/>
    <w:rsid w:val="002429C3"/>
    <w:rsid w:val="00242B08"/>
    <w:rsid w:val="00242DCB"/>
    <w:rsid w:val="00242F60"/>
    <w:rsid w:val="00242FA9"/>
    <w:rsid w:val="002434A7"/>
    <w:rsid w:val="00244240"/>
    <w:rsid w:val="00244EF3"/>
    <w:rsid w:val="002454FC"/>
    <w:rsid w:val="0024552D"/>
    <w:rsid w:val="0024583E"/>
    <w:rsid w:val="00246100"/>
    <w:rsid w:val="0024631D"/>
    <w:rsid w:val="0024678F"/>
    <w:rsid w:val="002467D9"/>
    <w:rsid w:val="00246A80"/>
    <w:rsid w:val="00246B73"/>
    <w:rsid w:val="00246ED6"/>
    <w:rsid w:val="002473C4"/>
    <w:rsid w:val="00247925"/>
    <w:rsid w:val="00247C63"/>
    <w:rsid w:val="002504A5"/>
    <w:rsid w:val="00250609"/>
    <w:rsid w:val="00251309"/>
    <w:rsid w:val="00251404"/>
    <w:rsid w:val="002515D1"/>
    <w:rsid w:val="00252E83"/>
    <w:rsid w:val="00253164"/>
    <w:rsid w:val="00253294"/>
    <w:rsid w:val="002536C2"/>
    <w:rsid w:val="00253DC7"/>
    <w:rsid w:val="002544F5"/>
    <w:rsid w:val="002544FF"/>
    <w:rsid w:val="00254762"/>
    <w:rsid w:val="00254AC5"/>
    <w:rsid w:val="00255165"/>
    <w:rsid w:val="00255923"/>
    <w:rsid w:val="00255F8B"/>
    <w:rsid w:val="00256377"/>
    <w:rsid w:val="002576E3"/>
    <w:rsid w:val="0025777A"/>
    <w:rsid w:val="002577C4"/>
    <w:rsid w:val="00257CF3"/>
    <w:rsid w:val="00257DB3"/>
    <w:rsid w:val="00260FC5"/>
    <w:rsid w:val="002615BC"/>
    <w:rsid w:val="00261925"/>
    <w:rsid w:val="002619D5"/>
    <w:rsid w:val="00261C85"/>
    <w:rsid w:val="002623DE"/>
    <w:rsid w:val="002627A7"/>
    <w:rsid w:val="002627AA"/>
    <w:rsid w:val="00262D65"/>
    <w:rsid w:val="00263527"/>
    <w:rsid w:val="00263BA9"/>
    <w:rsid w:val="00263E8D"/>
    <w:rsid w:val="002642B8"/>
    <w:rsid w:val="0026446D"/>
    <w:rsid w:val="002645D2"/>
    <w:rsid w:val="002648A9"/>
    <w:rsid w:val="00264955"/>
    <w:rsid w:val="00264B07"/>
    <w:rsid w:val="00264D46"/>
    <w:rsid w:val="00264FE4"/>
    <w:rsid w:val="0026505B"/>
    <w:rsid w:val="00265791"/>
    <w:rsid w:val="00265804"/>
    <w:rsid w:val="0026596A"/>
    <w:rsid w:val="00265C30"/>
    <w:rsid w:val="00266762"/>
    <w:rsid w:val="00266851"/>
    <w:rsid w:val="00266CC2"/>
    <w:rsid w:val="00267211"/>
    <w:rsid w:val="00267384"/>
    <w:rsid w:val="002674A4"/>
    <w:rsid w:val="00267736"/>
    <w:rsid w:val="00267A16"/>
    <w:rsid w:val="0027048A"/>
    <w:rsid w:val="00270D07"/>
    <w:rsid w:val="002712CD"/>
    <w:rsid w:val="00271453"/>
    <w:rsid w:val="002719DD"/>
    <w:rsid w:val="002721D6"/>
    <w:rsid w:val="002725A1"/>
    <w:rsid w:val="00272C84"/>
    <w:rsid w:val="00272E61"/>
    <w:rsid w:val="002734A6"/>
    <w:rsid w:val="0027409C"/>
    <w:rsid w:val="002747F4"/>
    <w:rsid w:val="0027510B"/>
    <w:rsid w:val="0027520A"/>
    <w:rsid w:val="0027554C"/>
    <w:rsid w:val="00275EA9"/>
    <w:rsid w:val="002764F4"/>
    <w:rsid w:val="00276A13"/>
    <w:rsid w:val="00276B90"/>
    <w:rsid w:val="00276C3C"/>
    <w:rsid w:val="00276DAF"/>
    <w:rsid w:val="002770B7"/>
    <w:rsid w:val="00277522"/>
    <w:rsid w:val="002775F4"/>
    <w:rsid w:val="0027778E"/>
    <w:rsid w:val="00277C69"/>
    <w:rsid w:val="00277E00"/>
    <w:rsid w:val="00277E20"/>
    <w:rsid w:val="002802CB"/>
    <w:rsid w:val="00280602"/>
    <w:rsid w:val="00281087"/>
    <w:rsid w:val="0028180B"/>
    <w:rsid w:val="00281C13"/>
    <w:rsid w:val="00282273"/>
    <w:rsid w:val="002825B6"/>
    <w:rsid w:val="002827DA"/>
    <w:rsid w:val="00282ECC"/>
    <w:rsid w:val="00282F9D"/>
    <w:rsid w:val="00282FA4"/>
    <w:rsid w:val="00283531"/>
    <w:rsid w:val="00283695"/>
    <w:rsid w:val="002836E1"/>
    <w:rsid w:val="002841BB"/>
    <w:rsid w:val="00284339"/>
    <w:rsid w:val="0028449C"/>
    <w:rsid w:val="002846D7"/>
    <w:rsid w:val="0028509D"/>
    <w:rsid w:val="0028636E"/>
    <w:rsid w:val="00286635"/>
    <w:rsid w:val="0028744D"/>
    <w:rsid w:val="00287570"/>
    <w:rsid w:val="002875BF"/>
    <w:rsid w:val="00287A36"/>
    <w:rsid w:val="00290148"/>
    <w:rsid w:val="002905B4"/>
    <w:rsid w:val="002906C7"/>
    <w:rsid w:val="0029112E"/>
    <w:rsid w:val="002913E1"/>
    <w:rsid w:val="00291514"/>
    <w:rsid w:val="00291D2B"/>
    <w:rsid w:val="00292163"/>
    <w:rsid w:val="00292C40"/>
    <w:rsid w:val="00292CAC"/>
    <w:rsid w:val="0029307F"/>
    <w:rsid w:val="00293223"/>
    <w:rsid w:val="002936C1"/>
    <w:rsid w:val="00294A3B"/>
    <w:rsid w:val="00294B18"/>
    <w:rsid w:val="00294C99"/>
    <w:rsid w:val="00296620"/>
    <w:rsid w:val="00297108"/>
    <w:rsid w:val="00297344"/>
    <w:rsid w:val="00297710"/>
    <w:rsid w:val="0029787B"/>
    <w:rsid w:val="00297A87"/>
    <w:rsid w:val="00297EEC"/>
    <w:rsid w:val="002A056F"/>
    <w:rsid w:val="002A081F"/>
    <w:rsid w:val="002A1631"/>
    <w:rsid w:val="002A1674"/>
    <w:rsid w:val="002A2F8B"/>
    <w:rsid w:val="002A3621"/>
    <w:rsid w:val="002A3910"/>
    <w:rsid w:val="002A49BE"/>
    <w:rsid w:val="002A4A79"/>
    <w:rsid w:val="002A5173"/>
    <w:rsid w:val="002A520D"/>
    <w:rsid w:val="002A5271"/>
    <w:rsid w:val="002A53E3"/>
    <w:rsid w:val="002A6037"/>
    <w:rsid w:val="002A6048"/>
    <w:rsid w:val="002A60DB"/>
    <w:rsid w:val="002A6620"/>
    <w:rsid w:val="002A6DA7"/>
    <w:rsid w:val="002A71DD"/>
    <w:rsid w:val="002B07D4"/>
    <w:rsid w:val="002B0AD7"/>
    <w:rsid w:val="002B0B98"/>
    <w:rsid w:val="002B0D09"/>
    <w:rsid w:val="002B13B6"/>
    <w:rsid w:val="002B19DE"/>
    <w:rsid w:val="002B1A3A"/>
    <w:rsid w:val="002B1C73"/>
    <w:rsid w:val="002B1C84"/>
    <w:rsid w:val="002B1F79"/>
    <w:rsid w:val="002B2327"/>
    <w:rsid w:val="002B243A"/>
    <w:rsid w:val="002B279D"/>
    <w:rsid w:val="002B29D5"/>
    <w:rsid w:val="002B2B18"/>
    <w:rsid w:val="002B2F08"/>
    <w:rsid w:val="002B3195"/>
    <w:rsid w:val="002B34E1"/>
    <w:rsid w:val="002B5054"/>
    <w:rsid w:val="002B5084"/>
    <w:rsid w:val="002B5241"/>
    <w:rsid w:val="002B52E5"/>
    <w:rsid w:val="002B5513"/>
    <w:rsid w:val="002B556E"/>
    <w:rsid w:val="002B7699"/>
    <w:rsid w:val="002B7917"/>
    <w:rsid w:val="002B7B95"/>
    <w:rsid w:val="002B7D6B"/>
    <w:rsid w:val="002C03B2"/>
    <w:rsid w:val="002C08A6"/>
    <w:rsid w:val="002C0A62"/>
    <w:rsid w:val="002C0D87"/>
    <w:rsid w:val="002C119C"/>
    <w:rsid w:val="002C1366"/>
    <w:rsid w:val="002C14FA"/>
    <w:rsid w:val="002C167D"/>
    <w:rsid w:val="002C1E29"/>
    <w:rsid w:val="002C247E"/>
    <w:rsid w:val="002C289E"/>
    <w:rsid w:val="002C29EC"/>
    <w:rsid w:val="002C2A16"/>
    <w:rsid w:val="002C2EF2"/>
    <w:rsid w:val="002C39F7"/>
    <w:rsid w:val="002C3B27"/>
    <w:rsid w:val="002C3EA9"/>
    <w:rsid w:val="002C4082"/>
    <w:rsid w:val="002C49E5"/>
    <w:rsid w:val="002C4C25"/>
    <w:rsid w:val="002C51A6"/>
    <w:rsid w:val="002C5BD9"/>
    <w:rsid w:val="002C7040"/>
    <w:rsid w:val="002C70A7"/>
    <w:rsid w:val="002C740C"/>
    <w:rsid w:val="002C7465"/>
    <w:rsid w:val="002C7E6B"/>
    <w:rsid w:val="002C7E78"/>
    <w:rsid w:val="002D0A5C"/>
    <w:rsid w:val="002D0B77"/>
    <w:rsid w:val="002D12C0"/>
    <w:rsid w:val="002D13FE"/>
    <w:rsid w:val="002D1A10"/>
    <w:rsid w:val="002D1A91"/>
    <w:rsid w:val="002D1BC3"/>
    <w:rsid w:val="002D1F5E"/>
    <w:rsid w:val="002D275D"/>
    <w:rsid w:val="002D2D17"/>
    <w:rsid w:val="002D3759"/>
    <w:rsid w:val="002D3ADE"/>
    <w:rsid w:val="002D3E2A"/>
    <w:rsid w:val="002D4206"/>
    <w:rsid w:val="002D452C"/>
    <w:rsid w:val="002D45B9"/>
    <w:rsid w:val="002D4611"/>
    <w:rsid w:val="002D4BB2"/>
    <w:rsid w:val="002D4BB8"/>
    <w:rsid w:val="002D5139"/>
    <w:rsid w:val="002D55A1"/>
    <w:rsid w:val="002D574A"/>
    <w:rsid w:val="002D614D"/>
    <w:rsid w:val="002D6EC3"/>
    <w:rsid w:val="002D7301"/>
    <w:rsid w:val="002D7BB2"/>
    <w:rsid w:val="002D7FA5"/>
    <w:rsid w:val="002E013B"/>
    <w:rsid w:val="002E033F"/>
    <w:rsid w:val="002E05B3"/>
    <w:rsid w:val="002E0854"/>
    <w:rsid w:val="002E0856"/>
    <w:rsid w:val="002E1258"/>
    <w:rsid w:val="002E12B8"/>
    <w:rsid w:val="002E156A"/>
    <w:rsid w:val="002E1924"/>
    <w:rsid w:val="002E1B31"/>
    <w:rsid w:val="002E2650"/>
    <w:rsid w:val="002E26BE"/>
    <w:rsid w:val="002E2858"/>
    <w:rsid w:val="002E2867"/>
    <w:rsid w:val="002E28AE"/>
    <w:rsid w:val="002E2FE8"/>
    <w:rsid w:val="002E3302"/>
    <w:rsid w:val="002E3409"/>
    <w:rsid w:val="002E36C9"/>
    <w:rsid w:val="002E3812"/>
    <w:rsid w:val="002E4099"/>
    <w:rsid w:val="002E4447"/>
    <w:rsid w:val="002E46C7"/>
    <w:rsid w:val="002E49D6"/>
    <w:rsid w:val="002E4A48"/>
    <w:rsid w:val="002E509F"/>
    <w:rsid w:val="002E52BD"/>
    <w:rsid w:val="002E536D"/>
    <w:rsid w:val="002E53A8"/>
    <w:rsid w:val="002E59D8"/>
    <w:rsid w:val="002E5EDB"/>
    <w:rsid w:val="002E5FD7"/>
    <w:rsid w:val="002E6200"/>
    <w:rsid w:val="002E69A4"/>
    <w:rsid w:val="002E6C32"/>
    <w:rsid w:val="002E73E8"/>
    <w:rsid w:val="002E7467"/>
    <w:rsid w:val="002E7C70"/>
    <w:rsid w:val="002E7E3C"/>
    <w:rsid w:val="002E7EAF"/>
    <w:rsid w:val="002F07B9"/>
    <w:rsid w:val="002F0DF3"/>
    <w:rsid w:val="002F0FA5"/>
    <w:rsid w:val="002F168E"/>
    <w:rsid w:val="002F1FCC"/>
    <w:rsid w:val="002F1FF6"/>
    <w:rsid w:val="002F2311"/>
    <w:rsid w:val="002F23FD"/>
    <w:rsid w:val="002F2BA2"/>
    <w:rsid w:val="002F34D2"/>
    <w:rsid w:val="002F34F7"/>
    <w:rsid w:val="002F3A2B"/>
    <w:rsid w:val="002F4338"/>
    <w:rsid w:val="002F4352"/>
    <w:rsid w:val="002F45B1"/>
    <w:rsid w:val="002F46B6"/>
    <w:rsid w:val="002F5516"/>
    <w:rsid w:val="002F5CD1"/>
    <w:rsid w:val="002F624E"/>
    <w:rsid w:val="002F6995"/>
    <w:rsid w:val="002F7738"/>
    <w:rsid w:val="003002BD"/>
    <w:rsid w:val="00300BB7"/>
    <w:rsid w:val="003011B3"/>
    <w:rsid w:val="00301897"/>
    <w:rsid w:val="00301C12"/>
    <w:rsid w:val="003020BB"/>
    <w:rsid w:val="00302E22"/>
    <w:rsid w:val="003031FB"/>
    <w:rsid w:val="00303696"/>
    <w:rsid w:val="00303BB2"/>
    <w:rsid w:val="00303C62"/>
    <w:rsid w:val="003043A5"/>
    <w:rsid w:val="003046E1"/>
    <w:rsid w:val="00304E53"/>
    <w:rsid w:val="00304EC5"/>
    <w:rsid w:val="00305039"/>
    <w:rsid w:val="0030509D"/>
    <w:rsid w:val="003050CB"/>
    <w:rsid w:val="00305808"/>
    <w:rsid w:val="00305A93"/>
    <w:rsid w:val="00305EE8"/>
    <w:rsid w:val="00307371"/>
    <w:rsid w:val="00307ED5"/>
    <w:rsid w:val="00310007"/>
    <w:rsid w:val="0031040D"/>
    <w:rsid w:val="00310C79"/>
    <w:rsid w:val="00311265"/>
    <w:rsid w:val="00311945"/>
    <w:rsid w:val="00311A5E"/>
    <w:rsid w:val="003127E8"/>
    <w:rsid w:val="00312A5A"/>
    <w:rsid w:val="00313A34"/>
    <w:rsid w:val="00313C8D"/>
    <w:rsid w:val="00313FA1"/>
    <w:rsid w:val="003144F5"/>
    <w:rsid w:val="00314818"/>
    <w:rsid w:val="003150BA"/>
    <w:rsid w:val="0031523D"/>
    <w:rsid w:val="00315708"/>
    <w:rsid w:val="00315904"/>
    <w:rsid w:val="00315F98"/>
    <w:rsid w:val="0031619F"/>
    <w:rsid w:val="00316403"/>
    <w:rsid w:val="0031673A"/>
    <w:rsid w:val="00316D32"/>
    <w:rsid w:val="00316E84"/>
    <w:rsid w:val="003171C4"/>
    <w:rsid w:val="003174BF"/>
    <w:rsid w:val="0031791E"/>
    <w:rsid w:val="00320740"/>
    <w:rsid w:val="00320B16"/>
    <w:rsid w:val="00320C68"/>
    <w:rsid w:val="00320D44"/>
    <w:rsid w:val="003219ED"/>
    <w:rsid w:val="00321B0E"/>
    <w:rsid w:val="00322367"/>
    <w:rsid w:val="003226A7"/>
    <w:rsid w:val="00322B4D"/>
    <w:rsid w:val="003237EB"/>
    <w:rsid w:val="003240E1"/>
    <w:rsid w:val="00324E0B"/>
    <w:rsid w:val="00325480"/>
    <w:rsid w:val="00325D1B"/>
    <w:rsid w:val="003260CD"/>
    <w:rsid w:val="00327363"/>
    <w:rsid w:val="0032793B"/>
    <w:rsid w:val="00327EE3"/>
    <w:rsid w:val="00330057"/>
    <w:rsid w:val="003302DD"/>
    <w:rsid w:val="003305DF"/>
    <w:rsid w:val="003306FD"/>
    <w:rsid w:val="00331002"/>
    <w:rsid w:val="00331589"/>
    <w:rsid w:val="00332783"/>
    <w:rsid w:val="00333644"/>
    <w:rsid w:val="00333865"/>
    <w:rsid w:val="00333DD5"/>
    <w:rsid w:val="00334608"/>
    <w:rsid w:val="003346D1"/>
    <w:rsid w:val="003346D6"/>
    <w:rsid w:val="00334BDE"/>
    <w:rsid w:val="00334CD9"/>
    <w:rsid w:val="00334FF7"/>
    <w:rsid w:val="00335294"/>
    <w:rsid w:val="00335492"/>
    <w:rsid w:val="00335650"/>
    <w:rsid w:val="00335891"/>
    <w:rsid w:val="003359DC"/>
    <w:rsid w:val="00336870"/>
    <w:rsid w:val="00336980"/>
    <w:rsid w:val="00337172"/>
    <w:rsid w:val="00337228"/>
    <w:rsid w:val="0033789F"/>
    <w:rsid w:val="003403A6"/>
    <w:rsid w:val="0034058E"/>
    <w:rsid w:val="0034081B"/>
    <w:rsid w:val="00340B0B"/>
    <w:rsid w:val="00340C4D"/>
    <w:rsid w:val="003413D5"/>
    <w:rsid w:val="00341C50"/>
    <w:rsid w:val="00342191"/>
    <w:rsid w:val="00342F76"/>
    <w:rsid w:val="0034338E"/>
    <w:rsid w:val="003433A3"/>
    <w:rsid w:val="0034346E"/>
    <w:rsid w:val="00343568"/>
    <w:rsid w:val="003438AA"/>
    <w:rsid w:val="00343D05"/>
    <w:rsid w:val="0034424C"/>
    <w:rsid w:val="003446F8"/>
    <w:rsid w:val="0034551A"/>
    <w:rsid w:val="00346B48"/>
    <w:rsid w:val="00346F2A"/>
    <w:rsid w:val="00347165"/>
    <w:rsid w:val="003479EA"/>
    <w:rsid w:val="00347C68"/>
    <w:rsid w:val="00350033"/>
    <w:rsid w:val="00350BC6"/>
    <w:rsid w:val="00350CCD"/>
    <w:rsid w:val="00350F2B"/>
    <w:rsid w:val="00350FD2"/>
    <w:rsid w:val="00351B76"/>
    <w:rsid w:val="00351C92"/>
    <w:rsid w:val="00351FBE"/>
    <w:rsid w:val="00352588"/>
    <w:rsid w:val="0035277D"/>
    <w:rsid w:val="003528C2"/>
    <w:rsid w:val="00352DD8"/>
    <w:rsid w:val="003538BC"/>
    <w:rsid w:val="00353D1B"/>
    <w:rsid w:val="00353F72"/>
    <w:rsid w:val="003540B8"/>
    <w:rsid w:val="00354454"/>
    <w:rsid w:val="0035460D"/>
    <w:rsid w:val="0035461E"/>
    <w:rsid w:val="003554A7"/>
    <w:rsid w:val="00355C1D"/>
    <w:rsid w:val="00355DC4"/>
    <w:rsid w:val="00356511"/>
    <w:rsid w:val="0035693F"/>
    <w:rsid w:val="00356B61"/>
    <w:rsid w:val="00356E60"/>
    <w:rsid w:val="00356E98"/>
    <w:rsid w:val="00356EC9"/>
    <w:rsid w:val="003570B2"/>
    <w:rsid w:val="003570D3"/>
    <w:rsid w:val="00357114"/>
    <w:rsid w:val="0035714E"/>
    <w:rsid w:val="003577CA"/>
    <w:rsid w:val="003607BA"/>
    <w:rsid w:val="003612E5"/>
    <w:rsid w:val="00361870"/>
    <w:rsid w:val="00361997"/>
    <w:rsid w:val="00361D5B"/>
    <w:rsid w:val="00361DED"/>
    <w:rsid w:val="00363084"/>
    <w:rsid w:val="0036315E"/>
    <w:rsid w:val="003634F3"/>
    <w:rsid w:val="00363F28"/>
    <w:rsid w:val="00364106"/>
    <w:rsid w:val="003644FE"/>
    <w:rsid w:val="00364BB9"/>
    <w:rsid w:val="00364D15"/>
    <w:rsid w:val="00364F2E"/>
    <w:rsid w:val="00365A1E"/>
    <w:rsid w:val="00365D4A"/>
    <w:rsid w:val="00367DCA"/>
    <w:rsid w:val="003711CC"/>
    <w:rsid w:val="0037121C"/>
    <w:rsid w:val="003714FA"/>
    <w:rsid w:val="00372145"/>
    <w:rsid w:val="003723C5"/>
    <w:rsid w:val="003725AE"/>
    <w:rsid w:val="00372A9A"/>
    <w:rsid w:val="00373494"/>
    <w:rsid w:val="003734DB"/>
    <w:rsid w:val="003736C3"/>
    <w:rsid w:val="00373B44"/>
    <w:rsid w:val="00373CCF"/>
    <w:rsid w:val="00373F55"/>
    <w:rsid w:val="003745F7"/>
    <w:rsid w:val="00374806"/>
    <w:rsid w:val="0037489B"/>
    <w:rsid w:val="0037496D"/>
    <w:rsid w:val="00375200"/>
    <w:rsid w:val="0037550E"/>
    <w:rsid w:val="00375A5C"/>
    <w:rsid w:val="00375D2F"/>
    <w:rsid w:val="00375DB3"/>
    <w:rsid w:val="00377749"/>
    <w:rsid w:val="003803B4"/>
    <w:rsid w:val="00380CA6"/>
    <w:rsid w:val="00380DD8"/>
    <w:rsid w:val="00380E20"/>
    <w:rsid w:val="00381252"/>
    <w:rsid w:val="003812F9"/>
    <w:rsid w:val="0038172C"/>
    <w:rsid w:val="003817D1"/>
    <w:rsid w:val="00382122"/>
    <w:rsid w:val="0038480F"/>
    <w:rsid w:val="00384E60"/>
    <w:rsid w:val="00385453"/>
    <w:rsid w:val="003856FB"/>
    <w:rsid w:val="00385FC9"/>
    <w:rsid w:val="003869DA"/>
    <w:rsid w:val="00386A31"/>
    <w:rsid w:val="00386E1F"/>
    <w:rsid w:val="00387038"/>
    <w:rsid w:val="0038760C"/>
    <w:rsid w:val="00387F9F"/>
    <w:rsid w:val="00390D67"/>
    <w:rsid w:val="00390F53"/>
    <w:rsid w:val="003915B8"/>
    <w:rsid w:val="00392004"/>
    <w:rsid w:val="00392511"/>
    <w:rsid w:val="003932A2"/>
    <w:rsid w:val="003935CD"/>
    <w:rsid w:val="00393C3D"/>
    <w:rsid w:val="00393D79"/>
    <w:rsid w:val="0039445B"/>
    <w:rsid w:val="003947B6"/>
    <w:rsid w:val="00394C39"/>
    <w:rsid w:val="00395997"/>
    <w:rsid w:val="00395FE4"/>
    <w:rsid w:val="003960D4"/>
    <w:rsid w:val="003960DE"/>
    <w:rsid w:val="00396353"/>
    <w:rsid w:val="00396358"/>
    <w:rsid w:val="003965C7"/>
    <w:rsid w:val="00396D03"/>
    <w:rsid w:val="00396DC8"/>
    <w:rsid w:val="00396E35"/>
    <w:rsid w:val="003970DF"/>
    <w:rsid w:val="00397A98"/>
    <w:rsid w:val="00397D87"/>
    <w:rsid w:val="00397EE4"/>
    <w:rsid w:val="003A0C8C"/>
    <w:rsid w:val="003A1022"/>
    <w:rsid w:val="003A143B"/>
    <w:rsid w:val="003A1533"/>
    <w:rsid w:val="003A1926"/>
    <w:rsid w:val="003A22D5"/>
    <w:rsid w:val="003A260B"/>
    <w:rsid w:val="003A292D"/>
    <w:rsid w:val="003A2C52"/>
    <w:rsid w:val="003A2D15"/>
    <w:rsid w:val="003A3FD0"/>
    <w:rsid w:val="003A4B69"/>
    <w:rsid w:val="003A508A"/>
    <w:rsid w:val="003A5DC7"/>
    <w:rsid w:val="003A5F1D"/>
    <w:rsid w:val="003A61CE"/>
    <w:rsid w:val="003A6671"/>
    <w:rsid w:val="003A6AF2"/>
    <w:rsid w:val="003A6BBE"/>
    <w:rsid w:val="003A6D21"/>
    <w:rsid w:val="003A73C2"/>
    <w:rsid w:val="003A7795"/>
    <w:rsid w:val="003A7900"/>
    <w:rsid w:val="003A7B1F"/>
    <w:rsid w:val="003A7BBC"/>
    <w:rsid w:val="003A7FC0"/>
    <w:rsid w:val="003B0438"/>
    <w:rsid w:val="003B0DD5"/>
    <w:rsid w:val="003B120C"/>
    <w:rsid w:val="003B1674"/>
    <w:rsid w:val="003B1A1F"/>
    <w:rsid w:val="003B2243"/>
    <w:rsid w:val="003B27BB"/>
    <w:rsid w:val="003B29B8"/>
    <w:rsid w:val="003B2AB9"/>
    <w:rsid w:val="003B2F6F"/>
    <w:rsid w:val="003B3592"/>
    <w:rsid w:val="003B3A84"/>
    <w:rsid w:val="003B3D44"/>
    <w:rsid w:val="003B3E1C"/>
    <w:rsid w:val="003B4A9E"/>
    <w:rsid w:val="003B4D4E"/>
    <w:rsid w:val="003B4F45"/>
    <w:rsid w:val="003B5853"/>
    <w:rsid w:val="003B742E"/>
    <w:rsid w:val="003B75AA"/>
    <w:rsid w:val="003B7A38"/>
    <w:rsid w:val="003C006D"/>
    <w:rsid w:val="003C05A2"/>
    <w:rsid w:val="003C12CD"/>
    <w:rsid w:val="003C13E5"/>
    <w:rsid w:val="003C1863"/>
    <w:rsid w:val="003C20AB"/>
    <w:rsid w:val="003C24FC"/>
    <w:rsid w:val="003C2750"/>
    <w:rsid w:val="003C2799"/>
    <w:rsid w:val="003C2837"/>
    <w:rsid w:val="003C37B4"/>
    <w:rsid w:val="003C3AAB"/>
    <w:rsid w:val="003C3FB0"/>
    <w:rsid w:val="003C40CD"/>
    <w:rsid w:val="003C415F"/>
    <w:rsid w:val="003C4B62"/>
    <w:rsid w:val="003C4FDB"/>
    <w:rsid w:val="003C5A23"/>
    <w:rsid w:val="003C5FA5"/>
    <w:rsid w:val="003C63C2"/>
    <w:rsid w:val="003C6496"/>
    <w:rsid w:val="003C6ED4"/>
    <w:rsid w:val="003C6FF4"/>
    <w:rsid w:val="003C70BF"/>
    <w:rsid w:val="003C71A0"/>
    <w:rsid w:val="003C775D"/>
    <w:rsid w:val="003C7CDF"/>
    <w:rsid w:val="003C7D8A"/>
    <w:rsid w:val="003C7E65"/>
    <w:rsid w:val="003C7F0C"/>
    <w:rsid w:val="003D0342"/>
    <w:rsid w:val="003D0479"/>
    <w:rsid w:val="003D0F40"/>
    <w:rsid w:val="003D14B5"/>
    <w:rsid w:val="003D1E0D"/>
    <w:rsid w:val="003D232A"/>
    <w:rsid w:val="003D2F98"/>
    <w:rsid w:val="003D41A8"/>
    <w:rsid w:val="003D5233"/>
    <w:rsid w:val="003D5362"/>
    <w:rsid w:val="003D5C75"/>
    <w:rsid w:val="003D5EFD"/>
    <w:rsid w:val="003D64A7"/>
    <w:rsid w:val="003D674E"/>
    <w:rsid w:val="003D69A6"/>
    <w:rsid w:val="003D6A95"/>
    <w:rsid w:val="003D6CE3"/>
    <w:rsid w:val="003D72F8"/>
    <w:rsid w:val="003D73E3"/>
    <w:rsid w:val="003D7C09"/>
    <w:rsid w:val="003E00E9"/>
    <w:rsid w:val="003E06A9"/>
    <w:rsid w:val="003E12C1"/>
    <w:rsid w:val="003E1467"/>
    <w:rsid w:val="003E177E"/>
    <w:rsid w:val="003E1E4D"/>
    <w:rsid w:val="003E2A69"/>
    <w:rsid w:val="003E34FD"/>
    <w:rsid w:val="003E456C"/>
    <w:rsid w:val="003E5546"/>
    <w:rsid w:val="003E64CD"/>
    <w:rsid w:val="003E6529"/>
    <w:rsid w:val="003E6581"/>
    <w:rsid w:val="003E6622"/>
    <w:rsid w:val="003E68EA"/>
    <w:rsid w:val="003E73DA"/>
    <w:rsid w:val="003E7C7C"/>
    <w:rsid w:val="003E7DE9"/>
    <w:rsid w:val="003F0007"/>
    <w:rsid w:val="003F01B3"/>
    <w:rsid w:val="003F04CD"/>
    <w:rsid w:val="003F05B5"/>
    <w:rsid w:val="003F0867"/>
    <w:rsid w:val="003F0AF5"/>
    <w:rsid w:val="003F2A8B"/>
    <w:rsid w:val="003F2EBC"/>
    <w:rsid w:val="003F2FEA"/>
    <w:rsid w:val="003F451C"/>
    <w:rsid w:val="003F4880"/>
    <w:rsid w:val="003F48C0"/>
    <w:rsid w:val="003F49E8"/>
    <w:rsid w:val="003F4E8B"/>
    <w:rsid w:val="003F5718"/>
    <w:rsid w:val="003F5B2B"/>
    <w:rsid w:val="003F5F3E"/>
    <w:rsid w:val="003F63A2"/>
    <w:rsid w:val="003F66AF"/>
    <w:rsid w:val="003F6C0F"/>
    <w:rsid w:val="003F70F9"/>
    <w:rsid w:val="003F7B95"/>
    <w:rsid w:val="0040001A"/>
    <w:rsid w:val="0040030B"/>
    <w:rsid w:val="00400498"/>
    <w:rsid w:val="00400533"/>
    <w:rsid w:val="004006A9"/>
    <w:rsid w:val="004006FA"/>
    <w:rsid w:val="00401120"/>
    <w:rsid w:val="004013A4"/>
    <w:rsid w:val="004017FB"/>
    <w:rsid w:val="004019A0"/>
    <w:rsid w:val="00401D9B"/>
    <w:rsid w:val="00402026"/>
    <w:rsid w:val="004023FF"/>
    <w:rsid w:val="00402F21"/>
    <w:rsid w:val="00403D38"/>
    <w:rsid w:val="00404142"/>
    <w:rsid w:val="0040490C"/>
    <w:rsid w:val="00404F9C"/>
    <w:rsid w:val="00405912"/>
    <w:rsid w:val="00405C5E"/>
    <w:rsid w:val="00406363"/>
    <w:rsid w:val="004065DD"/>
    <w:rsid w:val="00406FD4"/>
    <w:rsid w:val="004072CB"/>
    <w:rsid w:val="00407D3E"/>
    <w:rsid w:val="00407D87"/>
    <w:rsid w:val="00407DCA"/>
    <w:rsid w:val="00410470"/>
    <w:rsid w:val="004104BB"/>
    <w:rsid w:val="00410E39"/>
    <w:rsid w:val="00411081"/>
    <w:rsid w:val="00411609"/>
    <w:rsid w:val="00411BDD"/>
    <w:rsid w:val="00411C59"/>
    <w:rsid w:val="00411F4A"/>
    <w:rsid w:val="00412044"/>
    <w:rsid w:val="004122E8"/>
    <w:rsid w:val="00412386"/>
    <w:rsid w:val="0041272E"/>
    <w:rsid w:val="00412A2A"/>
    <w:rsid w:val="00412EA6"/>
    <w:rsid w:val="0041305F"/>
    <w:rsid w:val="00413B2D"/>
    <w:rsid w:val="00413D83"/>
    <w:rsid w:val="00414150"/>
    <w:rsid w:val="00414634"/>
    <w:rsid w:val="00414CA9"/>
    <w:rsid w:val="0041505F"/>
    <w:rsid w:val="00415199"/>
    <w:rsid w:val="00415A79"/>
    <w:rsid w:val="00415A95"/>
    <w:rsid w:val="00415C81"/>
    <w:rsid w:val="004161FE"/>
    <w:rsid w:val="0041638E"/>
    <w:rsid w:val="00416445"/>
    <w:rsid w:val="00416485"/>
    <w:rsid w:val="00416AA8"/>
    <w:rsid w:val="00417524"/>
    <w:rsid w:val="00417D45"/>
    <w:rsid w:val="00417DC4"/>
    <w:rsid w:val="00417FA3"/>
    <w:rsid w:val="004200E6"/>
    <w:rsid w:val="00420154"/>
    <w:rsid w:val="00420817"/>
    <w:rsid w:val="00420830"/>
    <w:rsid w:val="004209EF"/>
    <w:rsid w:val="00421167"/>
    <w:rsid w:val="00421242"/>
    <w:rsid w:val="004214D0"/>
    <w:rsid w:val="00421654"/>
    <w:rsid w:val="00421CA8"/>
    <w:rsid w:val="00421E37"/>
    <w:rsid w:val="0042221A"/>
    <w:rsid w:val="004222D7"/>
    <w:rsid w:val="004222F5"/>
    <w:rsid w:val="00422D41"/>
    <w:rsid w:val="004237AB"/>
    <w:rsid w:val="00423879"/>
    <w:rsid w:val="00423D6A"/>
    <w:rsid w:val="004241B9"/>
    <w:rsid w:val="004246E3"/>
    <w:rsid w:val="0042480D"/>
    <w:rsid w:val="0042485B"/>
    <w:rsid w:val="00424A15"/>
    <w:rsid w:val="0042560F"/>
    <w:rsid w:val="00425640"/>
    <w:rsid w:val="00425881"/>
    <w:rsid w:val="00425C8F"/>
    <w:rsid w:val="00425EA3"/>
    <w:rsid w:val="004261C0"/>
    <w:rsid w:val="00426F9E"/>
    <w:rsid w:val="004273DC"/>
    <w:rsid w:val="00427F6A"/>
    <w:rsid w:val="00427FBF"/>
    <w:rsid w:val="004303B9"/>
    <w:rsid w:val="00430623"/>
    <w:rsid w:val="00430761"/>
    <w:rsid w:val="00430B23"/>
    <w:rsid w:val="00431136"/>
    <w:rsid w:val="004311AE"/>
    <w:rsid w:val="00431238"/>
    <w:rsid w:val="004324B0"/>
    <w:rsid w:val="004326F5"/>
    <w:rsid w:val="0043333A"/>
    <w:rsid w:val="0043361A"/>
    <w:rsid w:val="00433879"/>
    <w:rsid w:val="00433BAF"/>
    <w:rsid w:val="00433F8D"/>
    <w:rsid w:val="0043445A"/>
    <w:rsid w:val="00434883"/>
    <w:rsid w:val="00434D08"/>
    <w:rsid w:val="00435513"/>
    <w:rsid w:val="004355FB"/>
    <w:rsid w:val="004357E8"/>
    <w:rsid w:val="00435A08"/>
    <w:rsid w:val="00436190"/>
    <w:rsid w:val="004361F2"/>
    <w:rsid w:val="0043634D"/>
    <w:rsid w:val="00436810"/>
    <w:rsid w:val="00436EFE"/>
    <w:rsid w:val="0043724D"/>
    <w:rsid w:val="0043763F"/>
    <w:rsid w:val="004377F5"/>
    <w:rsid w:val="00437E79"/>
    <w:rsid w:val="00440979"/>
    <w:rsid w:val="00440BE8"/>
    <w:rsid w:val="00442744"/>
    <w:rsid w:val="00442B03"/>
    <w:rsid w:val="00442B97"/>
    <w:rsid w:val="00442D04"/>
    <w:rsid w:val="00443295"/>
    <w:rsid w:val="004436BA"/>
    <w:rsid w:val="004437A6"/>
    <w:rsid w:val="00443B78"/>
    <w:rsid w:val="004445EF"/>
    <w:rsid w:val="004449EA"/>
    <w:rsid w:val="00444D0A"/>
    <w:rsid w:val="0044508D"/>
    <w:rsid w:val="004453CE"/>
    <w:rsid w:val="0044561C"/>
    <w:rsid w:val="0044565A"/>
    <w:rsid w:val="00445BEE"/>
    <w:rsid w:val="00445C38"/>
    <w:rsid w:val="00445C78"/>
    <w:rsid w:val="0044687A"/>
    <w:rsid w:val="00446F1A"/>
    <w:rsid w:val="004475BE"/>
    <w:rsid w:val="00450143"/>
    <w:rsid w:val="00450E22"/>
    <w:rsid w:val="00450F2C"/>
    <w:rsid w:val="00450F8D"/>
    <w:rsid w:val="00451EC5"/>
    <w:rsid w:val="00453106"/>
    <w:rsid w:val="00454216"/>
    <w:rsid w:val="004543C0"/>
    <w:rsid w:val="00454A0C"/>
    <w:rsid w:val="00455397"/>
    <w:rsid w:val="004558A8"/>
    <w:rsid w:val="004562B0"/>
    <w:rsid w:val="00456597"/>
    <w:rsid w:val="00456826"/>
    <w:rsid w:val="00456B33"/>
    <w:rsid w:val="00456D2B"/>
    <w:rsid w:val="00456E9B"/>
    <w:rsid w:val="00457950"/>
    <w:rsid w:val="00457F1B"/>
    <w:rsid w:val="00457FDC"/>
    <w:rsid w:val="004610B2"/>
    <w:rsid w:val="00461A4F"/>
    <w:rsid w:val="00461EEB"/>
    <w:rsid w:val="0046213E"/>
    <w:rsid w:val="004624EC"/>
    <w:rsid w:val="00463348"/>
    <w:rsid w:val="0046349F"/>
    <w:rsid w:val="004634A1"/>
    <w:rsid w:val="00463F42"/>
    <w:rsid w:val="0046409C"/>
    <w:rsid w:val="004642F8"/>
    <w:rsid w:val="00464DBF"/>
    <w:rsid w:val="004655C4"/>
    <w:rsid w:val="00465911"/>
    <w:rsid w:val="00465ACC"/>
    <w:rsid w:val="004664CB"/>
    <w:rsid w:val="00466675"/>
    <w:rsid w:val="00466690"/>
    <w:rsid w:val="004671F8"/>
    <w:rsid w:val="00467FA2"/>
    <w:rsid w:val="0047012F"/>
    <w:rsid w:val="00470359"/>
    <w:rsid w:val="00470719"/>
    <w:rsid w:val="00471E81"/>
    <w:rsid w:val="00472AB8"/>
    <w:rsid w:val="00472CC7"/>
    <w:rsid w:val="00472E24"/>
    <w:rsid w:val="00473161"/>
    <w:rsid w:val="004737B0"/>
    <w:rsid w:val="00474574"/>
    <w:rsid w:val="00474601"/>
    <w:rsid w:val="00475B1A"/>
    <w:rsid w:val="00475DB2"/>
    <w:rsid w:val="004764F5"/>
    <w:rsid w:val="004766A8"/>
    <w:rsid w:val="00476B5E"/>
    <w:rsid w:val="00476B7C"/>
    <w:rsid w:val="00476F9E"/>
    <w:rsid w:val="00477144"/>
    <w:rsid w:val="00477FBE"/>
    <w:rsid w:val="00480C44"/>
    <w:rsid w:val="004811F8"/>
    <w:rsid w:val="00482916"/>
    <w:rsid w:val="00482B96"/>
    <w:rsid w:val="004833CB"/>
    <w:rsid w:val="00483538"/>
    <w:rsid w:val="00484147"/>
    <w:rsid w:val="00484DDC"/>
    <w:rsid w:val="004850FA"/>
    <w:rsid w:val="00485643"/>
    <w:rsid w:val="00485D93"/>
    <w:rsid w:val="00486390"/>
    <w:rsid w:val="00486FC4"/>
    <w:rsid w:val="0048711C"/>
    <w:rsid w:val="00487191"/>
    <w:rsid w:val="0048747F"/>
    <w:rsid w:val="0048750A"/>
    <w:rsid w:val="004877F1"/>
    <w:rsid w:val="004879CE"/>
    <w:rsid w:val="00487E23"/>
    <w:rsid w:val="00490482"/>
    <w:rsid w:val="004908A0"/>
    <w:rsid w:val="00490B7E"/>
    <w:rsid w:val="00490DA8"/>
    <w:rsid w:val="0049112E"/>
    <w:rsid w:val="004918AA"/>
    <w:rsid w:val="00491C19"/>
    <w:rsid w:val="00492373"/>
    <w:rsid w:val="0049237F"/>
    <w:rsid w:val="00492DD2"/>
    <w:rsid w:val="004938E0"/>
    <w:rsid w:val="00493F08"/>
    <w:rsid w:val="00494178"/>
    <w:rsid w:val="00494465"/>
    <w:rsid w:val="00494AB2"/>
    <w:rsid w:val="004952C9"/>
    <w:rsid w:val="00495524"/>
    <w:rsid w:val="00495F50"/>
    <w:rsid w:val="004960C7"/>
    <w:rsid w:val="00496B47"/>
    <w:rsid w:val="00496E76"/>
    <w:rsid w:val="004970DB"/>
    <w:rsid w:val="0049732B"/>
    <w:rsid w:val="00497356"/>
    <w:rsid w:val="00497435"/>
    <w:rsid w:val="00497633"/>
    <w:rsid w:val="004A02EC"/>
    <w:rsid w:val="004A0437"/>
    <w:rsid w:val="004A093A"/>
    <w:rsid w:val="004A0E19"/>
    <w:rsid w:val="004A0EAF"/>
    <w:rsid w:val="004A0F83"/>
    <w:rsid w:val="004A1DD2"/>
    <w:rsid w:val="004A2131"/>
    <w:rsid w:val="004A2500"/>
    <w:rsid w:val="004A2F16"/>
    <w:rsid w:val="004A309E"/>
    <w:rsid w:val="004A31B5"/>
    <w:rsid w:val="004A369F"/>
    <w:rsid w:val="004A3EB7"/>
    <w:rsid w:val="004A4820"/>
    <w:rsid w:val="004A4844"/>
    <w:rsid w:val="004A4858"/>
    <w:rsid w:val="004A595A"/>
    <w:rsid w:val="004A5C0B"/>
    <w:rsid w:val="004A62F3"/>
    <w:rsid w:val="004A635E"/>
    <w:rsid w:val="004A6F01"/>
    <w:rsid w:val="004A715F"/>
    <w:rsid w:val="004A72E5"/>
    <w:rsid w:val="004A7366"/>
    <w:rsid w:val="004A7535"/>
    <w:rsid w:val="004B01C8"/>
    <w:rsid w:val="004B083B"/>
    <w:rsid w:val="004B0889"/>
    <w:rsid w:val="004B0CD6"/>
    <w:rsid w:val="004B0F33"/>
    <w:rsid w:val="004B13BB"/>
    <w:rsid w:val="004B15DE"/>
    <w:rsid w:val="004B1634"/>
    <w:rsid w:val="004B19DC"/>
    <w:rsid w:val="004B1CBC"/>
    <w:rsid w:val="004B2281"/>
    <w:rsid w:val="004B2725"/>
    <w:rsid w:val="004B4588"/>
    <w:rsid w:val="004B498D"/>
    <w:rsid w:val="004B509E"/>
    <w:rsid w:val="004B51BB"/>
    <w:rsid w:val="004B54B4"/>
    <w:rsid w:val="004B5B20"/>
    <w:rsid w:val="004B5C70"/>
    <w:rsid w:val="004B607A"/>
    <w:rsid w:val="004B68F6"/>
    <w:rsid w:val="004B6933"/>
    <w:rsid w:val="004B6AA4"/>
    <w:rsid w:val="004B6C25"/>
    <w:rsid w:val="004B70A3"/>
    <w:rsid w:val="004B77FA"/>
    <w:rsid w:val="004B79BD"/>
    <w:rsid w:val="004C1306"/>
    <w:rsid w:val="004C13C1"/>
    <w:rsid w:val="004C1701"/>
    <w:rsid w:val="004C1814"/>
    <w:rsid w:val="004C1F0B"/>
    <w:rsid w:val="004C2641"/>
    <w:rsid w:val="004C268B"/>
    <w:rsid w:val="004C35B9"/>
    <w:rsid w:val="004C45D1"/>
    <w:rsid w:val="004C493D"/>
    <w:rsid w:val="004C56E4"/>
    <w:rsid w:val="004C59DC"/>
    <w:rsid w:val="004C5C00"/>
    <w:rsid w:val="004C6500"/>
    <w:rsid w:val="004C6F13"/>
    <w:rsid w:val="004C7196"/>
    <w:rsid w:val="004C7497"/>
    <w:rsid w:val="004C7EB8"/>
    <w:rsid w:val="004C7F4D"/>
    <w:rsid w:val="004D0551"/>
    <w:rsid w:val="004D0956"/>
    <w:rsid w:val="004D0C6A"/>
    <w:rsid w:val="004D0E47"/>
    <w:rsid w:val="004D150E"/>
    <w:rsid w:val="004D1AC8"/>
    <w:rsid w:val="004D2852"/>
    <w:rsid w:val="004D2A84"/>
    <w:rsid w:val="004D2B6A"/>
    <w:rsid w:val="004D2C95"/>
    <w:rsid w:val="004D3405"/>
    <w:rsid w:val="004D3589"/>
    <w:rsid w:val="004D35F0"/>
    <w:rsid w:val="004D3649"/>
    <w:rsid w:val="004D38F3"/>
    <w:rsid w:val="004D3ABB"/>
    <w:rsid w:val="004D3B6C"/>
    <w:rsid w:val="004D4149"/>
    <w:rsid w:val="004D4467"/>
    <w:rsid w:val="004D47D5"/>
    <w:rsid w:val="004D5439"/>
    <w:rsid w:val="004D5D59"/>
    <w:rsid w:val="004D67C3"/>
    <w:rsid w:val="004D7114"/>
    <w:rsid w:val="004E03EA"/>
    <w:rsid w:val="004E0B89"/>
    <w:rsid w:val="004E138F"/>
    <w:rsid w:val="004E1481"/>
    <w:rsid w:val="004E2A8E"/>
    <w:rsid w:val="004E36DB"/>
    <w:rsid w:val="004E3F59"/>
    <w:rsid w:val="004E4A58"/>
    <w:rsid w:val="004E4B87"/>
    <w:rsid w:val="004E551A"/>
    <w:rsid w:val="004E55BD"/>
    <w:rsid w:val="004E5797"/>
    <w:rsid w:val="004E59E2"/>
    <w:rsid w:val="004E630A"/>
    <w:rsid w:val="004E6E62"/>
    <w:rsid w:val="004E73EC"/>
    <w:rsid w:val="004E7418"/>
    <w:rsid w:val="004E7DED"/>
    <w:rsid w:val="004E7E87"/>
    <w:rsid w:val="004F033B"/>
    <w:rsid w:val="004F0670"/>
    <w:rsid w:val="004F0806"/>
    <w:rsid w:val="004F0C5F"/>
    <w:rsid w:val="004F13CF"/>
    <w:rsid w:val="004F1424"/>
    <w:rsid w:val="004F1635"/>
    <w:rsid w:val="004F1B68"/>
    <w:rsid w:val="004F1CB8"/>
    <w:rsid w:val="004F26D0"/>
    <w:rsid w:val="004F2940"/>
    <w:rsid w:val="004F3787"/>
    <w:rsid w:val="004F3CF9"/>
    <w:rsid w:val="004F4BA7"/>
    <w:rsid w:val="004F51A1"/>
    <w:rsid w:val="004F5948"/>
    <w:rsid w:val="004F5959"/>
    <w:rsid w:val="004F596E"/>
    <w:rsid w:val="004F5C16"/>
    <w:rsid w:val="004F629B"/>
    <w:rsid w:val="004F709A"/>
    <w:rsid w:val="004F75C0"/>
    <w:rsid w:val="004F76D6"/>
    <w:rsid w:val="00500289"/>
    <w:rsid w:val="005007E9"/>
    <w:rsid w:val="0050082B"/>
    <w:rsid w:val="00500B81"/>
    <w:rsid w:val="005013BC"/>
    <w:rsid w:val="00501A87"/>
    <w:rsid w:val="0050202E"/>
    <w:rsid w:val="0050358A"/>
    <w:rsid w:val="0050362F"/>
    <w:rsid w:val="005037A1"/>
    <w:rsid w:val="00503B43"/>
    <w:rsid w:val="00503BC7"/>
    <w:rsid w:val="00504EE3"/>
    <w:rsid w:val="0050564C"/>
    <w:rsid w:val="00505E3F"/>
    <w:rsid w:val="005067BC"/>
    <w:rsid w:val="005069AD"/>
    <w:rsid w:val="00506A57"/>
    <w:rsid w:val="00506E8D"/>
    <w:rsid w:val="00507DF3"/>
    <w:rsid w:val="00507EFA"/>
    <w:rsid w:val="00510062"/>
    <w:rsid w:val="0051061D"/>
    <w:rsid w:val="0051062F"/>
    <w:rsid w:val="00510792"/>
    <w:rsid w:val="00511626"/>
    <w:rsid w:val="00511701"/>
    <w:rsid w:val="00511D0C"/>
    <w:rsid w:val="00511D44"/>
    <w:rsid w:val="005122C3"/>
    <w:rsid w:val="00512887"/>
    <w:rsid w:val="00512A22"/>
    <w:rsid w:val="00512B60"/>
    <w:rsid w:val="0051300D"/>
    <w:rsid w:val="00513052"/>
    <w:rsid w:val="00513CE7"/>
    <w:rsid w:val="00513DDB"/>
    <w:rsid w:val="0051433A"/>
    <w:rsid w:val="00514A63"/>
    <w:rsid w:val="00514AC8"/>
    <w:rsid w:val="00514B4E"/>
    <w:rsid w:val="00514D69"/>
    <w:rsid w:val="00514F8A"/>
    <w:rsid w:val="005150A3"/>
    <w:rsid w:val="00515B20"/>
    <w:rsid w:val="00515B2D"/>
    <w:rsid w:val="00516EC7"/>
    <w:rsid w:val="005170EA"/>
    <w:rsid w:val="00517300"/>
    <w:rsid w:val="00520424"/>
    <w:rsid w:val="0052057B"/>
    <w:rsid w:val="0052162D"/>
    <w:rsid w:val="00521E65"/>
    <w:rsid w:val="0052203B"/>
    <w:rsid w:val="0052277B"/>
    <w:rsid w:val="005228A2"/>
    <w:rsid w:val="00522ADF"/>
    <w:rsid w:val="00523209"/>
    <w:rsid w:val="005233C2"/>
    <w:rsid w:val="005242D6"/>
    <w:rsid w:val="005264AB"/>
    <w:rsid w:val="005266CF"/>
    <w:rsid w:val="00526996"/>
    <w:rsid w:val="005275F0"/>
    <w:rsid w:val="00530311"/>
    <w:rsid w:val="00531459"/>
    <w:rsid w:val="005314BA"/>
    <w:rsid w:val="00532068"/>
    <w:rsid w:val="00532C60"/>
    <w:rsid w:val="00533B2F"/>
    <w:rsid w:val="00534022"/>
    <w:rsid w:val="005341CB"/>
    <w:rsid w:val="00534B16"/>
    <w:rsid w:val="00534C56"/>
    <w:rsid w:val="00534FA1"/>
    <w:rsid w:val="005355F8"/>
    <w:rsid w:val="00536152"/>
    <w:rsid w:val="005363E6"/>
    <w:rsid w:val="00536941"/>
    <w:rsid w:val="005373FE"/>
    <w:rsid w:val="005379DE"/>
    <w:rsid w:val="00537A56"/>
    <w:rsid w:val="00537C04"/>
    <w:rsid w:val="00540DC1"/>
    <w:rsid w:val="00540FC3"/>
    <w:rsid w:val="005416EC"/>
    <w:rsid w:val="005417FE"/>
    <w:rsid w:val="0054196C"/>
    <w:rsid w:val="00541B59"/>
    <w:rsid w:val="00541ED6"/>
    <w:rsid w:val="00542044"/>
    <w:rsid w:val="00542699"/>
    <w:rsid w:val="005426BD"/>
    <w:rsid w:val="00542783"/>
    <w:rsid w:val="00542AAE"/>
    <w:rsid w:val="00542F01"/>
    <w:rsid w:val="0054343E"/>
    <w:rsid w:val="00543617"/>
    <w:rsid w:val="005436C1"/>
    <w:rsid w:val="00543A39"/>
    <w:rsid w:val="00543AA9"/>
    <w:rsid w:val="00543D97"/>
    <w:rsid w:val="005446D4"/>
    <w:rsid w:val="0054482B"/>
    <w:rsid w:val="00545B6A"/>
    <w:rsid w:val="00546294"/>
    <w:rsid w:val="0054643D"/>
    <w:rsid w:val="00546450"/>
    <w:rsid w:val="00546535"/>
    <w:rsid w:val="00546B70"/>
    <w:rsid w:val="005478B8"/>
    <w:rsid w:val="00547FFD"/>
    <w:rsid w:val="0055056B"/>
    <w:rsid w:val="00550E27"/>
    <w:rsid w:val="00551299"/>
    <w:rsid w:val="005513F6"/>
    <w:rsid w:val="00551579"/>
    <w:rsid w:val="0055209B"/>
    <w:rsid w:val="00552CD6"/>
    <w:rsid w:val="00552E1E"/>
    <w:rsid w:val="00552F3A"/>
    <w:rsid w:val="00552FB9"/>
    <w:rsid w:val="005542DA"/>
    <w:rsid w:val="005542E8"/>
    <w:rsid w:val="00555190"/>
    <w:rsid w:val="0055535A"/>
    <w:rsid w:val="00555C12"/>
    <w:rsid w:val="00555CC6"/>
    <w:rsid w:val="005563FF"/>
    <w:rsid w:val="0055681D"/>
    <w:rsid w:val="00556C73"/>
    <w:rsid w:val="005579F9"/>
    <w:rsid w:val="00557E6E"/>
    <w:rsid w:val="00560C1E"/>
    <w:rsid w:val="0056163E"/>
    <w:rsid w:val="00561A41"/>
    <w:rsid w:val="00561D02"/>
    <w:rsid w:val="00561DFC"/>
    <w:rsid w:val="0056300D"/>
    <w:rsid w:val="00563E2C"/>
    <w:rsid w:val="005647BE"/>
    <w:rsid w:val="00565BD9"/>
    <w:rsid w:val="005668AA"/>
    <w:rsid w:val="005670C6"/>
    <w:rsid w:val="00567109"/>
    <w:rsid w:val="0056717E"/>
    <w:rsid w:val="005673EB"/>
    <w:rsid w:val="00567B1B"/>
    <w:rsid w:val="00567B50"/>
    <w:rsid w:val="00567F87"/>
    <w:rsid w:val="0057030E"/>
    <w:rsid w:val="00570695"/>
    <w:rsid w:val="005706A9"/>
    <w:rsid w:val="005706BA"/>
    <w:rsid w:val="00571808"/>
    <w:rsid w:val="005719B8"/>
    <w:rsid w:val="00572233"/>
    <w:rsid w:val="0057236D"/>
    <w:rsid w:val="005725BF"/>
    <w:rsid w:val="005729CE"/>
    <w:rsid w:val="00572B2E"/>
    <w:rsid w:val="00572C6E"/>
    <w:rsid w:val="00572CD8"/>
    <w:rsid w:val="005733FF"/>
    <w:rsid w:val="005735A3"/>
    <w:rsid w:val="00573AD2"/>
    <w:rsid w:val="00573FC3"/>
    <w:rsid w:val="00574601"/>
    <w:rsid w:val="00574C56"/>
    <w:rsid w:val="00574D7C"/>
    <w:rsid w:val="00575BE6"/>
    <w:rsid w:val="00576060"/>
    <w:rsid w:val="005762E1"/>
    <w:rsid w:val="0057679B"/>
    <w:rsid w:val="00576AC2"/>
    <w:rsid w:val="00576B0A"/>
    <w:rsid w:val="00576EE2"/>
    <w:rsid w:val="00577772"/>
    <w:rsid w:val="00580240"/>
    <w:rsid w:val="00580419"/>
    <w:rsid w:val="00580906"/>
    <w:rsid w:val="005817F0"/>
    <w:rsid w:val="0058180B"/>
    <w:rsid w:val="00582869"/>
    <w:rsid w:val="00582B78"/>
    <w:rsid w:val="0058304B"/>
    <w:rsid w:val="00583CCF"/>
    <w:rsid w:val="00583EBB"/>
    <w:rsid w:val="00584669"/>
    <w:rsid w:val="00584735"/>
    <w:rsid w:val="00584C61"/>
    <w:rsid w:val="00584DDD"/>
    <w:rsid w:val="005859E1"/>
    <w:rsid w:val="00585A05"/>
    <w:rsid w:val="00585C0C"/>
    <w:rsid w:val="00585DD8"/>
    <w:rsid w:val="00585F53"/>
    <w:rsid w:val="00586164"/>
    <w:rsid w:val="00586691"/>
    <w:rsid w:val="0058691F"/>
    <w:rsid w:val="0058760C"/>
    <w:rsid w:val="0059016E"/>
    <w:rsid w:val="005904D8"/>
    <w:rsid w:val="005904FD"/>
    <w:rsid w:val="0059050F"/>
    <w:rsid w:val="0059057B"/>
    <w:rsid w:val="005905C6"/>
    <w:rsid w:val="00590928"/>
    <w:rsid w:val="00590A69"/>
    <w:rsid w:val="00590C97"/>
    <w:rsid w:val="0059171A"/>
    <w:rsid w:val="00591754"/>
    <w:rsid w:val="005917A1"/>
    <w:rsid w:val="005918E4"/>
    <w:rsid w:val="00591B76"/>
    <w:rsid w:val="00591C42"/>
    <w:rsid w:val="00592623"/>
    <w:rsid w:val="0059295A"/>
    <w:rsid w:val="005931D4"/>
    <w:rsid w:val="0059351B"/>
    <w:rsid w:val="00593EFE"/>
    <w:rsid w:val="00593F5C"/>
    <w:rsid w:val="0059414B"/>
    <w:rsid w:val="00594BB4"/>
    <w:rsid w:val="00594CC4"/>
    <w:rsid w:val="005950AC"/>
    <w:rsid w:val="005951D9"/>
    <w:rsid w:val="0059562E"/>
    <w:rsid w:val="005958E5"/>
    <w:rsid w:val="00596346"/>
    <w:rsid w:val="0059643F"/>
    <w:rsid w:val="005969CB"/>
    <w:rsid w:val="00596F6D"/>
    <w:rsid w:val="00597810"/>
    <w:rsid w:val="005A1CDF"/>
    <w:rsid w:val="005A2DA5"/>
    <w:rsid w:val="005A2E47"/>
    <w:rsid w:val="005A4307"/>
    <w:rsid w:val="005A4BCB"/>
    <w:rsid w:val="005A4D62"/>
    <w:rsid w:val="005A57D6"/>
    <w:rsid w:val="005A641B"/>
    <w:rsid w:val="005A66BF"/>
    <w:rsid w:val="005A73EB"/>
    <w:rsid w:val="005A7572"/>
    <w:rsid w:val="005A7592"/>
    <w:rsid w:val="005A76EE"/>
    <w:rsid w:val="005A7A20"/>
    <w:rsid w:val="005A7A30"/>
    <w:rsid w:val="005B04B1"/>
    <w:rsid w:val="005B0632"/>
    <w:rsid w:val="005B08EF"/>
    <w:rsid w:val="005B1029"/>
    <w:rsid w:val="005B136C"/>
    <w:rsid w:val="005B14E3"/>
    <w:rsid w:val="005B16D2"/>
    <w:rsid w:val="005B17C7"/>
    <w:rsid w:val="005B2052"/>
    <w:rsid w:val="005B262C"/>
    <w:rsid w:val="005B2AC6"/>
    <w:rsid w:val="005B2E56"/>
    <w:rsid w:val="005B2E69"/>
    <w:rsid w:val="005B2F9D"/>
    <w:rsid w:val="005B3713"/>
    <w:rsid w:val="005B44B8"/>
    <w:rsid w:val="005B4A7B"/>
    <w:rsid w:val="005B4B31"/>
    <w:rsid w:val="005B5888"/>
    <w:rsid w:val="005B5976"/>
    <w:rsid w:val="005B5D91"/>
    <w:rsid w:val="005B5F78"/>
    <w:rsid w:val="005B6103"/>
    <w:rsid w:val="005B61AE"/>
    <w:rsid w:val="005B6ABF"/>
    <w:rsid w:val="005B6B41"/>
    <w:rsid w:val="005B6B66"/>
    <w:rsid w:val="005B6B7E"/>
    <w:rsid w:val="005B6E58"/>
    <w:rsid w:val="005B6FD6"/>
    <w:rsid w:val="005B704F"/>
    <w:rsid w:val="005B7E5D"/>
    <w:rsid w:val="005C04B6"/>
    <w:rsid w:val="005C095D"/>
    <w:rsid w:val="005C0E74"/>
    <w:rsid w:val="005C129C"/>
    <w:rsid w:val="005C1499"/>
    <w:rsid w:val="005C1729"/>
    <w:rsid w:val="005C19B7"/>
    <w:rsid w:val="005C1A23"/>
    <w:rsid w:val="005C2975"/>
    <w:rsid w:val="005C3AB8"/>
    <w:rsid w:val="005C4347"/>
    <w:rsid w:val="005C44F6"/>
    <w:rsid w:val="005C497A"/>
    <w:rsid w:val="005C528B"/>
    <w:rsid w:val="005C58FE"/>
    <w:rsid w:val="005C5C3E"/>
    <w:rsid w:val="005C5C43"/>
    <w:rsid w:val="005C64FF"/>
    <w:rsid w:val="005C6554"/>
    <w:rsid w:val="005C66AB"/>
    <w:rsid w:val="005C782D"/>
    <w:rsid w:val="005C7D5B"/>
    <w:rsid w:val="005C7D6C"/>
    <w:rsid w:val="005D072B"/>
    <w:rsid w:val="005D0C2F"/>
    <w:rsid w:val="005D10F8"/>
    <w:rsid w:val="005D1101"/>
    <w:rsid w:val="005D11E6"/>
    <w:rsid w:val="005D126D"/>
    <w:rsid w:val="005D1394"/>
    <w:rsid w:val="005D14B0"/>
    <w:rsid w:val="005D14CC"/>
    <w:rsid w:val="005D1511"/>
    <w:rsid w:val="005D2133"/>
    <w:rsid w:val="005D2665"/>
    <w:rsid w:val="005D2748"/>
    <w:rsid w:val="005D27EF"/>
    <w:rsid w:val="005D2975"/>
    <w:rsid w:val="005D2B17"/>
    <w:rsid w:val="005D3026"/>
    <w:rsid w:val="005D3268"/>
    <w:rsid w:val="005D3790"/>
    <w:rsid w:val="005D3799"/>
    <w:rsid w:val="005D445D"/>
    <w:rsid w:val="005D48C0"/>
    <w:rsid w:val="005D4AD7"/>
    <w:rsid w:val="005D4EB0"/>
    <w:rsid w:val="005D4F94"/>
    <w:rsid w:val="005D52A4"/>
    <w:rsid w:val="005D5BB6"/>
    <w:rsid w:val="005D61D2"/>
    <w:rsid w:val="005D66F1"/>
    <w:rsid w:val="005D6FA0"/>
    <w:rsid w:val="005D72A0"/>
    <w:rsid w:val="005D72E7"/>
    <w:rsid w:val="005D7610"/>
    <w:rsid w:val="005E0396"/>
    <w:rsid w:val="005E04DD"/>
    <w:rsid w:val="005E0507"/>
    <w:rsid w:val="005E0617"/>
    <w:rsid w:val="005E0F13"/>
    <w:rsid w:val="005E1B64"/>
    <w:rsid w:val="005E2201"/>
    <w:rsid w:val="005E27B2"/>
    <w:rsid w:val="005E29D6"/>
    <w:rsid w:val="005E2CE6"/>
    <w:rsid w:val="005E32C2"/>
    <w:rsid w:val="005E3812"/>
    <w:rsid w:val="005E43B7"/>
    <w:rsid w:val="005E460D"/>
    <w:rsid w:val="005E4B41"/>
    <w:rsid w:val="005E4D0A"/>
    <w:rsid w:val="005E5C3F"/>
    <w:rsid w:val="005E605B"/>
    <w:rsid w:val="005E606F"/>
    <w:rsid w:val="005E67A0"/>
    <w:rsid w:val="005E731F"/>
    <w:rsid w:val="005E73F9"/>
    <w:rsid w:val="005E74BB"/>
    <w:rsid w:val="005E7799"/>
    <w:rsid w:val="005F00ED"/>
    <w:rsid w:val="005F02B3"/>
    <w:rsid w:val="005F08E3"/>
    <w:rsid w:val="005F09EF"/>
    <w:rsid w:val="005F0B31"/>
    <w:rsid w:val="005F1103"/>
    <w:rsid w:val="005F1A34"/>
    <w:rsid w:val="005F2674"/>
    <w:rsid w:val="005F26B0"/>
    <w:rsid w:val="005F2B88"/>
    <w:rsid w:val="005F3210"/>
    <w:rsid w:val="005F3321"/>
    <w:rsid w:val="005F455F"/>
    <w:rsid w:val="005F45D9"/>
    <w:rsid w:val="005F4EB3"/>
    <w:rsid w:val="005F5B39"/>
    <w:rsid w:val="005F6085"/>
    <w:rsid w:val="005F611E"/>
    <w:rsid w:val="005F6CA5"/>
    <w:rsid w:val="005F7439"/>
    <w:rsid w:val="006000E4"/>
    <w:rsid w:val="006002B5"/>
    <w:rsid w:val="0060035F"/>
    <w:rsid w:val="00600526"/>
    <w:rsid w:val="006008D2"/>
    <w:rsid w:val="0060097B"/>
    <w:rsid w:val="00600A62"/>
    <w:rsid w:val="0060235F"/>
    <w:rsid w:val="006025C9"/>
    <w:rsid w:val="0060267F"/>
    <w:rsid w:val="00603FEF"/>
    <w:rsid w:val="0060420F"/>
    <w:rsid w:val="00604310"/>
    <w:rsid w:val="00604DA7"/>
    <w:rsid w:val="006055C9"/>
    <w:rsid w:val="00605734"/>
    <w:rsid w:val="006063FC"/>
    <w:rsid w:val="00606988"/>
    <w:rsid w:val="00606D1E"/>
    <w:rsid w:val="00607135"/>
    <w:rsid w:val="00607CD3"/>
    <w:rsid w:val="00610214"/>
    <w:rsid w:val="00610A63"/>
    <w:rsid w:val="00611456"/>
    <w:rsid w:val="00611C97"/>
    <w:rsid w:val="0061233C"/>
    <w:rsid w:val="0061245E"/>
    <w:rsid w:val="006126CE"/>
    <w:rsid w:val="00612E7B"/>
    <w:rsid w:val="006130E7"/>
    <w:rsid w:val="006135DE"/>
    <w:rsid w:val="00613B9E"/>
    <w:rsid w:val="006140EF"/>
    <w:rsid w:val="0061420B"/>
    <w:rsid w:val="00614A93"/>
    <w:rsid w:val="00614D31"/>
    <w:rsid w:val="00615DAD"/>
    <w:rsid w:val="00617136"/>
    <w:rsid w:val="00617299"/>
    <w:rsid w:val="006177B3"/>
    <w:rsid w:val="0061787B"/>
    <w:rsid w:val="006204BE"/>
    <w:rsid w:val="00620B56"/>
    <w:rsid w:val="00620E5A"/>
    <w:rsid w:val="00621367"/>
    <w:rsid w:val="00621512"/>
    <w:rsid w:val="00621F22"/>
    <w:rsid w:val="00622094"/>
    <w:rsid w:val="0062261A"/>
    <w:rsid w:val="006227E2"/>
    <w:rsid w:val="00622C47"/>
    <w:rsid w:val="00623118"/>
    <w:rsid w:val="006234FB"/>
    <w:rsid w:val="0062410C"/>
    <w:rsid w:val="006247FC"/>
    <w:rsid w:val="00624BAF"/>
    <w:rsid w:val="006253D0"/>
    <w:rsid w:val="00625AA7"/>
    <w:rsid w:val="00625C17"/>
    <w:rsid w:val="00625C51"/>
    <w:rsid w:val="00625DDF"/>
    <w:rsid w:val="00625F05"/>
    <w:rsid w:val="00626A24"/>
    <w:rsid w:val="006278FB"/>
    <w:rsid w:val="00627D37"/>
    <w:rsid w:val="0063050F"/>
    <w:rsid w:val="0063093D"/>
    <w:rsid w:val="00630A00"/>
    <w:rsid w:val="00631C80"/>
    <w:rsid w:val="0063226A"/>
    <w:rsid w:val="006323DB"/>
    <w:rsid w:val="0063348C"/>
    <w:rsid w:val="006335D7"/>
    <w:rsid w:val="00633944"/>
    <w:rsid w:val="00633999"/>
    <w:rsid w:val="00634E0E"/>
    <w:rsid w:val="00635D3B"/>
    <w:rsid w:val="00636318"/>
    <w:rsid w:val="006364DC"/>
    <w:rsid w:val="00636D43"/>
    <w:rsid w:val="006370C6"/>
    <w:rsid w:val="006376AA"/>
    <w:rsid w:val="00637760"/>
    <w:rsid w:val="0063778A"/>
    <w:rsid w:val="006377FD"/>
    <w:rsid w:val="00637E93"/>
    <w:rsid w:val="00637FFA"/>
    <w:rsid w:val="00640202"/>
    <w:rsid w:val="006406F1"/>
    <w:rsid w:val="00640AF9"/>
    <w:rsid w:val="00640CB5"/>
    <w:rsid w:val="006411A5"/>
    <w:rsid w:val="00641F70"/>
    <w:rsid w:val="00642D5D"/>
    <w:rsid w:val="00642D76"/>
    <w:rsid w:val="0064318C"/>
    <w:rsid w:val="006435DF"/>
    <w:rsid w:val="006436B3"/>
    <w:rsid w:val="00643B2C"/>
    <w:rsid w:val="00643E58"/>
    <w:rsid w:val="00644C75"/>
    <w:rsid w:val="0064512B"/>
    <w:rsid w:val="006456B7"/>
    <w:rsid w:val="00647086"/>
    <w:rsid w:val="0064764F"/>
    <w:rsid w:val="00647D4B"/>
    <w:rsid w:val="00647EEB"/>
    <w:rsid w:val="00650300"/>
    <w:rsid w:val="00651006"/>
    <w:rsid w:val="006513BB"/>
    <w:rsid w:val="00652079"/>
    <w:rsid w:val="0065283D"/>
    <w:rsid w:val="00652BE4"/>
    <w:rsid w:val="006537E8"/>
    <w:rsid w:val="00653B2B"/>
    <w:rsid w:val="006540F8"/>
    <w:rsid w:val="0065432F"/>
    <w:rsid w:val="006545F5"/>
    <w:rsid w:val="00654CD7"/>
    <w:rsid w:val="006550E8"/>
    <w:rsid w:val="00655DDF"/>
    <w:rsid w:val="0065630C"/>
    <w:rsid w:val="00656364"/>
    <w:rsid w:val="00656D26"/>
    <w:rsid w:val="00656FFB"/>
    <w:rsid w:val="0065790A"/>
    <w:rsid w:val="00657E51"/>
    <w:rsid w:val="00657FDC"/>
    <w:rsid w:val="00660113"/>
    <w:rsid w:val="0066046A"/>
    <w:rsid w:val="00660BA5"/>
    <w:rsid w:val="00660F88"/>
    <w:rsid w:val="006611A5"/>
    <w:rsid w:val="00661C12"/>
    <w:rsid w:val="00661F7C"/>
    <w:rsid w:val="00662C31"/>
    <w:rsid w:val="00662C47"/>
    <w:rsid w:val="00663A25"/>
    <w:rsid w:val="00663C75"/>
    <w:rsid w:val="00663ECA"/>
    <w:rsid w:val="00665582"/>
    <w:rsid w:val="00665740"/>
    <w:rsid w:val="00665B6E"/>
    <w:rsid w:val="00666135"/>
    <w:rsid w:val="00666454"/>
    <w:rsid w:val="00666610"/>
    <w:rsid w:val="00667292"/>
    <w:rsid w:val="00667C0A"/>
    <w:rsid w:val="00670B14"/>
    <w:rsid w:val="0067114A"/>
    <w:rsid w:val="0067120C"/>
    <w:rsid w:val="00671403"/>
    <w:rsid w:val="00671692"/>
    <w:rsid w:val="00671FC2"/>
    <w:rsid w:val="006723F2"/>
    <w:rsid w:val="00672442"/>
    <w:rsid w:val="006725DF"/>
    <w:rsid w:val="00672CCA"/>
    <w:rsid w:val="00672F52"/>
    <w:rsid w:val="00673257"/>
    <w:rsid w:val="006737F9"/>
    <w:rsid w:val="006738D6"/>
    <w:rsid w:val="00673C7C"/>
    <w:rsid w:val="00673D42"/>
    <w:rsid w:val="00673FCF"/>
    <w:rsid w:val="00674BCE"/>
    <w:rsid w:val="006754AA"/>
    <w:rsid w:val="0067591F"/>
    <w:rsid w:val="0067680D"/>
    <w:rsid w:val="00676E0A"/>
    <w:rsid w:val="00677192"/>
    <w:rsid w:val="006778BA"/>
    <w:rsid w:val="00677EDF"/>
    <w:rsid w:val="00680425"/>
    <w:rsid w:val="0068091B"/>
    <w:rsid w:val="00680932"/>
    <w:rsid w:val="00681181"/>
    <w:rsid w:val="00681F7A"/>
    <w:rsid w:val="006820F2"/>
    <w:rsid w:val="00682A83"/>
    <w:rsid w:val="00682E4F"/>
    <w:rsid w:val="00683169"/>
    <w:rsid w:val="00683369"/>
    <w:rsid w:val="006833E7"/>
    <w:rsid w:val="00683817"/>
    <w:rsid w:val="0068434F"/>
    <w:rsid w:val="00684984"/>
    <w:rsid w:val="00684A1D"/>
    <w:rsid w:val="0068559D"/>
    <w:rsid w:val="006855BE"/>
    <w:rsid w:val="00685A56"/>
    <w:rsid w:val="00685C66"/>
    <w:rsid w:val="00685CD9"/>
    <w:rsid w:val="00685F54"/>
    <w:rsid w:val="00686088"/>
    <w:rsid w:val="00686B18"/>
    <w:rsid w:val="00687170"/>
    <w:rsid w:val="006879AC"/>
    <w:rsid w:val="00687D76"/>
    <w:rsid w:val="006901CC"/>
    <w:rsid w:val="00690401"/>
    <w:rsid w:val="00690771"/>
    <w:rsid w:val="00690FA6"/>
    <w:rsid w:val="006911D8"/>
    <w:rsid w:val="0069124D"/>
    <w:rsid w:val="00691276"/>
    <w:rsid w:val="00691FC1"/>
    <w:rsid w:val="00691FF2"/>
    <w:rsid w:val="00692206"/>
    <w:rsid w:val="006926DA"/>
    <w:rsid w:val="00692EDD"/>
    <w:rsid w:val="00693276"/>
    <w:rsid w:val="00693B4F"/>
    <w:rsid w:val="00693E0F"/>
    <w:rsid w:val="00693F80"/>
    <w:rsid w:val="006941C0"/>
    <w:rsid w:val="0069462B"/>
    <w:rsid w:val="00694941"/>
    <w:rsid w:val="006949F5"/>
    <w:rsid w:val="00694C7B"/>
    <w:rsid w:val="00695137"/>
    <w:rsid w:val="0069544B"/>
    <w:rsid w:val="0069579C"/>
    <w:rsid w:val="00696089"/>
    <w:rsid w:val="0069676A"/>
    <w:rsid w:val="00697401"/>
    <w:rsid w:val="00697B03"/>
    <w:rsid w:val="006A0010"/>
    <w:rsid w:val="006A0D62"/>
    <w:rsid w:val="006A0E54"/>
    <w:rsid w:val="006A1085"/>
    <w:rsid w:val="006A1736"/>
    <w:rsid w:val="006A3EDF"/>
    <w:rsid w:val="006A4125"/>
    <w:rsid w:val="006A4CA4"/>
    <w:rsid w:val="006A4DD6"/>
    <w:rsid w:val="006A53B5"/>
    <w:rsid w:val="006A547B"/>
    <w:rsid w:val="006A5B40"/>
    <w:rsid w:val="006A6D55"/>
    <w:rsid w:val="006A77D1"/>
    <w:rsid w:val="006A78FB"/>
    <w:rsid w:val="006A79CE"/>
    <w:rsid w:val="006B0483"/>
    <w:rsid w:val="006B07DF"/>
    <w:rsid w:val="006B09AE"/>
    <w:rsid w:val="006B0AE7"/>
    <w:rsid w:val="006B0C78"/>
    <w:rsid w:val="006B1351"/>
    <w:rsid w:val="006B16A5"/>
    <w:rsid w:val="006B1850"/>
    <w:rsid w:val="006B2006"/>
    <w:rsid w:val="006B2561"/>
    <w:rsid w:val="006B261E"/>
    <w:rsid w:val="006B2D50"/>
    <w:rsid w:val="006B2F13"/>
    <w:rsid w:val="006B317E"/>
    <w:rsid w:val="006B32A6"/>
    <w:rsid w:val="006B34B7"/>
    <w:rsid w:val="006B3A69"/>
    <w:rsid w:val="006B3C9C"/>
    <w:rsid w:val="006B3F57"/>
    <w:rsid w:val="006B448B"/>
    <w:rsid w:val="006B496C"/>
    <w:rsid w:val="006B4C55"/>
    <w:rsid w:val="006B5211"/>
    <w:rsid w:val="006B5C74"/>
    <w:rsid w:val="006B5E16"/>
    <w:rsid w:val="006B6038"/>
    <w:rsid w:val="006B78A7"/>
    <w:rsid w:val="006C0068"/>
    <w:rsid w:val="006C010D"/>
    <w:rsid w:val="006C04CF"/>
    <w:rsid w:val="006C0A5F"/>
    <w:rsid w:val="006C0DA6"/>
    <w:rsid w:val="006C1563"/>
    <w:rsid w:val="006C19E6"/>
    <w:rsid w:val="006C19FC"/>
    <w:rsid w:val="006C1FC8"/>
    <w:rsid w:val="006C38AC"/>
    <w:rsid w:val="006C3D50"/>
    <w:rsid w:val="006C3F3A"/>
    <w:rsid w:val="006C4276"/>
    <w:rsid w:val="006C47CA"/>
    <w:rsid w:val="006C4DD3"/>
    <w:rsid w:val="006C5C0A"/>
    <w:rsid w:val="006C5FC7"/>
    <w:rsid w:val="006C60BF"/>
    <w:rsid w:val="006C6166"/>
    <w:rsid w:val="006C61D8"/>
    <w:rsid w:val="006C69D1"/>
    <w:rsid w:val="006C6A6D"/>
    <w:rsid w:val="006C6DAF"/>
    <w:rsid w:val="006C754D"/>
    <w:rsid w:val="006C7A8E"/>
    <w:rsid w:val="006C7DC6"/>
    <w:rsid w:val="006D00DD"/>
    <w:rsid w:val="006D1277"/>
    <w:rsid w:val="006D2A15"/>
    <w:rsid w:val="006D2A8B"/>
    <w:rsid w:val="006D2B9A"/>
    <w:rsid w:val="006D39AD"/>
    <w:rsid w:val="006D4814"/>
    <w:rsid w:val="006D4B35"/>
    <w:rsid w:val="006D4C33"/>
    <w:rsid w:val="006D5143"/>
    <w:rsid w:val="006D5768"/>
    <w:rsid w:val="006D57F7"/>
    <w:rsid w:val="006D6204"/>
    <w:rsid w:val="006D678B"/>
    <w:rsid w:val="006D6C22"/>
    <w:rsid w:val="006D70A8"/>
    <w:rsid w:val="006D7A46"/>
    <w:rsid w:val="006D7E03"/>
    <w:rsid w:val="006E0457"/>
    <w:rsid w:val="006E0CB6"/>
    <w:rsid w:val="006E1284"/>
    <w:rsid w:val="006E189B"/>
    <w:rsid w:val="006E1A92"/>
    <w:rsid w:val="006E2916"/>
    <w:rsid w:val="006E29F6"/>
    <w:rsid w:val="006E3030"/>
    <w:rsid w:val="006E3663"/>
    <w:rsid w:val="006E3E24"/>
    <w:rsid w:val="006E433A"/>
    <w:rsid w:val="006E4500"/>
    <w:rsid w:val="006E4690"/>
    <w:rsid w:val="006E46D7"/>
    <w:rsid w:val="006E478D"/>
    <w:rsid w:val="006E47AB"/>
    <w:rsid w:val="006E4810"/>
    <w:rsid w:val="006E50A1"/>
    <w:rsid w:val="006E544A"/>
    <w:rsid w:val="006E5697"/>
    <w:rsid w:val="006E5A0C"/>
    <w:rsid w:val="006E5DCE"/>
    <w:rsid w:val="006E60F5"/>
    <w:rsid w:val="006E63C9"/>
    <w:rsid w:val="006E6473"/>
    <w:rsid w:val="006E68E6"/>
    <w:rsid w:val="006E6ACC"/>
    <w:rsid w:val="006E6ADC"/>
    <w:rsid w:val="006E6D9D"/>
    <w:rsid w:val="006E742F"/>
    <w:rsid w:val="006E78C7"/>
    <w:rsid w:val="006E7EE9"/>
    <w:rsid w:val="006F0327"/>
    <w:rsid w:val="006F08CF"/>
    <w:rsid w:val="006F0A41"/>
    <w:rsid w:val="006F0DE2"/>
    <w:rsid w:val="006F0EF6"/>
    <w:rsid w:val="006F1D96"/>
    <w:rsid w:val="006F218D"/>
    <w:rsid w:val="006F2239"/>
    <w:rsid w:val="006F2650"/>
    <w:rsid w:val="006F2D46"/>
    <w:rsid w:val="006F2D87"/>
    <w:rsid w:val="006F303B"/>
    <w:rsid w:val="006F3286"/>
    <w:rsid w:val="006F32A0"/>
    <w:rsid w:val="006F3AB3"/>
    <w:rsid w:val="006F3F0F"/>
    <w:rsid w:val="006F43EB"/>
    <w:rsid w:val="006F49EA"/>
    <w:rsid w:val="006F5226"/>
    <w:rsid w:val="006F58B1"/>
    <w:rsid w:val="006F5A7C"/>
    <w:rsid w:val="006F6485"/>
    <w:rsid w:val="006F6844"/>
    <w:rsid w:val="006F6898"/>
    <w:rsid w:val="006F6933"/>
    <w:rsid w:val="006F7067"/>
    <w:rsid w:val="006F733B"/>
    <w:rsid w:val="006F7E5D"/>
    <w:rsid w:val="0070031C"/>
    <w:rsid w:val="00700567"/>
    <w:rsid w:val="007006DD"/>
    <w:rsid w:val="007008D1"/>
    <w:rsid w:val="00701C2D"/>
    <w:rsid w:val="00701D90"/>
    <w:rsid w:val="007024ED"/>
    <w:rsid w:val="0070299F"/>
    <w:rsid w:val="00703280"/>
    <w:rsid w:val="00703550"/>
    <w:rsid w:val="0070386E"/>
    <w:rsid w:val="00703AFE"/>
    <w:rsid w:val="00704218"/>
    <w:rsid w:val="00704385"/>
    <w:rsid w:val="00704716"/>
    <w:rsid w:val="00705029"/>
    <w:rsid w:val="007051C8"/>
    <w:rsid w:val="0070520C"/>
    <w:rsid w:val="00705689"/>
    <w:rsid w:val="00706151"/>
    <w:rsid w:val="00706308"/>
    <w:rsid w:val="007067E6"/>
    <w:rsid w:val="00706818"/>
    <w:rsid w:val="00706912"/>
    <w:rsid w:val="007069E8"/>
    <w:rsid w:val="00706C9E"/>
    <w:rsid w:val="00706E43"/>
    <w:rsid w:val="00707DB9"/>
    <w:rsid w:val="00707E77"/>
    <w:rsid w:val="007101C5"/>
    <w:rsid w:val="007106E5"/>
    <w:rsid w:val="00710D73"/>
    <w:rsid w:val="007110E6"/>
    <w:rsid w:val="00711FD7"/>
    <w:rsid w:val="00712DB3"/>
    <w:rsid w:val="00712E69"/>
    <w:rsid w:val="00712E89"/>
    <w:rsid w:val="0071307C"/>
    <w:rsid w:val="007134E9"/>
    <w:rsid w:val="007136B4"/>
    <w:rsid w:val="00713A7A"/>
    <w:rsid w:val="00713DC8"/>
    <w:rsid w:val="00713DCF"/>
    <w:rsid w:val="007146B4"/>
    <w:rsid w:val="007147A9"/>
    <w:rsid w:val="00714AF0"/>
    <w:rsid w:val="00715623"/>
    <w:rsid w:val="0071566F"/>
    <w:rsid w:val="00715EE8"/>
    <w:rsid w:val="0071632B"/>
    <w:rsid w:val="00716F1C"/>
    <w:rsid w:val="00717342"/>
    <w:rsid w:val="007176D6"/>
    <w:rsid w:val="00717D33"/>
    <w:rsid w:val="00720367"/>
    <w:rsid w:val="00720C5C"/>
    <w:rsid w:val="007211A9"/>
    <w:rsid w:val="0072140E"/>
    <w:rsid w:val="0072325B"/>
    <w:rsid w:val="00723A21"/>
    <w:rsid w:val="0072493E"/>
    <w:rsid w:val="007250EB"/>
    <w:rsid w:val="00725234"/>
    <w:rsid w:val="00725B8F"/>
    <w:rsid w:val="00725F6D"/>
    <w:rsid w:val="00726042"/>
    <w:rsid w:val="00726C5D"/>
    <w:rsid w:val="00730087"/>
    <w:rsid w:val="00730936"/>
    <w:rsid w:val="00730A98"/>
    <w:rsid w:val="00730B66"/>
    <w:rsid w:val="00732385"/>
    <w:rsid w:val="007324B2"/>
    <w:rsid w:val="007324D7"/>
    <w:rsid w:val="007325CB"/>
    <w:rsid w:val="007326EC"/>
    <w:rsid w:val="007327A8"/>
    <w:rsid w:val="00732D6E"/>
    <w:rsid w:val="00733359"/>
    <w:rsid w:val="0073345C"/>
    <w:rsid w:val="007335FA"/>
    <w:rsid w:val="00733DD5"/>
    <w:rsid w:val="00733E6D"/>
    <w:rsid w:val="00733ECA"/>
    <w:rsid w:val="00734810"/>
    <w:rsid w:val="00734BBA"/>
    <w:rsid w:val="00734BF3"/>
    <w:rsid w:val="00735C80"/>
    <w:rsid w:val="00735CEC"/>
    <w:rsid w:val="00735FF9"/>
    <w:rsid w:val="00737225"/>
    <w:rsid w:val="0073729F"/>
    <w:rsid w:val="007373A8"/>
    <w:rsid w:val="00737C27"/>
    <w:rsid w:val="0074093F"/>
    <w:rsid w:val="00740BF8"/>
    <w:rsid w:val="00740D8A"/>
    <w:rsid w:val="007417AA"/>
    <w:rsid w:val="007418F9"/>
    <w:rsid w:val="00741A6F"/>
    <w:rsid w:val="00741F04"/>
    <w:rsid w:val="00742185"/>
    <w:rsid w:val="00742564"/>
    <w:rsid w:val="00743015"/>
    <w:rsid w:val="007432DE"/>
    <w:rsid w:val="00743842"/>
    <w:rsid w:val="007441A8"/>
    <w:rsid w:val="00744353"/>
    <w:rsid w:val="00744F41"/>
    <w:rsid w:val="00745CC7"/>
    <w:rsid w:val="007460C7"/>
    <w:rsid w:val="00746729"/>
    <w:rsid w:val="0074686B"/>
    <w:rsid w:val="00746C65"/>
    <w:rsid w:val="007473C5"/>
    <w:rsid w:val="0074759B"/>
    <w:rsid w:val="007479CD"/>
    <w:rsid w:val="00747D61"/>
    <w:rsid w:val="00747F31"/>
    <w:rsid w:val="0075010E"/>
    <w:rsid w:val="0075026C"/>
    <w:rsid w:val="00750385"/>
    <w:rsid w:val="00750507"/>
    <w:rsid w:val="00750D79"/>
    <w:rsid w:val="007514E8"/>
    <w:rsid w:val="00751763"/>
    <w:rsid w:val="007521F7"/>
    <w:rsid w:val="0075243C"/>
    <w:rsid w:val="00752999"/>
    <w:rsid w:val="00753653"/>
    <w:rsid w:val="00753A2B"/>
    <w:rsid w:val="00753AF4"/>
    <w:rsid w:val="00753CE3"/>
    <w:rsid w:val="00754F2A"/>
    <w:rsid w:val="0075643F"/>
    <w:rsid w:val="007565FE"/>
    <w:rsid w:val="00756801"/>
    <w:rsid w:val="00756946"/>
    <w:rsid w:val="007573AF"/>
    <w:rsid w:val="007575B4"/>
    <w:rsid w:val="007577B0"/>
    <w:rsid w:val="0075791F"/>
    <w:rsid w:val="00757BEA"/>
    <w:rsid w:val="00757F7D"/>
    <w:rsid w:val="00760414"/>
    <w:rsid w:val="007604FC"/>
    <w:rsid w:val="00760750"/>
    <w:rsid w:val="0076077B"/>
    <w:rsid w:val="0076085E"/>
    <w:rsid w:val="0076154E"/>
    <w:rsid w:val="00761679"/>
    <w:rsid w:val="00761CBD"/>
    <w:rsid w:val="007621A6"/>
    <w:rsid w:val="0076220C"/>
    <w:rsid w:val="00762451"/>
    <w:rsid w:val="00762F54"/>
    <w:rsid w:val="00763CA5"/>
    <w:rsid w:val="00763D70"/>
    <w:rsid w:val="00763F15"/>
    <w:rsid w:val="00764083"/>
    <w:rsid w:val="0076434A"/>
    <w:rsid w:val="00764AB8"/>
    <w:rsid w:val="00764C8B"/>
    <w:rsid w:val="007651E9"/>
    <w:rsid w:val="007656D8"/>
    <w:rsid w:val="007656E5"/>
    <w:rsid w:val="00765717"/>
    <w:rsid w:val="00765BFA"/>
    <w:rsid w:val="00765CB2"/>
    <w:rsid w:val="00765DF1"/>
    <w:rsid w:val="00766034"/>
    <w:rsid w:val="0076659F"/>
    <w:rsid w:val="00766710"/>
    <w:rsid w:val="00766910"/>
    <w:rsid w:val="007669FE"/>
    <w:rsid w:val="00767759"/>
    <w:rsid w:val="00767AC5"/>
    <w:rsid w:val="00767F84"/>
    <w:rsid w:val="007703EA"/>
    <w:rsid w:val="007706B2"/>
    <w:rsid w:val="00770C56"/>
    <w:rsid w:val="00770E7A"/>
    <w:rsid w:val="00771021"/>
    <w:rsid w:val="00771EF4"/>
    <w:rsid w:val="00771FC6"/>
    <w:rsid w:val="0077335D"/>
    <w:rsid w:val="00773683"/>
    <w:rsid w:val="007736B4"/>
    <w:rsid w:val="00773752"/>
    <w:rsid w:val="00773948"/>
    <w:rsid w:val="007741E8"/>
    <w:rsid w:val="00774445"/>
    <w:rsid w:val="0077461E"/>
    <w:rsid w:val="00774823"/>
    <w:rsid w:val="00775ACE"/>
    <w:rsid w:val="00775CBF"/>
    <w:rsid w:val="00775D8A"/>
    <w:rsid w:val="0077605E"/>
    <w:rsid w:val="0077660C"/>
    <w:rsid w:val="007767D2"/>
    <w:rsid w:val="0077683F"/>
    <w:rsid w:val="00776AC3"/>
    <w:rsid w:val="00777604"/>
    <w:rsid w:val="007778B5"/>
    <w:rsid w:val="00777E36"/>
    <w:rsid w:val="00777ED5"/>
    <w:rsid w:val="00780095"/>
    <w:rsid w:val="00780309"/>
    <w:rsid w:val="00780A8D"/>
    <w:rsid w:val="00780D48"/>
    <w:rsid w:val="00780DB9"/>
    <w:rsid w:val="00781245"/>
    <w:rsid w:val="007813CE"/>
    <w:rsid w:val="00781E82"/>
    <w:rsid w:val="00782511"/>
    <w:rsid w:val="0078266D"/>
    <w:rsid w:val="0078289A"/>
    <w:rsid w:val="007834E6"/>
    <w:rsid w:val="00783678"/>
    <w:rsid w:val="007837A0"/>
    <w:rsid w:val="00783E62"/>
    <w:rsid w:val="00783ED9"/>
    <w:rsid w:val="00784163"/>
    <w:rsid w:val="007842AF"/>
    <w:rsid w:val="00784324"/>
    <w:rsid w:val="0078446F"/>
    <w:rsid w:val="007847DA"/>
    <w:rsid w:val="00784B06"/>
    <w:rsid w:val="00784DCE"/>
    <w:rsid w:val="00785374"/>
    <w:rsid w:val="00785428"/>
    <w:rsid w:val="00785871"/>
    <w:rsid w:val="00785E02"/>
    <w:rsid w:val="0078636C"/>
    <w:rsid w:val="00786389"/>
    <w:rsid w:val="00786962"/>
    <w:rsid w:val="00786AA1"/>
    <w:rsid w:val="00786BDC"/>
    <w:rsid w:val="00786F6B"/>
    <w:rsid w:val="007878A9"/>
    <w:rsid w:val="00790ADE"/>
    <w:rsid w:val="00790DF5"/>
    <w:rsid w:val="00790F1C"/>
    <w:rsid w:val="0079157E"/>
    <w:rsid w:val="007916F5"/>
    <w:rsid w:val="00791C49"/>
    <w:rsid w:val="00791CCC"/>
    <w:rsid w:val="00791F8C"/>
    <w:rsid w:val="00792CE7"/>
    <w:rsid w:val="00792E0B"/>
    <w:rsid w:val="00793930"/>
    <w:rsid w:val="007942D4"/>
    <w:rsid w:val="00794AEA"/>
    <w:rsid w:val="00794BAC"/>
    <w:rsid w:val="007953BB"/>
    <w:rsid w:val="007956FD"/>
    <w:rsid w:val="0079656B"/>
    <w:rsid w:val="00797D3A"/>
    <w:rsid w:val="00797F6E"/>
    <w:rsid w:val="007A049F"/>
    <w:rsid w:val="007A05D6"/>
    <w:rsid w:val="007A0823"/>
    <w:rsid w:val="007A0901"/>
    <w:rsid w:val="007A0BF9"/>
    <w:rsid w:val="007A0DC0"/>
    <w:rsid w:val="007A0E67"/>
    <w:rsid w:val="007A12E5"/>
    <w:rsid w:val="007A16FA"/>
    <w:rsid w:val="007A19A8"/>
    <w:rsid w:val="007A1CE7"/>
    <w:rsid w:val="007A22EE"/>
    <w:rsid w:val="007A2338"/>
    <w:rsid w:val="007A24DA"/>
    <w:rsid w:val="007A47BF"/>
    <w:rsid w:val="007A4E18"/>
    <w:rsid w:val="007A4EE9"/>
    <w:rsid w:val="007A5A46"/>
    <w:rsid w:val="007A6759"/>
    <w:rsid w:val="007A6801"/>
    <w:rsid w:val="007A685E"/>
    <w:rsid w:val="007A6F18"/>
    <w:rsid w:val="007A711D"/>
    <w:rsid w:val="007A7A2E"/>
    <w:rsid w:val="007A7F6B"/>
    <w:rsid w:val="007B0ED7"/>
    <w:rsid w:val="007B16F4"/>
    <w:rsid w:val="007B183A"/>
    <w:rsid w:val="007B2374"/>
    <w:rsid w:val="007B25CE"/>
    <w:rsid w:val="007B3656"/>
    <w:rsid w:val="007B384A"/>
    <w:rsid w:val="007B39D0"/>
    <w:rsid w:val="007B3EF0"/>
    <w:rsid w:val="007B48AC"/>
    <w:rsid w:val="007B567C"/>
    <w:rsid w:val="007B56E7"/>
    <w:rsid w:val="007B63E8"/>
    <w:rsid w:val="007B6D43"/>
    <w:rsid w:val="007B6F2B"/>
    <w:rsid w:val="007B6FA2"/>
    <w:rsid w:val="007B7A9D"/>
    <w:rsid w:val="007B7BEC"/>
    <w:rsid w:val="007B7C79"/>
    <w:rsid w:val="007C0001"/>
    <w:rsid w:val="007C1548"/>
    <w:rsid w:val="007C1E10"/>
    <w:rsid w:val="007C1F26"/>
    <w:rsid w:val="007C28D1"/>
    <w:rsid w:val="007C34DF"/>
    <w:rsid w:val="007C401F"/>
    <w:rsid w:val="007C429A"/>
    <w:rsid w:val="007C432C"/>
    <w:rsid w:val="007C43B6"/>
    <w:rsid w:val="007C4AC1"/>
    <w:rsid w:val="007C546A"/>
    <w:rsid w:val="007C560D"/>
    <w:rsid w:val="007C5665"/>
    <w:rsid w:val="007C5AA4"/>
    <w:rsid w:val="007C65F8"/>
    <w:rsid w:val="007C6F0B"/>
    <w:rsid w:val="007C7220"/>
    <w:rsid w:val="007C7783"/>
    <w:rsid w:val="007C7A9E"/>
    <w:rsid w:val="007D01AC"/>
    <w:rsid w:val="007D02F9"/>
    <w:rsid w:val="007D08BE"/>
    <w:rsid w:val="007D0B33"/>
    <w:rsid w:val="007D0EE3"/>
    <w:rsid w:val="007D11EC"/>
    <w:rsid w:val="007D148A"/>
    <w:rsid w:val="007D14D5"/>
    <w:rsid w:val="007D154D"/>
    <w:rsid w:val="007D1ADB"/>
    <w:rsid w:val="007D2C6F"/>
    <w:rsid w:val="007D2D93"/>
    <w:rsid w:val="007D32E9"/>
    <w:rsid w:val="007D32FA"/>
    <w:rsid w:val="007D388F"/>
    <w:rsid w:val="007D3C1E"/>
    <w:rsid w:val="007D3CAC"/>
    <w:rsid w:val="007D40E9"/>
    <w:rsid w:val="007D41C1"/>
    <w:rsid w:val="007D4E59"/>
    <w:rsid w:val="007D59E1"/>
    <w:rsid w:val="007D5ED8"/>
    <w:rsid w:val="007D5F28"/>
    <w:rsid w:val="007D612F"/>
    <w:rsid w:val="007D69FC"/>
    <w:rsid w:val="007D6AB1"/>
    <w:rsid w:val="007D6D11"/>
    <w:rsid w:val="007D6DE1"/>
    <w:rsid w:val="007D6E76"/>
    <w:rsid w:val="007D736C"/>
    <w:rsid w:val="007D7DF6"/>
    <w:rsid w:val="007E0527"/>
    <w:rsid w:val="007E0888"/>
    <w:rsid w:val="007E1110"/>
    <w:rsid w:val="007E1551"/>
    <w:rsid w:val="007E1E6B"/>
    <w:rsid w:val="007E1EC6"/>
    <w:rsid w:val="007E23AA"/>
    <w:rsid w:val="007E3527"/>
    <w:rsid w:val="007E356A"/>
    <w:rsid w:val="007E3786"/>
    <w:rsid w:val="007E3D2C"/>
    <w:rsid w:val="007E458A"/>
    <w:rsid w:val="007E46AE"/>
    <w:rsid w:val="007E47DA"/>
    <w:rsid w:val="007E541A"/>
    <w:rsid w:val="007E5530"/>
    <w:rsid w:val="007E618F"/>
    <w:rsid w:val="007E7073"/>
    <w:rsid w:val="007E725D"/>
    <w:rsid w:val="007E745B"/>
    <w:rsid w:val="007E7485"/>
    <w:rsid w:val="007E7515"/>
    <w:rsid w:val="007F0852"/>
    <w:rsid w:val="007F0D7D"/>
    <w:rsid w:val="007F1029"/>
    <w:rsid w:val="007F10F9"/>
    <w:rsid w:val="007F15F9"/>
    <w:rsid w:val="007F18CE"/>
    <w:rsid w:val="007F1A19"/>
    <w:rsid w:val="007F1B01"/>
    <w:rsid w:val="007F1E20"/>
    <w:rsid w:val="007F2B83"/>
    <w:rsid w:val="007F351A"/>
    <w:rsid w:val="007F436B"/>
    <w:rsid w:val="007F444C"/>
    <w:rsid w:val="007F4617"/>
    <w:rsid w:val="007F470E"/>
    <w:rsid w:val="007F4796"/>
    <w:rsid w:val="007F486A"/>
    <w:rsid w:val="007F4BAF"/>
    <w:rsid w:val="007F5488"/>
    <w:rsid w:val="007F6A74"/>
    <w:rsid w:val="007F7192"/>
    <w:rsid w:val="007F7E34"/>
    <w:rsid w:val="0080010A"/>
    <w:rsid w:val="008003DF"/>
    <w:rsid w:val="00800D55"/>
    <w:rsid w:val="00800DFD"/>
    <w:rsid w:val="0080198C"/>
    <w:rsid w:val="00801A63"/>
    <w:rsid w:val="00802B96"/>
    <w:rsid w:val="00802DCA"/>
    <w:rsid w:val="00803066"/>
    <w:rsid w:val="00803D16"/>
    <w:rsid w:val="00803D78"/>
    <w:rsid w:val="00804469"/>
    <w:rsid w:val="0080461C"/>
    <w:rsid w:val="00804669"/>
    <w:rsid w:val="00804761"/>
    <w:rsid w:val="008047AE"/>
    <w:rsid w:val="00804BE0"/>
    <w:rsid w:val="00804E45"/>
    <w:rsid w:val="00804F1D"/>
    <w:rsid w:val="0080502D"/>
    <w:rsid w:val="00805098"/>
    <w:rsid w:val="008058D9"/>
    <w:rsid w:val="00805A93"/>
    <w:rsid w:val="00805E3E"/>
    <w:rsid w:val="00806639"/>
    <w:rsid w:val="00806823"/>
    <w:rsid w:val="00806C6C"/>
    <w:rsid w:val="00806F8F"/>
    <w:rsid w:val="0080725A"/>
    <w:rsid w:val="008077A8"/>
    <w:rsid w:val="008079D4"/>
    <w:rsid w:val="00810401"/>
    <w:rsid w:val="008107EB"/>
    <w:rsid w:val="00810B0D"/>
    <w:rsid w:val="00810CD2"/>
    <w:rsid w:val="00810E88"/>
    <w:rsid w:val="00810EF8"/>
    <w:rsid w:val="00811C56"/>
    <w:rsid w:val="00811EEE"/>
    <w:rsid w:val="008123A7"/>
    <w:rsid w:val="008123B4"/>
    <w:rsid w:val="008125E9"/>
    <w:rsid w:val="008127B1"/>
    <w:rsid w:val="008127EA"/>
    <w:rsid w:val="008129A9"/>
    <w:rsid w:val="00813302"/>
    <w:rsid w:val="008134C3"/>
    <w:rsid w:val="008136E6"/>
    <w:rsid w:val="008145C2"/>
    <w:rsid w:val="00814928"/>
    <w:rsid w:val="00814B7C"/>
    <w:rsid w:val="008152C0"/>
    <w:rsid w:val="00815B8D"/>
    <w:rsid w:val="00815CD5"/>
    <w:rsid w:val="0081624F"/>
    <w:rsid w:val="00816651"/>
    <w:rsid w:val="00816C37"/>
    <w:rsid w:val="00816D38"/>
    <w:rsid w:val="008172BE"/>
    <w:rsid w:val="008174C3"/>
    <w:rsid w:val="008208ED"/>
    <w:rsid w:val="0082092B"/>
    <w:rsid w:val="00820B73"/>
    <w:rsid w:val="008217DF"/>
    <w:rsid w:val="008224DD"/>
    <w:rsid w:val="00822D4A"/>
    <w:rsid w:val="00822F3F"/>
    <w:rsid w:val="0082354C"/>
    <w:rsid w:val="00823E43"/>
    <w:rsid w:val="00824962"/>
    <w:rsid w:val="00825EEF"/>
    <w:rsid w:val="0082629C"/>
    <w:rsid w:val="00826D90"/>
    <w:rsid w:val="00826EA5"/>
    <w:rsid w:val="0082725B"/>
    <w:rsid w:val="0082730E"/>
    <w:rsid w:val="008274B2"/>
    <w:rsid w:val="008275BA"/>
    <w:rsid w:val="008275EA"/>
    <w:rsid w:val="00827B8A"/>
    <w:rsid w:val="0083029B"/>
    <w:rsid w:val="00830A60"/>
    <w:rsid w:val="0083122B"/>
    <w:rsid w:val="008314E8"/>
    <w:rsid w:val="008317BF"/>
    <w:rsid w:val="00831C4E"/>
    <w:rsid w:val="00831F2A"/>
    <w:rsid w:val="00832814"/>
    <w:rsid w:val="00832856"/>
    <w:rsid w:val="00832DAD"/>
    <w:rsid w:val="00832E60"/>
    <w:rsid w:val="00832E94"/>
    <w:rsid w:val="00833192"/>
    <w:rsid w:val="0083386F"/>
    <w:rsid w:val="00834DD0"/>
    <w:rsid w:val="008352E9"/>
    <w:rsid w:val="0083619D"/>
    <w:rsid w:val="00836F08"/>
    <w:rsid w:val="00836F56"/>
    <w:rsid w:val="00837536"/>
    <w:rsid w:val="00837662"/>
    <w:rsid w:val="008378B6"/>
    <w:rsid w:val="00837F0A"/>
    <w:rsid w:val="0084001B"/>
    <w:rsid w:val="00840BCE"/>
    <w:rsid w:val="00840E65"/>
    <w:rsid w:val="00840F69"/>
    <w:rsid w:val="00841041"/>
    <w:rsid w:val="00841591"/>
    <w:rsid w:val="00842FA8"/>
    <w:rsid w:val="00843723"/>
    <w:rsid w:val="008444D1"/>
    <w:rsid w:val="008445D3"/>
    <w:rsid w:val="0084462A"/>
    <w:rsid w:val="00844668"/>
    <w:rsid w:val="008449B4"/>
    <w:rsid w:val="00844C3E"/>
    <w:rsid w:val="00844F54"/>
    <w:rsid w:val="00845074"/>
    <w:rsid w:val="0084669A"/>
    <w:rsid w:val="0084699B"/>
    <w:rsid w:val="00846A64"/>
    <w:rsid w:val="00847610"/>
    <w:rsid w:val="00847786"/>
    <w:rsid w:val="00847AE3"/>
    <w:rsid w:val="00847D6F"/>
    <w:rsid w:val="0085036B"/>
    <w:rsid w:val="008508C9"/>
    <w:rsid w:val="00850AE3"/>
    <w:rsid w:val="00851080"/>
    <w:rsid w:val="00851BA8"/>
    <w:rsid w:val="00851FEB"/>
    <w:rsid w:val="008523E7"/>
    <w:rsid w:val="00852760"/>
    <w:rsid w:val="00852E3A"/>
    <w:rsid w:val="00853336"/>
    <w:rsid w:val="00853346"/>
    <w:rsid w:val="008537B6"/>
    <w:rsid w:val="00853CD0"/>
    <w:rsid w:val="008545E7"/>
    <w:rsid w:val="00854969"/>
    <w:rsid w:val="0085504B"/>
    <w:rsid w:val="00855224"/>
    <w:rsid w:val="00855507"/>
    <w:rsid w:val="0085559A"/>
    <w:rsid w:val="008557F5"/>
    <w:rsid w:val="00855D4C"/>
    <w:rsid w:val="0085609D"/>
    <w:rsid w:val="008560EF"/>
    <w:rsid w:val="00856956"/>
    <w:rsid w:val="0085699F"/>
    <w:rsid w:val="00857288"/>
    <w:rsid w:val="00857313"/>
    <w:rsid w:val="008574D9"/>
    <w:rsid w:val="008576B9"/>
    <w:rsid w:val="00860050"/>
    <w:rsid w:val="00860293"/>
    <w:rsid w:val="0086071B"/>
    <w:rsid w:val="00861526"/>
    <w:rsid w:val="008616A2"/>
    <w:rsid w:val="00861E76"/>
    <w:rsid w:val="00861FAE"/>
    <w:rsid w:val="00862155"/>
    <w:rsid w:val="008627B7"/>
    <w:rsid w:val="0086350E"/>
    <w:rsid w:val="008635A8"/>
    <w:rsid w:val="0086392E"/>
    <w:rsid w:val="00863E5E"/>
    <w:rsid w:val="00863FB4"/>
    <w:rsid w:val="00864436"/>
    <w:rsid w:val="00864560"/>
    <w:rsid w:val="00864589"/>
    <w:rsid w:val="00864AC0"/>
    <w:rsid w:val="00864F6B"/>
    <w:rsid w:val="00864FE8"/>
    <w:rsid w:val="008652A0"/>
    <w:rsid w:val="00865414"/>
    <w:rsid w:val="00865515"/>
    <w:rsid w:val="00865EBB"/>
    <w:rsid w:val="00866248"/>
    <w:rsid w:val="0086777D"/>
    <w:rsid w:val="008679DC"/>
    <w:rsid w:val="00867B7C"/>
    <w:rsid w:val="00867BB8"/>
    <w:rsid w:val="00867CC3"/>
    <w:rsid w:val="00870DAB"/>
    <w:rsid w:val="00871789"/>
    <w:rsid w:val="00871B16"/>
    <w:rsid w:val="00871DBB"/>
    <w:rsid w:val="00872D3D"/>
    <w:rsid w:val="00874369"/>
    <w:rsid w:val="00874C53"/>
    <w:rsid w:val="00874E54"/>
    <w:rsid w:val="00874F08"/>
    <w:rsid w:val="008752A8"/>
    <w:rsid w:val="008752C8"/>
    <w:rsid w:val="008752E4"/>
    <w:rsid w:val="00875502"/>
    <w:rsid w:val="0087556B"/>
    <w:rsid w:val="00875FC1"/>
    <w:rsid w:val="00876960"/>
    <w:rsid w:val="008770BF"/>
    <w:rsid w:val="008778AE"/>
    <w:rsid w:val="00877A31"/>
    <w:rsid w:val="00877DF4"/>
    <w:rsid w:val="0088046B"/>
    <w:rsid w:val="008810A0"/>
    <w:rsid w:val="008811B0"/>
    <w:rsid w:val="00881325"/>
    <w:rsid w:val="00881922"/>
    <w:rsid w:val="008822CC"/>
    <w:rsid w:val="008823AD"/>
    <w:rsid w:val="008823D9"/>
    <w:rsid w:val="00882BCE"/>
    <w:rsid w:val="00882F78"/>
    <w:rsid w:val="00883339"/>
    <w:rsid w:val="008839BB"/>
    <w:rsid w:val="00883D65"/>
    <w:rsid w:val="00884BC0"/>
    <w:rsid w:val="0088503C"/>
    <w:rsid w:val="0088575A"/>
    <w:rsid w:val="00885B41"/>
    <w:rsid w:val="0088625D"/>
    <w:rsid w:val="008868F3"/>
    <w:rsid w:val="00886B96"/>
    <w:rsid w:val="00886DC8"/>
    <w:rsid w:val="00886F01"/>
    <w:rsid w:val="00887197"/>
    <w:rsid w:val="0088739D"/>
    <w:rsid w:val="00887FB4"/>
    <w:rsid w:val="0089080A"/>
    <w:rsid w:val="008909D2"/>
    <w:rsid w:val="00891ACD"/>
    <w:rsid w:val="008930E9"/>
    <w:rsid w:val="00893E05"/>
    <w:rsid w:val="00894A02"/>
    <w:rsid w:val="00894AA6"/>
    <w:rsid w:val="0089653C"/>
    <w:rsid w:val="00896E85"/>
    <w:rsid w:val="00896F22"/>
    <w:rsid w:val="00897263"/>
    <w:rsid w:val="00897A21"/>
    <w:rsid w:val="008A0267"/>
    <w:rsid w:val="008A0F0A"/>
    <w:rsid w:val="008A1DBA"/>
    <w:rsid w:val="008A1ED7"/>
    <w:rsid w:val="008A2407"/>
    <w:rsid w:val="008A254B"/>
    <w:rsid w:val="008A287E"/>
    <w:rsid w:val="008A2977"/>
    <w:rsid w:val="008A2C4E"/>
    <w:rsid w:val="008A3125"/>
    <w:rsid w:val="008A36F4"/>
    <w:rsid w:val="008A376C"/>
    <w:rsid w:val="008A3C45"/>
    <w:rsid w:val="008A4178"/>
    <w:rsid w:val="008A42D3"/>
    <w:rsid w:val="008A495E"/>
    <w:rsid w:val="008A5CB8"/>
    <w:rsid w:val="008A5CEA"/>
    <w:rsid w:val="008A5F1C"/>
    <w:rsid w:val="008A608A"/>
    <w:rsid w:val="008A61B7"/>
    <w:rsid w:val="008A65DD"/>
    <w:rsid w:val="008A69A8"/>
    <w:rsid w:val="008A6A17"/>
    <w:rsid w:val="008A6B85"/>
    <w:rsid w:val="008A7146"/>
    <w:rsid w:val="008A718A"/>
    <w:rsid w:val="008A73CF"/>
    <w:rsid w:val="008A798A"/>
    <w:rsid w:val="008A7C08"/>
    <w:rsid w:val="008A7D58"/>
    <w:rsid w:val="008A7DA1"/>
    <w:rsid w:val="008B01A7"/>
    <w:rsid w:val="008B0502"/>
    <w:rsid w:val="008B061C"/>
    <w:rsid w:val="008B0A74"/>
    <w:rsid w:val="008B1043"/>
    <w:rsid w:val="008B1891"/>
    <w:rsid w:val="008B1A3C"/>
    <w:rsid w:val="008B3422"/>
    <w:rsid w:val="008B5D7D"/>
    <w:rsid w:val="008B64DD"/>
    <w:rsid w:val="008B7DC1"/>
    <w:rsid w:val="008C0812"/>
    <w:rsid w:val="008C0B39"/>
    <w:rsid w:val="008C1572"/>
    <w:rsid w:val="008C1953"/>
    <w:rsid w:val="008C1A70"/>
    <w:rsid w:val="008C1BEF"/>
    <w:rsid w:val="008C1FCE"/>
    <w:rsid w:val="008C215F"/>
    <w:rsid w:val="008C2322"/>
    <w:rsid w:val="008C28B9"/>
    <w:rsid w:val="008C28F9"/>
    <w:rsid w:val="008C2D63"/>
    <w:rsid w:val="008C3C66"/>
    <w:rsid w:val="008C42A8"/>
    <w:rsid w:val="008C42E7"/>
    <w:rsid w:val="008C456E"/>
    <w:rsid w:val="008C54BF"/>
    <w:rsid w:val="008C60EF"/>
    <w:rsid w:val="008C63CC"/>
    <w:rsid w:val="008C6659"/>
    <w:rsid w:val="008C6DF6"/>
    <w:rsid w:val="008C6E6F"/>
    <w:rsid w:val="008C6F6E"/>
    <w:rsid w:val="008C7951"/>
    <w:rsid w:val="008D0789"/>
    <w:rsid w:val="008D098F"/>
    <w:rsid w:val="008D0B82"/>
    <w:rsid w:val="008D1252"/>
    <w:rsid w:val="008D1765"/>
    <w:rsid w:val="008D1D50"/>
    <w:rsid w:val="008D1E77"/>
    <w:rsid w:val="008D2152"/>
    <w:rsid w:val="008D30B1"/>
    <w:rsid w:val="008D433D"/>
    <w:rsid w:val="008D445D"/>
    <w:rsid w:val="008D4602"/>
    <w:rsid w:val="008D476E"/>
    <w:rsid w:val="008D481D"/>
    <w:rsid w:val="008D4C0B"/>
    <w:rsid w:val="008D4D2D"/>
    <w:rsid w:val="008D4E3F"/>
    <w:rsid w:val="008D59AB"/>
    <w:rsid w:val="008D63CD"/>
    <w:rsid w:val="008D6E25"/>
    <w:rsid w:val="008E09AA"/>
    <w:rsid w:val="008E1485"/>
    <w:rsid w:val="008E3221"/>
    <w:rsid w:val="008E3232"/>
    <w:rsid w:val="008E341B"/>
    <w:rsid w:val="008E3F6F"/>
    <w:rsid w:val="008E48F5"/>
    <w:rsid w:val="008E4AB9"/>
    <w:rsid w:val="008E4B66"/>
    <w:rsid w:val="008E4C79"/>
    <w:rsid w:val="008E5642"/>
    <w:rsid w:val="008E5BD5"/>
    <w:rsid w:val="008E6080"/>
    <w:rsid w:val="008E6240"/>
    <w:rsid w:val="008E6305"/>
    <w:rsid w:val="008E6C4B"/>
    <w:rsid w:val="008E71C8"/>
    <w:rsid w:val="008E74E0"/>
    <w:rsid w:val="008E77B1"/>
    <w:rsid w:val="008F0417"/>
    <w:rsid w:val="008F0DC4"/>
    <w:rsid w:val="008F1DE3"/>
    <w:rsid w:val="008F1F6A"/>
    <w:rsid w:val="008F2086"/>
    <w:rsid w:val="008F26BB"/>
    <w:rsid w:val="008F3050"/>
    <w:rsid w:val="008F31D5"/>
    <w:rsid w:val="008F33CA"/>
    <w:rsid w:val="008F3794"/>
    <w:rsid w:val="008F4356"/>
    <w:rsid w:val="008F4A20"/>
    <w:rsid w:val="008F4CF8"/>
    <w:rsid w:val="008F50EC"/>
    <w:rsid w:val="008F5457"/>
    <w:rsid w:val="008F55A8"/>
    <w:rsid w:val="008F5B07"/>
    <w:rsid w:val="008F65EA"/>
    <w:rsid w:val="009003D1"/>
    <w:rsid w:val="0090071C"/>
    <w:rsid w:val="00900C89"/>
    <w:rsid w:val="00900CE9"/>
    <w:rsid w:val="00900E01"/>
    <w:rsid w:val="009019A7"/>
    <w:rsid w:val="00902033"/>
    <w:rsid w:val="00902A5C"/>
    <w:rsid w:val="00902BA3"/>
    <w:rsid w:val="0090330F"/>
    <w:rsid w:val="009041C3"/>
    <w:rsid w:val="0090422B"/>
    <w:rsid w:val="00904626"/>
    <w:rsid w:val="0090472B"/>
    <w:rsid w:val="009048EC"/>
    <w:rsid w:val="009051E7"/>
    <w:rsid w:val="00906758"/>
    <w:rsid w:val="00907A65"/>
    <w:rsid w:val="009108FB"/>
    <w:rsid w:val="0091111F"/>
    <w:rsid w:val="00911588"/>
    <w:rsid w:val="00911C80"/>
    <w:rsid w:val="009125A4"/>
    <w:rsid w:val="00912EDB"/>
    <w:rsid w:val="0091318F"/>
    <w:rsid w:val="009149AE"/>
    <w:rsid w:val="00914B41"/>
    <w:rsid w:val="00914DC2"/>
    <w:rsid w:val="00914F11"/>
    <w:rsid w:val="00915045"/>
    <w:rsid w:val="00915898"/>
    <w:rsid w:val="00915944"/>
    <w:rsid w:val="00915AB9"/>
    <w:rsid w:val="0091634B"/>
    <w:rsid w:val="0091636F"/>
    <w:rsid w:val="009163D3"/>
    <w:rsid w:val="0091655A"/>
    <w:rsid w:val="00916906"/>
    <w:rsid w:val="00916EB9"/>
    <w:rsid w:val="00917A1D"/>
    <w:rsid w:val="00917A37"/>
    <w:rsid w:val="00917EDA"/>
    <w:rsid w:val="009206A5"/>
    <w:rsid w:val="009221BE"/>
    <w:rsid w:val="009226E7"/>
    <w:rsid w:val="00922CE2"/>
    <w:rsid w:val="00922D63"/>
    <w:rsid w:val="00922EC0"/>
    <w:rsid w:val="00924089"/>
    <w:rsid w:val="00924509"/>
    <w:rsid w:val="0092530D"/>
    <w:rsid w:val="009265B7"/>
    <w:rsid w:val="009269FF"/>
    <w:rsid w:val="00926B94"/>
    <w:rsid w:val="0092700F"/>
    <w:rsid w:val="009272D1"/>
    <w:rsid w:val="0092786C"/>
    <w:rsid w:val="00927A0D"/>
    <w:rsid w:val="0093059A"/>
    <w:rsid w:val="00930B2A"/>
    <w:rsid w:val="00930D8B"/>
    <w:rsid w:val="009310D8"/>
    <w:rsid w:val="009310E2"/>
    <w:rsid w:val="009311FC"/>
    <w:rsid w:val="00931365"/>
    <w:rsid w:val="00931B4C"/>
    <w:rsid w:val="00931B5D"/>
    <w:rsid w:val="00931FB4"/>
    <w:rsid w:val="00932077"/>
    <w:rsid w:val="009327B5"/>
    <w:rsid w:val="00932C0E"/>
    <w:rsid w:val="00933F71"/>
    <w:rsid w:val="00934117"/>
    <w:rsid w:val="00934431"/>
    <w:rsid w:val="0093495A"/>
    <w:rsid w:val="0093533B"/>
    <w:rsid w:val="009357F8"/>
    <w:rsid w:val="00935B3A"/>
    <w:rsid w:val="00935EBD"/>
    <w:rsid w:val="00936413"/>
    <w:rsid w:val="00936CA6"/>
    <w:rsid w:val="009377AB"/>
    <w:rsid w:val="00937A06"/>
    <w:rsid w:val="00937E5D"/>
    <w:rsid w:val="009400DD"/>
    <w:rsid w:val="0094076B"/>
    <w:rsid w:val="009413E1"/>
    <w:rsid w:val="009413FD"/>
    <w:rsid w:val="0094179D"/>
    <w:rsid w:val="00941ADD"/>
    <w:rsid w:val="00941F06"/>
    <w:rsid w:val="00942534"/>
    <w:rsid w:val="00942968"/>
    <w:rsid w:val="00942F7A"/>
    <w:rsid w:val="00943830"/>
    <w:rsid w:val="00943B6E"/>
    <w:rsid w:val="009440B5"/>
    <w:rsid w:val="00944A48"/>
    <w:rsid w:val="00944BFA"/>
    <w:rsid w:val="00944F6B"/>
    <w:rsid w:val="0094584C"/>
    <w:rsid w:val="00945C10"/>
    <w:rsid w:val="00946470"/>
    <w:rsid w:val="00946D32"/>
    <w:rsid w:val="00946E30"/>
    <w:rsid w:val="00947033"/>
    <w:rsid w:val="00947178"/>
    <w:rsid w:val="00947250"/>
    <w:rsid w:val="00947391"/>
    <w:rsid w:val="00947996"/>
    <w:rsid w:val="009500DD"/>
    <w:rsid w:val="00950278"/>
    <w:rsid w:val="00952521"/>
    <w:rsid w:val="00953A51"/>
    <w:rsid w:val="00953F43"/>
    <w:rsid w:val="00954231"/>
    <w:rsid w:val="009548F5"/>
    <w:rsid w:val="00954BA1"/>
    <w:rsid w:val="0095508E"/>
    <w:rsid w:val="00955993"/>
    <w:rsid w:val="00955DAC"/>
    <w:rsid w:val="00955F93"/>
    <w:rsid w:val="0095667F"/>
    <w:rsid w:val="00956696"/>
    <w:rsid w:val="009566D6"/>
    <w:rsid w:val="00956F95"/>
    <w:rsid w:val="0095750C"/>
    <w:rsid w:val="009577D8"/>
    <w:rsid w:val="009578BC"/>
    <w:rsid w:val="00957953"/>
    <w:rsid w:val="00957EAF"/>
    <w:rsid w:val="00957FE4"/>
    <w:rsid w:val="00957FFE"/>
    <w:rsid w:val="0096003A"/>
    <w:rsid w:val="009600B5"/>
    <w:rsid w:val="009601DB"/>
    <w:rsid w:val="00960290"/>
    <w:rsid w:val="00960766"/>
    <w:rsid w:val="00961085"/>
    <w:rsid w:val="00962EB6"/>
    <w:rsid w:val="00963202"/>
    <w:rsid w:val="0096334F"/>
    <w:rsid w:val="00963C53"/>
    <w:rsid w:val="00963F07"/>
    <w:rsid w:val="00963F13"/>
    <w:rsid w:val="00964121"/>
    <w:rsid w:val="009644BA"/>
    <w:rsid w:val="009648A7"/>
    <w:rsid w:val="00964A65"/>
    <w:rsid w:val="00964C05"/>
    <w:rsid w:val="00964D1D"/>
    <w:rsid w:val="0096517A"/>
    <w:rsid w:val="0096596C"/>
    <w:rsid w:val="00965E62"/>
    <w:rsid w:val="0096624C"/>
    <w:rsid w:val="00966938"/>
    <w:rsid w:val="009674AC"/>
    <w:rsid w:val="009678F9"/>
    <w:rsid w:val="00967996"/>
    <w:rsid w:val="0097082A"/>
    <w:rsid w:val="00970C6A"/>
    <w:rsid w:val="00970E76"/>
    <w:rsid w:val="009710AB"/>
    <w:rsid w:val="00971360"/>
    <w:rsid w:val="00971826"/>
    <w:rsid w:val="00971BB6"/>
    <w:rsid w:val="00972B14"/>
    <w:rsid w:val="00973640"/>
    <w:rsid w:val="0097371A"/>
    <w:rsid w:val="00973728"/>
    <w:rsid w:val="00973E50"/>
    <w:rsid w:val="0097475A"/>
    <w:rsid w:val="009752FB"/>
    <w:rsid w:val="0097541A"/>
    <w:rsid w:val="00975A91"/>
    <w:rsid w:val="00975F7E"/>
    <w:rsid w:val="00976831"/>
    <w:rsid w:val="00976FC2"/>
    <w:rsid w:val="009775F6"/>
    <w:rsid w:val="00980805"/>
    <w:rsid w:val="009808AA"/>
    <w:rsid w:val="00981404"/>
    <w:rsid w:val="00982415"/>
    <w:rsid w:val="00982A1C"/>
    <w:rsid w:val="00982B05"/>
    <w:rsid w:val="00982F4F"/>
    <w:rsid w:val="0098333A"/>
    <w:rsid w:val="0098387A"/>
    <w:rsid w:val="009838D7"/>
    <w:rsid w:val="00983A43"/>
    <w:rsid w:val="00983AB3"/>
    <w:rsid w:val="00984421"/>
    <w:rsid w:val="009845FC"/>
    <w:rsid w:val="00984C1F"/>
    <w:rsid w:val="00985069"/>
    <w:rsid w:val="00985541"/>
    <w:rsid w:val="009858C3"/>
    <w:rsid w:val="00985907"/>
    <w:rsid w:val="00985DEC"/>
    <w:rsid w:val="00985EE7"/>
    <w:rsid w:val="0098678E"/>
    <w:rsid w:val="009868CB"/>
    <w:rsid w:val="00987418"/>
    <w:rsid w:val="0098769A"/>
    <w:rsid w:val="009877F0"/>
    <w:rsid w:val="009901F5"/>
    <w:rsid w:val="00990911"/>
    <w:rsid w:val="00990FA4"/>
    <w:rsid w:val="00991385"/>
    <w:rsid w:val="009915A5"/>
    <w:rsid w:val="009915E9"/>
    <w:rsid w:val="009918E0"/>
    <w:rsid w:val="0099289C"/>
    <w:rsid w:val="00992EAA"/>
    <w:rsid w:val="009932FC"/>
    <w:rsid w:val="0099345E"/>
    <w:rsid w:val="009935FB"/>
    <w:rsid w:val="00993EB3"/>
    <w:rsid w:val="009946CB"/>
    <w:rsid w:val="00994C9F"/>
    <w:rsid w:val="00994F76"/>
    <w:rsid w:val="00995688"/>
    <w:rsid w:val="00995EFB"/>
    <w:rsid w:val="009969A0"/>
    <w:rsid w:val="00996D58"/>
    <w:rsid w:val="0099705E"/>
    <w:rsid w:val="0099785B"/>
    <w:rsid w:val="00997CD6"/>
    <w:rsid w:val="00997E62"/>
    <w:rsid w:val="00997FAE"/>
    <w:rsid w:val="009A0007"/>
    <w:rsid w:val="009A00E4"/>
    <w:rsid w:val="009A0B09"/>
    <w:rsid w:val="009A0D5B"/>
    <w:rsid w:val="009A0FF1"/>
    <w:rsid w:val="009A1589"/>
    <w:rsid w:val="009A16FF"/>
    <w:rsid w:val="009A27B7"/>
    <w:rsid w:val="009A2FF6"/>
    <w:rsid w:val="009A302D"/>
    <w:rsid w:val="009A31E6"/>
    <w:rsid w:val="009A397D"/>
    <w:rsid w:val="009A39DA"/>
    <w:rsid w:val="009A3B30"/>
    <w:rsid w:val="009A4388"/>
    <w:rsid w:val="009A447A"/>
    <w:rsid w:val="009A44BB"/>
    <w:rsid w:val="009A471D"/>
    <w:rsid w:val="009A4744"/>
    <w:rsid w:val="009A4761"/>
    <w:rsid w:val="009A4855"/>
    <w:rsid w:val="009A4C2D"/>
    <w:rsid w:val="009A536B"/>
    <w:rsid w:val="009A5C59"/>
    <w:rsid w:val="009A65C7"/>
    <w:rsid w:val="009A68DD"/>
    <w:rsid w:val="009A6CCF"/>
    <w:rsid w:val="009A6CF6"/>
    <w:rsid w:val="009A7354"/>
    <w:rsid w:val="009A7509"/>
    <w:rsid w:val="009A7644"/>
    <w:rsid w:val="009A7718"/>
    <w:rsid w:val="009A7BC4"/>
    <w:rsid w:val="009B0628"/>
    <w:rsid w:val="009B067D"/>
    <w:rsid w:val="009B0BDD"/>
    <w:rsid w:val="009B1359"/>
    <w:rsid w:val="009B24B0"/>
    <w:rsid w:val="009B35A5"/>
    <w:rsid w:val="009B3786"/>
    <w:rsid w:val="009B37DD"/>
    <w:rsid w:val="009B3817"/>
    <w:rsid w:val="009B386D"/>
    <w:rsid w:val="009B406E"/>
    <w:rsid w:val="009B49D4"/>
    <w:rsid w:val="009B4BF2"/>
    <w:rsid w:val="009B4CF9"/>
    <w:rsid w:val="009B4D7F"/>
    <w:rsid w:val="009B4FD4"/>
    <w:rsid w:val="009B517B"/>
    <w:rsid w:val="009B57DD"/>
    <w:rsid w:val="009B5F4B"/>
    <w:rsid w:val="009B63C1"/>
    <w:rsid w:val="009B6D0E"/>
    <w:rsid w:val="009B6D7A"/>
    <w:rsid w:val="009B7051"/>
    <w:rsid w:val="009B7C05"/>
    <w:rsid w:val="009B7F38"/>
    <w:rsid w:val="009C08CF"/>
    <w:rsid w:val="009C10D8"/>
    <w:rsid w:val="009C13B7"/>
    <w:rsid w:val="009C1420"/>
    <w:rsid w:val="009C16BB"/>
    <w:rsid w:val="009C17C2"/>
    <w:rsid w:val="009C1F67"/>
    <w:rsid w:val="009C274B"/>
    <w:rsid w:val="009C2E79"/>
    <w:rsid w:val="009C345A"/>
    <w:rsid w:val="009C43D4"/>
    <w:rsid w:val="009C4452"/>
    <w:rsid w:val="009C49FC"/>
    <w:rsid w:val="009C5527"/>
    <w:rsid w:val="009C5BDF"/>
    <w:rsid w:val="009C5C7E"/>
    <w:rsid w:val="009C5CB5"/>
    <w:rsid w:val="009C6374"/>
    <w:rsid w:val="009D00A5"/>
    <w:rsid w:val="009D07BB"/>
    <w:rsid w:val="009D0960"/>
    <w:rsid w:val="009D0A21"/>
    <w:rsid w:val="009D0ACB"/>
    <w:rsid w:val="009D0C80"/>
    <w:rsid w:val="009D1492"/>
    <w:rsid w:val="009D1F3D"/>
    <w:rsid w:val="009D21CF"/>
    <w:rsid w:val="009D32BD"/>
    <w:rsid w:val="009D3374"/>
    <w:rsid w:val="009D339A"/>
    <w:rsid w:val="009D36A1"/>
    <w:rsid w:val="009D3782"/>
    <w:rsid w:val="009D37D8"/>
    <w:rsid w:val="009D3A80"/>
    <w:rsid w:val="009D3C4B"/>
    <w:rsid w:val="009D3CF7"/>
    <w:rsid w:val="009D4477"/>
    <w:rsid w:val="009D4583"/>
    <w:rsid w:val="009D5316"/>
    <w:rsid w:val="009D53A9"/>
    <w:rsid w:val="009D575E"/>
    <w:rsid w:val="009D5D9E"/>
    <w:rsid w:val="009D5DDF"/>
    <w:rsid w:val="009D5DE9"/>
    <w:rsid w:val="009D609D"/>
    <w:rsid w:val="009D61BB"/>
    <w:rsid w:val="009D6E19"/>
    <w:rsid w:val="009D79B1"/>
    <w:rsid w:val="009D7E6D"/>
    <w:rsid w:val="009E0476"/>
    <w:rsid w:val="009E088D"/>
    <w:rsid w:val="009E0DDA"/>
    <w:rsid w:val="009E1053"/>
    <w:rsid w:val="009E1E3D"/>
    <w:rsid w:val="009E1E74"/>
    <w:rsid w:val="009E2BDE"/>
    <w:rsid w:val="009E2E1F"/>
    <w:rsid w:val="009E2F9C"/>
    <w:rsid w:val="009E34AE"/>
    <w:rsid w:val="009E3626"/>
    <w:rsid w:val="009E3853"/>
    <w:rsid w:val="009E3979"/>
    <w:rsid w:val="009E42D1"/>
    <w:rsid w:val="009E4C55"/>
    <w:rsid w:val="009E5BEF"/>
    <w:rsid w:val="009E5F37"/>
    <w:rsid w:val="009E653D"/>
    <w:rsid w:val="009E6D4C"/>
    <w:rsid w:val="009E71E7"/>
    <w:rsid w:val="009E7652"/>
    <w:rsid w:val="009E7748"/>
    <w:rsid w:val="009E79D7"/>
    <w:rsid w:val="009F01F5"/>
    <w:rsid w:val="009F0A62"/>
    <w:rsid w:val="009F0C1D"/>
    <w:rsid w:val="009F1126"/>
    <w:rsid w:val="009F122E"/>
    <w:rsid w:val="009F12B3"/>
    <w:rsid w:val="009F1BA4"/>
    <w:rsid w:val="009F1BDC"/>
    <w:rsid w:val="009F1E4D"/>
    <w:rsid w:val="009F1FDA"/>
    <w:rsid w:val="009F20C7"/>
    <w:rsid w:val="009F22D8"/>
    <w:rsid w:val="009F2875"/>
    <w:rsid w:val="009F28F1"/>
    <w:rsid w:val="009F29BF"/>
    <w:rsid w:val="009F2B7F"/>
    <w:rsid w:val="009F3DBC"/>
    <w:rsid w:val="009F4C50"/>
    <w:rsid w:val="009F541F"/>
    <w:rsid w:val="009F542F"/>
    <w:rsid w:val="009F5DD5"/>
    <w:rsid w:val="009F609A"/>
    <w:rsid w:val="009F6A91"/>
    <w:rsid w:val="009F72D3"/>
    <w:rsid w:val="009F75F7"/>
    <w:rsid w:val="009F7B11"/>
    <w:rsid w:val="00A00F5A"/>
    <w:rsid w:val="00A010CC"/>
    <w:rsid w:val="00A0139C"/>
    <w:rsid w:val="00A016C8"/>
    <w:rsid w:val="00A02340"/>
    <w:rsid w:val="00A02A4C"/>
    <w:rsid w:val="00A02EAE"/>
    <w:rsid w:val="00A0368F"/>
    <w:rsid w:val="00A03C7E"/>
    <w:rsid w:val="00A03EA6"/>
    <w:rsid w:val="00A03FC2"/>
    <w:rsid w:val="00A044DC"/>
    <w:rsid w:val="00A051C5"/>
    <w:rsid w:val="00A05A17"/>
    <w:rsid w:val="00A05A57"/>
    <w:rsid w:val="00A05AFA"/>
    <w:rsid w:val="00A06220"/>
    <w:rsid w:val="00A10157"/>
    <w:rsid w:val="00A106C3"/>
    <w:rsid w:val="00A109F2"/>
    <w:rsid w:val="00A1138C"/>
    <w:rsid w:val="00A1179B"/>
    <w:rsid w:val="00A11E69"/>
    <w:rsid w:val="00A12465"/>
    <w:rsid w:val="00A125DE"/>
    <w:rsid w:val="00A12796"/>
    <w:rsid w:val="00A12C68"/>
    <w:rsid w:val="00A12C7B"/>
    <w:rsid w:val="00A12D52"/>
    <w:rsid w:val="00A12ED5"/>
    <w:rsid w:val="00A132D1"/>
    <w:rsid w:val="00A144D6"/>
    <w:rsid w:val="00A146F6"/>
    <w:rsid w:val="00A14E60"/>
    <w:rsid w:val="00A15015"/>
    <w:rsid w:val="00A1600E"/>
    <w:rsid w:val="00A16724"/>
    <w:rsid w:val="00A16B29"/>
    <w:rsid w:val="00A174DA"/>
    <w:rsid w:val="00A17501"/>
    <w:rsid w:val="00A17955"/>
    <w:rsid w:val="00A17CEC"/>
    <w:rsid w:val="00A17D0F"/>
    <w:rsid w:val="00A207FA"/>
    <w:rsid w:val="00A21704"/>
    <w:rsid w:val="00A21BA0"/>
    <w:rsid w:val="00A21E7C"/>
    <w:rsid w:val="00A22432"/>
    <w:rsid w:val="00A22925"/>
    <w:rsid w:val="00A22D53"/>
    <w:rsid w:val="00A2324A"/>
    <w:rsid w:val="00A232D7"/>
    <w:rsid w:val="00A23633"/>
    <w:rsid w:val="00A23C15"/>
    <w:rsid w:val="00A24175"/>
    <w:rsid w:val="00A2481E"/>
    <w:rsid w:val="00A24EFD"/>
    <w:rsid w:val="00A25349"/>
    <w:rsid w:val="00A25837"/>
    <w:rsid w:val="00A25877"/>
    <w:rsid w:val="00A25B15"/>
    <w:rsid w:val="00A261CF"/>
    <w:rsid w:val="00A266DB"/>
    <w:rsid w:val="00A2696C"/>
    <w:rsid w:val="00A26C83"/>
    <w:rsid w:val="00A26F29"/>
    <w:rsid w:val="00A273C7"/>
    <w:rsid w:val="00A27D32"/>
    <w:rsid w:val="00A300A5"/>
    <w:rsid w:val="00A301FC"/>
    <w:rsid w:val="00A302EF"/>
    <w:rsid w:val="00A31042"/>
    <w:rsid w:val="00A31419"/>
    <w:rsid w:val="00A3158E"/>
    <w:rsid w:val="00A3172F"/>
    <w:rsid w:val="00A3182E"/>
    <w:rsid w:val="00A31B7D"/>
    <w:rsid w:val="00A31E99"/>
    <w:rsid w:val="00A3277E"/>
    <w:rsid w:val="00A32861"/>
    <w:rsid w:val="00A33010"/>
    <w:rsid w:val="00A331D9"/>
    <w:rsid w:val="00A33259"/>
    <w:rsid w:val="00A33A8F"/>
    <w:rsid w:val="00A33F4C"/>
    <w:rsid w:val="00A33FA2"/>
    <w:rsid w:val="00A34085"/>
    <w:rsid w:val="00A34289"/>
    <w:rsid w:val="00A34671"/>
    <w:rsid w:val="00A3475E"/>
    <w:rsid w:val="00A34AAB"/>
    <w:rsid w:val="00A34FD7"/>
    <w:rsid w:val="00A3542D"/>
    <w:rsid w:val="00A3594E"/>
    <w:rsid w:val="00A359B3"/>
    <w:rsid w:val="00A35A4D"/>
    <w:rsid w:val="00A35D37"/>
    <w:rsid w:val="00A362F4"/>
    <w:rsid w:val="00A366EB"/>
    <w:rsid w:val="00A36934"/>
    <w:rsid w:val="00A36D56"/>
    <w:rsid w:val="00A37240"/>
    <w:rsid w:val="00A3726B"/>
    <w:rsid w:val="00A37A5D"/>
    <w:rsid w:val="00A37A9B"/>
    <w:rsid w:val="00A37D64"/>
    <w:rsid w:val="00A37FDE"/>
    <w:rsid w:val="00A40B8B"/>
    <w:rsid w:val="00A40CC0"/>
    <w:rsid w:val="00A41990"/>
    <w:rsid w:val="00A419B7"/>
    <w:rsid w:val="00A429F0"/>
    <w:rsid w:val="00A42C52"/>
    <w:rsid w:val="00A43010"/>
    <w:rsid w:val="00A432A3"/>
    <w:rsid w:val="00A43A0F"/>
    <w:rsid w:val="00A43A91"/>
    <w:rsid w:val="00A43C4E"/>
    <w:rsid w:val="00A440C7"/>
    <w:rsid w:val="00A44D04"/>
    <w:rsid w:val="00A452DB"/>
    <w:rsid w:val="00A4564B"/>
    <w:rsid w:val="00A45B1D"/>
    <w:rsid w:val="00A46598"/>
    <w:rsid w:val="00A469E7"/>
    <w:rsid w:val="00A47652"/>
    <w:rsid w:val="00A47C51"/>
    <w:rsid w:val="00A507B1"/>
    <w:rsid w:val="00A50FC0"/>
    <w:rsid w:val="00A513A1"/>
    <w:rsid w:val="00A51DF2"/>
    <w:rsid w:val="00A52025"/>
    <w:rsid w:val="00A52623"/>
    <w:rsid w:val="00A528C2"/>
    <w:rsid w:val="00A52A7E"/>
    <w:rsid w:val="00A52DB9"/>
    <w:rsid w:val="00A53018"/>
    <w:rsid w:val="00A531D6"/>
    <w:rsid w:val="00A53774"/>
    <w:rsid w:val="00A53BA8"/>
    <w:rsid w:val="00A53BCA"/>
    <w:rsid w:val="00A53EF8"/>
    <w:rsid w:val="00A54488"/>
    <w:rsid w:val="00A548C9"/>
    <w:rsid w:val="00A55766"/>
    <w:rsid w:val="00A560D8"/>
    <w:rsid w:val="00A564F2"/>
    <w:rsid w:val="00A56D4A"/>
    <w:rsid w:val="00A57345"/>
    <w:rsid w:val="00A57A61"/>
    <w:rsid w:val="00A613BE"/>
    <w:rsid w:val="00A61C73"/>
    <w:rsid w:val="00A61D8C"/>
    <w:rsid w:val="00A62F4B"/>
    <w:rsid w:val="00A64299"/>
    <w:rsid w:val="00A642C3"/>
    <w:rsid w:val="00A64C08"/>
    <w:rsid w:val="00A65D09"/>
    <w:rsid w:val="00A65ED6"/>
    <w:rsid w:val="00A66001"/>
    <w:rsid w:val="00A66503"/>
    <w:rsid w:val="00A66DE1"/>
    <w:rsid w:val="00A66EC0"/>
    <w:rsid w:val="00A66ED8"/>
    <w:rsid w:val="00A6780A"/>
    <w:rsid w:val="00A67852"/>
    <w:rsid w:val="00A7024D"/>
    <w:rsid w:val="00A70A1F"/>
    <w:rsid w:val="00A71EC4"/>
    <w:rsid w:val="00A7239A"/>
    <w:rsid w:val="00A723DC"/>
    <w:rsid w:val="00A724D3"/>
    <w:rsid w:val="00A72581"/>
    <w:rsid w:val="00A730CA"/>
    <w:rsid w:val="00A73483"/>
    <w:rsid w:val="00A73815"/>
    <w:rsid w:val="00A73841"/>
    <w:rsid w:val="00A73987"/>
    <w:rsid w:val="00A740A1"/>
    <w:rsid w:val="00A74B5A"/>
    <w:rsid w:val="00A74D00"/>
    <w:rsid w:val="00A74E03"/>
    <w:rsid w:val="00A74F0F"/>
    <w:rsid w:val="00A75107"/>
    <w:rsid w:val="00A75675"/>
    <w:rsid w:val="00A758AB"/>
    <w:rsid w:val="00A75F3E"/>
    <w:rsid w:val="00A76630"/>
    <w:rsid w:val="00A769B4"/>
    <w:rsid w:val="00A77174"/>
    <w:rsid w:val="00A77364"/>
    <w:rsid w:val="00A7759E"/>
    <w:rsid w:val="00A776D2"/>
    <w:rsid w:val="00A77C42"/>
    <w:rsid w:val="00A77C85"/>
    <w:rsid w:val="00A77EA3"/>
    <w:rsid w:val="00A77EFD"/>
    <w:rsid w:val="00A8042E"/>
    <w:rsid w:val="00A8048D"/>
    <w:rsid w:val="00A8082B"/>
    <w:rsid w:val="00A81411"/>
    <w:rsid w:val="00A81598"/>
    <w:rsid w:val="00A817AE"/>
    <w:rsid w:val="00A81824"/>
    <w:rsid w:val="00A818A0"/>
    <w:rsid w:val="00A81A1D"/>
    <w:rsid w:val="00A81C8F"/>
    <w:rsid w:val="00A8204A"/>
    <w:rsid w:val="00A8221D"/>
    <w:rsid w:val="00A8224B"/>
    <w:rsid w:val="00A8224F"/>
    <w:rsid w:val="00A82F4B"/>
    <w:rsid w:val="00A8344E"/>
    <w:rsid w:val="00A835BF"/>
    <w:rsid w:val="00A83F81"/>
    <w:rsid w:val="00A840F9"/>
    <w:rsid w:val="00A85798"/>
    <w:rsid w:val="00A859D1"/>
    <w:rsid w:val="00A859DE"/>
    <w:rsid w:val="00A865B7"/>
    <w:rsid w:val="00A86A1F"/>
    <w:rsid w:val="00A86D82"/>
    <w:rsid w:val="00A874A6"/>
    <w:rsid w:val="00A875D5"/>
    <w:rsid w:val="00A87759"/>
    <w:rsid w:val="00A87856"/>
    <w:rsid w:val="00A87C41"/>
    <w:rsid w:val="00A87C9D"/>
    <w:rsid w:val="00A900B6"/>
    <w:rsid w:val="00A913D9"/>
    <w:rsid w:val="00A9246E"/>
    <w:rsid w:val="00A925AB"/>
    <w:rsid w:val="00A92770"/>
    <w:rsid w:val="00A928CC"/>
    <w:rsid w:val="00A92B54"/>
    <w:rsid w:val="00A92EDF"/>
    <w:rsid w:val="00A9358A"/>
    <w:rsid w:val="00A938D5"/>
    <w:rsid w:val="00A93E4E"/>
    <w:rsid w:val="00A93EC2"/>
    <w:rsid w:val="00A9443B"/>
    <w:rsid w:val="00A94691"/>
    <w:rsid w:val="00A9545F"/>
    <w:rsid w:val="00A95592"/>
    <w:rsid w:val="00A95C75"/>
    <w:rsid w:val="00A95D8A"/>
    <w:rsid w:val="00A95EAA"/>
    <w:rsid w:val="00A961CB"/>
    <w:rsid w:val="00A964F0"/>
    <w:rsid w:val="00A96611"/>
    <w:rsid w:val="00A96AC4"/>
    <w:rsid w:val="00A96C53"/>
    <w:rsid w:val="00A97379"/>
    <w:rsid w:val="00A97C10"/>
    <w:rsid w:val="00A97E42"/>
    <w:rsid w:val="00AA04E0"/>
    <w:rsid w:val="00AA12CE"/>
    <w:rsid w:val="00AA14D2"/>
    <w:rsid w:val="00AA16B2"/>
    <w:rsid w:val="00AA1C24"/>
    <w:rsid w:val="00AA23C0"/>
    <w:rsid w:val="00AA27A0"/>
    <w:rsid w:val="00AA2903"/>
    <w:rsid w:val="00AA2C80"/>
    <w:rsid w:val="00AA324D"/>
    <w:rsid w:val="00AA3508"/>
    <w:rsid w:val="00AA437E"/>
    <w:rsid w:val="00AA4636"/>
    <w:rsid w:val="00AA4943"/>
    <w:rsid w:val="00AA4C56"/>
    <w:rsid w:val="00AA4D5A"/>
    <w:rsid w:val="00AA4E7E"/>
    <w:rsid w:val="00AA5BC2"/>
    <w:rsid w:val="00AA5FDB"/>
    <w:rsid w:val="00AA67B9"/>
    <w:rsid w:val="00AA6947"/>
    <w:rsid w:val="00AA69CF"/>
    <w:rsid w:val="00AA71A3"/>
    <w:rsid w:val="00AA7FE9"/>
    <w:rsid w:val="00AB08C9"/>
    <w:rsid w:val="00AB0E91"/>
    <w:rsid w:val="00AB0E9B"/>
    <w:rsid w:val="00AB1C9C"/>
    <w:rsid w:val="00AB22F0"/>
    <w:rsid w:val="00AB278A"/>
    <w:rsid w:val="00AB2C22"/>
    <w:rsid w:val="00AB34F4"/>
    <w:rsid w:val="00AB3CC0"/>
    <w:rsid w:val="00AB403B"/>
    <w:rsid w:val="00AB448E"/>
    <w:rsid w:val="00AB47AF"/>
    <w:rsid w:val="00AB4D26"/>
    <w:rsid w:val="00AB6865"/>
    <w:rsid w:val="00AB6962"/>
    <w:rsid w:val="00AB6CD8"/>
    <w:rsid w:val="00AB6FE0"/>
    <w:rsid w:val="00AB767C"/>
    <w:rsid w:val="00AC0DBE"/>
    <w:rsid w:val="00AC0E95"/>
    <w:rsid w:val="00AC1057"/>
    <w:rsid w:val="00AC15DF"/>
    <w:rsid w:val="00AC1AE7"/>
    <w:rsid w:val="00AC1E86"/>
    <w:rsid w:val="00AC2546"/>
    <w:rsid w:val="00AC2722"/>
    <w:rsid w:val="00AC30F0"/>
    <w:rsid w:val="00AC318C"/>
    <w:rsid w:val="00AC321E"/>
    <w:rsid w:val="00AC35AE"/>
    <w:rsid w:val="00AC3863"/>
    <w:rsid w:val="00AC3B36"/>
    <w:rsid w:val="00AC3F57"/>
    <w:rsid w:val="00AC3FEB"/>
    <w:rsid w:val="00AC41BC"/>
    <w:rsid w:val="00AC4488"/>
    <w:rsid w:val="00AC452D"/>
    <w:rsid w:val="00AC4A1D"/>
    <w:rsid w:val="00AC56E8"/>
    <w:rsid w:val="00AC57C6"/>
    <w:rsid w:val="00AC6C15"/>
    <w:rsid w:val="00AC7324"/>
    <w:rsid w:val="00AC76B1"/>
    <w:rsid w:val="00AC77C9"/>
    <w:rsid w:val="00AC79C7"/>
    <w:rsid w:val="00AC7C6C"/>
    <w:rsid w:val="00AC7F64"/>
    <w:rsid w:val="00AD003F"/>
    <w:rsid w:val="00AD03E5"/>
    <w:rsid w:val="00AD0913"/>
    <w:rsid w:val="00AD13E1"/>
    <w:rsid w:val="00AD1530"/>
    <w:rsid w:val="00AD17A3"/>
    <w:rsid w:val="00AD1817"/>
    <w:rsid w:val="00AD1A9A"/>
    <w:rsid w:val="00AD1ADE"/>
    <w:rsid w:val="00AD1C42"/>
    <w:rsid w:val="00AD1CD8"/>
    <w:rsid w:val="00AD21B1"/>
    <w:rsid w:val="00AD31DE"/>
    <w:rsid w:val="00AD3D92"/>
    <w:rsid w:val="00AD4786"/>
    <w:rsid w:val="00AD4C70"/>
    <w:rsid w:val="00AD4DBC"/>
    <w:rsid w:val="00AD4FAE"/>
    <w:rsid w:val="00AD515A"/>
    <w:rsid w:val="00AD5E52"/>
    <w:rsid w:val="00AD60E9"/>
    <w:rsid w:val="00AD637D"/>
    <w:rsid w:val="00AD6A14"/>
    <w:rsid w:val="00AD6A9F"/>
    <w:rsid w:val="00AD6C0F"/>
    <w:rsid w:val="00AD70F7"/>
    <w:rsid w:val="00AD7894"/>
    <w:rsid w:val="00AD7E40"/>
    <w:rsid w:val="00AD7FDF"/>
    <w:rsid w:val="00AE0FB0"/>
    <w:rsid w:val="00AE1258"/>
    <w:rsid w:val="00AE1467"/>
    <w:rsid w:val="00AE2825"/>
    <w:rsid w:val="00AE28F0"/>
    <w:rsid w:val="00AE32BE"/>
    <w:rsid w:val="00AE512A"/>
    <w:rsid w:val="00AE5664"/>
    <w:rsid w:val="00AE5713"/>
    <w:rsid w:val="00AE6024"/>
    <w:rsid w:val="00AE68CC"/>
    <w:rsid w:val="00AE6CD1"/>
    <w:rsid w:val="00AE73B9"/>
    <w:rsid w:val="00AE7B6E"/>
    <w:rsid w:val="00AF02FA"/>
    <w:rsid w:val="00AF0685"/>
    <w:rsid w:val="00AF0B82"/>
    <w:rsid w:val="00AF10CF"/>
    <w:rsid w:val="00AF133F"/>
    <w:rsid w:val="00AF164D"/>
    <w:rsid w:val="00AF1A42"/>
    <w:rsid w:val="00AF1BF5"/>
    <w:rsid w:val="00AF2505"/>
    <w:rsid w:val="00AF253E"/>
    <w:rsid w:val="00AF2EDF"/>
    <w:rsid w:val="00AF38A8"/>
    <w:rsid w:val="00AF38CE"/>
    <w:rsid w:val="00AF3CAF"/>
    <w:rsid w:val="00AF3E19"/>
    <w:rsid w:val="00AF4615"/>
    <w:rsid w:val="00AF47A9"/>
    <w:rsid w:val="00AF4EE4"/>
    <w:rsid w:val="00AF5101"/>
    <w:rsid w:val="00AF554B"/>
    <w:rsid w:val="00AF5665"/>
    <w:rsid w:val="00AF58EA"/>
    <w:rsid w:val="00AF6AE5"/>
    <w:rsid w:val="00AF7530"/>
    <w:rsid w:val="00AF784A"/>
    <w:rsid w:val="00AF7A3E"/>
    <w:rsid w:val="00AF7DF8"/>
    <w:rsid w:val="00AF7E07"/>
    <w:rsid w:val="00AF7FF3"/>
    <w:rsid w:val="00B002AA"/>
    <w:rsid w:val="00B0041C"/>
    <w:rsid w:val="00B009A0"/>
    <w:rsid w:val="00B00A09"/>
    <w:rsid w:val="00B00EE5"/>
    <w:rsid w:val="00B01348"/>
    <w:rsid w:val="00B0142B"/>
    <w:rsid w:val="00B01893"/>
    <w:rsid w:val="00B0195C"/>
    <w:rsid w:val="00B01FDD"/>
    <w:rsid w:val="00B020BE"/>
    <w:rsid w:val="00B02121"/>
    <w:rsid w:val="00B024FE"/>
    <w:rsid w:val="00B025C8"/>
    <w:rsid w:val="00B02B83"/>
    <w:rsid w:val="00B02C91"/>
    <w:rsid w:val="00B02FB8"/>
    <w:rsid w:val="00B036ED"/>
    <w:rsid w:val="00B038BA"/>
    <w:rsid w:val="00B03BC6"/>
    <w:rsid w:val="00B03BF2"/>
    <w:rsid w:val="00B04599"/>
    <w:rsid w:val="00B04A21"/>
    <w:rsid w:val="00B04EBE"/>
    <w:rsid w:val="00B04F67"/>
    <w:rsid w:val="00B050EB"/>
    <w:rsid w:val="00B051CC"/>
    <w:rsid w:val="00B05BB1"/>
    <w:rsid w:val="00B05C21"/>
    <w:rsid w:val="00B06187"/>
    <w:rsid w:val="00B06372"/>
    <w:rsid w:val="00B06BD8"/>
    <w:rsid w:val="00B06C05"/>
    <w:rsid w:val="00B07747"/>
    <w:rsid w:val="00B07B93"/>
    <w:rsid w:val="00B07D49"/>
    <w:rsid w:val="00B10B6C"/>
    <w:rsid w:val="00B10D2A"/>
    <w:rsid w:val="00B10D45"/>
    <w:rsid w:val="00B11420"/>
    <w:rsid w:val="00B11668"/>
    <w:rsid w:val="00B121BA"/>
    <w:rsid w:val="00B13217"/>
    <w:rsid w:val="00B132A7"/>
    <w:rsid w:val="00B1378B"/>
    <w:rsid w:val="00B1379D"/>
    <w:rsid w:val="00B138BC"/>
    <w:rsid w:val="00B138F7"/>
    <w:rsid w:val="00B1460A"/>
    <w:rsid w:val="00B14E29"/>
    <w:rsid w:val="00B15528"/>
    <w:rsid w:val="00B157F0"/>
    <w:rsid w:val="00B15B6D"/>
    <w:rsid w:val="00B162CD"/>
    <w:rsid w:val="00B1653A"/>
    <w:rsid w:val="00B170B2"/>
    <w:rsid w:val="00B178A7"/>
    <w:rsid w:val="00B17E1F"/>
    <w:rsid w:val="00B20996"/>
    <w:rsid w:val="00B20D36"/>
    <w:rsid w:val="00B2157E"/>
    <w:rsid w:val="00B216B5"/>
    <w:rsid w:val="00B21BAC"/>
    <w:rsid w:val="00B21F1B"/>
    <w:rsid w:val="00B229D6"/>
    <w:rsid w:val="00B2345B"/>
    <w:rsid w:val="00B2389C"/>
    <w:rsid w:val="00B239C4"/>
    <w:rsid w:val="00B23EAB"/>
    <w:rsid w:val="00B23F45"/>
    <w:rsid w:val="00B24113"/>
    <w:rsid w:val="00B25AFA"/>
    <w:rsid w:val="00B2621F"/>
    <w:rsid w:val="00B26959"/>
    <w:rsid w:val="00B27407"/>
    <w:rsid w:val="00B27C88"/>
    <w:rsid w:val="00B27CBA"/>
    <w:rsid w:val="00B27F82"/>
    <w:rsid w:val="00B301D6"/>
    <w:rsid w:val="00B30242"/>
    <w:rsid w:val="00B30A77"/>
    <w:rsid w:val="00B31396"/>
    <w:rsid w:val="00B31471"/>
    <w:rsid w:val="00B315E1"/>
    <w:rsid w:val="00B31A19"/>
    <w:rsid w:val="00B31E0D"/>
    <w:rsid w:val="00B31EED"/>
    <w:rsid w:val="00B3243C"/>
    <w:rsid w:val="00B3290A"/>
    <w:rsid w:val="00B32CA3"/>
    <w:rsid w:val="00B33072"/>
    <w:rsid w:val="00B330EA"/>
    <w:rsid w:val="00B345C9"/>
    <w:rsid w:val="00B34C43"/>
    <w:rsid w:val="00B34E19"/>
    <w:rsid w:val="00B34FFB"/>
    <w:rsid w:val="00B3502F"/>
    <w:rsid w:val="00B350BD"/>
    <w:rsid w:val="00B35110"/>
    <w:rsid w:val="00B35357"/>
    <w:rsid w:val="00B35484"/>
    <w:rsid w:val="00B35665"/>
    <w:rsid w:val="00B35B98"/>
    <w:rsid w:val="00B36753"/>
    <w:rsid w:val="00B36ACC"/>
    <w:rsid w:val="00B36B8C"/>
    <w:rsid w:val="00B37133"/>
    <w:rsid w:val="00B373A7"/>
    <w:rsid w:val="00B37F74"/>
    <w:rsid w:val="00B4077A"/>
    <w:rsid w:val="00B40CAB"/>
    <w:rsid w:val="00B414B3"/>
    <w:rsid w:val="00B419FB"/>
    <w:rsid w:val="00B41B61"/>
    <w:rsid w:val="00B41BDB"/>
    <w:rsid w:val="00B41CCB"/>
    <w:rsid w:val="00B41D13"/>
    <w:rsid w:val="00B42102"/>
    <w:rsid w:val="00B42904"/>
    <w:rsid w:val="00B42927"/>
    <w:rsid w:val="00B42C09"/>
    <w:rsid w:val="00B42D3C"/>
    <w:rsid w:val="00B42FE4"/>
    <w:rsid w:val="00B43289"/>
    <w:rsid w:val="00B443C8"/>
    <w:rsid w:val="00B4454C"/>
    <w:rsid w:val="00B44C7D"/>
    <w:rsid w:val="00B4560B"/>
    <w:rsid w:val="00B45665"/>
    <w:rsid w:val="00B45B82"/>
    <w:rsid w:val="00B466A4"/>
    <w:rsid w:val="00B46878"/>
    <w:rsid w:val="00B47416"/>
    <w:rsid w:val="00B503B6"/>
    <w:rsid w:val="00B50513"/>
    <w:rsid w:val="00B514D5"/>
    <w:rsid w:val="00B515B2"/>
    <w:rsid w:val="00B51F22"/>
    <w:rsid w:val="00B526C4"/>
    <w:rsid w:val="00B52851"/>
    <w:rsid w:val="00B52B9F"/>
    <w:rsid w:val="00B53176"/>
    <w:rsid w:val="00B53326"/>
    <w:rsid w:val="00B539CA"/>
    <w:rsid w:val="00B53D91"/>
    <w:rsid w:val="00B54885"/>
    <w:rsid w:val="00B54A36"/>
    <w:rsid w:val="00B551D9"/>
    <w:rsid w:val="00B5539A"/>
    <w:rsid w:val="00B55F2C"/>
    <w:rsid w:val="00B55FBF"/>
    <w:rsid w:val="00B56016"/>
    <w:rsid w:val="00B561A1"/>
    <w:rsid w:val="00B569B6"/>
    <w:rsid w:val="00B56C0F"/>
    <w:rsid w:val="00B56D89"/>
    <w:rsid w:val="00B56FD1"/>
    <w:rsid w:val="00B57413"/>
    <w:rsid w:val="00B5780D"/>
    <w:rsid w:val="00B5799A"/>
    <w:rsid w:val="00B57C35"/>
    <w:rsid w:val="00B60696"/>
    <w:rsid w:val="00B60BCE"/>
    <w:rsid w:val="00B60EFA"/>
    <w:rsid w:val="00B61E69"/>
    <w:rsid w:val="00B6260E"/>
    <w:rsid w:val="00B6339C"/>
    <w:rsid w:val="00B63449"/>
    <w:rsid w:val="00B6378F"/>
    <w:rsid w:val="00B637C8"/>
    <w:rsid w:val="00B64157"/>
    <w:rsid w:val="00B6427A"/>
    <w:rsid w:val="00B64671"/>
    <w:rsid w:val="00B646B8"/>
    <w:rsid w:val="00B64755"/>
    <w:rsid w:val="00B64B03"/>
    <w:rsid w:val="00B656B3"/>
    <w:rsid w:val="00B66233"/>
    <w:rsid w:val="00B66BF5"/>
    <w:rsid w:val="00B66CD8"/>
    <w:rsid w:val="00B67017"/>
    <w:rsid w:val="00B6708B"/>
    <w:rsid w:val="00B67248"/>
    <w:rsid w:val="00B675B7"/>
    <w:rsid w:val="00B67684"/>
    <w:rsid w:val="00B676F4"/>
    <w:rsid w:val="00B70A27"/>
    <w:rsid w:val="00B70F5A"/>
    <w:rsid w:val="00B71180"/>
    <w:rsid w:val="00B7126A"/>
    <w:rsid w:val="00B712F6"/>
    <w:rsid w:val="00B71909"/>
    <w:rsid w:val="00B71A37"/>
    <w:rsid w:val="00B72220"/>
    <w:rsid w:val="00B72338"/>
    <w:rsid w:val="00B72785"/>
    <w:rsid w:val="00B72AF2"/>
    <w:rsid w:val="00B72CAA"/>
    <w:rsid w:val="00B73751"/>
    <w:rsid w:val="00B73BB6"/>
    <w:rsid w:val="00B73CD9"/>
    <w:rsid w:val="00B73D1F"/>
    <w:rsid w:val="00B7409E"/>
    <w:rsid w:val="00B741F1"/>
    <w:rsid w:val="00B75349"/>
    <w:rsid w:val="00B756CA"/>
    <w:rsid w:val="00B7583D"/>
    <w:rsid w:val="00B75841"/>
    <w:rsid w:val="00B7638B"/>
    <w:rsid w:val="00B767B0"/>
    <w:rsid w:val="00B76E5C"/>
    <w:rsid w:val="00B77343"/>
    <w:rsid w:val="00B800DF"/>
    <w:rsid w:val="00B802B8"/>
    <w:rsid w:val="00B80C46"/>
    <w:rsid w:val="00B81371"/>
    <w:rsid w:val="00B8232C"/>
    <w:rsid w:val="00B8294E"/>
    <w:rsid w:val="00B836F7"/>
    <w:rsid w:val="00B84105"/>
    <w:rsid w:val="00B84D22"/>
    <w:rsid w:val="00B85BC6"/>
    <w:rsid w:val="00B86049"/>
    <w:rsid w:val="00B861B2"/>
    <w:rsid w:val="00B86D34"/>
    <w:rsid w:val="00B8712C"/>
    <w:rsid w:val="00B8749B"/>
    <w:rsid w:val="00B875EF"/>
    <w:rsid w:val="00B87A2F"/>
    <w:rsid w:val="00B87D47"/>
    <w:rsid w:val="00B90011"/>
    <w:rsid w:val="00B90204"/>
    <w:rsid w:val="00B90729"/>
    <w:rsid w:val="00B9074D"/>
    <w:rsid w:val="00B90C74"/>
    <w:rsid w:val="00B915B9"/>
    <w:rsid w:val="00B922C1"/>
    <w:rsid w:val="00B92B4A"/>
    <w:rsid w:val="00B92C79"/>
    <w:rsid w:val="00B92EAC"/>
    <w:rsid w:val="00B93282"/>
    <w:rsid w:val="00B933B6"/>
    <w:rsid w:val="00B935B9"/>
    <w:rsid w:val="00B93BF9"/>
    <w:rsid w:val="00B95523"/>
    <w:rsid w:val="00B95B80"/>
    <w:rsid w:val="00B962C0"/>
    <w:rsid w:val="00B963AC"/>
    <w:rsid w:val="00B967B4"/>
    <w:rsid w:val="00B96D51"/>
    <w:rsid w:val="00B96EAB"/>
    <w:rsid w:val="00B96EAF"/>
    <w:rsid w:val="00B96EE9"/>
    <w:rsid w:val="00B97521"/>
    <w:rsid w:val="00B97E73"/>
    <w:rsid w:val="00BA0001"/>
    <w:rsid w:val="00BA089F"/>
    <w:rsid w:val="00BA0AD5"/>
    <w:rsid w:val="00BA0D8D"/>
    <w:rsid w:val="00BA0F01"/>
    <w:rsid w:val="00BA1298"/>
    <w:rsid w:val="00BA1C04"/>
    <w:rsid w:val="00BA2095"/>
    <w:rsid w:val="00BA20B9"/>
    <w:rsid w:val="00BA2195"/>
    <w:rsid w:val="00BA259E"/>
    <w:rsid w:val="00BA2EC7"/>
    <w:rsid w:val="00BA33EA"/>
    <w:rsid w:val="00BA3BB3"/>
    <w:rsid w:val="00BA421F"/>
    <w:rsid w:val="00BA4906"/>
    <w:rsid w:val="00BA4FB7"/>
    <w:rsid w:val="00BA50A7"/>
    <w:rsid w:val="00BA53DF"/>
    <w:rsid w:val="00BA5D3B"/>
    <w:rsid w:val="00BA5EDF"/>
    <w:rsid w:val="00BA6E33"/>
    <w:rsid w:val="00BA7485"/>
    <w:rsid w:val="00BA7820"/>
    <w:rsid w:val="00BA7B2B"/>
    <w:rsid w:val="00BA7D1B"/>
    <w:rsid w:val="00BB01C5"/>
    <w:rsid w:val="00BB09AC"/>
    <w:rsid w:val="00BB10EE"/>
    <w:rsid w:val="00BB131B"/>
    <w:rsid w:val="00BB1864"/>
    <w:rsid w:val="00BB186C"/>
    <w:rsid w:val="00BB1BC8"/>
    <w:rsid w:val="00BB1CAF"/>
    <w:rsid w:val="00BB1E5D"/>
    <w:rsid w:val="00BB1E88"/>
    <w:rsid w:val="00BB289E"/>
    <w:rsid w:val="00BB2DA1"/>
    <w:rsid w:val="00BB3445"/>
    <w:rsid w:val="00BB3C7D"/>
    <w:rsid w:val="00BB3D41"/>
    <w:rsid w:val="00BB4024"/>
    <w:rsid w:val="00BB4890"/>
    <w:rsid w:val="00BB4A5E"/>
    <w:rsid w:val="00BB4CB2"/>
    <w:rsid w:val="00BB4DD4"/>
    <w:rsid w:val="00BB5D20"/>
    <w:rsid w:val="00BB5E8D"/>
    <w:rsid w:val="00BB60A2"/>
    <w:rsid w:val="00BB7242"/>
    <w:rsid w:val="00BB73AA"/>
    <w:rsid w:val="00BB752C"/>
    <w:rsid w:val="00BB7CE5"/>
    <w:rsid w:val="00BB7DE8"/>
    <w:rsid w:val="00BC0498"/>
    <w:rsid w:val="00BC084D"/>
    <w:rsid w:val="00BC0B90"/>
    <w:rsid w:val="00BC1218"/>
    <w:rsid w:val="00BC27CB"/>
    <w:rsid w:val="00BC28F6"/>
    <w:rsid w:val="00BC2A70"/>
    <w:rsid w:val="00BC2C20"/>
    <w:rsid w:val="00BC3412"/>
    <w:rsid w:val="00BC5265"/>
    <w:rsid w:val="00BC589B"/>
    <w:rsid w:val="00BC58D4"/>
    <w:rsid w:val="00BC5947"/>
    <w:rsid w:val="00BC5DAE"/>
    <w:rsid w:val="00BC601F"/>
    <w:rsid w:val="00BC6337"/>
    <w:rsid w:val="00BC6645"/>
    <w:rsid w:val="00BC6CCC"/>
    <w:rsid w:val="00BC7364"/>
    <w:rsid w:val="00BC7F16"/>
    <w:rsid w:val="00BC7F26"/>
    <w:rsid w:val="00BD01C6"/>
    <w:rsid w:val="00BD041D"/>
    <w:rsid w:val="00BD05BC"/>
    <w:rsid w:val="00BD0B9F"/>
    <w:rsid w:val="00BD1C06"/>
    <w:rsid w:val="00BD1FD8"/>
    <w:rsid w:val="00BD30FE"/>
    <w:rsid w:val="00BD3A95"/>
    <w:rsid w:val="00BD43D9"/>
    <w:rsid w:val="00BD4843"/>
    <w:rsid w:val="00BD4A61"/>
    <w:rsid w:val="00BD550F"/>
    <w:rsid w:val="00BD57D7"/>
    <w:rsid w:val="00BD6048"/>
    <w:rsid w:val="00BD653B"/>
    <w:rsid w:val="00BD7A92"/>
    <w:rsid w:val="00BD7AA4"/>
    <w:rsid w:val="00BD7AD6"/>
    <w:rsid w:val="00BD7AFA"/>
    <w:rsid w:val="00BD7CBB"/>
    <w:rsid w:val="00BE01F0"/>
    <w:rsid w:val="00BE030F"/>
    <w:rsid w:val="00BE057B"/>
    <w:rsid w:val="00BE0907"/>
    <w:rsid w:val="00BE0CEC"/>
    <w:rsid w:val="00BE0F6B"/>
    <w:rsid w:val="00BE1296"/>
    <w:rsid w:val="00BE15A5"/>
    <w:rsid w:val="00BE213F"/>
    <w:rsid w:val="00BE2A84"/>
    <w:rsid w:val="00BE2B77"/>
    <w:rsid w:val="00BE2F37"/>
    <w:rsid w:val="00BE3163"/>
    <w:rsid w:val="00BE3784"/>
    <w:rsid w:val="00BE3918"/>
    <w:rsid w:val="00BE3B58"/>
    <w:rsid w:val="00BE3E49"/>
    <w:rsid w:val="00BE4165"/>
    <w:rsid w:val="00BE4761"/>
    <w:rsid w:val="00BE497C"/>
    <w:rsid w:val="00BE5428"/>
    <w:rsid w:val="00BE58ED"/>
    <w:rsid w:val="00BE5CFD"/>
    <w:rsid w:val="00BE5D52"/>
    <w:rsid w:val="00BE63AE"/>
    <w:rsid w:val="00BE6410"/>
    <w:rsid w:val="00BE648B"/>
    <w:rsid w:val="00BE664A"/>
    <w:rsid w:val="00BE6CBD"/>
    <w:rsid w:val="00BE76D7"/>
    <w:rsid w:val="00BF04B0"/>
    <w:rsid w:val="00BF0696"/>
    <w:rsid w:val="00BF09F6"/>
    <w:rsid w:val="00BF0BC9"/>
    <w:rsid w:val="00BF0F4D"/>
    <w:rsid w:val="00BF19D2"/>
    <w:rsid w:val="00BF1DCB"/>
    <w:rsid w:val="00BF2489"/>
    <w:rsid w:val="00BF29A8"/>
    <w:rsid w:val="00BF2BC1"/>
    <w:rsid w:val="00BF324B"/>
    <w:rsid w:val="00BF383A"/>
    <w:rsid w:val="00BF38C4"/>
    <w:rsid w:val="00BF3D05"/>
    <w:rsid w:val="00BF3E5F"/>
    <w:rsid w:val="00BF40DD"/>
    <w:rsid w:val="00BF46DA"/>
    <w:rsid w:val="00BF4EB7"/>
    <w:rsid w:val="00BF52F0"/>
    <w:rsid w:val="00BF5AB9"/>
    <w:rsid w:val="00BF5F6C"/>
    <w:rsid w:val="00BF67FF"/>
    <w:rsid w:val="00BF6865"/>
    <w:rsid w:val="00BF6C0F"/>
    <w:rsid w:val="00BF6C38"/>
    <w:rsid w:val="00BF7454"/>
    <w:rsid w:val="00BF7B2D"/>
    <w:rsid w:val="00C0062E"/>
    <w:rsid w:val="00C00F36"/>
    <w:rsid w:val="00C014E0"/>
    <w:rsid w:val="00C01D78"/>
    <w:rsid w:val="00C01EA2"/>
    <w:rsid w:val="00C023CF"/>
    <w:rsid w:val="00C026C2"/>
    <w:rsid w:val="00C02825"/>
    <w:rsid w:val="00C02CEC"/>
    <w:rsid w:val="00C03963"/>
    <w:rsid w:val="00C03FCD"/>
    <w:rsid w:val="00C04477"/>
    <w:rsid w:val="00C04C3C"/>
    <w:rsid w:val="00C056BA"/>
    <w:rsid w:val="00C0594F"/>
    <w:rsid w:val="00C05E0B"/>
    <w:rsid w:val="00C05F79"/>
    <w:rsid w:val="00C05FF0"/>
    <w:rsid w:val="00C06267"/>
    <w:rsid w:val="00C0628E"/>
    <w:rsid w:val="00C06358"/>
    <w:rsid w:val="00C069FE"/>
    <w:rsid w:val="00C06A21"/>
    <w:rsid w:val="00C07089"/>
    <w:rsid w:val="00C0764E"/>
    <w:rsid w:val="00C07990"/>
    <w:rsid w:val="00C104C7"/>
    <w:rsid w:val="00C10981"/>
    <w:rsid w:val="00C10F3E"/>
    <w:rsid w:val="00C11837"/>
    <w:rsid w:val="00C11A9E"/>
    <w:rsid w:val="00C120AB"/>
    <w:rsid w:val="00C1243D"/>
    <w:rsid w:val="00C13B9B"/>
    <w:rsid w:val="00C13C3F"/>
    <w:rsid w:val="00C144AD"/>
    <w:rsid w:val="00C14A19"/>
    <w:rsid w:val="00C14DE5"/>
    <w:rsid w:val="00C15041"/>
    <w:rsid w:val="00C154A6"/>
    <w:rsid w:val="00C15ED8"/>
    <w:rsid w:val="00C16676"/>
    <w:rsid w:val="00C16A68"/>
    <w:rsid w:val="00C16CBC"/>
    <w:rsid w:val="00C171D8"/>
    <w:rsid w:val="00C173F9"/>
    <w:rsid w:val="00C1758B"/>
    <w:rsid w:val="00C179D8"/>
    <w:rsid w:val="00C17DCA"/>
    <w:rsid w:val="00C202E1"/>
    <w:rsid w:val="00C2053A"/>
    <w:rsid w:val="00C20857"/>
    <w:rsid w:val="00C208E2"/>
    <w:rsid w:val="00C20CD5"/>
    <w:rsid w:val="00C20E74"/>
    <w:rsid w:val="00C21406"/>
    <w:rsid w:val="00C21F6A"/>
    <w:rsid w:val="00C21F76"/>
    <w:rsid w:val="00C22755"/>
    <w:rsid w:val="00C22820"/>
    <w:rsid w:val="00C23444"/>
    <w:rsid w:val="00C23780"/>
    <w:rsid w:val="00C238F5"/>
    <w:rsid w:val="00C239F7"/>
    <w:rsid w:val="00C23F43"/>
    <w:rsid w:val="00C2443D"/>
    <w:rsid w:val="00C244E4"/>
    <w:rsid w:val="00C24ACD"/>
    <w:rsid w:val="00C24B01"/>
    <w:rsid w:val="00C25160"/>
    <w:rsid w:val="00C25174"/>
    <w:rsid w:val="00C2561C"/>
    <w:rsid w:val="00C25706"/>
    <w:rsid w:val="00C25B2A"/>
    <w:rsid w:val="00C267F1"/>
    <w:rsid w:val="00C26FD8"/>
    <w:rsid w:val="00C273E8"/>
    <w:rsid w:val="00C27483"/>
    <w:rsid w:val="00C27484"/>
    <w:rsid w:val="00C2763E"/>
    <w:rsid w:val="00C2773C"/>
    <w:rsid w:val="00C27A2B"/>
    <w:rsid w:val="00C3047A"/>
    <w:rsid w:val="00C30F9B"/>
    <w:rsid w:val="00C319A8"/>
    <w:rsid w:val="00C3280D"/>
    <w:rsid w:val="00C329D0"/>
    <w:rsid w:val="00C33658"/>
    <w:rsid w:val="00C33D83"/>
    <w:rsid w:val="00C347AD"/>
    <w:rsid w:val="00C34DE7"/>
    <w:rsid w:val="00C3516C"/>
    <w:rsid w:val="00C355D0"/>
    <w:rsid w:val="00C35706"/>
    <w:rsid w:val="00C35C07"/>
    <w:rsid w:val="00C35F61"/>
    <w:rsid w:val="00C3600A"/>
    <w:rsid w:val="00C36C38"/>
    <w:rsid w:val="00C373E8"/>
    <w:rsid w:val="00C3772F"/>
    <w:rsid w:val="00C40060"/>
    <w:rsid w:val="00C40359"/>
    <w:rsid w:val="00C40733"/>
    <w:rsid w:val="00C40A35"/>
    <w:rsid w:val="00C40AF4"/>
    <w:rsid w:val="00C40F2A"/>
    <w:rsid w:val="00C41496"/>
    <w:rsid w:val="00C41D23"/>
    <w:rsid w:val="00C43710"/>
    <w:rsid w:val="00C44182"/>
    <w:rsid w:val="00C44AD2"/>
    <w:rsid w:val="00C44E0D"/>
    <w:rsid w:val="00C45393"/>
    <w:rsid w:val="00C45CCB"/>
    <w:rsid w:val="00C46764"/>
    <w:rsid w:val="00C4682F"/>
    <w:rsid w:val="00C4747F"/>
    <w:rsid w:val="00C47783"/>
    <w:rsid w:val="00C47BE5"/>
    <w:rsid w:val="00C5010F"/>
    <w:rsid w:val="00C50CA9"/>
    <w:rsid w:val="00C5117D"/>
    <w:rsid w:val="00C517F2"/>
    <w:rsid w:val="00C51BF1"/>
    <w:rsid w:val="00C51C8B"/>
    <w:rsid w:val="00C51F67"/>
    <w:rsid w:val="00C523D2"/>
    <w:rsid w:val="00C527AC"/>
    <w:rsid w:val="00C52C54"/>
    <w:rsid w:val="00C52D37"/>
    <w:rsid w:val="00C530F0"/>
    <w:rsid w:val="00C5390E"/>
    <w:rsid w:val="00C53DF5"/>
    <w:rsid w:val="00C53F01"/>
    <w:rsid w:val="00C5406B"/>
    <w:rsid w:val="00C5452F"/>
    <w:rsid w:val="00C54ED0"/>
    <w:rsid w:val="00C552D0"/>
    <w:rsid w:val="00C55B50"/>
    <w:rsid w:val="00C55D60"/>
    <w:rsid w:val="00C55DF2"/>
    <w:rsid w:val="00C564F7"/>
    <w:rsid w:val="00C568CD"/>
    <w:rsid w:val="00C5691F"/>
    <w:rsid w:val="00C56F47"/>
    <w:rsid w:val="00C57071"/>
    <w:rsid w:val="00C60C5D"/>
    <w:rsid w:val="00C61A46"/>
    <w:rsid w:val="00C61AE7"/>
    <w:rsid w:val="00C62374"/>
    <w:rsid w:val="00C62423"/>
    <w:rsid w:val="00C624A4"/>
    <w:rsid w:val="00C62531"/>
    <w:rsid w:val="00C62D4B"/>
    <w:rsid w:val="00C642B2"/>
    <w:rsid w:val="00C6462A"/>
    <w:rsid w:val="00C64726"/>
    <w:rsid w:val="00C647BB"/>
    <w:rsid w:val="00C64837"/>
    <w:rsid w:val="00C64CED"/>
    <w:rsid w:val="00C65837"/>
    <w:rsid w:val="00C659F7"/>
    <w:rsid w:val="00C65BA4"/>
    <w:rsid w:val="00C65DF1"/>
    <w:rsid w:val="00C6616F"/>
    <w:rsid w:val="00C66911"/>
    <w:rsid w:val="00C66C5A"/>
    <w:rsid w:val="00C67365"/>
    <w:rsid w:val="00C6739E"/>
    <w:rsid w:val="00C67C68"/>
    <w:rsid w:val="00C67F05"/>
    <w:rsid w:val="00C67FD0"/>
    <w:rsid w:val="00C70320"/>
    <w:rsid w:val="00C709CC"/>
    <w:rsid w:val="00C70AEA"/>
    <w:rsid w:val="00C70C77"/>
    <w:rsid w:val="00C70E41"/>
    <w:rsid w:val="00C716F6"/>
    <w:rsid w:val="00C71796"/>
    <w:rsid w:val="00C71900"/>
    <w:rsid w:val="00C71932"/>
    <w:rsid w:val="00C71B7D"/>
    <w:rsid w:val="00C71D34"/>
    <w:rsid w:val="00C732DF"/>
    <w:rsid w:val="00C73940"/>
    <w:rsid w:val="00C73A85"/>
    <w:rsid w:val="00C7537D"/>
    <w:rsid w:val="00C75540"/>
    <w:rsid w:val="00C757CF"/>
    <w:rsid w:val="00C75ABF"/>
    <w:rsid w:val="00C776DD"/>
    <w:rsid w:val="00C777B7"/>
    <w:rsid w:val="00C8037C"/>
    <w:rsid w:val="00C80485"/>
    <w:rsid w:val="00C81285"/>
    <w:rsid w:val="00C81542"/>
    <w:rsid w:val="00C82232"/>
    <w:rsid w:val="00C82552"/>
    <w:rsid w:val="00C82ABF"/>
    <w:rsid w:val="00C8308F"/>
    <w:rsid w:val="00C834F4"/>
    <w:rsid w:val="00C83ACA"/>
    <w:rsid w:val="00C83E52"/>
    <w:rsid w:val="00C84E24"/>
    <w:rsid w:val="00C857A4"/>
    <w:rsid w:val="00C85B8C"/>
    <w:rsid w:val="00C8648A"/>
    <w:rsid w:val="00C868C4"/>
    <w:rsid w:val="00C8727E"/>
    <w:rsid w:val="00C875F9"/>
    <w:rsid w:val="00C87C28"/>
    <w:rsid w:val="00C87E94"/>
    <w:rsid w:val="00C904D8"/>
    <w:rsid w:val="00C9055F"/>
    <w:rsid w:val="00C90821"/>
    <w:rsid w:val="00C90839"/>
    <w:rsid w:val="00C90D56"/>
    <w:rsid w:val="00C90F7F"/>
    <w:rsid w:val="00C91414"/>
    <w:rsid w:val="00C91EF9"/>
    <w:rsid w:val="00C9224D"/>
    <w:rsid w:val="00C928C7"/>
    <w:rsid w:val="00C94181"/>
    <w:rsid w:val="00C94189"/>
    <w:rsid w:val="00C9429C"/>
    <w:rsid w:val="00C9462E"/>
    <w:rsid w:val="00C94DFC"/>
    <w:rsid w:val="00C94FF2"/>
    <w:rsid w:val="00C9519E"/>
    <w:rsid w:val="00C951DE"/>
    <w:rsid w:val="00C95526"/>
    <w:rsid w:val="00C96C97"/>
    <w:rsid w:val="00C96F9D"/>
    <w:rsid w:val="00C970A7"/>
    <w:rsid w:val="00C97A2C"/>
    <w:rsid w:val="00CA066E"/>
    <w:rsid w:val="00CA0D37"/>
    <w:rsid w:val="00CA0EC1"/>
    <w:rsid w:val="00CA100D"/>
    <w:rsid w:val="00CA18C9"/>
    <w:rsid w:val="00CA1BDF"/>
    <w:rsid w:val="00CA1EC7"/>
    <w:rsid w:val="00CA1EDC"/>
    <w:rsid w:val="00CA2AD0"/>
    <w:rsid w:val="00CA2CC4"/>
    <w:rsid w:val="00CA2EDB"/>
    <w:rsid w:val="00CA2F97"/>
    <w:rsid w:val="00CA321D"/>
    <w:rsid w:val="00CA38D1"/>
    <w:rsid w:val="00CA3CA0"/>
    <w:rsid w:val="00CA572B"/>
    <w:rsid w:val="00CA5F0F"/>
    <w:rsid w:val="00CA6659"/>
    <w:rsid w:val="00CA6B95"/>
    <w:rsid w:val="00CA6ECB"/>
    <w:rsid w:val="00CA7268"/>
    <w:rsid w:val="00CA7C1E"/>
    <w:rsid w:val="00CB04AB"/>
    <w:rsid w:val="00CB0922"/>
    <w:rsid w:val="00CB0980"/>
    <w:rsid w:val="00CB0A35"/>
    <w:rsid w:val="00CB0B23"/>
    <w:rsid w:val="00CB0EEA"/>
    <w:rsid w:val="00CB1002"/>
    <w:rsid w:val="00CB110C"/>
    <w:rsid w:val="00CB1342"/>
    <w:rsid w:val="00CB1971"/>
    <w:rsid w:val="00CB1BC9"/>
    <w:rsid w:val="00CB1D53"/>
    <w:rsid w:val="00CB1D97"/>
    <w:rsid w:val="00CB22CC"/>
    <w:rsid w:val="00CB2716"/>
    <w:rsid w:val="00CB33F7"/>
    <w:rsid w:val="00CB431A"/>
    <w:rsid w:val="00CB4458"/>
    <w:rsid w:val="00CB461D"/>
    <w:rsid w:val="00CB47CB"/>
    <w:rsid w:val="00CB4B64"/>
    <w:rsid w:val="00CB5191"/>
    <w:rsid w:val="00CB6838"/>
    <w:rsid w:val="00CB7CAE"/>
    <w:rsid w:val="00CC0048"/>
    <w:rsid w:val="00CC0ABA"/>
    <w:rsid w:val="00CC0FFD"/>
    <w:rsid w:val="00CC1001"/>
    <w:rsid w:val="00CC1185"/>
    <w:rsid w:val="00CC11BD"/>
    <w:rsid w:val="00CC15C0"/>
    <w:rsid w:val="00CC1618"/>
    <w:rsid w:val="00CC1689"/>
    <w:rsid w:val="00CC1753"/>
    <w:rsid w:val="00CC2B5D"/>
    <w:rsid w:val="00CC3A1F"/>
    <w:rsid w:val="00CC42F4"/>
    <w:rsid w:val="00CC4EF8"/>
    <w:rsid w:val="00CC51B8"/>
    <w:rsid w:val="00CC54AF"/>
    <w:rsid w:val="00CC5B31"/>
    <w:rsid w:val="00CC5CDB"/>
    <w:rsid w:val="00CC5ECA"/>
    <w:rsid w:val="00CC5F2D"/>
    <w:rsid w:val="00CC5FFC"/>
    <w:rsid w:val="00CC6817"/>
    <w:rsid w:val="00CC6BA4"/>
    <w:rsid w:val="00CC6C91"/>
    <w:rsid w:val="00CC6E76"/>
    <w:rsid w:val="00CC73D8"/>
    <w:rsid w:val="00CC7D10"/>
    <w:rsid w:val="00CC7ECC"/>
    <w:rsid w:val="00CD0C95"/>
    <w:rsid w:val="00CD104B"/>
    <w:rsid w:val="00CD186B"/>
    <w:rsid w:val="00CD1CFE"/>
    <w:rsid w:val="00CD1E3D"/>
    <w:rsid w:val="00CD20A3"/>
    <w:rsid w:val="00CD2AB6"/>
    <w:rsid w:val="00CD2C91"/>
    <w:rsid w:val="00CD2E78"/>
    <w:rsid w:val="00CD3462"/>
    <w:rsid w:val="00CD34EE"/>
    <w:rsid w:val="00CD3767"/>
    <w:rsid w:val="00CD3C09"/>
    <w:rsid w:val="00CD45A3"/>
    <w:rsid w:val="00CD495B"/>
    <w:rsid w:val="00CD50F0"/>
    <w:rsid w:val="00CD5594"/>
    <w:rsid w:val="00CD5AAA"/>
    <w:rsid w:val="00CD6DC4"/>
    <w:rsid w:val="00CD6E44"/>
    <w:rsid w:val="00CD7310"/>
    <w:rsid w:val="00CD73C1"/>
    <w:rsid w:val="00CE00DA"/>
    <w:rsid w:val="00CE031E"/>
    <w:rsid w:val="00CE0F7D"/>
    <w:rsid w:val="00CE13AE"/>
    <w:rsid w:val="00CE237D"/>
    <w:rsid w:val="00CE2A51"/>
    <w:rsid w:val="00CE2D4D"/>
    <w:rsid w:val="00CE2DF8"/>
    <w:rsid w:val="00CE2FED"/>
    <w:rsid w:val="00CE3C97"/>
    <w:rsid w:val="00CE4426"/>
    <w:rsid w:val="00CE4521"/>
    <w:rsid w:val="00CE4F6E"/>
    <w:rsid w:val="00CE501C"/>
    <w:rsid w:val="00CE5145"/>
    <w:rsid w:val="00CE545C"/>
    <w:rsid w:val="00CE5520"/>
    <w:rsid w:val="00CE5864"/>
    <w:rsid w:val="00CE5AD9"/>
    <w:rsid w:val="00CE5EE8"/>
    <w:rsid w:val="00CE5F3A"/>
    <w:rsid w:val="00CE6037"/>
    <w:rsid w:val="00CE6795"/>
    <w:rsid w:val="00CE6836"/>
    <w:rsid w:val="00CE7334"/>
    <w:rsid w:val="00CF0736"/>
    <w:rsid w:val="00CF10E6"/>
    <w:rsid w:val="00CF16C9"/>
    <w:rsid w:val="00CF182E"/>
    <w:rsid w:val="00CF1FA7"/>
    <w:rsid w:val="00CF256D"/>
    <w:rsid w:val="00CF295A"/>
    <w:rsid w:val="00CF32A7"/>
    <w:rsid w:val="00CF33C7"/>
    <w:rsid w:val="00CF3443"/>
    <w:rsid w:val="00CF3447"/>
    <w:rsid w:val="00CF37BF"/>
    <w:rsid w:val="00CF3907"/>
    <w:rsid w:val="00CF3E4C"/>
    <w:rsid w:val="00CF4409"/>
    <w:rsid w:val="00CF455B"/>
    <w:rsid w:val="00CF5005"/>
    <w:rsid w:val="00CF5314"/>
    <w:rsid w:val="00CF5375"/>
    <w:rsid w:val="00CF572A"/>
    <w:rsid w:val="00CF638D"/>
    <w:rsid w:val="00CF660D"/>
    <w:rsid w:val="00CF6EDA"/>
    <w:rsid w:val="00CF7456"/>
    <w:rsid w:val="00CF787F"/>
    <w:rsid w:val="00CF7C91"/>
    <w:rsid w:val="00D00121"/>
    <w:rsid w:val="00D00430"/>
    <w:rsid w:val="00D0072D"/>
    <w:rsid w:val="00D01499"/>
    <w:rsid w:val="00D01546"/>
    <w:rsid w:val="00D015D5"/>
    <w:rsid w:val="00D01B7B"/>
    <w:rsid w:val="00D01DAD"/>
    <w:rsid w:val="00D02550"/>
    <w:rsid w:val="00D02889"/>
    <w:rsid w:val="00D028CE"/>
    <w:rsid w:val="00D03137"/>
    <w:rsid w:val="00D038C5"/>
    <w:rsid w:val="00D04436"/>
    <w:rsid w:val="00D04577"/>
    <w:rsid w:val="00D04EB9"/>
    <w:rsid w:val="00D05A2B"/>
    <w:rsid w:val="00D05B46"/>
    <w:rsid w:val="00D05EEC"/>
    <w:rsid w:val="00D06587"/>
    <w:rsid w:val="00D06C2C"/>
    <w:rsid w:val="00D06E84"/>
    <w:rsid w:val="00D07AF0"/>
    <w:rsid w:val="00D07D3A"/>
    <w:rsid w:val="00D07E8F"/>
    <w:rsid w:val="00D10FCE"/>
    <w:rsid w:val="00D117F1"/>
    <w:rsid w:val="00D11860"/>
    <w:rsid w:val="00D11B5E"/>
    <w:rsid w:val="00D11B69"/>
    <w:rsid w:val="00D12109"/>
    <w:rsid w:val="00D129C0"/>
    <w:rsid w:val="00D12E03"/>
    <w:rsid w:val="00D13495"/>
    <w:rsid w:val="00D1350B"/>
    <w:rsid w:val="00D13D15"/>
    <w:rsid w:val="00D140A1"/>
    <w:rsid w:val="00D146EC"/>
    <w:rsid w:val="00D14BBF"/>
    <w:rsid w:val="00D155D2"/>
    <w:rsid w:val="00D1577C"/>
    <w:rsid w:val="00D15A9A"/>
    <w:rsid w:val="00D15AB1"/>
    <w:rsid w:val="00D160B5"/>
    <w:rsid w:val="00D1672B"/>
    <w:rsid w:val="00D168D6"/>
    <w:rsid w:val="00D16FA2"/>
    <w:rsid w:val="00D171EE"/>
    <w:rsid w:val="00D171F6"/>
    <w:rsid w:val="00D17623"/>
    <w:rsid w:val="00D2035F"/>
    <w:rsid w:val="00D20E68"/>
    <w:rsid w:val="00D212E0"/>
    <w:rsid w:val="00D219B0"/>
    <w:rsid w:val="00D21A35"/>
    <w:rsid w:val="00D2257C"/>
    <w:rsid w:val="00D226BC"/>
    <w:rsid w:val="00D2301E"/>
    <w:rsid w:val="00D231E4"/>
    <w:rsid w:val="00D23216"/>
    <w:rsid w:val="00D238FA"/>
    <w:rsid w:val="00D23A89"/>
    <w:rsid w:val="00D23B9E"/>
    <w:rsid w:val="00D23D15"/>
    <w:rsid w:val="00D23D1F"/>
    <w:rsid w:val="00D23D84"/>
    <w:rsid w:val="00D24021"/>
    <w:rsid w:val="00D243EB"/>
    <w:rsid w:val="00D24E76"/>
    <w:rsid w:val="00D25A9E"/>
    <w:rsid w:val="00D25BE3"/>
    <w:rsid w:val="00D25F54"/>
    <w:rsid w:val="00D26CD2"/>
    <w:rsid w:val="00D26D12"/>
    <w:rsid w:val="00D27055"/>
    <w:rsid w:val="00D27733"/>
    <w:rsid w:val="00D27B4C"/>
    <w:rsid w:val="00D27C50"/>
    <w:rsid w:val="00D307DD"/>
    <w:rsid w:val="00D30E08"/>
    <w:rsid w:val="00D30E0D"/>
    <w:rsid w:val="00D31403"/>
    <w:rsid w:val="00D3165F"/>
    <w:rsid w:val="00D31B0D"/>
    <w:rsid w:val="00D31BAD"/>
    <w:rsid w:val="00D329E0"/>
    <w:rsid w:val="00D333D9"/>
    <w:rsid w:val="00D3363D"/>
    <w:rsid w:val="00D33F7C"/>
    <w:rsid w:val="00D3420B"/>
    <w:rsid w:val="00D34251"/>
    <w:rsid w:val="00D3487E"/>
    <w:rsid w:val="00D348D7"/>
    <w:rsid w:val="00D348EF"/>
    <w:rsid w:val="00D34921"/>
    <w:rsid w:val="00D352AF"/>
    <w:rsid w:val="00D35613"/>
    <w:rsid w:val="00D363E8"/>
    <w:rsid w:val="00D369BC"/>
    <w:rsid w:val="00D3706C"/>
    <w:rsid w:val="00D37241"/>
    <w:rsid w:val="00D37724"/>
    <w:rsid w:val="00D4070F"/>
    <w:rsid w:val="00D4137D"/>
    <w:rsid w:val="00D4229A"/>
    <w:rsid w:val="00D422D1"/>
    <w:rsid w:val="00D42B1D"/>
    <w:rsid w:val="00D43446"/>
    <w:rsid w:val="00D43884"/>
    <w:rsid w:val="00D448B3"/>
    <w:rsid w:val="00D449DB"/>
    <w:rsid w:val="00D44D38"/>
    <w:rsid w:val="00D44FA1"/>
    <w:rsid w:val="00D452B5"/>
    <w:rsid w:val="00D452EA"/>
    <w:rsid w:val="00D4554E"/>
    <w:rsid w:val="00D45A21"/>
    <w:rsid w:val="00D45BCD"/>
    <w:rsid w:val="00D460D7"/>
    <w:rsid w:val="00D47177"/>
    <w:rsid w:val="00D47822"/>
    <w:rsid w:val="00D479E5"/>
    <w:rsid w:val="00D47F61"/>
    <w:rsid w:val="00D50394"/>
    <w:rsid w:val="00D50469"/>
    <w:rsid w:val="00D505E3"/>
    <w:rsid w:val="00D508BD"/>
    <w:rsid w:val="00D509A9"/>
    <w:rsid w:val="00D51033"/>
    <w:rsid w:val="00D51682"/>
    <w:rsid w:val="00D517E5"/>
    <w:rsid w:val="00D51A76"/>
    <w:rsid w:val="00D5205F"/>
    <w:rsid w:val="00D524B3"/>
    <w:rsid w:val="00D5254A"/>
    <w:rsid w:val="00D530E9"/>
    <w:rsid w:val="00D53154"/>
    <w:rsid w:val="00D5345C"/>
    <w:rsid w:val="00D53B79"/>
    <w:rsid w:val="00D53CD3"/>
    <w:rsid w:val="00D53CDB"/>
    <w:rsid w:val="00D53F1A"/>
    <w:rsid w:val="00D54694"/>
    <w:rsid w:val="00D547C2"/>
    <w:rsid w:val="00D54A2D"/>
    <w:rsid w:val="00D54AFD"/>
    <w:rsid w:val="00D55A57"/>
    <w:rsid w:val="00D55A72"/>
    <w:rsid w:val="00D56CFD"/>
    <w:rsid w:val="00D57427"/>
    <w:rsid w:val="00D576CB"/>
    <w:rsid w:val="00D5790D"/>
    <w:rsid w:val="00D57963"/>
    <w:rsid w:val="00D57A32"/>
    <w:rsid w:val="00D57BB3"/>
    <w:rsid w:val="00D6082C"/>
    <w:rsid w:val="00D60B53"/>
    <w:rsid w:val="00D60E60"/>
    <w:rsid w:val="00D61079"/>
    <w:rsid w:val="00D614D1"/>
    <w:rsid w:val="00D618A3"/>
    <w:rsid w:val="00D6194D"/>
    <w:rsid w:val="00D62510"/>
    <w:rsid w:val="00D6255C"/>
    <w:rsid w:val="00D6328D"/>
    <w:rsid w:val="00D632CE"/>
    <w:rsid w:val="00D6381B"/>
    <w:rsid w:val="00D6399F"/>
    <w:rsid w:val="00D63C8E"/>
    <w:rsid w:val="00D642F1"/>
    <w:rsid w:val="00D6490F"/>
    <w:rsid w:val="00D650C9"/>
    <w:rsid w:val="00D65B8B"/>
    <w:rsid w:val="00D65C8D"/>
    <w:rsid w:val="00D65E0B"/>
    <w:rsid w:val="00D6610C"/>
    <w:rsid w:val="00D671DB"/>
    <w:rsid w:val="00D70DE1"/>
    <w:rsid w:val="00D71D56"/>
    <w:rsid w:val="00D73083"/>
    <w:rsid w:val="00D7391A"/>
    <w:rsid w:val="00D73FE5"/>
    <w:rsid w:val="00D74349"/>
    <w:rsid w:val="00D74A00"/>
    <w:rsid w:val="00D75551"/>
    <w:rsid w:val="00D756E2"/>
    <w:rsid w:val="00D756F4"/>
    <w:rsid w:val="00D75777"/>
    <w:rsid w:val="00D758F4"/>
    <w:rsid w:val="00D76EC7"/>
    <w:rsid w:val="00D7732F"/>
    <w:rsid w:val="00D777E6"/>
    <w:rsid w:val="00D778E3"/>
    <w:rsid w:val="00D77950"/>
    <w:rsid w:val="00D77BBD"/>
    <w:rsid w:val="00D80387"/>
    <w:rsid w:val="00D803CA"/>
    <w:rsid w:val="00D80809"/>
    <w:rsid w:val="00D81975"/>
    <w:rsid w:val="00D82CB1"/>
    <w:rsid w:val="00D82D5B"/>
    <w:rsid w:val="00D83225"/>
    <w:rsid w:val="00D83751"/>
    <w:rsid w:val="00D837A4"/>
    <w:rsid w:val="00D83ACE"/>
    <w:rsid w:val="00D83E55"/>
    <w:rsid w:val="00D83E91"/>
    <w:rsid w:val="00D84478"/>
    <w:rsid w:val="00D84619"/>
    <w:rsid w:val="00D8461D"/>
    <w:rsid w:val="00D84BEE"/>
    <w:rsid w:val="00D84C27"/>
    <w:rsid w:val="00D84E73"/>
    <w:rsid w:val="00D85D9A"/>
    <w:rsid w:val="00D85DAF"/>
    <w:rsid w:val="00D86423"/>
    <w:rsid w:val="00D86CA8"/>
    <w:rsid w:val="00D87126"/>
    <w:rsid w:val="00D873CA"/>
    <w:rsid w:val="00D90160"/>
    <w:rsid w:val="00D9018A"/>
    <w:rsid w:val="00D9032B"/>
    <w:rsid w:val="00D90C65"/>
    <w:rsid w:val="00D9228A"/>
    <w:rsid w:val="00D92C49"/>
    <w:rsid w:val="00D9393A"/>
    <w:rsid w:val="00D93EBD"/>
    <w:rsid w:val="00D94758"/>
    <w:rsid w:val="00D94834"/>
    <w:rsid w:val="00D94A92"/>
    <w:rsid w:val="00D94B17"/>
    <w:rsid w:val="00D95678"/>
    <w:rsid w:val="00D95AEA"/>
    <w:rsid w:val="00D95AF9"/>
    <w:rsid w:val="00D96016"/>
    <w:rsid w:val="00D96301"/>
    <w:rsid w:val="00D96CCE"/>
    <w:rsid w:val="00D97306"/>
    <w:rsid w:val="00D979C0"/>
    <w:rsid w:val="00DA0F2C"/>
    <w:rsid w:val="00DA1494"/>
    <w:rsid w:val="00DA157C"/>
    <w:rsid w:val="00DA1FE6"/>
    <w:rsid w:val="00DA2451"/>
    <w:rsid w:val="00DA2840"/>
    <w:rsid w:val="00DA342F"/>
    <w:rsid w:val="00DA3454"/>
    <w:rsid w:val="00DA34A5"/>
    <w:rsid w:val="00DA3564"/>
    <w:rsid w:val="00DA3964"/>
    <w:rsid w:val="00DA3B2E"/>
    <w:rsid w:val="00DA3FD4"/>
    <w:rsid w:val="00DA40D5"/>
    <w:rsid w:val="00DA41AE"/>
    <w:rsid w:val="00DA4411"/>
    <w:rsid w:val="00DA4847"/>
    <w:rsid w:val="00DA53BA"/>
    <w:rsid w:val="00DA565F"/>
    <w:rsid w:val="00DA586F"/>
    <w:rsid w:val="00DA68C0"/>
    <w:rsid w:val="00DA68DE"/>
    <w:rsid w:val="00DA6F0E"/>
    <w:rsid w:val="00DA771B"/>
    <w:rsid w:val="00DA7834"/>
    <w:rsid w:val="00DB1060"/>
    <w:rsid w:val="00DB1461"/>
    <w:rsid w:val="00DB1521"/>
    <w:rsid w:val="00DB19B0"/>
    <w:rsid w:val="00DB21C2"/>
    <w:rsid w:val="00DB2445"/>
    <w:rsid w:val="00DB2A46"/>
    <w:rsid w:val="00DB2C59"/>
    <w:rsid w:val="00DB3009"/>
    <w:rsid w:val="00DB3ADB"/>
    <w:rsid w:val="00DB3BB6"/>
    <w:rsid w:val="00DB42BE"/>
    <w:rsid w:val="00DB45B9"/>
    <w:rsid w:val="00DB493B"/>
    <w:rsid w:val="00DB4CB5"/>
    <w:rsid w:val="00DB527C"/>
    <w:rsid w:val="00DB528F"/>
    <w:rsid w:val="00DB6089"/>
    <w:rsid w:val="00DB6256"/>
    <w:rsid w:val="00DB6408"/>
    <w:rsid w:val="00DB64D8"/>
    <w:rsid w:val="00DB6553"/>
    <w:rsid w:val="00DB65FC"/>
    <w:rsid w:val="00DB6B6A"/>
    <w:rsid w:val="00DB70AD"/>
    <w:rsid w:val="00DB7757"/>
    <w:rsid w:val="00DB78B0"/>
    <w:rsid w:val="00DB794E"/>
    <w:rsid w:val="00DB7A98"/>
    <w:rsid w:val="00DC008E"/>
    <w:rsid w:val="00DC009F"/>
    <w:rsid w:val="00DC041E"/>
    <w:rsid w:val="00DC0F8C"/>
    <w:rsid w:val="00DC11F0"/>
    <w:rsid w:val="00DC1C6D"/>
    <w:rsid w:val="00DC2814"/>
    <w:rsid w:val="00DC2E8F"/>
    <w:rsid w:val="00DC30D4"/>
    <w:rsid w:val="00DC31FB"/>
    <w:rsid w:val="00DC3359"/>
    <w:rsid w:val="00DC34B2"/>
    <w:rsid w:val="00DC3ACE"/>
    <w:rsid w:val="00DC3D34"/>
    <w:rsid w:val="00DC424E"/>
    <w:rsid w:val="00DC4D65"/>
    <w:rsid w:val="00DC5C5C"/>
    <w:rsid w:val="00DC6A96"/>
    <w:rsid w:val="00DC6B47"/>
    <w:rsid w:val="00DC70BB"/>
    <w:rsid w:val="00DC7286"/>
    <w:rsid w:val="00DC7731"/>
    <w:rsid w:val="00DD037E"/>
    <w:rsid w:val="00DD057B"/>
    <w:rsid w:val="00DD1086"/>
    <w:rsid w:val="00DD13BD"/>
    <w:rsid w:val="00DD1619"/>
    <w:rsid w:val="00DD1869"/>
    <w:rsid w:val="00DD188D"/>
    <w:rsid w:val="00DD1B52"/>
    <w:rsid w:val="00DD1CB0"/>
    <w:rsid w:val="00DD1F5C"/>
    <w:rsid w:val="00DD203E"/>
    <w:rsid w:val="00DD20B1"/>
    <w:rsid w:val="00DD237A"/>
    <w:rsid w:val="00DD326F"/>
    <w:rsid w:val="00DD362B"/>
    <w:rsid w:val="00DD3697"/>
    <w:rsid w:val="00DD3D2C"/>
    <w:rsid w:val="00DD4401"/>
    <w:rsid w:val="00DD465D"/>
    <w:rsid w:val="00DD4CF9"/>
    <w:rsid w:val="00DD55C6"/>
    <w:rsid w:val="00DD55D1"/>
    <w:rsid w:val="00DD5799"/>
    <w:rsid w:val="00DD630B"/>
    <w:rsid w:val="00DD6E1A"/>
    <w:rsid w:val="00DD7157"/>
    <w:rsid w:val="00DD720E"/>
    <w:rsid w:val="00DD77F7"/>
    <w:rsid w:val="00DD7A85"/>
    <w:rsid w:val="00DD7B6C"/>
    <w:rsid w:val="00DE082F"/>
    <w:rsid w:val="00DE0E04"/>
    <w:rsid w:val="00DE1077"/>
    <w:rsid w:val="00DE10ED"/>
    <w:rsid w:val="00DE1165"/>
    <w:rsid w:val="00DE12CF"/>
    <w:rsid w:val="00DE1733"/>
    <w:rsid w:val="00DE21E7"/>
    <w:rsid w:val="00DE2765"/>
    <w:rsid w:val="00DE2D9B"/>
    <w:rsid w:val="00DE31AC"/>
    <w:rsid w:val="00DE38E6"/>
    <w:rsid w:val="00DE3C85"/>
    <w:rsid w:val="00DE3DD8"/>
    <w:rsid w:val="00DE400C"/>
    <w:rsid w:val="00DE4706"/>
    <w:rsid w:val="00DE47C0"/>
    <w:rsid w:val="00DE4A0E"/>
    <w:rsid w:val="00DE5760"/>
    <w:rsid w:val="00DE5A5C"/>
    <w:rsid w:val="00DE5D36"/>
    <w:rsid w:val="00DE6215"/>
    <w:rsid w:val="00DE6E19"/>
    <w:rsid w:val="00DE71FB"/>
    <w:rsid w:val="00DE7398"/>
    <w:rsid w:val="00DE754A"/>
    <w:rsid w:val="00DE7575"/>
    <w:rsid w:val="00DE75CA"/>
    <w:rsid w:val="00DE78FC"/>
    <w:rsid w:val="00DE7EB5"/>
    <w:rsid w:val="00DE7F20"/>
    <w:rsid w:val="00DE7F61"/>
    <w:rsid w:val="00DE7FB5"/>
    <w:rsid w:val="00DF002E"/>
    <w:rsid w:val="00DF0EA3"/>
    <w:rsid w:val="00DF1E6B"/>
    <w:rsid w:val="00DF22D4"/>
    <w:rsid w:val="00DF2520"/>
    <w:rsid w:val="00DF280C"/>
    <w:rsid w:val="00DF29AA"/>
    <w:rsid w:val="00DF44E0"/>
    <w:rsid w:val="00DF48AF"/>
    <w:rsid w:val="00DF57D8"/>
    <w:rsid w:val="00DF63F4"/>
    <w:rsid w:val="00DF6B1A"/>
    <w:rsid w:val="00DF6D21"/>
    <w:rsid w:val="00DF7293"/>
    <w:rsid w:val="00DF7681"/>
    <w:rsid w:val="00DF78B1"/>
    <w:rsid w:val="00DF7E6D"/>
    <w:rsid w:val="00E0025C"/>
    <w:rsid w:val="00E00630"/>
    <w:rsid w:val="00E013DA"/>
    <w:rsid w:val="00E0170E"/>
    <w:rsid w:val="00E01E7B"/>
    <w:rsid w:val="00E02152"/>
    <w:rsid w:val="00E02220"/>
    <w:rsid w:val="00E02332"/>
    <w:rsid w:val="00E02344"/>
    <w:rsid w:val="00E02868"/>
    <w:rsid w:val="00E02ED6"/>
    <w:rsid w:val="00E0368B"/>
    <w:rsid w:val="00E04023"/>
    <w:rsid w:val="00E04763"/>
    <w:rsid w:val="00E049DC"/>
    <w:rsid w:val="00E04AF3"/>
    <w:rsid w:val="00E058E2"/>
    <w:rsid w:val="00E069D4"/>
    <w:rsid w:val="00E0748A"/>
    <w:rsid w:val="00E07A3F"/>
    <w:rsid w:val="00E1064C"/>
    <w:rsid w:val="00E112E0"/>
    <w:rsid w:val="00E11580"/>
    <w:rsid w:val="00E11948"/>
    <w:rsid w:val="00E11C99"/>
    <w:rsid w:val="00E1334B"/>
    <w:rsid w:val="00E13536"/>
    <w:rsid w:val="00E13D03"/>
    <w:rsid w:val="00E13ECF"/>
    <w:rsid w:val="00E143A7"/>
    <w:rsid w:val="00E143AF"/>
    <w:rsid w:val="00E14633"/>
    <w:rsid w:val="00E14695"/>
    <w:rsid w:val="00E146AE"/>
    <w:rsid w:val="00E15078"/>
    <w:rsid w:val="00E154AE"/>
    <w:rsid w:val="00E15BE2"/>
    <w:rsid w:val="00E173DD"/>
    <w:rsid w:val="00E17802"/>
    <w:rsid w:val="00E20613"/>
    <w:rsid w:val="00E20E49"/>
    <w:rsid w:val="00E20ECF"/>
    <w:rsid w:val="00E20FEF"/>
    <w:rsid w:val="00E21698"/>
    <w:rsid w:val="00E21C90"/>
    <w:rsid w:val="00E21F29"/>
    <w:rsid w:val="00E234B0"/>
    <w:rsid w:val="00E23698"/>
    <w:rsid w:val="00E23918"/>
    <w:rsid w:val="00E23F24"/>
    <w:rsid w:val="00E24B24"/>
    <w:rsid w:val="00E2526A"/>
    <w:rsid w:val="00E25544"/>
    <w:rsid w:val="00E25875"/>
    <w:rsid w:val="00E25A0E"/>
    <w:rsid w:val="00E25E58"/>
    <w:rsid w:val="00E266E0"/>
    <w:rsid w:val="00E26DC6"/>
    <w:rsid w:val="00E26FC6"/>
    <w:rsid w:val="00E275A0"/>
    <w:rsid w:val="00E27617"/>
    <w:rsid w:val="00E27F25"/>
    <w:rsid w:val="00E3057A"/>
    <w:rsid w:val="00E3059C"/>
    <w:rsid w:val="00E305BD"/>
    <w:rsid w:val="00E306F8"/>
    <w:rsid w:val="00E30BE8"/>
    <w:rsid w:val="00E30E65"/>
    <w:rsid w:val="00E30F8C"/>
    <w:rsid w:val="00E32794"/>
    <w:rsid w:val="00E327A6"/>
    <w:rsid w:val="00E32C58"/>
    <w:rsid w:val="00E32D6C"/>
    <w:rsid w:val="00E3307E"/>
    <w:rsid w:val="00E333F4"/>
    <w:rsid w:val="00E33C66"/>
    <w:rsid w:val="00E33CDB"/>
    <w:rsid w:val="00E33D45"/>
    <w:rsid w:val="00E34677"/>
    <w:rsid w:val="00E34968"/>
    <w:rsid w:val="00E34E29"/>
    <w:rsid w:val="00E350F4"/>
    <w:rsid w:val="00E35400"/>
    <w:rsid w:val="00E35F30"/>
    <w:rsid w:val="00E36964"/>
    <w:rsid w:val="00E36E40"/>
    <w:rsid w:val="00E372B2"/>
    <w:rsid w:val="00E374D7"/>
    <w:rsid w:val="00E37C97"/>
    <w:rsid w:val="00E37CAC"/>
    <w:rsid w:val="00E37D63"/>
    <w:rsid w:val="00E37D66"/>
    <w:rsid w:val="00E401ED"/>
    <w:rsid w:val="00E4066F"/>
    <w:rsid w:val="00E40944"/>
    <w:rsid w:val="00E41001"/>
    <w:rsid w:val="00E415B2"/>
    <w:rsid w:val="00E41EE6"/>
    <w:rsid w:val="00E42124"/>
    <w:rsid w:val="00E4267F"/>
    <w:rsid w:val="00E427AF"/>
    <w:rsid w:val="00E4355F"/>
    <w:rsid w:val="00E43722"/>
    <w:rsid w:val="00E43F54"/>
    <w:rsid w:val="00E443B5"/>
    <w:rsid w:val="00E44416"/>
    <w:rsid w:val="00E45D67"/>
    <w:rsid w:val="00E45E79"/>
    <w:rsid w:val="00E46006"/>
    <w:rsid w:val="00E461F5"/>
    <w:rsid w:val="00E4620A"/>
    <w:rsid w:val="00E46286"/>
    <w:rsid w:val="00E4706A"/>
    <w:rsid w:val="00E47362"/>
    <w:rsid w:val="00E478BD"/>
    <w:rsid w:val="00E500A9"/>
    <w:rsid w:val="00E5014C"/>
    <w:rsid w:val="00E50243"/>
    <w:rsid w:val="00E506B1"/>
    <w:rsid w:val="00E510B7"/>
    <w:rsid w:val="00E511FE"/>
    <w:rsid w:val="00E51236"/>
    <w:rsid w:val="00E516B4"/>
    <w:rsid w:val="00E51C1F"/>
    <w:rsid w:val="00E51D8B"/>
    <w:rsid w:val="00E51E8A"/>
    <w:rsid w:val="00E52099"/>
    <w:rsid w:val="00E5210E"/>
    <w:rsid w:val="00E52CA9"/>
    <w:rsid w:val="00E538A2"/>
    <w:rsid w:val="00E53A68"/>
    <w:rsid w:val="00E53FE1"/>
    <w:rsid w:val="00E54885"/>
    <w:rsid w:val="00E54FF6"/>
    <w:rsid w:val="00E55BAB"/>
    <w:rsid w:val="00E55FC9"/>
    <w:rsid w:val="00E56B00"/>
    <w:rsid w:val="00E5713F"/>
    <w:rsid w:val="00E57A4A"/>
    <w:rsid w:val="00E57BEF"/>
    <w:rsid w:val="00E57DD2"/>
    <w:rsid w:val="00E601E5"/>
    <w:rsid w:val="00E61577"/>
    <w:rsid w:val="00E61B95"/>
    <w:rsid w:val="00E62315"/>
    <w:rsid w:val="00E62514"/>
    <w:rsid w:val="00E63045"/>
    <w:rsid w:val="00E63228"/>
    <w:rsid w:val="00E6327C"/>
    <w:rsid w:val="00E63606"/>
    <w:rsid w:val="00E63631"/>
    <w:rsid w:val="00E636D9"/>
    <w:rsid w:val="00E63E4B"/>
    <w:rsid w:val="00E646B4"/>
    <w:rsid w:val="00E64788"/>
    <w:rsid w:val="00E648BE"/>
    <w:rsid w:val="00E653CD"/>
    <w:rsid w:val="00E658DA"/>
    <w:rsid w:val="00E661E9"/>
    <w:rsid w:val="00E66474"/>
    <w:rsid w:val="00E664F3"/>
    <w:rsid w:val="00E6671F"/>
    <w:rsid w:val="00E667FC"/>
    <w:rsid w:val="00E674C7"/>
    <w:rsid w:val="00E67D79"/>
    <w:rsid w:val="00E711BB"/>
    <w:rsid w:val="00E71261"/>
    <w:rsid w:val="00E713FE"/>
    <w:rsid w:val="00E71572"/>
    <w:rsid w:val="00E71D81"/>
    <w:rsid w:val="00E72C1D"/>
    <w:rsid w:val="00E72CC6"/>
    <w:rsid w:val="00E72EA2"/>
    <w:rsid w:val="00E72F0D"/>
    <w:rsid w:val="00E73CEC"/>
    <w:rsid w:val="00E740E6"/>
    <w:rsid w:val="00E743B6"/>
    <w:rsid w:val="00E74970"/>
    <w:rsid w:val="00E74ABA"/>
    <w:rsid w:val="00E74DDC"/>
    <w:rsid w:val="00E75339"/>
    <w:rsid w:val="00E755C5"/>
    <w:rsid w:val="00E75799"/>
    <w:rsid w:val="00E759A5"/>
    <w:rsid w:val="00E75EA8"/>
    <w:rsid w:val="00E75F74"/>
    <w:rsid w:val="00E76275"/>
    <w:rsid w:val="00E7653F"/>
    <w:rsid w:val="00E76549"/>
    <w:rsid w:val="00E774B7"/>
    <w:rsid w:val="00E77588"/>
    <w:rsid w:val="00E77D5D"/>
    <w:rsid w:val="00E80A74"/>
    <w:rsid w:val="00E813C2"/>
    <w:rsid w:val="00E8149D"/>
    <w:rsid w:val="00E820F0"/>
    <w:rsid w:val="00E82246"/>
    <w:rsid w:val="00E82380"/>
    <w:rsid w:val="00E824F1"/>
    <w:rsid w:val="00E82DE3"/>
    <w:rsid w:val="00E83876"/>
    <w:rsid w:val="00E844F0"/>
    <w:rsid w:val="00E845E3"/>
    <w:rsid w:val="00E84BD5"/>
    <w:rsid w:val="00E84E34"/>
    <w:rsid w:val="00E84FFF"/>
    <w:rsid w:val="00E85057"/>
    <w:rsid w:val="00E857E0"/>
    <w:rsid w:val="00E85F56"/>
    <w:rsid w:val="00E863CB"/>
    <w:rsid w:val="00E86A39"/>
    <w:rsid w:val="00E86F4D"/>
    <w:rsid w:val="00E900B4"/>
    <w:rsid w:val="00E91263"/>
    <w:rsid w:val="00E918F9"/>
    <w:rsid w:val="00E91A23"/>
    <w:rsid w:val="00E91FD5"/>
    <w:rsid w:val="00E927E8"/>
    <w:rsid w:val="00E92D91"/>
    <w:rsid w:val="00E92F4E"/>
    <w:rsid w:val="00E93247"/>
    <w:rsid w:val="00E93AA2"/>
    <w:rsid w:val="00E94014"/>
    <w:rsid w:val="00E942AB"/>
    <w:rsid w:val="00E948FC"/>
    <w:rsid w:val="00E94FF8"/>
    <w:rsid w:val="00E95706"/>
    <w:rsid w:val="00E95851"/>
    <w:rsid w:val="00E95CFD"/>
    <w:rsid w:val="00EA01FD"/>
    <w:rsid w:val="00EA0B6B"/>
    <w:rsid w:val="00EA1218"/>
    <w:rsid w:val="00EA1371"/>
    <w:rsid w:val="00EA1751"/>
    <w:rsid w:val="00EA1A32"/>
    <w:rsid w:val="00EA1D85"/>
    <w:rsid w:val="00EA27C4"/>
    <w:rsid w:val="00EA28CD"/>
    <w:rsid w:val="00EA2A89"/>
    <w:rsid w:val="00EA30F7"/>
    <w:rsid w:val="00EA353A"/>
    <w:rsid w:val="00EA39A8"/>
    <w:rsid w:val="00EA41F1"/>
    <w:rsid w:val="00EA4344"/>
    <w:rsid w:val="00EA458C"/>
    <w:rsid w:val="00EA4771"/>
    <w:rsid w:val="00EA4964"/>
    <w:rsid w:val="00EA5573"/>
    <w:rsid w:val="00EA574B"/>
    <w:rsid w:val="00EA57B7"/>
    <w:rsid w:val="00EA5EF1"/>
    <w:rsid w:val="00EA5F9C"/>
    <w:rsid w:val="00EA6121"/>
    <w:rsid w:val="00EA620A"/>
    <w:rsid w:val="00EA6360"/>
    <w:rsid w:val="00EA6B4E"/>
    <w:rsid w:val="00EA6E94"/>
    <w:rsid w:val="00EA78CD"/>
    <w:rsid w:val="00EA7AFF"/>
    <w:rsid w:val="00EB05CC"/>
    <w:rsid w:val="00EB0BF9"/>
    <w:rsid w:val="00EB10DA"/>
    <w:rsid w:val="00EB11A7"/>
    <w:rsid w:val="00EB11ED"/>
    <w:rsid w:val="00EB1385"/>
    <w:rsid w:val="00EB26D2"/>
    <w:rsid w:val="00EB335D"/>
    <w:rsid w:val="00EB3383"/>
    <w:rsid w:val="00EB3C8C"/>
    <w:rsid w:val="00EB3D76"/>
    <w:rsid w:val="00EB50E7"/>
    <w:rsid w:val="00EB532E"/>
    <w:rsid w:val="00EB61AF"/>
    <w:rsid w:val="00EB6624"/>
    <w:rsid w:val="00EB67D1"/>
    <w:rsid w:val="00EB69D7"/>
    <w:rsid w:val="00EB6CF9"/>
    <w:rsid w:val="00EB6F93"/>
    <w:rsid w:val="00EB6F9B"/>
    <w:rsid w:val="00EB719B"/>
    <w:rsid w:val="00EB7288"/>
    <w:rsid w:val="00EB7A92"/>
    <w:rsid w:val="00EB7C5C"/>
    <w:rsid w:val="00EC0073"/>
    <w:rsid w:val="00EC03EA"/>
    <w:rsid w:val="00EC0C41"/>
    <w:rsid w:val="00EC1102"/>
    <w:rsid w:val="00EC1361"/>
    <w:rsid w:val="00EC14F4"/>
    <w:rsid w:val="00EC1929"/>
    <w:rsid w:val="00EC222C"/>
    <w:rsid w:val="00EC36D9"/>
    <w:rsid w:val="00EC3984"/>
    <w:rsid w:val="00EC48F2"/>
    <w:rsid w:val="00EC4B07"/>
    <w:rsid w:val="00EC4EDD"/>
    <w:rsid w:val="00EC4F8D"/>
    <w:rsid w:val="00EC5589"/>
    <w:rsid w:val="00EC580A"/>
    <w:rsid w:val="00EC594B"/>
    <w:rsid w:val="00EC648E"/>
    <w:rsid w:val="00EC649A"/>
    <w:rsid w:val="00EC6A3F"/>
    <w:rsid w:val="00EC6AEC"/>
    <w:rsid w:val="00EC6AED"/>
    <w:rsid w:val="00EC6E79"/>
    <w:rsid w:val="00EC7AC6"/>
    <w:rsid w:val="00EC7B70"/>
    <w:rsid w:val="00EC7C85"/>
    <w:rsid w:val="00ED01BC"/>
    <w:rsid w:val="00ED0204"/>
    <w:rsid w:val="00ED03B5"/>
    <w:rsid w:val="00ED053A"/>
    <w:rsid w:val="00ED0954"/>
    <w:rsid w:val="00ED0B24"/>
    <w:rsid w:val="00ED0D45"/>
    <w:rsid w:val="00ED1008"/>
    <w:rsid w:val="00ED162C"/>
    <w:rsid w:val="00ED26FD"/>
    <w:rsid w:val="00ED32C2"/>
    <w:rsid w:val="00ED3606"/>
    <w:rsid w:val="00ED3C8D"/>
    <w:rsid w:val="00ED3C9A"/>
    <w:rsid w:val="00ED439E"/>
    <w:rsid w:val="00ED4E8C"/>
    <w:rsid w:val="00ED4ED3"/>
    <w:rsid w:val="00ED4F12"/>
    <w:rsid w:val="00ED57A1"/>
    <w:rsid w:val="00ED627E"/>
    <w:rsid w:val="00ED7088"/>
    <w:rsid w:val="00ED7224"/>
    <w:rsid w:val="00ED7238"/>
    <w:rsid w:val="00ED72C9"/>
    <w:rsid w:val="00ED72EA"/>
    <w:rsid w:val="00ED76D3"/>
    <w:rsid w:val="00ED77E6"/>
    <w:rsid w:val="00ED792C"/>
    <w:rsid w:val="00ED7A9B"/>
    <w:rsid w:val="00ED7FF5"/>
    <w:rsid w:val="00EE0094"/>
    <w:rsid w:val="00EE00B3"/>
    <w:rsid w:val="00EE01EE"/>
    <w:rsid w:val="00EE078A"/>
    <w:rsid w:val="00EE0CAD"/>
    <w:rsid w:val="00EE0DBD"/>
    <w:rsid w:val="00EE0FAA"/>
    <w:rsid w:val="00EE1195"/>
    <w:rsid w:val="00EE1A26"/>
    <w:rsid w:val="00EE1B07"/>
    <w:rsid w:val="00EE2009"/>
    <w:rsid w:val="00EE2C24"/>
    <w:rsid w:val="00EE2C97"/>
    <w:rsid w:val="00EE2CB3"/>
    <w:rsid w:val="00EE2EAF"/>
    <w:rsid w:val="00EE2F97"/>
    <w:rsid w:val="00EE3152"/>
    <w:rsid w:val="00EE315D"/>
    <w:rsid w:val="00EE322B"/>
    <w:rsid w:val="00EE3B25"/>
    <w:rsid w:val="00EE4377"/>
    <w:rsid w:val="00EE4767"/>
    <w:rsid w:val="00EE4E84"/>
    <w:rsid w:val="00EE4F73"/>
    <w:rsid w:val="00EE4FA7"/>
    <w:rsid w:val="00EE650C"/>
    <w:rsid w:val="00EE6535"/>
    <w:rsid w:val="00EE6840"/>
    <w:rsid w:val="00EE6BAB"/>
    <w:rsid w:val="00EE799B"/>
    <w:rsid w:val="00EE7DCF"/>
    <w:rsid w:val="00EE7F41"/>
    <w:rsid w:val="00EE7F86"/>
    <w:rsid w:val="00EF02D2"/>
    <w:rsid w:val="00EF0521"/>
    <w:rsid w:val="00EF057E"/>
    <w:rsid w:val="00EF0596"/>
    <w:rsid w:val="00EF0892"/>
    <w:rsid w:val="00EF0C2E"/>
    <w:rsid w:val="00EF48F0"/>
    <w:rsid w:val="00EF51B0"/>
    <w:rsid w:val="00EF5263"/>
    <w:rsid w:val="00EF540E"/>
    <w:rsid w:val="00EF56EC"/>
    <w:rsid w:val="00EF62E7"/>
    <w:rsid w:val="00EF66FB"/>
    <w:rsid w:val="00EF6709"/>
    <w:rsid w:val="00EF6810"/>
    <w:rsid w:val="00EF6D90"/>
    <w:rsid w:val="00EF731A"/>
    <w:rsid w:val="00F00514"/>
    <w:rsid w:val="00F0052D"/>
    <w:rsid w:val="00F00C12"/>
    <w:rsid w:val="00F0109B"/>
    <w:rsid w:val="00F01A60"/>
    <w:rsid w:val="00F01B35"/>
    <w:rsid w:val="00F02209"/>
    <w:rsid w:val="00F022BA"/>
    <w:rsid w:val="00F026BA"/>
    <w:rsid w:val="00F02731"/>
    <w:rsid w:val="00F02A7C"/>
    <w:rsid w:val="00F03448"/>
    <w:rsid w:val="00F03507"/>
    <w:rsid w:val="00F03731"/>
    <w:rsid w:val="00F042BD"/>
    <w:rsid w:val="00F047D3"/>
    <w:rsid w:val="00F04832"/>
    <w:rsid w:val="00F04944"/>
    <w:rsid w:val="00F05788"/>
    <w:rsid w:val="00F05792"/>
    <w:rsid w:val="00F05E0C"/>
    <w:rsid w:val="00F0642B"/>
    <w:rsid w:val="00F0659A"/>
    <w:rsid w:val="00F065A8"/>
    <w:rsid w:val="00F0661B"/>
    <w:rsid w:val="00F0669F"/>
    <w:rsid w:val="00F06F07"/>
    <w:rsid w:val="00F06F2C"/>
    <w:rsid w:val="00F0710F"/>
    <w:rsid w:val="00F0772F"/>
    <w:rsid w:val="00F077F9"/>
    <w:rsid w:val="00F100E5"/>
    <w:rsid w:val="00F107AA"/>
    <w:rsid w:val="00F10BEF"/>
    <w:rsid w:val="00F10C5F"/>
    <w:rsid w:val="00F10CF0"/>
    <w:rsid w:val="00F113E1"/>
    <w:rsid w:val="00F118BE"/>
    <w:rsid w:val="00F11C50"/>
    <w:rsid w:val="00F11EA1"/>
    <w:rsid w:val="00F1217D"/>
    <w:rsid w:val="00F124A1"/>
    <w:rsid w:val="00F125AC"/>
    <w:rsid w:val="00F13702"/>
    <w:rsid w:val="00F1391E"/>
    <w:rsid w:val="00F13B1C"/>
    <w:rsid w:val="00F14593"/>
    <w:rsid w:val="00F14B5C"/>
    <w:rsid w:val="00F14C9C"/>
    <w:rsid w:val="00F14DE9"/>
    <w:rsid w:val="00F1531F"/>
    <w:rsid w:val="00F1555A"/>
    <w:rsid w:val="00F156AD"/>
    <w:rsid w:val="00F158DF"/>
    <w:rsid w:val="00F15B96"/>
    <w:rsid w:val="00F16D01"/>
    <w:rsid w:val="00F16E03"/>
    <w:rsid w:val="00F16FFC"/>
    <w:rsid w:val="00F173E9"/>
    <w:rsid w:val="00F17768"/>
    <w:rsid w:val="00F177DF"/>
    <w:rsid w:val="00F17B87"/>
    <w:rsid w:val="00F17CDF"/>
    <w:rsid w:val="00F17D6E"/>
    <w:rsid w:val="00F20667"/>
    <w:rsid w:val="00F20D38"/>
    <w:rsid w:val="00F20DC2"/>
    <w:rsid w:val="00F20F71"/>
    <w:rsid w:val="00F21136"/>
    <w:rsid w:val="00F212BE"/>
    <w:rsid w:val="00F21CD8"/>
    <w:rsid w:val="00F21D66"/>
    <w:rsid w:val="00F220A8"/>
    <w:rsid w:val="00F2233F"/>
    <w:rsid w:val="00F22537"/>
    <w:rsid w:val="00F22A89"/>
    <w:rsid w:val="00F22D06"/>
    <w:rsid w:val="00F23465"/>
    <w:rsid w:val="00F23491"/>
    <w:rsid w:val="00F2375E"/>
    <w:rsid w:val="00F23DCC"/>
    <w:rsid w:val="00F24532"/>
    <w:rsid w:val="00F25228"/>
    <w:rsid w:val="00F25234"/>
    <w:rsid w:val="00F2562F"/>
    <w:rsid w:val="00F25CB3"/>
    <w:rsid w:val="00F25E26"/>
    <w:rsid w:val="00F2673F"/>
    <w:rsid w:val="00F270DF"/>
    <w:rsid w:val="00F27CF6"/>
    <w:rsid w:val="00F30301"/>
    <w:rsid w:val="00F304CD"/>
    <w:rsid w:val="00F308E2"/>
    <w:rsid w:val="00F30D83"/>
    <w:rsid w:val="00F30FC3"/>
    <w:rsid w:val="00F3186B"/>
    <w:rsid w:val="00F31EB4"/>
    <w:rsid w:val="00F31FDB"/>
    <w:rsid w:val="00F328FD"/>
    <w:rsid w:val="00F33AE8"/>
    <w:rsid w:val="00F33FA2"/>
    <w:rsid w:val="00F348F2"/>
    <w:rsid w:val="00F34F24"/>
    <w:rsid w:val="00F34F4C"/>
    <w:rsid w:val="00F35306"/>
    <w:rsid w:val="00F353BF"/>
    <w:rsid w:val="00F35458"/>
    <w:rsid w:val="00F35B1F"/>
    <w:rsid w:val="00F35CE0"/>
    <w:rsid w:val="00F36CD7"/>
    <w:rsid w:val="00F36E11"/>
    <w:rsid w:val="00F36F35"/>
    <w:rsid w:val="00F371C4"/>
    <w:rsid w:val="00F37759"/>
    <w:rsid w:val="00F406DB"/>
    <w:rsid w:val="00F4099C"/>
    <w:rsid w:val="00F416DB"/>
    <w:rsid w:val="00F41805"/>
    <w:rsid w:val="00F41C53"/>
    <w:rsid w:val="00F42258"/>
    <w:rsid w:val="00F42279"/>
    <w:rsid w:val="00F42716"/>
    <w:rsid w:val="00F42D00"/>
    <w:rsid w:val="00F43003"/>
    <w:rsid w:val="00F436D0"/>
    <w:rsid w:val="00F438E8"/>
    <w:rsid w:val="00F43A1A"/>
    <w:rsid w:val="00F43C40"/>
    <w:rsid w:val="00F44900"/>
    <w:rsid w:val="00F44DC4"/>
    <w:rsid w:val="00F44E01"/>
    <w:rsid w:val="00F4633E"/>
    <w:rsid w:val="00F4680A"/>
    <w:rsid w:val="00F46971"/>
    <w:rsid w:val="00F471BA"/>
    <w:rsid w:val="00F47ECE"/>
    <w:rsid w:val="00F50419"/>
    <w:rsid w:val="00F5076D"/>
    <w:rsid w:val="00F50881"/>
    <w:rsid w:val="00F52083"/>
    <w:rsid w:val="00F5209B"/>
    <w:rsid w:val="00F522A4"/>
    <w:rsid w:val="00F52658"/>
    <w:rsid w:val="00F526B8"/>
    <w:rsid w:val="00F5313B"/>
    <w:rsid w:val="00F536DC"/>
    <w:rsid w:val="00F5372D"/>
    <w:rsid w:val="00F53ACD"/>
    <w:rsid w:val="00F53C21"/>
    <w:rsid w:val="00F53DE9"/>
    <w:rsid w:val="00F5456C"/>
    <w:rsid w:val="00F54F56"/>
    <w:rsid w:val="00F55089"/>
    <w:rsid w:val="00F55383"/>
    <w:rsid w:val="00F5605B"/>
    <w:rsid w:val="00F562CE"/>
    <w:rsid w:val="00F56500"/>
    <w:rsid w:val="00F56C0B"/>
    <w:rsid w:val="00F571AE"/>
    <w:rsid w:val="00F579EB"/>
    <w:rsid w:val="00F60427"/>
    <w:rsid w:val="00F6090C"/>
    <w:rsid w:val="00F61390"/>
    <w:rsid w:val="00F613BD"/>
    <w:rsid w:val="00F61E39"/>
    <w:rsid w:val="00F62874"/>
    <w:rsid w:val="00F62A63"/>
    <w:rsid w:val="00F62FE9"/>
    <w:rsid w:val="00F63AEC"/>
    <w:rsid w:val="00F63E45"/>
    <w:rsid w:val="00F6420A"/>
    <w:rsid w:val="00F64226"/>
    <w:rsid w:val="00F643EF"/>
    <w:rsid w:val="00F6465D"/>
    <w:rsid w:val="00F65771"/>
    <w:rsid w:val="00F663FF"/>
    <w:rsid w:val="00F66C1F"/>
    <w:rsid w:val="00F67122"/>
    <w:rsid w:val="00F67757"/>
    <w:rsid w:val="00F67D9F"/>
    <w:rsid w:val="00F70586"/>
    <w:rsid w:val="00F707A5"/>
    <w:rsid w:val="00F70882"/>
    <w:rsid w:val="00F70E9B"/>
    <w:rsid w:val="00F71B61"/>
    <w:rsid w:val="00F72092"/>
    <w:rsid w:val="00F727DE"/>
    <w:rsid w:val="00F72CC9"/>
    <w:rsid w:val="00F72F07"/>
    <w:rsid w:val="00F736A9"/>
    <w:rsid w:val="00F7380E"/>
    <w:rsid w:val="00F73CF2"/>
    <w:rsid w:val="00F73E97"/>
    <w:rsid w:val="00F74552"/>
    <w:rsid w:val="00F74711"/>
    <w:rsid w:val="00F74726"/>
    <w:rsid w:val="00F74A27"/>
    <w:rsid w:val="00F74F07"/>
    <w:rsid w:val="00F7543D"/>
    <w:rsid w:val="00F75471"/>
    <w:rsid w:val="00F75580"/>
    <w:rsid w:val="00F755BD"/>
    <w:rsid w:val="00F75867"/>
    <w:rsid w:val="00F763EC"/>
    <w:rsid w:val="00F765EF"/>
    <w:rsid w:val="00F765FC"/>
    <w:rsid w:val="00F76B0F"/>
    <w:rsid w:val="00F77B58"/>
    <w:rsid w:val="00F77BA2"/>
    <w:rsid w:val="00F77EA6"/>
    <w:rsid w:val="00F77F67"/>
    <w:rsid w:val="00F8026F"/>
    <w:rsid w:val="00F8132E"/>
    <w:rsid w:val="00F81A4D"/>
    <w:rsid w:val="00F81D93"/>
    <w:rsid w:val="00F82E59"/>
    <w:rsid w:val="00F82F10"/>
    <w:rsid w:val="00F82FD8"/>
    <w:rsid w:val="00F833D0"/>
    <w:rsid w:val="00F83E73"/>
    <w:rsid w:val="00F840A4"/>
    <w:rsid w:val="00F840C1"/>
    <w:rsid w:val="00F84315"/>
    <w:rsid w:val="00F84348"/>
    <w:rsid w:val="00F84610"/>
    <w:rsid w:val="00F84A49"/>
    <w:rsid w:val="00F84E36"/>
    <w:rsid w:val="00F8512A"/>
    <w:rsid w:val="00F859CC"/>
    <w:rsid w:val="00F85BB4"/>
    <w:rsid w:val="00F86131"/>
    <w:rsid w:val="00F86B5D"/>
    <w:rsid w:val="00F86C40"/>
    <w:rsid w:val="00F87AA6"/>
    <w:rsid w:val="00F909F1"/>
    <w:rsid w:val="00F91167"/>
    <w:rsid w:val="00F91A3A"/>
    <w:rsid w:val="00F91F4F"/>
    <w:rsid w:val="00F926AB"/>
    <w:rsid w:val="00F92F39"/>
    <w:rsid w:val="00F92FFC"/>
    <w:rsid w:val="00F93133"/>
    <w:rsid w:val="00F94074"/>
    <w:rsid w:val="00F94430"/>
    <w:rsid w:val="00F94548"/>
    <w:rsid w:val="00F94BB0"/>
    <w:rsid w:val="00F94C48"/>
    <w:rsid w:val="00F953BE"/>
    <w:rsid w:val="00F95949"/>
    <w:rsid w:val="00F95D8F"/>
    <w:rsid w:val="00F96586"/>
    <w:rsid w:val="00F9688B"/>
    <w:rsid w:val="00F96C4E"/>
    <w:rsid w:val="00F96FFF"/>
    <w:rsid w:val="00F975A2"/>
    <w:rsid w:val="00F97B9C"/>
    <w:rsid w:val="00F97CA1"/>
    <w:rsid w:val="00FA0545"/>
    <w:rsid w:val="00FA0B56"/>
    <w:rsid w:val="00FA1373"/>
    <w:rsid w:val="00FA1674"/>
    <w:rsid w:val="00FA1FF4"/>
    <w:rsid w:val="00FA2120"/>
    <w:rsid w:val="00FA2FB3"/>
    <w:rsid w:val="00FA379B"/>
    <w:rsid w:val="00FA3C4A"/>
    <w:rsid w:val="00FA3F3B"/>
    <w:rsid w:val="00FA4757"/>
    <w:rsid w:val="00FA4D4C"/>
    <w:rsid w:val="00FA4F8A"/>
    <w:rsid w:val="00FA51EE"/>
    <w:rsid w:val="00FA5342"/>
    <w:rsid w:val="00FA5784"/>
    <w:rsid w:val="00FA57D4"/>
    <w:rsid w:val="00FA59B1"/>
    <w:rsid w:val="00FA5D1D"/>
    <w:rsid w:val="00FA6022"/>
    <w:rsid w:val="00FA64ED"/>
    <w:rsid w:val="00FA67AD"/>
    <w:rsid w:val="00FA7124"/>
    <w:rsid w:val="00FA7194"/>
    <w:rsid w:val="00FA756D"/>
    <w:rsid w:val="00FA7626"/>
    <w:rsid w:val="00FA7853"/>
    <w:rsid w:val="00FB05A7"/>
    <w:rsid w:val="00FB0CE8"/>
    <w:rsid w:val="00FB16BB"/>
    <w:rsid w:val="00FB20FB"/>
    <w:rsid w:val="00FB2415"/>
    <w:rsid w:val="00FB2AB1"/>
    <w:rsid w:val="00FB2DFA"/>
    <w:rsid w:val="00FB30C9"/>
    <w:rsid w:val="00FB35F6"/>
    <w:rsid w:val="00FB40C5"/>
    <w:rsid w:val="00FB4386"/>
    <w:rsid w:val="00FB445C"/>
    <w:rsid w:val="00FB4742"/>
    <w:rsid w:val="00FB49E8"/>
    <w:rsid w:val="00FB5333"/>
    <w:rsid w:val="00FB5544"/>
    <w:rsid w:val="00FB57B9"/>
    <w:rsid w:val="00FB5994"/>
    <w:rsid w:val="00FB59DF"/>
    <w:rsid w:val="00FB5C17"/>
    <w:rsid w:val="00FB5FF2"/>
    <w:rsid w:val="00FB6472"/>
    <w:rsid w:val="00FB734A"/>
    <w:rsid w:val="00FB7CCB"/>
    <w:rsid w:val="00FB7E80"/>
    <w:rsid w:val="00FC0088"/>
    <w:rsid w:val="00FC0120"/>
    <w:rsid w:val="00FC0804"/>
    <w:rsid w:val="00FC1818"/>
    <w:rsid w:val="00FC2114"/>
    <w:rsid w:val="00FC2AB1"/>
    <w:rsid w:val="00FC2D2D"/>
    <w:rsid w:val="00FC315F"/>
    <w:rsid w:val="00FC3503"/>
    <w:rsid w:val="00FC3FA5"/>
    <w:rsid w:val="00FC429A"/>
    <w:rsid w:val="00FC43D1"/>
    <w:rsid w:val="00FC4C45"/>
    <w:rsid w:val="00FC5C85"/>
    <w:rsid w:val="00FC67E9"/>
    <w:rsid w:val="00FC6EB2"/>
    <w:rsid w:val="00FC71E4"/>
    <w:rsid w:val="00FC730D"/>
    <w:rsid w:val="00FC78C9"/>
    <w:rsid w:val="00FC7F47"/>
    <w:rsid w:val="00FD04FF"/>
    <w:rsid w:val="00FD0509"/>
    <w:rsid w:val="00FD05AC"/>
    <w:rsid w:val="00FD0879"/>
    <w:rsid w:val="00FD09A9"/>
    <w:rsid w:val="00FD0BB5"/>
    <w:rsid w:val="00FD0D3E"/>
    <w:rsid w:val="00FD0EEC"/>
    <w:rsid w:val="00FD12F8"/>
    <w:rsid w:val="00FD161F"/>
    <w:rsid w:val="00FD28AA"/>
    <w:rsid w:val="00FD2BE2"/>
    <w:rsid w:val="00FD2E33"/>
    <w:rsid w:val="00FD3C33"/>
    <w:rsid w:val="00FD3F12"/>
    <w:rsid w:val="00FD42F0"/>
    <w:rsid w:val="00FD4508"/>
    <w:rsid w:val="00FD4CD7"/>
    <w:rsid w:val="00FD4E1A"/>
    <w:rsid w:val="00FD4ED5"/>
    <w:rsid w:val="00FD5F2D"/>
    <w:rsid w:val="00FD6A14"/>
    <w:rsid w:val="00FD6AD1"/>
    <w:rsid w:val="00FD6D7B"/>
    <w:rsid w:val="00FD6F35"/>
    <w:rsid w:val="00FD77F9"/>
    <w:rsid w:val="00FD7B9B"/>
    <w:rsid w:val="00FD7D9A"/>
    <w:rsid w:val="00FE076C"/>
    <w:rsid w:val="00FE0FC2"/>
    <w:rsid w:val="00FE2777"/>
    <w:rsid w:val="00FE28BC"/>
    <w:rsid w:val="00FE296B"/>
    <w:rsid w:val="00FE2FDF"/>
    <w:rsid w:val="00FE2FFE"/>
    <w:rsid w:val="00FE3365"/>
    <w:rsid w:val="00FE3C2F"/>
    <w:rsid w:val="00FE41DC"/>
    <w:rsid w:val="00FE44EC"/>
    <w:rsid w:val="00FE4780"/>
    <w:rsid w:val="00FE48AA"/>
    <w:rsid w:val="00FE4B09"/>
    <w:rsid w:val="00FE5108"/>
    <w:rsid w:val="00FE5A4F"/>
    <w:rsid w:val="00FE5E84"/>
    <w:rsid w:val="00FE5FAE"/>
    <w:rsid w:val="00FE61C0"/>
    <w:rsid w:val="00FE622C"/>
    <w:rsid w:val="00FE64C8"/>
    <w:rsid w:val="00FE6828"/>
    <w:rsid w:val="00FE6F75"/>
    <w:rsid w:val="00FF0651"/>
    <w:rsid w:val="00FF0952"/>
    <w:rsid w:val="00FF0CDE"/>
    <w:rsid w:val="00FF0DCF"/>
    <w:rsid w:val="00FF1122"/>
    <w:rsid w:val="00FF11E9"/>
    <w:rsid w:val="00FF1B7B"/>
    <w:rsid w:val="00FF1E7B"/>
    <w:rsid w:val="00FF3127"/>
    <w:rsid w:val="00FF3141"/>
    <w:rsid w:val="00FF31B6"/>
    <w:rsid w:val="00FF341D"/>
    <w:rsid w:val="00FF3523"/>
    <w:rsid w:val="00FF3EAB"/>
    <w:rsid w:val="00FF3FDF"/>
    <w:rsid w:val="00FF4345"/>
    <w:rsid w:val="00FF4943"/>
    <w:rsid w:val="00FF4AF7"/>
    <w:rsid w:val="00FF4C07"/>
    <w:rsid w:val="00FF4D91"/>
    <w:rsid w:val="00FF50C7"/>
    <w:rsid w:val="00FF541C"/>
    <w:rsid w:val="00FF56FB"/>
    <w:rsid w:val="00FF5DFB"/>
    <w:rsid w:val="00FF5FFC"/>
    <w:rsid w:val="00FF61CB"/>
    <w:rsid w:val="00FF6314"/>
    <w:rsid w:val="00FF64C6"/>
    <w:rsid w:val="00FF6D28"/>
    <w:rsid w:val="00FF6F97"/>
    <w:rsid w:val="00FF7600"/>
    <w:rsid w:val="00FF7E9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F4ABA1D"/>
  <w15:chartTrackingRefBased/>
  <w15:docId w15:val="{98A34570-09DC-45D5-B95B-8D57E13B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30D"/>
    <w:pPr>
      <w:spacing w:after="0" w:line="269" w:lineRule="auto"/>
    </w:pPr>
    <w:rPr>
      <w:rFonts w:ascii="Times New Roman" w:eastAsia="Calibri" w:hAnsi="Times New Roman" w:cs="Times New Roman"/>
      <w:lang w:val="en-US"/>
    </w:rPr>
  </w:style>
  <w:style w:type="paragraph" w:styleId="Heading1">
    <w:name w:val="heading 1"/>
    <w:aliases w:val="H1,level 1,level1,Heading.CAPS,No numbers,SECTION,Hoofdstukkop,Chapter,MNZ ARTICLE"/>
    <w:basedOn w:val="ColorfulList-Accent11"/>
    <w:next w:val="Normal"/>
    <w:link w:val="Heading1Char"/>
    <w:uiPriority w:val="9"/>
    <w:qFormat/>
    <w:rsid w:val="00D96016"/>
    <w:pPr>
      <w:numPr>
        <w:numId w:val="2"/>
      </w:numPr>
      <w:pBdr>
        <w:bottom w:val="single" w:sz="4" w:space="1" w:color="auto"/>
      </w:pBdr>
      <w:outlineLvl w:val="0"/>
    </w:pPr>
    <w:rPr>
      <w:b/>
      <w:smallCaps/>
      <w:sz w:val="26"/>
    </w:rPr>
  </w:style>
  <w:style w:type="paragraph" w:styleId="Heading2">
    <w:name w:val="heading 2"/>
    <w:aliases w:val="H2,level 2,level2,3 bullet,2,3b,R heading 2,Centerhead,Paragraafkop,2 headline,h,h2,h2 main heading,heading 2,Reset numbering,B Heading,h21,headline,l2,list + change bar,???,A,Header 2nd Page,A.B.C.,Activity,Heading 2 Section"/>
    <w:basedOn w:val="ColorfulList-Accent11"/>
    <w:next w:val="Normal"/>
    <w:link w:val="Heading2Char"/>
    <w:qFormat/>
    <w:rsid w:val="00D96016"/>
    <w:pPr>
      <w:numPr>
        <w:ilvl w:val="1"/>
        <w:numId w:val="2"/>
      </w:numPr>
      <w:outlineLvl w:val="1"/>
    </w:pPr>
    <w:rPr>
      <w:b/>
      <w:smallCaps/>
    </w:rPr>
  </w:style>
  <w:style w:type="paragraph" w:styleId="Heading3">
    <w:name w:val="heading 3"/>
    <w:aliases w:val="H3,level 3,level3,Sottoparagrafo,h3,begining of section"/>
    <w:basedOn w:val="Normal"/>
    <w:next w:val="Normal"/>
    <w:link w:val="Heading3Char"/>
    <w:qFormat/>
    <w:rsid w:val="00D96016"/>
    <w:pPr>
      <w:keepNext/>
      <w:keepLines/>
      <w:numPr>
        <w:ilvl w:val="2"/>
        <w:numId w:val="106"/>
      </w:numPr>
      <w:spacing w:before="200"/>
      <w:outlineLvl w:val="2"/>
    </w:pPr>
    <w:rPr>
      <w:rFonts w:ascii="Cambria" w:eastAsia="MS Gothic" w:hAnsi="Cambria"/>
      <w:b/>
      <w:bCs/>
      <w:color w:val="4F81BD"/>
      <w:sz w:val="20"/>
      <w:szCs w:val="20"/>
    </w:rPr>
  </w:style>
  <w:style w:type="paragraph" w:styleId="Heading4">
    <w:name w:val="heading 4"/>
    <w:aliases w:val="H4,level 4,level4,Minor,4 dash,d,3,Dash,THIRD,h4,h41,Título 4B,Level 2 - a,Strat Imp,054"/>
    <w:basedOn w:val="Normal"/>
    <w:next w:val="BodyText3"/>
    <w:link w:val="Heading4Char"/>
    <w:qFormat/>
    <w:rsid w:val="00D96016"/>
    <w:pPr>
      <w:numPr>
        <w:ilvl w:val="3"/>
        <w:numId w:val="106"/>
      </w:numPr>
      <w:tabs>
        <w:tab w:val="left" w:pos="68"/>
      </w:tabs>
      <w:spacing w:after="200" w:line="288" w:lineRule="auto"/>
      <w:jc w:val="both"/>
      <w:outlineLvl w:val="3"/>
    </w:pPr>
    <w:rPr>
      <w:rFonts w:eastAsia="MS Mincho"/>
      <w:sz w:val="20"/>
      <w:szCs w:val="20"/>
      <w:lang w:val="en-GB"/>
    </w:rPr>
  </w:style>
  <w:style w:type="paragraph" w:styleId="Heading5">
    <w:name w:val="heading 5"/>
    <w:aliases w:val="H5,level 5,level5,5 sub-bullet,sb,4,h51,Level 3 - i,h5,Appendix"/>
    <w:basedOn w:val="Normal"/>
    <w:next w:val="Normal"/>
    <w:link w:val="Heading5Char"/>
    <w:uiPriority w:val="99"/>
    <w:unhideWhenUsed/>
    <w:qFormat/>
    <w:rsid w:val="00D96016"/>
    <w:pPr>
      <w:numPr>
        <w:ilvl w:val="4"/>
        <w:numId w:val="106"/>
      </w:numPr>
      <w:spacing w:before="240" w:after="60"/>
      <w:outlineLvl w:val="4"/>
    </w:pPr>
    <w:rPr>
      <w:rFonts w:ascii="Calibri" w:eastAsia="Times New Roman" w:hAnsi="Calibri"/>
      <w:b/>
      <w:bCs/>
      <w:i/>
      <w:iCs/>
      <w:sz w:val="26"/>
      <w:szCs w:val="26"/>
    </w:rPr>
  </w:style>
  <w:style w:type="paragraph" w:styleId="Heading6">
    <w:name w:val="heading 6"/>
    <w:aliases w:val="H6,level 6,level6"/>
    <w:basedOn w:val="Normal"/>
    <w:next w:val="Normal"/>
    <w:link w:val="Heading6Char"/>
    <w:uiPriority w:val="99"/>
    <w:qFormat/>
    <w:rsid w:val="00D96016"/>
    <w:pPr>
      <w:numPr>
        <w:ilvl w:val="5"/>
        <w:numId w:val="106"/>
      </w:numPr>
      <w:tabs>
        <w:tab w:val="left" w:pos="104"/>
      </w:tabs>
      <w:spacing w:after="200" w:line="288" w:lineRule="auto"/>
      <w:jc w:val="both"/>
      <w:outlineLvl w:val="5"/>
    </w:pPr>
    <w:rPr>
      <w:rFonts w:eastAsia="MS Mincho"/>
      <w:sz w:val="20"/>
      <w:szCs w:val="20"/>
      <w:lang w:val="en-GB"/>
    </w:rPr>
  </w:style>
  <w:style w:type="paragraph" w:styleId="Heading7">
    <w:name w:val="heading 7"/>
    <w:aliases w:val="level1noheading,level1-noHeading"/>
    <w:basedOn w:val="Normal"/>
    <w:next w:val="Normal"/>
    <w:link w:val="Heading7Char"/>
    <w:uiPriority w:val="99"/>
    <w:qFormat/>
    <w:rsid w:val="00D96016"/>
    <w:pPr>
      <w:numPr>
        <w:ilvl w:val="6"/>
        <w:numId w:val="106"/>
      </w:numPr>
      <w:spacing w:line="288" w:lineRule="auto"/>
      <w:jc w:val="both"/>
      <w:outlineLvl w:val="6"/>
    </w:pPr>
    <w:rPr>
      <w:rFonts w:ascii="CG Times" w:eastAsia="MS Mincho" w:hAnsi="CG Times"/>
      <w:sz w:val="20"/>
      <w:szCs w:val="20"/>
      <w:lang w:val="en-GB"/>
    </w:rPr>
  </w:style>
  <w:style w:type="paragraph" w:styleId="Heading8">
    <w:name w:val="heading 8"/>
    <w:aliases w:val="level2(a)"/>
    <w:basedOn w:val="Normal"/>
    <w:next w:val="Normal"/>
    <w:link w:val="Heading8Char"/>
    <w:uiPriority w:val="99"/>
    <w:qFormat/>
    <w:rsid w:val="00D96016"/>
    <w:pPr>
      <w:keepNext/>
      <w:keepLines/>
      <w:spacing w:before="200" w:line="276" w:lineRule="auto"/>
      <w:ind w:left="5040"/>
      <w:outlineLvl w:val="7"/>
    </w:pPr>
    <w:rPr>
      <w:rFonts w:ascii="Cambria" w:hAnsi="Cambria"/>
      <w:color w:val="404040"/>
      <w:sz w:val="20"/>
      <w:szCs w:val="20"/>
      <w:lang w:val="en-GB"/>
    </w:rPr>
  </w:style>
  <w:style w:type="paragraph" w:styleId="Heading9">
    <w:name w:val="heading 9"/>
    <w:aliases w:val="level3(i)"/>
    <w:basedOn w:val="Normal"/>
    <w:next w:val="Normal"/>
    <w:link w:val="Heading9Char"/>
    <w:uiPriority w:val="99"/>
    <w:qFormat/>
    <w:rsid w:val="00D96016"/>
    <w:pPr>
      <w:pageBreakBefore/>
      <w:numPr>
        <w:ilvl w:val="8"/>
        <w:numId w:val="106"/>
      </w:numPr>
      <w:tabs>
        <w:tab w:val="left" w:pos="1440"/>
      </w:tabs>
      <w:suppressAutoHyphens/>
      <w:spacing w:after="300" w:line="336" w:lineRule="auto"/>
      <w:jc w:val="center"/>
      <w:outlineLvl w:val="8"/>
    </w:pPr>
    <w:rPr>
      <w:rFonts w:eastAsia="MS Mincho"/>
      <w:b/>
      <w:smallCaps/>
      <w:sz w:val="21"/>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evel 1 Char,level1 Char,Heading.CAPS Char,No numbers Char,SECTION Char,Hoofdstukkop Char,Chapter Char,MNZ ARTICLE Char"/>
    <w:basedOn w:val="DefaultParagraphFont"/>
    <w:link w:val="Heading1"/>
    <w:uiPriority w:val="9"/>
    <w:rsid w:val="00D96016"/>
    <w:rPr>
      <w:rFonts w:ascii="Times New Roman" w:eastAsia="Calibri" w:hAnsi="Times New Roman" w:cs="Times New Roman"/>
      <w:b/>
      <w:smallCaps/>
      <w:sz w:val="26"/>
      <w:lang w:val="en-US"/>
    </w:rPr>
  </w:style>
  <w:style w:type="character" w:customStyle="1" w:styleId="Heading2Char">
    <w:name w:val="Heading 2 Char"/>
    <w:aliases w:val="H2 Char,level 2 Char,level2 Char,3 bullet Char,2 Char,3b Char,R heading 2 Char,Centerhead Char,Paragraafkop Char,2 headline Char,h Char,h2 Char,h2 main heading Char,heading 2 Char,Reset numbering Char,B Heading Char,h21 Char,headline Char"/>
    <w:basedOn w:val="DefaultParagraphFont"/>
    <w:link w:val="Heading2"/>
    <w:rsid w:val="00D96016"/>
    <w:rPr>
      <w:rFonts w:ascii="Times New Roman" w:eastAsia="Calibri" w:hAnsi="Times New Roman" w:cs="Times New Roman"/>
      <w:b/>
      <w:smallCaps/>
      <w:lang w:val="en-US"/>
    </w:rPr>
  </w:style>
  <w:style w:type="character" w:customStyle="1" w:styleId="Heading3Char">
    <w:name w:val="Heading 3 Char"/>
    <w:aliases w:val="H3 Char,level 3 Char,level3 Char,Sottoparagrafo Char,h3 Char,begining of section Char"/>
    <w:basedOn w:val="DefaultParagraphFont"/>
    <w:link w:val="Heading3"/>
    <w:rsid w:val="00D96016"/>
    <w:rPr>
      <w:rFonts w:ascii="Cambria" w:eastAsia="MS Gothic" w:hAnsi="Cambria" w:cs="Times New Roman"/>
      <w:b/>
      <w:bCs/>
      <w:color w:val="4F81BD"/>
      <w:sz w:val="20"/>
      <w:szCs w:val="20"/>
      <w:lang w:val="en-US"/>
    </w:rPr>
  </w:style>
  <w:style w:type="character" w:customStyle="1" w:styleId="Heading4Char">
    <w:name w:val="Heading 4 Char"/>
    <w:aliases w:val="H4 Char,level 4 Char,level4 Char,Minor Char,4 dash Char,d Char,3 Char,Dash Char,THIRD Char,h4 Char,h41 Char,Título 4B Char,Level 2 - a Char,Strat Imp Char,054 Char"/>
    <w:basedOn w:val="DefaultParagraphFont"/>
    <w:link w:val="Heading4"/>
    <w:rsid w:val="00D96016"/>
    <w:rPr>
      <w:rFonts w:ascii="Times New Roman" w:eastAsia="MS Mincho" w:hAnsi="Times New Roman" w:cs="Times New Roman"/>
      <w:sz w:val="20"/>
      <w:szCs w:val="20"/>
    </w:rPr>
  </w:style>
  <w:style w:type="character" w:customStyle="1" w:styleId="Heading5Char">
    <w:name w:val="Heading 5 Char"/>
    <w:aliases w:val="H5 Char,level 5 Char,level5 Char,5 sub-bullet Char,sb Char,4 Char,h51 Char,Level 3 - i Char,h5 Char,Appendix Char"/>
    <w:basedOn w:val="DefaultParagraphFont"/>
    <w:link w:val="Heading5"/>
    <w:uiPriority w:val="99"/>
    <w:rsid w:val="00D96016"/>
    <w:rPr>
      <w:rFonts w:ascii="Calibri" w:eastAsia="Times New Roman" w:hAnsi="Calibri" w:cs="Times New Roman"/>
      <w:b/>
      <w:bCs/>
      <w:i/>
      <w:iCs/>
      <w:sz w:val="26"/>
      <w:szCs w:val="26"/>
      <w:lang w:val="en-US"/>
    </w:rPr>
  </w:style>
  <w:style w:type="character" w:customStyle="1" w:styleId="Heading6Char">
    <w:name w:val="Heading 6 Char"/>
    <w:aliases w:val="H6 Char,level 6 Char,level6 Char"/>
    <w:basedOn w:val="DefaultParagraphFont"/>
    <w:link w:val="Heading6"/>
    <w:uiPriority w:val="99"/>
    <w:rsid w:val="00D96016"/>
    <w:rPr>
      <w:rFonts w:ascii="Times New Roman" w:eastAsia="MS Mincho" w:hAnsi="Times New Roman" w:cs="Times New Roman"/>
      <w:sz w:val="20"/>
      <w:szCs w:val="20"/>
    </w:rPr>
  </w:style>
  <w:style w:type="character" w:customStyle="1" w:styleId="Heading7Char">
    <w:name w:val="Heading 7 Char"/>
    <w:aliases w:val="level1noheading Char,level1-noHeading Char"/>
    <w:basedOn w:val="DefaultParagraphFont"/>
    <w:link w:val="Heading7"/>
    <w:uiPriority w:val="99"/>
    <w:rsid w:val="00D96016"/>
    <w:rPr>
      <w:rFonts w:ascii="CG Times" w:eastAsia="MS Mincho" w:hAnsi="CG Times" w:cs="Times New Roman"/>
      <w:sz w:val="20"/>
      <w:szCs w:val="20"/>
    </w:rPr>
  </w:style>
  <w:style w:type="character" w:customStyle="1" w:styleId="Heading8Char">
    <w:name w:val="Heading 8 Char"/>
    <w:aliases w:val="level2(a) Char"/>
    <w:basedOn w:val="DefaultParagraphFont"/>
    <w:link w:val="Heading8"/>
    <w:uiPriority w:val="99"/>
    <w:rsid w:val="00D96016"/>
    <w:rPr>
      <w:rFonts w:ascii="Cambria" w:eastAsia="Calibri" w:hAnsi="Cambria" w:cs="Times New Roman"/>
      <w:color w:val="404040"/>
      <w:sz w:val="20"/>
      <w:szCs w:val="20"/>
    </w:rPr>
  </w:style>
  <w:style w:type="character" w:customStyle="1" w:styleId="Heading9Char">
    <w:name w:val="Heading 9 Char"/>
    <w:aliases w:val="level3(i) Char"/>
    <w:basedOn w:val="DefaultParagraphFont"/>
    <w:link w:val="Heading9"/>
    <w:uiPriority w:val="99"/>
    <w:rsid w:val="00D96016"/>
    <w:rPr>
      <w:rFonts w:ascii="Times New Roman" w:eastAsia="MS Mincho" w:hAnsi="Times New Roman" w:cs="Times New Roman"/>
      <w:b/>
      <w:smallCaps/>
      <w:sz w:val="21"/>
      <w:szCs w:val="20"/>
    </w:rPr>
  </w:style>
  <w:style w:type="paragraph" w:customStyle="1" w:styleId="ColorfulList-Accent11">
    <w:name w:val="Colorful List - Accent 11"/>
    <w:basedOn w:val="Normal"/>
    <w:qFormat/>
    <w:rsid w:val="00D96016"/>
    <w:pPr>
      <w:ind w:left="720"/>
      <w:contextualSpacing/>
    </w:pPr>
  </w:style>
  <w:style w:type="paragraph" w:styleId="Header">
    <w:name w:val="header"/>
    <w:basedOn w:val="Normal"/>
    <w:link w:val="HeaderChar"/>
    <w:uiPriority w:val="99"/>
    <w:unhideWhenUsed/>
    <w:rsid w:val="00D96016"/>
    <w:pPr>
      <w:tabs>
        <w:tab w:val="center" w:pos="4680"/>
        <w:tab w:val="right" w:pos="9360"/>
      </w:tabs>
      <w:spacing w:line="240" w:lineRule="auto"/>
    </w:pPr>
  </w:style>
  <w:style w:type="character" w:customStyle="1" w:styleId="HeaderChar">
    <w:name w:val="Header Char"/>
    <w:basedOn w:val="DefaultParagraphFont"/>
    <w:link w:val="Header"/>
    <w:uiPriority w:val="99"/>
    <w:rsid w:val="00D96016"/>
    <w:rPr>
      <w:rFonts w:ascii="Times New Roman" w:eastAsia="Calibri" w:hAnsi="Times New Roman" w:cs="Times New Roman"/>
      <w:lang w:val="en-US"/>
    </w:rPr>
  </w:style>
  <w:style w:type="paragraph" w:styleId="Footer">
    <w:name w:val="footer"/>
    <w:basedOn w:val="Normal"/>
    <w:link w:val="FooterChar"/>
    <w:uiPriority w:val="99"/>
    <w:unhideWhenUsed/>
    <w:rsid w:val="00D96016"/>
    <w:pPr>
      <w:tabs>
        <w:tab w:val="center" w:pos="4680"/>
        <w:tab w:val="right" w:pos="9360"/>
      </w:tabs>
      <w:spacing w:line="240" w:lineRule="auto"/>
    </w:pPr>
  </w:style>
  <w:style w:type="character" w:customStyle="1" w:styleId="FooterChar">
    <w:name w:val="Footer Char"/>
    <w:basedOn w:val="DefaultParagraphFont"/>
    <w:link w:val="Footer"/>
    <w:uiPriority w:val="99"/>
    <w:rsid w:val="00D96016"/>
    <w:rPr>
      <w:rFonts w:ascii="Times New Roman" w:eastAsia="Calibri" w:hAnsi="Times New Roman" w:cs="Times New Roman"/>
      <w:lang w:val="en-US"/>
    </w:rPr>
  </w:style>
  <w:style w:type="paragraph" w:styleId="TOC1">
    <w:name w:val="toc 1"/>
    <w:basedOn w:val="Normal"/>
    <w:next w:val="Normal"/>
    <w:autoRedefine/>
    <w:uiPriority w:val="39"/>
    <w:unhideWhenUsed/>
    <w:qFormat/>
    <w:rsid w:val="00194145"/>
    <w:pPr>
      <w:tabs>
        <w:tab w:val="right" w:leader="dot" w:pos="9019"/>
      </w:tabs>
      <w:spacing w:line="240" w:lineRule="auto"/>
      <w:ind w:left="720" w:hanging="720"/>
      <w:jc w:val="both"/>
    </w:pPr>
  </w:style>
  <w:style w:type="paragraph" w:styleId="TOC2">
    <w:name w:val="toc 2"/>
    <w:basedOn w:val="Normal"/>
    <w:next w:val="Normal"/>
    <w:autoRedefine/>
    <w:unhideWhenUsed/>
    <w:qFormat/>
    <w:rsid w:val="00D96016"/>
    <w:pPr>
      <w:tabs>
        <w:tab w:val="left" w:pos="900"/>
        <w:tab w:val="right" w:leader="dot" w:pos="9019"/>
      </w:tabs>
      <w:ind w:left="360"/>
    </w:pPr>
  </w:style>
  <w:style w:type="paragraph" w:styleId="TOC3">
    <w:name w:val="toc 3"/>
    <w:basedOn w:val="Normal"/>
    <w:next w:val="Normal"/>
    <w:autoRedefine/>
    <w:unhideWhenUsed/>
    <w:qFormat/>
    <w:rsid w:val="00D96016"/>
    <w:pPr>
      <w:spacing w:after="100" w:line="276" w:lineRule="auto"/>
      <w:ind w:left="440"/>
    </w:pPr>
    <w:rPr>
      <w:rFonts w:ascii="Calibri" w:eastAsia="MS Mincho" w:hAnsi="Calibri"/>
    </w:rPr>
  </w:style>
  <w:style w:type="paragraph" w:styleId="TOC4">
    <w:name w:val="toc 4"/>
    <w:basedOn w:val="Normal"/>
    <w:next w:val="Normal"/>
    <w:autoRedefine/>
    <w:uiPriority w:val="39"/>
    <w:unhideWhenUsed/>
    <w:rsid w:val="00D96016"/>
    <w:pPr>
      <w:spacing w:after="100" w:line="276" w:lineRule="auto"/>
      <w:ind w:left="660"/>
    </w:pPr>
    <w:rPr>
      <w:rFonts w:ascii="Calibri" w:eastAsia="MS Mincho" w:hAnsi="Calibri"/>
    </w:rPr>
  </w:style>
  <w:style w:type="paragraph" w:styleId="TOC5">
    <w:name w:val="toc 5"/>
    <w:basedOn w:val="Normal"/>
    <w:next w:val="Normal"/>
    <w:autoRedefine/>
    <w:uiPriority w:val="39"/>
    <w:unhideWhenUsed/>
    <w:rsid w:val="00D96016"/>
    <w:pPr>
      <w:spacing w:after="100" w:line="276" w:lineRule="auto"/>
      <w:ind w:left="880"/>
    </w:pPr>
    <w:rPr>
      <w:rFonts w:ascii="Calibri" w:eastAsia="MS Mincho" w:hAnsi="Calibri"/>
    </w:rPr>
  </w:style>
  <w:style w:type="paragraph" w:styleId="TOC6">
    <w:name w:val="toc 6"/>
    <w:basedOn w:val="Normal"/>
    <w:next w:val="Normal"/>
    <w:autoRedefine/>
    <w:uiPriority w:val="39"/>
    <w:unhideWhenUsed/>
    <w:rsid w:val="00D96016"/>
    <w:pPr>
      <w:spacing w:after="100" w:line="276" w:lineRule="auto"/>
      <w:ind w:left="1100"/>
    </w:pPr>
    <w:rPr>
      <w:rFonts w:ascii="Calibri" w:eastAsia="MS Mincho" w:hAnsi="Calibri"/>
    </w:rPr>
  </w:style>
  <w:style w:type="paragraph" w:styleId="TOC7">
    <w:name w:val="toc 7"/>
    <w:basedOn w:val="Normal"/>
    <w:next w:val="Normal"/>
    <w:autoRedefine/>
    <w:uiPriority w:val="39"/>
    <w:unhideWhenUsed/>
    <w:rsid w:val="00D96016"/>
    <w:pPr>
      <w:spacing w:after="100" w:line="276" w:lineRule="auto"/>
      <w:ind w:left="1320"/>
    </w:pPr>
    <w:rPr>
      <w:rFonts w:ascii="Calibri" w:eastAsia="MS Mincho" w:hAnsi="Calibri"/>
    </w:rPr>
  </w:style>
  <w:style w:type="paragraph" w:styleId="TOC8">
    <w:name w:val="toc 8"/>
    <w:basedOn w:val="Normal"/>
    <w:next w:val="Normal"/>
    <w:autoRedefine/>
    <w:uiPriority w:val="39"/>
    <w:unhideWhenUsed/>
    <w:rsid w:val="00D96016"/>
    <w:pPr>
      <w:spacing w:after="100" w:line="276" w:lineRule="auto"/>
      <w:ind w:left="1540"/>
    </w:pPr>
    <w:rPr>
      <w:rFonts w:ascii="Calibri" w:eastAsia="MS Mincho" w:hAnsi="Calibri"/>
    </w:rPr>
  </w:style>
  <w:style w:type="paragraph" w:styleId="TOC9">
    <w:name w:val="toc 9"/>
    <w:basedOn w:val="Normal"/>
    <w:next w:val="Normal"/>
    <w:autoRedefine/>
    <w:uiPriority w:val="39"/>
    <w:unhideWhenUsed/>
    <w:rsid w:val="00D96016"/>
    <w:pPr>
      <w:spacing w:after="100" w:line="276" w:lineRule="auto"/>
      <w:ind w:left="1760"/>
    </w:pPr>
    <w:rPr>
      <w:rFonts w:ascii="Calibri" w:eastAsia="MS Mincho" w:hAnsi="Calibri"/>
    </w:rPr>
  </w:style>
  <w:style w:type="character" w:styleId="Hyperlink">
    <w:name w:val="Hyperlink"/>
    <w:uiPriority w:val="99"/>
    <w:unhideWhenUsed/>
    <w:rsid w:val="00D96016"/>
    <w:rPr>
      <w:color w:val="0000FF"/>
      <w:u w:val="single"/>
    </w:rPr>
  </w:style>
  <w:style w:type="character" w:styleId="CommentReference">
    <w:name w:val="annotation reference"/>
    <w:uiPriority w:val="99"/>
    <w:unhideWhenUsed/>
    <w:rsid w:val="00D96016"/>
    <w:rPr>
      <w:sz w:val="18"/>
      <w:szCs w:val="18"/>
    </w:rPr>
  </w:style>
  <w:style w:type="paragraph" w:styleId="CommentText">
    <w:name w:val="annotation text"/>
    <w:basedOn w:val="Normal"/>
    <w:link w:val="CommentTextChar"/>
    <w:uiPriority w:val="99"/>
    <w:unhideWhenUsed/>
    <w:rsid w:val="00D96016"/>
    <w:rPr>
      <w:sz w:val="24"/>
      <w:szCs w:val="24"/>
    </w:rPr>
  </w:style>
  <w:style w:type="character" w:customStyle="1" w:styleId="CommentTextChar">
    <w:name w:val="Comment Text Char"/>
    <w:basedOn w:val="DefaultParagraphFont"/>
    <w:link w:val="CommentText"/>
    <w:uiPriority w:val="99"/>
    <w:rsid w:val="00D96016"/>
    <w:rPr>
      <w:rFonts w:ascii="Times New Roman" w:eastAsia="Calibri" w:hAnsi="Times New Roman" w:cs="Times New Roman"/>
      <w:sz w:val="24"/>
      <w:szCs w:val="24"/>
      <w:lang w:val="en-US"/>
    </w:rPr>
  </w:style>
  <w:style w:type="paragraph" w:styleId="CommentSubject">
    <w:name w:val="annotation subject"/>
    <w:basedOn w:val="CommentText"/>
    <w:next w:val="CommentText"/>
    <w:link w:val="CommentSubjectChar"/>
    <w:uiPriority w:val="99"/>
    <w:unhideWhenUsed/>
    <w:rsid w:val="00D96016"/>
    <w:rPr>
      <w:b/>
      <w:bCs/>
    </w:rPr>
  </w:style>
  <w:style w:type="character" w:customStyle="1" w:styleId="CommentSubjectChar">
    <w:name w:val="Comment Subject Char"/>
    <w:basedOn w:val="CommentTextChar"/>
    <w:link w:val="CommentSubject"/>
    <w:uiPriority w:val="99"/>
    <w:rsid w:val="00D96016"/>
    <w:rPr>
      <w:rFonts w:ascii="Times New Roman" w:eastAsia="Calibri" w:hAnsi="Times New Roman" w:cs="Times New Roman"/>
      <w:b/>
      <w:bCs/>
      <w:sz w:val="24"/>
      <w:szCs w:val="24"/>
      <w:lang w:val="en-US"/>
    </w:rPr>
  </w:style>
  <w:style w:type="paragraph" w:styleId="BalloonText">
    <w:name w:val="Balloon Text"/>
    <w:basedOn w:val="Normal"/>
    <w:link w:val="BalloonTextChar"/>
    <w:uiPriority w:val="99"/>
    <w:unhideWhenUsed/>
    <w:rsid w:val="00D96016"/>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rsid w:val="00D96016"/>
    <w:rPr>
      <w:rFonts w:ascii="Lucida Grande" w:eastAsia="Calibri" w:hAnsi="Lucida Grande" w:cs="Times New Roman"/>
      <w:sz w:val="18"/>
      <w:szCs w:val="18"/>
      <w:lang w:val="en-US"/>
    </w:rPr>
  </w:style>
  <w:style w:type="paragraph" w:styleId="DocumentMap">
    <w:name w:val="Document Map"/>
    <w:basedOn w:val="Normal"/>
    <w:link w:val="DocumentMapChar"/>
    <w:uiPriority w:val="99"/>
    <w:unhideWhenUsed/>
    <w:rsid w:val="00D96016"/>
    <w:rPr>
      <w:rFonts w:ascii="Lucida Grande" w:hAnsi="Lucida Grande"/>
      <w:sz w:val="24"/>
      <w:szCs w:val="24"/>
    </w:rPr>
  </w:style>
  <w:style w:type="character" w:customStyle="1" w:styleId="DocumentMapChar">
    <w:name w:val="Document Map Char"/>
    <w:basedOn w:val="DefaultParagraphFont"/>
    <w:link w:val="DocumentMap"/>
    <w:uiPriority w:val="99"/>
    <w:rsid w:val="00D96016"/>
    <w:rPr>
      <w:rFonts w:ascii="Lucida Grande" w:eastAsia="Calibri" w:hAnsi="Lucida Grande" w:cs="Times New Roman"/>
      <w:sz w:val="24"/>
      <w:szCs w:val="24"/>
      <w:lang w:val="en-US"/>
    </w:rPr>
  </w:style>
  <w:style w:type="paragraph" w:customStyle="1" w:styleId="ColorfulShading-Accent11">
    <w:name w:val="Colorful Shading - Accent 11"/>
    <w:hidden/>
    <w:rsid w:val="00D96016"/>
    <w:pPr>
      <w:spacing w:after="0" w:line="240" w:lineRule="auto"/>
    </w:pPr>
    <w:rPr>
      <w:rFonts w:ascii="Times New Roman" w:eastAsia="Calibri" w:hAnsi="Times New Roman" w:cs="Times New Roman"/>
      <w:lang w:val="en-US"/>
    </w:rPr>
  </w:style>
  <w:style w:type="paragraph" w:styleId="Revision">
    <w:name w:val="Revision"/>
    <w:hidden/>
    <w:uiPriority w:val="99"/>
    <w:rsid w:val="00D96016"/>
    <w:pPr>
      <w:spacing w:after="0" w:line="240" w:lineRule="auto"/>
    </w:pPr>
    <w:rPr>
      <w:rFonts w:ascii="Times New Roman" w:eastAsia="Calibri" w:hAnsi="Times New Roman" w:cs="Times New Roman"/>
      <w:lang w:val="en-US"/>
    </w:rPr>
  </w:style>
  <w:style w:type="paragraph" w:styleId="ListParagraph">
    <w:name w:val="List Paragraph"/>
    <w:aliases w:val="Paragraph,Resume Title,Citation List,List Paragraph Char Char,Bullet 1,List Paragraph1,b1,Number_1,SGLText List Paragraph,new,lp1,Normal Sentence,ListPar1,List Paragraph2,List Paragraph11,list1,Figure_name,Grey Bullet List"/>
    <w:basedOn w:val="Normal"/>
    <w:link w:val="ListParagraphChar"/>
    <w:qFormat/>
    <w:rsid w:val="00D96016"/>
    <w:pPr>
      <w:ind w:left="720"/>
    </w:pPr>
  </w:style>
  <w:style w:type="paragraph" w:styleId="FootnoteText">
    <w:name w:val="footnote text"/>
    <w:aliases w:val=" Char,Car"/>
    <w:basedOn w:val="Normal"/>
    <w:link w:val="FootnoteTextChar"/>
    <w:unhideWhenUsed/>
    <w:rsid w:val="00D96016"/>
    <w:rPr>
      <w:sz w:val="20"/>
      <w:szCs w:val="20"/>
    </w:rPr>
  </w:style>
  <w:style w:type="character" w:customStyle="1" w:styleId="FootnoteTextChar">
    <w:name w:val="Footnote Text Char"/>
    <w:aliases w:val=" Char Char,Car Char"/>
    <w:basedOn w:val="DefaultParagraphFont"/>
    <w:link w:val="FootnoteText"/>
    <w:rsid w:val="00D96016"/>
    <w:rPr>
      <w:rFonts w:ascii="Times New Roman" w:eastAsia="Calibri" w:hAnsi="Times New Roman" w:cs="Times New Roman"/>
      <w:sz w:val="20"/>
      <w:szCs w:val="20"/>
      <w:lang w:val="en-US"/>
    </w:rPr>
  </w:style>
  <w:style w:type="character" w:styleId="FootnoteReference">
    <w:name w:val="footnote reference"/>
    <w:uiPriority w:val="99"/>
    <w:unhideWhenUsed/>
    <w:rsid w:val="00D96016"/>
    <w:rPr>
      <w:vertAlign w:val="superscript"/>
    </w:rPr>
  </w:style>
  <w:style w:type="paragraph" w:customStyle="1" w:styleId="Standardtext">
    <w:name w:val="Standardtext"/>
    <w:basedOn w:val="Normal"/>
    <w:rsid w:val="00D96016"/>
    <w:pPr>
      <w:widowControl w:val="0"/>
      <w:overflowPunct w:val="0"/>
      <w:autoSpaceDE w:val="0"/>
      <w:autoSpaceDN w:val="0"/>
      <w:adjustRightInd w:val="0"/>
      <w:spacing w:after="240" w:line="288" w:lineRule="auto"/>
      <w:ind w:left="1701"/>
      <w:textAlignment w:val="baseline"/>
    </w:pPr>
    <w:rPr>
      <w:rFonts w:ascii="Helvetica" w:eastAsia="SimSun" w:hAnsi="Helvetica"/>
      <w:szCs w:val="20"/>
      <w:lang w:eastAsia="de-DE"/>
    </w:rPr>
  </w:style>
  <w:style w:type="paragraph" w:customStyle="1" w:styleId="Style">
    <w:name w:val="Style"/>
    <w:rsid w:val="00D96016"/>
    <w:pPr>
      <w:widowControl w:val="0"/>
      <w:autoSpaceDE w:val="0"/>
      <w:autoSpaceDN w:val="0"/>
      <w:adjustRightInd w:val="0"/>
      <w:spacing w:after="0" w:line="240" w:lineRule="auto"/>
    </w:pPr>
    <w:rPr>
      <w:rFonts w:ascii="Arial" w:eastAsia="SimSun" w:hAnsi="Arial" w:cs="Arial"/>
      <w:sz w:val="24"/>
      <w:szCs w:val="24"/>
      <w:lang w:val="en-US"/>
    </w:rPr>
  </w:style>
  <w:style w:type="paragraph" w:styleId="BodyText">
    <w:name w:val="Body Text"/>
    <w:aliases w:val="b"/>
    <w:basedOn w:val="Normal"/>
    <w:link w:val="BodyTextChar"/>
    <w:uiPriority w:val="99"/>
    <w:rsid w:val="00D96016"/>
    <w:pPr>
      <w:spacing w:after="240" w:line="360" w:lineRule="auto"/>
      <w:jc w:val="both"/>
    </w:pPr>
    <w:rPr>
      <w:rFonts w:eastAsia="Times New Roman"/>
      <w:sz w:val="24"/>
      <w:szCs w:val="24"/>
    </w:rPr>
  </w:style>
  <w:style w:type="character" w:customStyle="1" w:styleId="BodyTextChar">
    <w:name w:val="Body Text Char"/>
    <w:aliases w:val="b Char"/>
    <w:basedOn w:val="DefaultParagraphFont"/>
    <w:link w:val="BodyText"/>
    <w:uiPriority w:val="99"/>
    <w:rsid w:val="00D96016"/>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D96016"/>
    <w:pPr>
      <w:keepNext/>
      <w:keepLines/>
      <w:numPr>
        <w:numId w:val="0"/>
      </w:numPr>
      <w:pBdr>
        <w:bottom w:val="none" w:sz="0" w:space="0" w:color="auto"/>
      </w:pBdr>
      <w:spacing w:before="480" w:line="276" w:lineRule="auto"/>
      <w:contextualSpacing w:val="0"/>
      <w:outlineLvl w:val="9"/>
    </w:pPr>
    <w:rPr>
      <w:rFonts w:ascii="Cambria" w:eastAsia="MS Gothic" w:hAnsi="Cambria"/>
      <w:bCs/>
      <w:smallCaps w:val="0"/>
      <w:color w:val="365F91"/>
      <w:sz w:val="28"/>
      <w:szCs w:val="28"/>
      <w:lang w:eastAsia="ja-JP"/>
    </w:rPr>
  </w:style>
  <w:style w:type="paragraph" w:styleId="BodyTextIndent">
    <w:name w:val="Body Text Indent"/>
    <w:basedOn w:val="Normal"/>
    <w:link w:val="BodyTextIndentChar"/>
    <w:uiPriority w:val="99"/>
    <w:unhideWhenUsed/>
    <w:rsid w:val="00D96016"/>
    <w:pPr>
      <w:spacing w:after="120"/>
      <w:ind w:left="283"/>
    </w:pPr>
  </w:style>
  <w:style w:type="character" w:customStyle="1" w:styleId="BodyTextIndentChar">
    <w:name w:val="Body Text Indent Char"/>
    <w:basedOn w:val="DefaultParagraphFont"/>
    <w:link w:val="BodyTextIndent"/>
    <w:uiPriority w:val="99"/>
    <w:rsid w:val="00D96016"/>
    <w:rPr>
      <w:rFonts w:ascii="Times New Roman" w:eastAsia="Calibri" w:hAnsi="Times New Roman" w:cs="Times New Roman"/>
      <w:lang w:val="en-US"/>
    </w:rPr>
  </w:style>
  <w:style w:type="character" w:styleId="PageNumber">
    <w:name w:val="page number"/>
    <w:basedOn w:val="DefaultParagraphFont"/>
    <w:rsid w:val="00D96016"/>
  </w:style>
  <w:style w:type="table" w:styleId="TableGrid">
    <w:name w:val="Table Grid"/>
    <w:basedOn w:val="TableNormal"/>
    <w:uiPriority w:val="59"/>
    <w:rsid w:val="00D96016"/>
    <w:pPr>
      <w:numPr>
        <w:ilvl w:val="1"/>
        <w:numId w:val="1"/>
      </w:numPr>
      <w:spacing w:after="0" w:line="240" w:lineRule="auto"/>
      <w:ind w:left="0" w:firstLine="0"/>
    </w:pPr>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2CharCharCharChar">
    <w:name w:val="Char Char Char Char2 Char Char Char Char"/>
    <w:basedOn w:val="Normal"/>
    <w:rsid w:val="00D96016"/>
    <w:pPr>
      <w:tabs>
        <w:tab w:val="num" w:pos="2599"/>
      </w:tabs>
      <w:spacing w:after="160" w:line="240" w:lineRule="exact"/>
    </w:pPr>
    <w:rPr>
      <w:rFonts w:ascii="Verdana" w:eastAsia="MS Mincho" w:hAnsi="Verdana"/>
      <w:sz w:val="20"/>
      <w:szCs w:val="20"/>
    </w:rPr>
  </w:style>
  <w:style w:type="paragraph" w:customStyle="1" w:styleId="MZ1">
    <w:name w:val="M&amp;Z1"/>
    <w:basedOn w:val="TOC1"/>
    <w:next w:val="TOC2"/>
    <w:autoRedefine/>
    <w:uiPriority w:val="99"/>
    <w:qFormat/>
    <w:rsid w:val="00D96016"/>
    <w:pPr>
      <w:numPr>
        <w:numId w:val="100"/>
      </w:numPr>
      <w:tabs>
        <w:tab w:val="clear" w:pos="-30916"/>
      </w:tabs>
      <w:ind w:left="0" w:firstLine="0"/>
    </w:pPr>
  </w:style>
  <w:style w:type="paragraph" w:customStyle="1" w:styleId="MZ2">
    <w:name w:val="M&amp;Z2"/>
    <w:basedOn w:val="TOC2"/>
    <w:next w:val="MZBT"/>
    <w:autoRedefine/>
    <w:qFormat/>
    <w:rsid w:val="00D96016"/>
    <w:pPr>
      <w:numPr>
        <w:ilvl w:val="1"/>
        <w:numId w:val="100"/>
      </w:numPr>
      <w:tabs>
        <w:tab w:val="clear" w:pos="900"/>
        <w:tab w:val="clear" w:pos="9019"/>
      </w:tabs>
      <w:spacing w:line="240" w:lineRule="auto"/>
      <w:jc w:val="both"/>
      <w:outlineLvl w:val="1"/>
    </w:pPr>
    <w:rPr>
      <w:rFonts w:ascii="Arial" w:hAnsi="Arial"/>
      <w:b/>
      <w:sz w:val="20"/>
    </w:rPr>
  </w:style>
  <w:style w:type="paragraph" w:customStyle="1" w:styleId="MZBT">
    <w:name w:val="M&amp;ZBT"/>
    <w:basedOn w:val="BodyText"/>
    <w:autoRedefine/>
    <w:uiPriority w:val="99"/>
    <w:qFormat/>
    <w:rsid w:val="00080D3C"/>
    <w:pPr>
      <w:tabs>
        <w:tab w:val="left" w:pos="720"/>
      </w:tabs>
      <w:spacing w:after="0" w:line="240" w:lineRule="auto"/>
      <w:jc w:val="left"/>
    </w:pPr>
    <w:rPr>
      <w:rFonts w:eastAsia="MS Mincho"/>
      <w:b/>
      <w:smallCaps/>
      <w:sz w:val="22"/>
      <w:szCs w:val="20"/>
      <w:u w:val="single"/>
    </w:rPr>
  </w:style>
  <w:style w:type="paragraph" w:customStyle="1" w:styleId="MZSchedule">
    <w:name w:val="M&amp;Z Schedule"/>
    <w:basedOn w:val="Normal"/>
    <w:qFormat/>
    <w:rsid w:val="00D96016"/>
    <w:pPr>
      <w:numPr>
        <w:ilvl w:val="6"/>
        <w:numId w:val="101"/>
      </w:numPr>
      <w:spacing w:line="240" w:lineRule="auto"/>
      <w:jc w:val="both"/>
      <w:outlineLvl w:val="0"/>
    </w:pPr>
    <w:rPr>
      <w:rFonts w:ascii="Arial" w:eastAsia="MS Mincho" w:hAnsi="Arial"/>
      <w:b/>
      <w:sz w:val="20"/>
      <w:szCs w:val="20"/>
    </w:rPr>
  </w:style>
  <w:style w:type="paragraph" w:customStyle="1" w:styleId="SubtleEmphasis1">
    <w:name w:val="Subtle Emphasis1"/>
    <w:basedOn w:val="Normal"/>
    <w:uiPriority w:val="34"/>
    <w:qFormat/>
    <w:rsid w:val="00D96016"/>
    <w:pPr>
      <w:spacing w:line="240" w:lineRule="auto"/>
      <w:ind w:left="720"/>
      <w:jc w:val="both"/>
    </w:pPr>
    <w:rPr>
      <w:sz w:val="21"/>
    </w:rPr>
  </w:style>
  <w:style w:type="paragraph" w:styleId="Index1">
    <w:name w:val="index 1"/>
    <w:basedOn w:val="Normal"/>
    <w:next w:val="Normal"/>
    <w:autoRedefine/>
    <w:semiHidden/>
    <w:rsid w:val="00D96016"/>
    <w:pPr>
      <w:spacing w:line="240" w:lineRule="auto"/>
      <w:ind w:left="200" w:hanging="200"/>
    </w:pPr>
    <w:rPr>
      <w:rFonts w:eastAsia="MS Mincho"/>
      <w:sz w:val="20"/>
      <w:szCs w:val="20"/>
    </w:rPr>
  </w:style>
  <w:style w:type="paragraph" w:styleId="Index2">
    <w:name w:val="index 2"/>
    <w:basedOn w:val="Normal"/>
    <w:next w:val="Normal"/>
    <w:autoRedefine/>
    <w:semiHidden/>
    <w:rsid w:val="00D96016"/>
    <w:pPr>
      <w:spacing w:line="240" w:lineRule="auto"/>
      <w:ind w:left="400" w:hanging="200"/>
    </w:pPr>
    <w:rPr>
      <w:rFonts w:eastAsia="MS Mincho"/>
      <w:sz w:val="20"/>
      <w:szCs w:val="20"/>
    </w:rPr>
  </w:style>
  <w:style w:type="paragraph" w:styleId="Index3">
    <w:name w:val="index 3"/>
    <w:basedOn w:val="Normal"/>
    <w:next w:val="Normal"/>
    <w:autoRedefine/>
    <w:semiHidden/>
    <w:rsid w:val="00D96016"/>
    <w:pPr>
      <w:spacing w:line="240" w:lineRule="auto"/>
      <w:ind w:left="600" w:hanging="200"/>
    </w:pPr>
    <w:rPr>
      <w:rFonts w:eastAsia="MS Mincho"/>
      <w:sz w:val="20"/>
      <w:szCs w:val="20"/>
    </w:rPr>
  </w:style>
  <w:style w:type="paragraph" w:styleId="Index4">
    <w:name w:val="index 4"/>
    <w:basedOn w:val="Normal"/>
    <w:next w:val="Normal"/>
    <w:autoRedefine/>
    <w:semiHidden/>
    <w:rsid w:val="00D96016"/>
    <w:pPr>
      <w:spacing w:line="240" w:lineRule="auto"/>
      <w:ind w:left="800" w:hanging="200"/>
    </w:pPr>
    <w:rPr>
      <w:rFonts w:eastAsia="MS Mincho"/>
      <w:sz w:val="20"/>
      <w:szCs w:val="20"/>
    </w:rPr>
  </w:style>
  <w:style w:type="paragraph" w:styleId="Index5">
    <w:name w:val="index 5"/>
    <w:basedOn w:val="Normal"/>
    <w:next w:val="Normal"/>
    <w:autoRedefine/>
    <w:semiHidden/>
    <w:rsid w:val="00D96016"/>
    <w:pPr>
      <w:spacing w:line="240" w:lineRule="auto"/>
      <w:ind w:left="1000" w:hanging="200"/>
    </w:pPr>
    <w:rPr>
      <w:rFonts w:eastAsia="MS Mincho"/>
      <w:sz w:val="20"/>
      <w:szCs w:val="20"/>
    </w:rPr>
  </w:style>
  <w:style w:type="paragraph" w:styleId="Index6">
    <w:name w:val="index 6"/>
    <w:basedOn w:val="Normal"/>
    <w:next w:val="Normal"/>
    <w:autoRedefine/>
    <w:semiHidden/>
    <w:rsid w:val="00D96016"/>
    <w:pPr>
      <w:spacing w:line="240" w:lineRule="auto"/>
      <w:ind w:left="1200" w:hanging="200"/>
    </w:pPr>
    <w:rPr>
      <w:rFonts w:eastAsia="MS Mincho"/>
      <w:sz w:val="20"/>
      <w:szCs w:val="20"/>
    </w:rPr>
  </w:style>
  <w:style w:type="paragraph" w:styleId="Index7">
    <w:name w:val="index 7"/>
    <w:basedOn w:val="Normal"/>
    <w:next w:val="Normal"/>
    <w:autoRedefine/>
    <w:semiHidden/>
    <w:rsid w:val="00D96016"/>
    <w:pPr>
      <w:spacing w:line="240" w:lineRule="auto"/>
      <w:ind w:left="1400" w:hanging="200"/>
    </w:pPr>
    <w:rPr>
      <w:rFonts w:eastAsia="MS Mincho"/>
      <w:sz w:val="20"/>
      <w:szCs w:val="20"/>
    </w:rPr>
  </w:style>
  <w:style w:type="paragraph" w:styleId="Index8">
    <w:name w:val="index 8"/>
    <w:basedOn w:val="Normal"/>
    <w:next w:val="Normal"/>
    <w:autoRedefine/>
    <w:semiHidden/>
    <w:rsid w:val="00D96016"/>
    <w:pPr>
      <w:spacing w:line="240" w:lineRule="auto"/>
      <w:ind w:left="1600" w:hanging="200"/>
    </w:pPr>
    <w:rPr>
      <w:rFonts w:eastAsia="MS Mincho"/>
      <w:sz w:val="20"/>
      <w:szCs w:val="20"/>
    </w:rPr>
  </w:style>
  <w:style w:type="paragraph" w:styleId="Index9">
    <w:name w:val="index 9"/>
    <w:basedOn w:val="Normal"/>
    <w:next w:val="Normal"/>
    <w:autoRedefine/>
    <w:semiHidden/>
    <w:rsid w:val="00D96016"/>
    <w:pPr>
      <w:spacing w:line="240" w:lineRule="auto"/>
      <w:ind w:left="1800" w:hanging="200"/>
    </w:pPr>
    <w:rPr>
      <w:rFonts w:eastAsia="MS Mincho"/>
      <w:sz w:val="20"/>
      <w:szCs w:val="20"/>
    </w:rPr>
  </w:style>
  <w:style w:type="paragraph" w:styleId="IndexHeading">
    <w:name w:val="index heading"/>
    <w:basedOn w:val="Normal"/>
    <w:next w:val="Index1"/>
    <w:semiHidden/>
    <w:rsid w:val="00D96016"/>
    <w:pPr>
      <w:spacing w:before="120" w:after="120" w:line="240" w:lineRule="auto"/>
    </w:pPr>
    <w:rPr>
      <w:rFonts w:eastAsia="MS Mincho"/>
      <w:b/>
      <w:bCs/>
      <w:i/>
      <w:iCs/>
      <w:sz w:val="20"/>
      <w:szCs w:val="20"/>
    </w:rPr>
  </w:style>
  <w:style w:type="paragraph" w:customStyle="1" w:styleId="Grundlage1">
    <w:name w:val="Grundlage 1"/>
    <w:basedOn w:val="Normal"/>
    <w:rsid w:val="00D96016"/>
    <w:pPr>
      <w:spacing w:before="120" w:after="120" w:line="360" w:lineRule="auto"/>
      <w:ind w:left="720" w:hanging="720"/>
    </w:pPr>
    <w:rPr>
      <w:rFonts w:eastAsia="MS Mincho"/>
      <w:sz w:val="24"/>
      <w:szCs w:val="20"/>
      <w:lang w:val="en-GB" w:eastAsia="de-DE"/>
    </w:rPr>
  </w:style>
  <w:style w:type="character" w:styleId="Strong">
    <w:name w:val="Strong"/>
    <w:qFormat/>
    <w:rsid w:val="00D96016"/>
    <w:rPr>
      <w:b/>
    </w:rPr>
  </w:style>
  <w:style w:type="character" w:customStyle="1" w:styleId="DeltaViewInsertion">
    <w:name w:val="DeltaView Insertion"/>
    <w:rsid w:val="00D96016"/>
    <w:rPr>
      <w:color w:val="0000FF"/>
      <w:spacing w:val="0"/>
      <w:u w:val="double"/>
    </w:rPr>
  </w:style>
  <w:style w:type="paragraph" w:customStyle="1" w:styleId="SubtleEmphasis3">
    <w:name w:val="Subtle Emphasis3"/>
    <w:basedOn w:val="Normal"/>
    <w:uiPriority w:val="72"/>
    <w:qFormat/>
    <w:rsid w:val="00D96016"/>
    <w:pPr>
      <w:spacing w:line="240" w:lineRule="auto"/>
      <w:ind w:left="708"/>
    </w:pPr>
    <w:rPr>
      <w:rFonts w:eastAsia="MS Mincho"/>
      <w:sz w:val="20"/>
      <w:szCs w:val="20"/>
    </w:rPr>
  </w:style>
  <w:style w:type="paragraph" w:customStyle="1" w:styleId="SubtleEmphasis2">
    <w:name w:val="Subtle Emphasis2"/>
    <w:basedOn w:val="Normal"/>
    <w:uiPriority w:val="34"/>
    <w:qFormat/>
    <w:rsid w:val="00D96016"/>
    <w:pPr>
      <w:spacing w:line="240" w:lineRule="auto"/>
      <w:ind w:left="708"/>
    </w:pPr>
    <w:rPr>
      <w:rFonts w:eastAsia="MS Mincho"/>
      <w:sz w:val="20"/>
      <w:szCs w:val="20"/>
    </w:rPr>
  </w:style>
  <w:style w:type="paragraph" w:customStyle="1" w:styleId="Char">
    <w:name w:val="Char"/>
    <w:basedOn w:val="Normal"/>
    <w:rsid w:val="00D96016"/>
    <w:pPr>
      <w:spacing w:line="240" w:lineRule="auto"/>
    </w:pPr>
    <w:rPr>
      <w:rFonts w:eastAsia="MS Mincho"/>
      <w:sz w:val="20"/>
      <w:szCs w:val="20"/>
      <w:lang w:val="en-GB"/>
    </w:rPr>
  </w:style>
  <w:style w:type="paragraph" w:customStyle="1" w:styleId="CCP-Annex">
    <w:name w:val="CCP-Annex"/>
    <w:basedOn w:val="Normal"/>
    <w:autoRedefine/>
    <w:qFormat/>
    <w:rsid w:val="00D96016"/>
    <w:pPr>
      <w:numPr>
        <w:ilvl w:val="5"/>
        <w:numId w:val="102"/>
      </w:numPr>
      <w:tabs>
        <w:tab w:val="left" w:pos="983"/>
        <w:tab w:val="right" w:leader="dot" w:pos="8290"/>
      </w:tabs>
      <w:spacing w:line="240" w:lineRule="auto"/>
      <w:jc w:val="both"/>
      <w:outlineLvl w:val="0"/>
    </w:pPr>
    <w:rPr>
      <w:rFonts w:ascii="Arial" w:hAnsi="Arial" w:cs="Arial"/>
      <w:b/>
      <w:bCs/>
      <w:sz w:val="20"/>
      <w:lang w:eastAsia="ja-JP"/>
    </w:rPr>
  </w:style>
  <w:style w:type="paragraph" w:styleId="BodyText2">
    <w:name w:val="Body Text 2"/>
    <w:basedOn w:val="Normal"/>
    <w:link w:val="BodyText2Char"/>
    <w:rsid w:val="00D96016"/>
    <w:pPr>
      <w:spacing w:after="120" w:line="480" w:lineRule="auto"/>
    </w:pPr>
    <w:rPr>
      <w:rFonts w:eastAsia="MS Mincho"/>
      <w:sz w:val="20"/>
      <w:szCs w:val="20"/>
    </w:rPr>
  </w:style>
  <w:style w:type="character" w:customStyle="1" w:styleId="BodyText2Char">
    <w:name w:val="Body Text 2 Char"/>
    <w:basedOn w:val="DefaultParagraphFont"/>
    <w:link w:val="BodyText2"/>
    <w:rsid w:val="00D96016"/>
    <w:rPr>
      <w:rFonts w:ascii="Times New Roman" w:eastAsia="MS Mincho" w:hAnsi="Times New Roman" w:cs="Times New Roman"/>
      <w:sz w:val="20"/>
      <w:szCs w:val="20"/>
      <w:lang w:val="en-US"/>
    </w:rPr>
  </w:style>
  <w:style w:type="paragraph" w:styleId="BodyText3">
    <w:name w:val="Body Text 3"/>
    <w:basedOn w:val="Normal"/>
    <w:link w:val="BodyText3Char"/>
    <w:uiPriority w:val="99"/>
    <w:rsid w:val="00D96016"/>
    <w:pPr>
      <w:spacing w:after="120" w:line="240" w:lineRule="auto"/>
    </w:pPr>
    <w:rPr>
      <w:rFonts w:eastAsia="MS Mincho"/>
      <w:sz w:val="16"/>
      <w:szCs w:val="16"/>
    </w:rPr>
  </w:style>
  <w:style w:type="character" w:customStyle="1" w:styleId="BodyText3Char">
    <w:name w:val="Body Text 3 Char"/>
    <w:basedOn w:val="DefaultParagraphFont"/>
    <w:link w:val="BodyText3"/>
    <w:uiPriority w:val="99"/>
    <w:rsid w:val="00D96016"/>
    <w:rPr>
      <w:rFonts w:ascii="Times New Roman" w:eastAsia="MS Mincho" w:hAnsi="Times New Roman" w:cs="Times New Roman"/>
      <w:sz w:val="16"/>
      <w:szCs w:val="16"/>
      <w:lang w:val="en-US"/>
    </w:rPr>
  </w:style>
  <w:style w:type="paragraph" w:styleId="Title">
    <w:name w:val="Title"/>
    <w:basedOn w:val="Normal"/>
    <w:link w:val="TitleChar"/>
    <w:uiPriority w:val="10"/>
    <w:qFormat/>
    <w:rsid w:val="00D96016"/>
    <w:pPr>
      <w:widowControl w:val="0"/>
      <w:autoSpaceDE w:val="0"/>
      <w:autoSpaceDN w:val="0"/>
      <w:adjustRightInd w:val="0"/>
      <w:spacing w:line="240" w:lineRule="auto"/>
      <w:jc w:val="center"/>
    </w:pPr>
    <w:rPr>
      <w:rFonts w:eastAsia="MS Mincho"/>
      <w:b/>
      <w:bCs/>
      <w:sz w:val="20"/>
      <w:szCs w:val="20"/>
      <w:lang w:eastAsia="en-GB"/>
    </w:rPr>
  </w:style>
  <w:style w:type="character" w:customStyle="1" w:styleId="TitleChar">
    <w:name w:val="Title Char"/>
    <w:basedOn w:val="DefaultParagraphFont"/>
    <w:link w:val="Title"/>
    <w:uiPriority w:val="10"/>
    <w:rsid w:val="00D96016"/>
    <w:rPr>
      <w:rFonts w:ascii="Times New Roman" w:eastAsia="MS Mincho" w:hAnsi="Times New Roman" w:cs="Times New Roman"/>
      <w:b/>
      <w:bCs/>
      <w:sz w:val="20"/>
      <w:szCs w:val="20"/>
      <w:lang w:val="en-US" w:eastAsia="en-GB"/>
    </w:rPr>
  </w:style>
  <w:style w:type="character" w:customStyle="1" w:styleId="DeltaViewDeletion">
    <w:name w:val="DeltaView Deletion"/>
    <w:rsid w:val="00D96016"/>
    <w:rPr>
      <w:strike/>
      <w:color w:val="FF0000"/>
      <w:spacing w:val="0"/>
    </w:rPr>
  </w:style>
  <w:style w:type="paragraph" w:customStyle="1" w:styleId="AODocTxt">
    <w:name w:val="AODocTxt"/>
    <w:basedOn w:val="Normal"/>
    <w:rsid w:val="00D96016"/>
    <w:pPr>
      <w:tabs>
        <w:tab w:val="num" w:pos="31680"/>
      </w:tabs>
      <w:spacing w:before="240" w:line="260" w:lineRule="atLeast"/>
      <w:ind w:left="32334" w:hanging="709"/>
      <w:jc w:val="both"/>
    </w:pPr>
    <w:rPr>
      <w:rFonts w:eastAsia="MS Mincho"/>
      <w:szCs w:val="20"/>
      <w:lang w:val="en-GB"/>
    </w:rPr>
  </w:style>
  <w:style w:type="paragraph" w:styleId="BlockText">
    <w:name w:val="Block Text"/>
    <w:basedOn w:val="Normal"/>
    <w:rsid w:val="00D96016"/>
    <w:pPr>
      <w:spacing w:after="240" w:line="240" w:lineRule="auto"/>
      <w:ind w:left="720" w:hanging="720"/>
      <w:jc w:val="both"/>
    </w:pPr>
    <w:rPr>
      <w:rFonts w:ascii="Arial" w:eastAsia="MS Mincho" w:hAnsi="Arial" w:cs="Arial"/>
      <w:sz w:val="20"/>
      <w:szCs w:val="20"/>
    </w:rPr>
  </w:style>
  <w:style w:type="character" w:customStyle="1" w:styleId="CLEDSectionTitle">
    <w:name w:val="CLED Section Title"/>
    <w:rsid w:val="00D96016"/>
    <w:rPr>
      <w:rFonts w:ascii="Times New Roman" w:hAnsi="Times New Roman"/>
      <w:i/>
      <w:sz w:val="24"/>
      <w:u w:val="single"/>
    </w:rPr>
  </w:style>
  <w:style w:type="paragraph" w:styleId="Caption">
    <w:name w:val="caption"/>
    <w:basedOn w:val="Normal"/>
    <w:next w:val="Normal"/>
    <w:qFormat/>
    <w:rsid w:val="00D96016"/>
    <w:pPr>
      <w:spacing w:line="240" w:lineRule="auto"/>
      <w:jc w:val="center"/>
    </w:pPr>
    <w:rPr>
      <w:rFonts w:eastAsia="MS Mincho"/>
      <w:b/>
      <w:sz w:val="20"/>
      <w:szCs w:val="24"/>
      <w:u w:val="single"/>
      <w:lang w:val="en-GB"/>
    </w:rPr>
  </w:style>
  <w:style w:type="character" w:customStyle="1" w:styleId="DeltaViewMoveDestination">
    <w:name w:val="DeltaView Move Destination"/>
    <w:rsid w:val="00D96016"/>
    <w:rPr>
      <w:color w:val="00C000"/>
      <w:spacing w:val="0"/>
      <w:u w:val="double"/>
    </w:rPr>
  </w:style>
  <w:style w:type="paragraph" w:styleId="BodyTextIndent2">
    <w:name w:val="Body Text Indent 2"/>
    <w:basedOn w:val="Normal"/>
    <w:link w:val="BodyTextIndent2Char"/>
    <w:uiPriority w:val="99"/>
    <w:rsid w:val="00D96016"/>
    <w:pPr>
      <w:spacing w:after="120" w:line="480" w:lineRule="auto"/>
      <w:ind w:left="360"/>
    </w:pPr>
    <w:rPr>
      <w:rFonts w:ascii="Calibri" w:hAnsi="Calibri"/>
      <w:sz w:val="20"/>
      <w:szCs w:val="20"/>
      <w:lang w:val="en-GB"/>
    </w:rPr>
  </w:style>
  <w:style w:type="character" w:customStyle="1" w:styleId="BodyTextIndent2Char">
    <w:name w:val="Body Text Indent 2 Char"/>
    <w:basedOn w:val="DefaultParagraphFont"/>
    <w:link w:val="BodyTextIndent2"/>
    <w:uiPriority w:val="99"/>
    <w:rsid w:val="00D96016"/>
    <w:rPr>
      <w:rFonts w:ascii="Calibri" w:eastAsia="Calibri" w:hAnsi="Calibri" w:cs="Times New Roman"/>
      <w:sz w:val="20"/>
      <w:szCs w:val="20"/>
    </w:rPr>
  </w:style>
  <w:style w:type="numbering" w:customStyle="1" w:styleId="MZ">
    <w:name w:val="M&amp;Z"/>
    <w:rsid w:val="00D96016"/>
    <w:pPr>
      <w:numPr>
        <w:numId w:val="103"/>
      </w:numPr>
    </w:pPr>
  </w:style>
  <w:style w:type="paragraph" w:styleId="TableofFigures">
    <w:name w:val="table of figures"/>
    <w:basedOn w:val="Normal"/>
    <w:next w:val="Normal"/>
    <w:rsid w:val="00D96016"/>
    <w:pPr>
      <w:spacing w:line="240" w:lineRule="auto"/>
      <w:ind w:left="400" w:hanging="400"/>
    </w:pPr>
    <w:rPr>
      <w:rFonts w:eastAsia="MS Mincho"/>
      <w:sz w:val="20"/>
      <w:szCs w:val="20"/>
    </w:rPr>
  </w:style>
  <w:style w:type="paragraph" w:customStyle="1" w:styleId="MediumShading2-Accent61">
    <w:name w:val="Medium Shading 2 - Accent 61"/>
    <w:hidden/>
    <w:rsid w:val="00D96016"/>
    <w:pPr>
      <w:spacing w:after="0" w:line="240" w:lineRule="auto"/>
    </w:pPr>
    <w:rPr>
      <w:rFonts w:ascii="Times New Roman" w:eastAsia="MS Mincho" w:hAnsi="Times New Roman" w:cs="Times New Roman"/>
      <w:sz w:val="20"/>
      <w:szCs w:val="20"/>
      <w:lang w:val="en-US"/>
    </w:rPr>
  </w:style>
  <w:style w:type="paragraph" w:customStyle="1" w:styleId="ScheduleHeading">
    <w:name w:val="Schedule Heading"/>
    <w:basedOn w:val="Normal"/>
    <w:next w:val="Normal"/>
    <w:rsid w:val="00D96016"/>
    <w:pPr>
      <w:numPr>
        <w:numId w:val="104"/>
      </w:numPr>
      <w:spacing w:line="360" w:lineRule="auto"/>
      <w:jc w:val="center"/>
      <w:outlineLvl w:val="0"/>
    </w:pPr>
    <w:rPr>
      <w:rFonts w:ascii="Arial" w:eastAsia="MS Mincho" w:hAnsi="Arial"/>
      <w:b/>
      <w:smallCaps/>
      <w:w w:val="105"/>
      <w:kern w:val="20"/>
      <w:sz w:val="20"/>
      <w:szCs w:val="20"/>
      <w:lang w:val="en-GB"/>
    </w:rPr>
  </w:style>
  <w:style w:type="paragraph" w:customStyle="1" w:styleId="SchedulePart">
    <w:name w:val="Schedule Part"/>
    <w:basedOn w:val="Normal"/>
    <w:next w:val="Normal"/>
    <w:rsid w:val="00D96016"/>
    <w:pPr>
      <w:numPr>
        <w:ilvl w:val="1"/>
        <w:numId w:val="104"/>
      </w:numPr>
      <w:spacing w:before="40" w:line="360" w:lineRule="auto"/>
      <w:jc w:val="center"/>
      <w:outlineLvl w:val="1"/>
    </w:pPr>
    <w:rPr>
      <w:rFonts w:ascii="Arial" w:eastAsia="MS Mincho" w:hAnsi="Arial"/>
      <w:b/>
      <w:smallCaps/>
      <w:w w:val="105"/>
      <w:kern w:val="20"/>
      <w:sz w:val="20"/>
      <w:szCs w:val="20"/>
      <w:lang w:val="en-GB"/>
    </w:rPr>
  </w:style>
  <w:style w:type="paragraph" w:customStyle="1" w:styleId="Schedule1">
    <w:name w:val="Schedule 1"/>
    <w:basedOn w:val="Normal"/>
    <w:next w:val="Normal"/>
    <w:rsid w:val="00D96016"/>
    <w:pPr>
      <w:numPr>
        <w:ilvl w:val="2"/>
        <w:numId w:val="104"/>
      </w:numPr>
      <w:spacing w:after="120" w:line="336" w:lineRule="auto"/>
      <w:jc w:val="both"/>
      <w:outlineLvl w:val="2"/>
    </w:pPr>
    <w:rPr>
      <w:rFonts w:ascii="Arial" w:eastAsia="MS Mincho" w:hAnsi="Arial"/>
      <w:w w:val="105"/>
      <w:kern w:val="20"/>
      <w:sz w:val="20"/>
      <w:szCs w:val="20"/>
      <w:lang w:val="en-GB"/>
    </w:rPr>
  </w:style>
  <w:style w:type="paragraph" w:customStyle="1" w:styleId="Schedule2">
    <w:name w:val="Schedule 2"/>
    <w:basedOn w:val="Normal"/>
    <w:next w:val="Normal"/>
    <w:rsid w:val="00D96016"/>
    <w:pPr>
      <w:numPr>
        <w:ilvl w:val="3"/>
        <w:numId w:val="104"/>
      </w:numPr>
      <w:spacing w:after="120" w:line="336" w:lineRule="auto"/>
      <w:jc w:val="both"/>
      <w:outlineLvl w:val="3"/>
    </w:pPr>
    <w:rPr>
      <w:rFonts w:ascii="Arial" w:eastAsia="MS Mincho" w:hAnsi="Arial"/>
      <w:w w:val="105"/>
      <w:kern w:val="20"/>
      <w:sz w:val="20"/>
      <w:szCs w:val="20"/>
      <w:lang w:val="en-GB"/>
    </w:rPr>
  </w:style>
  <w:style w:type="paragraph" w:customStyle="1" w:styleId="Schedule3">
    <w:name w:val="Schedule 3"/>
    <w:basedOn w:val="Normal"/>
    <w:rsid w:val="00D96016"/>
    <w:pPr>
      <w:numPr>
        <w:ilvl w:val="4"/>
        <w:numId w:val="104"/>
      </w:numPr>
      <w:spacing w:after="120" w:line="336" w:lineRule="auto"/>
      <w:jc w:val="both"/>
      <w:outlineLvl w:val="4"/>
    </w:pPr>
    <w:rPr>
      <w:rFonts w:ascii="Arial" w:eastAsia="MS Mincho" w:hAnsi="Arial"/>
      <w:w w:val="105"/>
      <w:kern w:val="20"/>
      <w:sz w:val="20"/>
      <w:szCs w:val="20"/>
      <w:lang w:val="en-GB"/>
    </w:rPr>
  </w:style>
  <w:style w:type="paragraph" w:customStyle="1" w:styleId="Schedule4">
    <w:name w:val="Schedule 4"/>
    <w:basedOn w:val="Normal"/>
    <w:rsid w:val="00D96016"/>
    <w:pPr>
      <w:numPr>
        <w:ilvl w:val="5"/>
        <w:numId w:val="104"/>
      </w:numPr>
      <w:spacing w:after="120" w:line="336" w:lineRule="auto"/>
      <w:jc w:val="both"/>
      <w:outlineLvl w:val="5"/>
    </w:pPr>
    <w:rPr>
      <w:rFonts w:ascii="Arial" w:eastAsia="MS Mincho" w:hAnsi="Arial"/>
      <w:w w:val="105"/>
      <w:kern w:val="20"/>
      <w:sz w:val="20"/>
      <w:szCs w:val="20"/>
      <w:lang w:val="en-GB"/>
    </w:rPr>
  </w:style>
  <w:style w:type="paragraph" w:customStyle="1" w:styleId="Schedule5">
    <w:name w:val="Schedule 5"/>
    <w:basedOn w:val="Schedule4"/>
    <w:rsid w:val="00D96016"/>
    <w:pPr>
      <w:numPr>
        <w:ilvl w:val="6"/>
      </w:numPr>
      <w:outlineLvl w:val="6"/>
    </w:pPr>
  </w:style>
  <w:style w:type="paragraph" w:customStyle="1" w:styleId="Schedule6">
    <w:name w:val="Schedule 6"/>
    <w:basedOn w:val="Heading5"/>
    <w:rsid w:val="00D96016"/>
    <w:pPr>
      <w:numPr>
        <w:ilvl w:val="7"/>
        <w:numId w:val="104"/>
      </w:numPr>
      <w:spacing w:before="0" w:after="120" w:line="336" w:lineRule="auto"/>
      <w:jc w:val="both"/>
      <w:outlineLvl w:val="7"/>
    </w:pPr>
    <w:rPr>
      <w:rFonts w:ascii="Arial" w:eastAsia="MS Mincho" w:hAnsi="Arial"/>
      <w:b w:val="0"/>
      <w:bCs w:val="0"/>
      <w:i w:val="0"/>
      <w:iCs w:val="0"/>
      <w:w w:val="105"/>
      <w:kern w:val="20"/>
      <w:sz w:val="20"/>
      <w:szCs w:val="20"/>
      <w:lang w:val="en-GB"/>
    </w:rPr>
  </w:style>
  <w:style w:type="paragraph" w:customStyle="1" w:styleId="Schedule7">
    <w:name w:val="Schedule 7"/>
    <w:basedOn w:val="Normal"/>
    <w:rsid w:val="00D96016"/>
    <w:pPr>
      <w:numPr>
        <w:ilvl w:val="8"/>
        <w:numId w:val="104"/>
      </w:numPr>
      <w:spacing w:after="120" w:line="336" w:lineRule="auto"/>
      <w:jc w:val="both"/>
      <w:outlineLvl w:val="8"/>
    </w:pPr>
    <w:rPr>
      <w:rFonts w:ascii="Arial" w:eastAsia="MS Mincho" w:hAnsi="Arial"/>
      <w:w w:val="105"/>
      <w:kern w:val="20"/>
      <w:sz w:val="20"/>
      <w:szCs w:val="20"/>
      <w:lang w:val="en-GB"/>
    </w:rPr>
  </w:style>
  <w:style w:type="paragraph" w:styleId="NormalWeb">
    <w:name w:val="Normal (Web)"/>
    <w:basedOn w:val="Normal"/>
    <w:uiPriority w:val="99"/>
    <w:rsid w:val="00D96016"/>
    <w:pPr>
      <w:spacing w:before="100" w:beforeAutospacing="1" w:after="100" w:afterAutospacing="1" w:line="240" w:lineRule="auto"/>
    </w:pPr>
    <w:rPr>
      <w:rFonts w:eastAsia="MS Mincho"/>
      <w:sz w:val="24"/>
      <w:szCs w:val="24"/>
    </w:rPr>
  </w:style>
  <w:style w:type="paragraph" w:styleId="ListBullet">
    <w:name w:val="List Bullet"/>
    <w:basedOn w:val="BodyText"/>
    <w:uiPriority w:val="99"/>
    <w:rsid w:val="00D96016"/>
    <w:pPr>
      <w:numPr>
        <w:numId w:val="105"/>
      </w:numPr>
      <w:spacing w:before="130" w:after="130" w:line="260" w:lineRule="atLeast"/>
      <w:jc w:val="left"/>
    </w:pPr>
    <w:rPr>
      <w:rFonts w:eastAsia="SimSun"/>
      <w:sz w:val="22"/>
      <w:szCs w:val="20"/>
      <w:lang w:val="en-GB" w:eastAsia="zh-CN"/>
    </w:rPr>
  </w:style>
  <w:style w:type="character" w:customStyle="1" w:styleId="contentsubtitle">
    <w:name w:val="content_subtitle"/>
    <w:rsid w:val="00D96016"/>
  </w:style>
  <w:style w:type="paragraph" w:customStyle="1" w:styleId="DarkList-Accent51">
    <w:name w:val="Dark List - Accent 51"/>
    <w:basedOn w:val="Normal"/>
    <w:qFormat/>
    <w:rsid w:val="00D96016"/>
    <w:pPr>
      <w:spacing w:line="240" w:lineRule="auto"/>
      <w:ind w:left="720"/>
    </w:pPr>
    <w:rPr>
      <w:rFonts w:eastAsia="MS Mincho"/>
      <w:sz w:val="20"/>
      <w:szCs w:val="20"/>
    </w:rPr>
  </w:style>
  <w:style w:type="paragraph" w:customStyle="1" w:styleId="LightList-Accent51">
    <w:name w:val="Light List - Accent 51"/>
    <w:basedOn w:val="Normal"/>
    <w:qFormat/>
    <w:rsid w:val="00D96016"/>
    <w:pPr>
      <w:spacing w:line="240" w:lineRule="auto"/>
      <w:ind w:left="720"/>
    </w:pPr>
    <w:rPr>
      <w:rFonts w:eastAsia="MS Mincho"/>
      <w:sz w:val="20"/>
      <w:szCs w:val="20"/>
    </w:rPr>
  </w:style>
  <w:style w:type="paragraph" w:customStyle="1" w:styleId="MediumList2-Accent41">
    <w:name w:val="Medium List 2 - Accent 41"/>
    <w:basedOn w:val="Normal"/>
    <w:uiPriority w:val="34"/>
    <w:qFormat/>
    <w:rsid w:val="00D96016"/>
    <w:pPr>
      <w:spacing w:line="240" w:lineRule="auto"/>
      <w:ind w:left="720"/>
    </w:pPr>
    <w:rPr>
      <w:rFonts w:eastAsia="MS Mincho"/>
      <w:sz w:val="20"/>
      <w:szCs w:val="20"/>
    </w:rPr>
  </w:style>
  <w:style w:type="paragraph" w:customStyle="1" w:styleId="ColorfulShading-Accent31">
    <w:name w:val="Colorful Shading - Accent 31"/>
    <w:basedOn w:val="Normal"/>
    <w:uiPriority w:val="34"/>
    <w:qFormat/>
    <w:rsid w:val="00D96016"/>
    <w:pPr>
      <w:spacing w:line="240" w:lineRule="auto"/>
      <w:ind w:left="720"/>
    </w:pPr>
    <w:rPr>
      <w:rFonts w:eastAsia="MS Mincho"/>
      <w:sz w:val="20"/>
      <w:szCs w:val="20"/>
    </w:rPr>
  </w:style>
  <w:style w:type="paragraph" w:customStyle="1" w:styleId="Default">
    <w:name w:val="Default"/>
    <w:rsid w:val="00D96016"/>
    <w:pPr>
      <w:autoSpaceDE w:val="0"/>
      <w:autoSpaceDN w:val="0"/>
      <w:adjustRightInd w:val="0"/>
      <w:spacing w:after="0" w:line="240" w:lineRule="auto"/>
    </w:pPr>
    <w:rPr>
      <w:rFonts w:ascii="Arial" w:eastAsia="MS Mincho" w:hAnsi="Arial" w:cs="Arial"/>
      <w:color w:val="000000"/>
      <w:sz w:val="24"/>
      <w:szCs w:val="24"/>
      <w:lang w:val="en-US"/>
    </w:rPr>
  </w:style>
  <w:style w:type="paragraph" w:customStyle="1" w:styleId="LightGrid-Accent31">
    <w:name w:val="Light Grid - Accent 31"/>
    <w:basedOn w:val="Normal"/>
    <w:uiPriority w:val="34"/>
    <w:qFormat/>
    <w:rsid w:val="00D96016"/>
    <w:pPr>
      <w:spacing w:line="240" w:lineRule="auto"/>
      <w:ind w:left="720"/>
    </w:pPr>
    <w:rPr>
      <w:rFonts w:eastAsia="MS Mincho"/>
      <w:sz w:val="20"/>
      <w:szCs w:val="20"/>
    </w:rPr>
  </w:style>
  <w:style w:type="paragraph" w:customStyle="1" w:styleId="MediumGrid1-Accent21">
    <w:name w:val="Medium Grid 1 - Accent 21"/>
    <w:basedOn w:val="Normal"/>
    <w:uiPriority w:val="34"/>
    <w:qFormat/>
    <w:rsid w:val="00D96016"/>
    <w:pPr>
      <w:spacing w:line="240" w:lineRule="auto"/>
      <w:ind w:left="720"/>
    </w:pPr>
    <w:rPr>
      <w:rFonts w:eastAsia="MS Mincho"/>
      <w:sz w:val="20"/>
      <w:szCs w:val="20"/>
    </w:rPr>
  </w:style>
  <w:style w:type="paragraph" w:customStyle="1" w:styleId="MediumList2-Accent21">
    <w:name w:val="Medium List 2 - Accent 21"/>
    <w:hidden/>
    <w:rsid w:val="00D96016"/>
    <w:pPr>
      <w:spacing w:after="0" w:line="240" w:lineRule="auto"/>
    </w:pPr>
    <w:rPr>
      <w:rFonts w:ascii="Times New Roman" w:eastAsia="MS Mincho" w:hAnsi="Times New Roman" w:cs="Times New Roman"/>
      <w:sz w:val="20"/>
      <w:szCs w:val="20"/>
      <w:lang w:val="en-US"/>
    </w:rPr>
  </w:style>
  <w:style w:type="paragraph" w:customStyle="1" w:styleId="ColorfulList-Accent12">
    <w:name w:val="Colorful List - Accent 12"/>
    <w:basedOn w:val="Normal"/>
    <w:uiPriority w:val="34"/>
    <w:qFormat/>
    <w:rsid w:val="00D96016"/>
    <w:pPr>
      <w:spacing w:line="240" w:lineRule="auto"/>
      <w:ind w:left="720"/>
    </w:pPr>
    <w:rPr>
      <w:rFonts w:eastAsia="MS Mincho"/>
      <w:sz w:val="20"/>
      <w:szCs w:val="20"/>
    </w:rPr>
  </w:style>
  <w:style w:type="paragraph" w:customStyle="1" w:styleId="SubtleEmphasis4">
    <w:name w:val="Subtle Emphasis4"/>
    <w:basedOn w:val="Normal"/>
    <w:uiPriority w:val="72"/>
    <w:qFormat/>
    <w:rsid w:val="00D96016"/>
    <w:pPr>
      <w:spacing w:line="240" w:lineRule="auto"/>
      <w:ind w:left="708"/>
    </w:pPr>
    <w:rPr>
      <w:rFonts w:eastAsia="MS Mincho"/>
      <w:sz w:val="20"/>
      <w:szCs w:val="20"/>
    </w:rPr>
  </w:style>
  <w:style w:type="character" w:customStyle="1" w:styleId="apple-converted-space">
    <w:name w:val="apple-converted-space"/>
    <w:rsid w:val="00D96016"/>
  </w:style>
  <w:style w:type="paragraph" w:customStyle="1" w:styleId="CharCharCharChar2CharCharCharChar1">
    <w:name w:val="Char Char Char Char2 Char Char Char Char1"/>
    <w:basedOn w:val="Normal"/>
    <w:rsid w:val="00D96016"/>
    <w:pPr>
      <w:tabs>
        <w:tab w:val="num" w:pos="2599"/>
      </w:tabs>
      <w:spacing w:after="160" w:line="240" w:lineRule="exact"/>
    </w:pPr>
    <w:rPr>
      <w:rFonts w:ascii="Verdana" w:eastAsia="MS Mincho" w:hAnsi="Verdana"/>
      <w:sz w:val="20"/>
      <w:szCs w:val="20"/>
    </w:rPr>
  </w:style>
  <w:style w:type="paragraph" w:customStyle="1" w:styleId="Char1">
    <w:name w:val="Char1"/>
    <w:basedOn w:val="Normal"/>
    <w:rsid w:val="00D96016"/>
    <w:pPr>
      <w:spacing w:line="240" w:lineRule="auto"/>
    </w:pPr>
    <w:rPr>
      <w:rFonts w:eastAsia="MS Mincho"/>
      <w:sz w:val="20"/>
      <w:szCs w:val="20"/>
      <w:lang w:val="en-GB"/>
    </w:rPr>
  </w:style>
  <w:style w:type="paragraph" w:styleId="NoSpacing">
    <w:name w:val="No Spacing"/>
    <w:link w:val="NoSpacingChar"/>
    <w:uiPriority w:val="1"/>
    <w:qFormat/>
    <w:rsid w:val="00D96016"/>
    <w:pPr>
      <w:spacing w:after="0" w:line="240" w:lineRule="auto"/>
    </w:pPr>
    <w:rPr>
      <w:rFonts w:ascii="Cambria" w:eastAsia="Times New Roman" w:hAnsi="Cambria" w:cs="Times New Roman"/>
      <w:lang w:val="en-US"/>
    </w:rPr>
  </w:style>
  <w:style w:type="character" w:customStyle="1" w:styleId="NoSpacingChar">
    <w:name w:val="No Spacing Char"/>
    <w:link w:val="NoSpacing"/>
    <w:uiPriority w:val="1"/>
    <w:rsid w:val="00D96016"/>
    <w:rPr>
      <w:rFonts w:ascii="Cambria" w:eastAsia="Times New Roman" w:hAnsi="Cambria" w:cs="Times New Roman"/>
      <w:lang w:val="en-US"/>
    </w:rPr>
  </w:style>
  <w:style w:type="paragraph" w:customStyle="1" w:styleId="Style4">
    <w:name w:val="Style4"/>
    <w:basedOn w:val="Normal"/>
    <w:link w:val="Style4Char"/>
    <w:rsid w:val="00D96016"/>
    <w:pPr>
      <w:widowControl w:val="0"/>
      <w:numPr>
        <w:numId w:val="118"/>
      </w:numPr>
      <w:tabs>
        <w:tab w:val="num" w:pos="1086"/>
      </w:tabs>
      <w:overflowPunct w:val="0"/>
      <w:autoSpaceDE w:val="0"/>
      <w:autoSpaceDN w:val="0"/>
      <w:adjustRightInd w:val="0"/>
      <w:spacing w:line="231" w:lineRule="auto"/>
      <w:ind w:left="1086" w:hanging="1086"/>
      <w:jc w:val="both"/>
    </w:pPr>
    <w:rPr>
      <w:rFonts w:ascii="Garamond" w:eastAsia="Times New Roman" w:hAnsi="Garamond" w:cs="Garamond"/>
      <w:sz w:val="24"/>
      <w:szCs w:val="24"/>
      <w:lang w:val="en-GB"/>
    </w:rPr>
  </w:style>
  <w:style w:type="character" w:customStyle="1" w:styleId="Style4Char">
    <w:name w:val="Style4 Char"/>
    <w:link w:val="Style4"/>
    <w:rsid w:val="00D96016"/>
    <w:rPr>
      <w:rFonts w:ascii="Garamond" w:eastAsia="Times New Roman" w:hAnsi="Garamond" w:cs="Garamond"/>
      <w:sz w:val="24"/>
      <w:szCs w:val="24"/>
    </w:rPr>
  </w:style>
  <w:style w:type="paragraph" w:styleId="BodyTextIndent3">
    <w:name w:val="Body Text Indent 3"/>
    <w:basedOn w:val="Normal"/>
    <w:link w:val="BodyTextIndent3Char"/>
    <w:semiHidden/>
    <w:rsid w:val="00D96016"/>
    <w:pPr>
      <w:spacing w:line="240" w:lineRule="auto"/>
      <w:ind w:left="720" w:hanging="720"/>
      <w:jc w:val="both"/>
    </w:pPr>
    <w:rPr>
      <w:rFonts w:eastAsia="MS Mincho"/>
      <w:sz w:val="24"/>
      <w:szCs w:val="20"/>
    </w:rPr>
  </w:style>
  <w:style w:type="character" w:customStyle="1" w:styleId="BodyTextIndent3Char">
    <w:name w:val="Body Text Indent 3 Char"/>
    <w:basedOn w:val="DefaultParagraphFont"/>
    <w:link w:val="BodyTextIndent3"/>
    <w:semiHidden/>
    <w:rsid w:val="00D96016"/>
    <w:rPr>
      <w:rFonts w:ascii="Times New Roman" w:eastAsia="MS Mincho" w:hAnsi="Times New Roman" w:cs="Times New Roman"/>
      <w:sz w:val="24"/>
      <w:szCs w:val="20"/>
      <w:lang w:val="en-US"/>
    </w:rPr>
  </w:style>
  <w:style w:type="paragraph" w:customStyle="1" w:styleId="mshBT">
    <w:name w:val="msh BT"/>
    <w:basedOn w:val="Normal"/>
    <w:autoRedefine/>
    <w:rsid w:val="00D96016"/>
    <w:pPr>
      <w:tabs>
        <w:tab w:val="left" w:pos="2520"/>
        <w:tab w:val="left" w:pos="2700"/>
        <w:tab w:val="left" w:pos="3510"/>
        <w:tab w:val="left" w:pos="3600"/>
      </w:tabs>
      <w:spacing w:after="120" w:line="264" w:lineRule="auto"/>
      <w:ind w:left="1440"/>
      <w:jc w:val="both"/>
    </w:pPr>
    <w:rPr>
      <w:rFonts w:ascii="Calibri" w:eastAsia="MS Mincho" w:hAnsi="Calibri"/>
      <w:sz w:val="24"/>
      <w:szCs w:val="24"/>
    </w:rPr>
  </w:style>
  <w:style w:type="character" w:customStyle="1" w:styleId="HeaderChar1">
    <w:name w:val="Header Char1"/>
    <w:uiPriority w:val="99"/>
    <w:locked/>
    <w:rsid w:val="00D96016"/>
    <w:rPr>
      <w:rFonts w:ascii="Times New Roman" w:eastAsia="MS Mincho" w:hAnsi="Times New Roman"/>
      <w:sz w:val="24"/>
      <w:lang w:eastAsia="ja-JP"/>
    </w:rPr>
  </w:style>
  <w:style w:type="character" w:customStyle="1" w:styleId="FooterChar1">
    <w:name w:val="Footer Char1"/>
    <w:uiPriority w:val="99"/>
    <w:locked/>
    <w:rsid w:val="00D96016"/>
    <w:rPr>
      <w:rFonts w:ascii="Times New Roman" w:eastAsia="MS Mincho" w:hAnsi="Times New Roman"/>
      <w:sz w:val="24"/>
      <w:lang w:eastAsia="ja-JP"/>
    </w:rPr>
  </w:style>
  <w:style w:type="character" w:customStyle="1" w:styleId="BalloonTextChar1">
    <w:name w:val="Balloon Text Char1"/>
    <w:uiPriority w:val="99"/>
    <w:semiHidden/>
    <w:locked/>
    <w:rsid w:val="00D96016"/>
    <w:rPr>
      <w:rFonts w:ascii="Tahoma" w:eastAsia="MS Mincho" w:hAnsi="Tahoma"/>
      <w:sz w:val="16"/>
      <w:lang w:eastAsia="ja-JP"/>
    </w:rPr>
  </w:style>
  <w:style w:type="character" w:styleId="Emphasis">
    <w:name w:val="Emphasis"/>
    <w:qFormat/>
    <w:rsid w:val="00D96016"/>
    <w:rPr>
      <w:i/>
      <w:iCs/>
    </w:rPr>
  </w:style>
  <w:style w:type="paragraph" w:styleId="EndnoteText">
    <w:name w:val="endnote text"/>
    <w:basedOn w:val="Normal"/>
    <w:link w:val="EndnoteTextChar"/>
    <w:uiPriority w:val="99"/>
    <w:semiHidden/>
    <w:unhideWhenUsed/>
    <w:rsid w:val="00D96016"/>
    <w:pPr>
      <w:spacing w:line="240" w:lineRule="auto"/>
    </w:pPr>
    <w:rPr>
      <w:rFonts w:ascii="Calibri" w:eastAsia="Cambria" w:hAnsi="Calibri"/>
      <w:sz w:val="20"/>
      <w:szCs w:val="20"/>
    </w:rPr>
  </w:style>
  <w:style w:type="character" w:customStyle="1" w:styleId="EndnoteTextChar">
    <w:name w:val="Endnote Text Char"/>
    <w:basedOn w:val="DefaultParagraphFont"/>
    <w:link w:val="EndnoteText"/>
    <w:uiPriority w:val="99"/>
    <w:semiHidden/>
    <w:rsid w:val="00D96016"/>
    <w:rPr>
      <w:rFonts w:ascii="Calibri" w:eastAsia="Cambria" w:hAnsi="Calibri" w:cs="Times New Roman"/>
      <w:sz w:val="20"/>
      <w:szCs w:val="20"/>
      <w:lang w:val="en-US"/>
    </w:rPr>
  </w:style>
  <w:style w:type="character" w:styleId="EndnoteReference">
    <w:name w:val="endnote reference"/>
    <w:uiPriority w:val="99"/>
    <w:semiHidden/>
    <w:unhideWhenUsed/>
    <w:rsid w:val="00D96016"/>
    <w:rPr>
      <w:vertAlign w:val="superscript"/>
    </w:rPr>
  </w:style>
  <w:style w:type="paragraph" w:customStyle="1" w:styleId="Article">
    <w:name w:val="Article"/>
    <w:basedOn w:val="Normal"/>
    <w:qFormat/>
    <w:rsid w:val="00D96016"/>
    <w:pPr>
      <w:spacing w:after="160" w:line="259" w:lineRule="auto"/>
      <w:ind w:left="851" w:hanging="851"/>
      <w:jc w:val="both"/>
    </w:pPr>
    <w:rPr>
      <w:rFonts w:ascii="Calibri" w:eastAsia="Cambria" w:hAnsi="Calibri" w:cs="Cambria"/>
      <w:spacing w:val="-3"/>
      <w:sz w:val="24"/>
      <w:szCs w:val="24"/>
    </w:rPr>
  </w:style>
  <w:style w:type="paragraph" w:customStyle="1" w:styleId="Articleun">
    <w:name w:val="Article un"/>
    <w:basedOn w:val="Article"/>
    <w:qFormat/>
    <w:rsid w:val="00D96016"/>
    <w:pPr>
      <w:ind w:firstLine="0"/>
    </w:pPr>
  </w:style>
  <w:style w:type="paragraph" w:styleId="Subtitle">
    <w:name w:val="Subtitle"/>
    <w:basedOn w:val="Normal"/>
    <w:next w:val="Normal"/>
    <w:link w:val="SubtitleChar"/>
    <w:uiPriority w:val="11"/>
    <w:qFormat/>
    <w:rsid w:val="00D96016"/>
    <w:pPr>
      <w:numPr>
        <w:ilvl w:val="1"/>
      </w:numPr>
      <w:spacing w:after="160" w:line="259" w:lineRule="auto"/>
    </w:pPr>
    <w:rPr>
      <w:rFonts w:ascii="Calibri" w:eastAsia="Times New Roman" w:hAnsi="Calibri"/>
      <w:i/>
      <w:iCs/>
      <w:color w:val="4F81BD"/>
      <w:spacing w:val="15"/>
      <w:sz w:val="24"/>
      <w:szCs w:val="24"/>
    </w:rPr>
  </w:style>
  <w:style w:type="character" w:customStyle="1" w:styleId="SubtitleChar">
    <w:name w:val="Subtitle Char"/>
    <w:basedOn w:val="DefaultParagraphFont"/>
    <w:link w:val="Subtitle"/>
    <w:uiPriority w:val="11"/>
    <w:rsid w:val="00D96016"/>
    <w:rPr>
      <w:rFonts w:ascii="Calibri" w:eastAsia="Times New Roman" w:hAnsi="Calibri" w:cs="Times New Roman"/>
      <w:i/>
      <w:iCs/>
      <w:color w:val="4F81BD"/>
      <w:spacing w:val="15"/>
      <w:sz w:val="24"/>
      <w:szCs w:val="24"/>
      <w:lang w:val="en-US"/>
    </w:rPr>
  </w:style>
  <w:style w:type="character" w:styleId="BookTitle">
    <w:name w:val="Book Title"/>
    <w:uiPriority w:val="33"/>
    <w:qFormat/>
    <w:rsid w:val="00D96016"/>
    <w:rPr>
      <w:b/>
      <w:bCs/>
      <w:smallCaps/>
      <w:spacing w:val="5"/>
    </w:rPr>
  </w:style>
  <w:style w:type="paragraph" w:customStyle="1" w:styleId="Standard3">
    <w:name w:val="Standard 3"/>
    <w:basedOn w:val="Normal"/>
    <w:rsid w:val="00D96016"/>
    <w:pPr>
      <w:spacing w:after="120" w:line="240" w:lineRule="auto"/>
      <w:ind w:left="562"/>
      <w:jc w:val="both"/>
    </w:pPr>
    <w:rPr>
      <w:rFonts w:eastAsia="Times New Roman"/>
      <w:sz w:val="24"/>
      <w:szCs w:val="20"/>
      <w:lang w:val="en-GB"/>
    </w:rPr>
  </w:style>
  <w:style w:type="paragraph" w:customStyle="1" w:styleId="Schedule">
    <w:name w:val="Schedule"/>
    <w:basedOn w:val="BodyText"/>
    <w:next w:val="Normal"/>
    <w:rsid w:val="00D96016"/>
    <w:pPr>
      <w:numPr>
        <w:numId w:val="119"/>
      </w:numPr>
      <w:tabs>
        <w:tab w:val="num" w:pos="360"/>
      </w:tabs>
      <w:spacing w:line="240" w:lineRule="exact"/>
      <w:jc w:val="center"/>
    </w:pPr>
    <w:rPr>
      <w:rFonts w:ascii="Calibri" w:hAnsi="Calibri"/>
      <w:b/>
      <w:bCs/>
      <w:caps/>
      <w:sz w:val="22"/>
      <w:lang w:val="en-GB" w:eastAsia="en-GB"/>
    </w:rPr>
  </w:style>
  <w:style w:type="numbering" w:customStyle="1" w:styleId="MainNumbering1">
    <w:name w:val="Main Numbering1"/>
    <w:uiPriority w:val="99"/>
    <w:rsid w:val="00D96016"/>
    <w:pPr>
      <w:numPr>
        <w:numId w:val="125"/>
      </w:numPr>
    </w:pPr>
  </w:style>
  <w:style w:type="table" w:customStyle="1" w:styleId="TableGrid1">
    <w:name w:val="Table Grid1"/>
    <w:basedOn w:val="TableNormal"/>
    <w:next w:val="TableGrid"/>
    <w:uiPriority w:val="59"/>
    <w:rsid w:val="00D96016"/>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link w:val="TableTitle0"/>
    <w:rsid w:val="004072CB"/>
    <w:pPr>
      <w:keepNext/>
      <w:widowControl w:val="0"/>
      <w:snapToGrid w:val="0"/>
      <w:spacing w:before="120" w:after="60" w:line="240" w:lineRule="auto"/>
      <w:jc w:val="center"/>
    </w:pPr>
    <w:rPr>
      <w:rFonts w:eastAsia="MS Mincho"/>
      <w:b/>
      <w:sz w:val="24"/>
      <w:szCs w:val="20"/>
      <w:lang w:eastAsia="ja-JP"/>
    </w:rPr>
  </w:style>
  <w:style w:type="character" w:customStyle="1" w:styleId="TableTitle0">
    <w:name w:val="Table Title (文字)"/>
    <w:link w:val="TableTitle"/>
    <w:rsid w:val="004072CB"/>
    <w:rPr>
      <w:rFonts w:ascii="Times New Roman" w:eastAsia="MS Mincho" w:hAnsi="Times New Roman" w:cs="Times New Roman"/>
      <w:b/>
      <w:sz w:val="24"/>
      <w:szCs w:val="20"/>
      <w:lang w:val="en-US" w:eastAsia="ja-JP"/>
    </w:rPr>
  </w:style>
  <w:style w:type="paragraph" w:styleId="BodyTextFirstIndent2">
    <w:name w:val="Body Text First Indent 2"/>
    <w:basedOn w:val="BodyTextIndent"/>
    <w:link w:val="BodyTextFirstIndent2Char"/>
    <w:uiPriority w:val="99"/>
    <w:semiHidden/>
    <w:unhideWhenUsed/>
    <w:rsid w:val="004072CB"/>
    <w:pPr>
      <w:spacing w:after="0"/>
      <w:ind w:left="360" w:firstLine="360"/>
    </w:pPr>
  </w:style>
  <w:style w:type="character" w:customStyle="1" w:styleId="BodyTextFirstIndent2Char">
    <w:name w:val="Body Text First Indent 2 Char"/>
    <w:basedOn w:val="BodyTextIndentChar"/>
    <w:link w:val="BodyTextFirstIndent2"/>
    <w:uiPriority w:val="99"/>
    <w:semiHidden/>
    <w:rsid w:val="004072CB"/>
    <w:rPr>
      <w:rFonts w:ascii="Times New Roman" w:eastAsia="Calibri" w:hAnsi="Times New Roman" w:cs="Times New Roman"/>
      <w:lang w:val="en-US"/>
    </w:rPr>
  </w:style>
  <w:style w:type="paragraph" w:customStyle="1" w:styleId="Subpara-a">
    <w:name w:val="Subpara-(a)"/>
    <w:basedOn w:val="Normal"/>
    <w:rsid w:val="004072CB"/>
    <w:pPr>
      <w:tabs>
        <w:tab w:val="left" w:pos="-1440"/>
        <w:tab w:val="left" w:pos="-720"/>
        <w:tab w:val="left" w:pos="1440"/>
      </w:tabs>
      <w:suppressAutoHyphens/>
      <w:spacing w:before="120" w:line="240" w:lineRule="auto"/>
      <w:ind w:left="1440" w:hanging="630"/>
      <w:jc w:val="both"/>
    </w:pPr>
    <w:rPr>
      <w:rFonts w:ascii="Arial" w:eastAsia="Times New Roman" w:hAnsi="Arial"/>
      <w:spacing w:val="-2"/>
      <w:szCs w:val="20"/>
    </w:rPr>
  </w:style>
  <w:style w:type="paragraph" w:customStyle="1" w:styleId="CharCharCharChar2CharCharCharChar2">
    <w:name w:val="Char Char Char Char2 Char Char Char Char2"/>
    <w:basedOn w:val="Normal"/>
    <w:rsid w:val="004072CB"/>
    <w:pPr>
      <w:tabs>
        <w:tab w:val="num" w:pos="2599"/>
      </w:tabs>
      <w:spacing w:after="160" w:line="240" w:lineRule="exact"/>
    </w:pPr>
    <w:rPr>
      <w:rFonts w:ascii="Verdana" w:eastAsia="MS Mincho" w:hAnsi="Verdana"/>
      <w:sz w:val="20"/>
      <w:szCs w:val="20"/>
    </w:rPr>
  </w:style>
  <w:style w:type="paragraph" w:customStyle="1" w:styleId="Char2">
    <w:name w:val="Char2"/>
    <w:basedOn w:val="Normal"/>
    <w:rsid w:val="004072CB"/>
    <w:pPr>
      <w:spacing w:line="240" w:lineRule="auto"/>
    </w:pPr>
    <w:rPr>
      <w:rFonts w:eastAsia="MS Mincho"/>
      <w:sz w:val="20"/>
      <w:szCs w:val="20"/>
      <w:lang w:val="en-GB"/>
    </w:rPr>
  </w:style>
  <w:style w:type="character" w:customStyle="1" w:styleId="ListParagraphChar">
    <w:name w:val="List Paragraph Char"/>
    <w:aliases w:val="Paragraph Char,Resume Title Char,Citation List Char,List Paragraph Char Char Char,Bullet 1 Char,List Paragraph1 Char,b1 Char,Number_1 Char,SGLText List Paragraph Char,new Char,lp1 Char,Normal Sentence Char,ListPar1 Char,list1 Char"/>
    <w:link w:val="ListParagraph"/>
    <w:uiPriority w:val="34"/>
    <w:qFormat/>
    <w:locked/>
    <w:rsid w:val="004072CB"/>
    <w:rPr>
      <w:rFonts w:ascii="Times New Roman" w:eastAsia="Calibri" w:hAnsi="Times New Roman" w:cs="Times New Roman"/>
      <w:lang w:val="en-US"/>
    </w:rPr>
  </w:style>
  <w:style w:type="table" w:customStyle="1" w:styleId="TableGrid2">
    <w:name w:val="Table Grid2"/>
    <w:basedOn w:val="TableNormal"/>
    <w:next w:val="TableGrid"/>
    <w:uiPriority w:val="39"/>
    <w:rsid w:val="004072C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4072CB"/>
    <w:pPr>
      <w:autoSpaceDE w:val="0"/>
      <w:autoSpaceDN w:val="0"/>
      <w:spacing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4072CB"/>
    <w:rPr>
      <w:rFonts w:ascii="Courier New" w:eastAsia="Times New Roman" w:hAnsi="Courier New" w:cs="Courier New"/>
      <w:sz w:val="20"/>
      <w:szCs w:val="20"/>
      <w:lang w:val="en-US"/>
    </w:rPr>
  </w:style>
  <w:style w:type="paragraph" w:customStyle="1" w:styleId="CM6">
    <w:name w:val="CM6"/>
    <w:basedOn w:val="Default"/>
    <w:next w:val="Default"/>
    <w:uiPriority w:val="99"/>
    <w:rsid w:val="004072CB"/>
    <w:pPr>
      <w:widowControl w:val="0"/>
      <w:spacing w:after="290"/>
    </w:pPr>
    <w:rPr>
      <w:rFonts w:eastAsia="Times New Roman"/>
      <w:color w:val="auto"/>
    </w:rPr>
  </w:style>
  <w:style w:type="paragraph" w:customStyle="1" w:styleId="CM7">
    <w:name w:val="CM7"/>
    <w:basedOn w:val="Default"/>
    <w:next w:val="Default"/>
    <w:uiPriority w:val="99"/>
    <w:rsid w:val="004072CB"/>
    <w:pPr>
      <w:widowControl w:val="0"/>
      <w:spacing w:after="555"/>
    </w:pPr>
    <w:rPr>
      <w:rFonts w:eastAsia="Times New Roman"/>
      <w:color w:val="auto"/>
    </w:rPr>
  </w:style>
  <w:style w:type="paragraph" w:customStyle="1" w:styleId="CM1">
    <w:name w:val="CM1"/>
    <w:basedOn w:val="Default"/>
    <w:next w:val="Default"/>
    <w:uiPriority w:val="99"/>
    <w:rsid w:val="004072CB"/>
    <w:pPr>
      <w:widowControl w:val="0"/>
      <w:spacing w:line="286" w:lineRule="atLeast"/>
    </w:pPr>
    <w:rPr>
      <w:rFonts w:eastAsia="Times New Roman"/>
      <w:color w:val="auto"/>
    </w:rPr>
  </w:style>
  <w:style w:type="paragraph" w:customStyle="1" w:styleId="CM8">
    <w:name w:val="CM8"/>
    <w:basedOn w:val="Default"/>
    <w:next w:val="Default"/>
    <w:uiPriority w:val="99"/>
    <w:rsid w:val="004072CB"/>
    <w:pPr>
      <w:widowControl w:val="0"/>
      <w:spacing w:after="143"/>
    </w:pPr>
    <w:rPr>
      <w:rFonts w:eastAsia="Times New Roman"/>
      <w:color w:val="auto"/>
    </w:rPr>
  </w:style>
  <w:style w:type="table" w:customStyle="1" w:styleId="TableGrid3">
    <w:name w:val="Table Grid3"/>
    <w:basedOn w:val="TableNormal"/>
    <w:next w:val="TableGrid"/>
    <w:uiPriority w:val="59"/>
    <w:rsid w:val="00B239C4"/>
    <w:pPr>
      <w:spacing w:after="0" w:line="240" w:lineRule="auto"/>
    </w:pPr>
    <w:rPr>
      <w:rFonts w:ascii="Times New Roman" w:eastAsia="Calibri"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itation-20">
    <w:name w:val="citation-20"/>
    <w:basedOn w:val="DefaultParagraphFont"/>
    <w:rsid w:val="0059643F"/>
  </w:style>
  <w:style w:type="character" w:customStyle="1" w:styleId="citation-19">
    <w:name w:val="citation-19"/>
    <w:basedOn w:val="DefaultParagraphFont"/>
    <w:rsid w:val="0059643F"/>
  </w:style>
  <w:style w:type="character" w:customStyle="1" w:styleId="citation-18">
    <w:name w:val="citation-18"/>
    <w:basedOn w:val="DefaultParagraphFont"/>
    <w:rsid w:val="0059643F"/>
  </w:style>
  <w:style w:type="character" w:customStyle="1" w:styleId="citation-17">
    <w:name w:val="citation-17"/>
    <w:basedOn w:val="DefaultParagraphFont"/>
    <w:rsid w:val="0059643F"/>
  </w:style>
  <w:style w:type="character" w:customStyle="1" w:styleId="citation-84">
    <w:name w:val="citation-84"/>
    <w:basedOn w:val="DefaultParagraphFont"/>
    <w:rsid w:val="00F52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7570">
      <w:bodyDiv w:val="1"/>
      <w:marLeft w:val="0"/>
      <w:marRight w:val="0"/>
      <w:marTop w:val="0"/>
      <w:marBottom w:val="0"/>
      <w:divBdr>
        <w:top w:val="none" w:sz="0" w:space="0" w:color="auto"/>
        <w:left w:val="none" w:sz="0" w:space="0" w:color="auto"/>
        <w:bottom w:val="none" w:sz="0" w:space="0" w:color="auto"/>
        <w:right w:val="none" w:sz="0" w:space="0" w:color="auto"/>
      </w:divBdr>
    </w:div>
    <w:div w:id="79300621">
      <w:bodyDiv w:val="1"/>
      <w:marLeft w:val="0"/>
      <w:marRight w:val="0"/>
      <w:marTop w:val="0"/>
      <w:marBottom w:val="0"/>
      <w:divBdr>
        <w:top w:val="none" w:sz="0" w:space="0" w:color="auto"/>
        <w:left w:val="none" w:sz="0" w:space="0" w:color="auto"/>
        <w:bottom w:val="none" w:sz="0" w:space="0" w:color="auto"/>
        <w:right w:val="none" w:sz="0" w:space="0" w:color="auto"/>
      </w:divBdr>
    </w:div>
    <w:div w:id="90592986">
      <w:bodyDiv w:val="1"/>
      <w:marLeft w:val="0"/>
      <w:marRight w:val="0"/>
      <w:marTop w:val="0"/>
      <w:marBottom w:val="0"/>
      <w:divBdr>
        <w:top w:val="none" w:sz="0" w:space="0" w:color="auto"/>
        <w:left w:val="none" w:sz="0" w:space="0" w:color="auto"/>
        <w:bottom w:val="none" w:sz="0" w:space="0" w:color="auto"/>
        <w:right w:val="none" w:sz="0" w:space="0" w:color="auto"/>
      </w:divBdr>
    </w:div>
    <w:div w:id="102461278">
      <w:bodyDiv w:val="1"/>
      <w:marLeft w:val="0"/>
      <w:marRight w:val="0"/>
      <w:marTop w:val="0"/>
      <w:marBottom w:val="0"/>
      <w:divBdr>
        <w:top w:val="none" w:sz="0" w:space="0" w:color="auto"/>
        <w:left w:val="none" w:sz="0" w:space="0" w:color="auto"/>
        <w:bottom w:val="none" w:sz="0" w:space="0" w:color="auto"/>
        <w:right w:val="none" w:sz="0" w:space="0" w:color="auto"/>
      </w:divBdr>
      <w:divsChild>
        <w:div w:id="1953433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9988">
      <w:bodyDiv w:val="1"/>
      <w:marLeft w:val="0"/>
      <w:marRight w:val="0"/>
      <w:marTop w:val="0"/>
      <w:marBottom w:val="0"/>
      <w:divBdr>
        <w:top w:val="none" w:sz="0" w:space="0" w:color="auto"/>
        <w:left w:val="none" w:sz="0" w:space="0" w:color="auto"/>
        <w:bottom w:val="none" w:sz="0" w:space="0" w:color="auto"/>
        <w:right w:val="none" w:sz="0" w:space="0" w:color="auto"/>
      </w:divBdr>
    </w:div>
    <w:div w:id="216355009">
      <w:bodyDiv w:val="1"/>
      <w:marLeft w:val="0"/>
      <w:marRight w:val="0"/>
      <w:marTop w:val="0"/>
      <w:marBottom w:val="0"/>
      <w:divBdr>
        <w:top w:val="none" w:sz="0" w:space="0" w:color="auto"/>
        <w:left w:val="none" w:sz="0" w:space="0" w:color="auto"/>
        <w:bottom w:val="none" w:sz="0" w:space="0" w:color="auto"/>
        <w:right w:val="none" w:sz="0" w:space="0" w:color="auto"/>
      </w:divBdr>
      <w:divsChild>
        <w:div w:id="306250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371438">
      <w:bodyDiv w:val="1"/>
      <w:marLeft w:val="0"/>
      <w:marRight w:val="0"/>
      <w:marTop w:val="0"/>
      <w:marBottom w:val="0"/>
      <w:divBdr>
        <w:top w:val="none" w:sz="0" w:space="0" w:color="auto"/>
        <w:left w:val="none" w:sz="0" w:space="0" w:color="auto"/>
        <w:bottom w:val="none" w:sz="0" w:space="0" w:color="auto"/>
        <w:right w:val="none" w:sz="0" w:space="0" w:color="auto"/>
      </w:divBdr>
    </w:div>
    <w:div w:id="259873662">
      <w:bodyDiv w:val="1"/>
      <w:marLeft w:val="0"/>
      <w:marRight w:val="0"/>
      <w:marTop w:val="0"/>
      <w:marBottom w:val="0"/>
      <w:divBdr>
        <w:top w:val="none" w:sz="0" w:space="0" w:color="auto"/>
        <w:left w:val="none" w:sz="0" w:space="0" w:color="auto"/>
        <w:bottom w:val="none" w:sz="0" w:space="0" w:color="auto"/>
        <w:right w:val="none" w:sz="0" w:space="0" w:color="auto"/>
      </w:divBdr>
    </w:div>
    <w:div w:id="276447743">
      <w:bodyDiv w:val="1"/>
      <w:marLeft w:val="0"/>
      <w:marRight w:val="0"/>
      <w:marTop w:val="0"/>
      <w:marBottom w:val="0"/>
      <w:divBdr>
        <w:top w:val="none" w:sz="0" w:space="0" w:color="auto"/>
        <w:left w:val="none" w:sz="0" w:space="0" w:color="auto"/>
        <w:bottom w:val="none" w:sz="0" w:space="0" w:color="auto"/>
        <w:right w:val="none" w:sz="0" w:space="0" w:color="auto"/>
      </w:divBdr>
      <w:divsChild>
        <w:div w:id="781724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302035">
      <w:bodyDiv w:val="1"/>
      <w:marLeft w:val="0"/>
      <w:marRight w:val="0"/>
      <w:marTop w:val="0"/>
      <w:marBottom w:val="0"/>
      <w:divBdr>
        <w:top w:val="none" w:sz="0" w:space="0" w:color="auto"/>
        <w:left w:val="none" w:sz="0" w:space="0" w:color="auto"/>
        <w:bottom w:val="none" w:sz="0" w:space="0" w:color="auto"/>
        <w:right w:val="none" w:sz="0" w:space="0" w:color="auto"/>
      </w:divBdr>
    </w:div>
    <w:div w:id="318971832">
      <w:bodyDiv w:val="1"/>
      <w:marLeft w:val="0"/>
      <w:marRight w:val="0"/>
      <w:marTop w:val="0"/>
      <w:marBottom w:val="0"/>
      <w:divBdr>
        <w:top w:val="none" w:sz="0" w:space="0" w:color="auto"/>
        <w:left w:val="none" w:sz="0" w:space="0" w:color="auto"/>
        <w:bottom w:val="none" w:sz="0" w:space="0" w:color="auto"/>
        <w:right w:val="none" w:sz="0" w:space="0" w:color="auto"/>
      </w:divBdr>
    </w:div>
    <w:div w:id="340395869">
      <w:bodyDiv w:val="1"/>
      <w:marLeft w:val="0"/>
      <w:marRight w:val="0"/>
      <w:marTop w:val="0"/>
      <w:marBottom w:val="0"/>
      <w:divBdr>
        <w:top w:val="none" w:sz="0" w:space="0" w:color="auto"/>
        <w:left w:val="none" w:sz="0" w:space="0" w:color="auto"/>
        <w:bottom w:val="none" w:sz="0" w:space="0" w:color="auto"/>
        <w:right w:val="none" w:sz="0" w:space="0" w:color="auto"/>
      </w:divBdr>
    </w:div>
    <w:div w:id="403455009">
      <w:bodyDiv w:val="1"/>
      <w:marLeft w:val="0"/>
      <w:marRight w:val="0"/>
      <w:marTop w:val="0"/>
      <w:marBottom w:val="0"/>
      <w:divBdr>
        <w:top w:val="none" w:sz="0" w:space="0" w:color="auto"/>
        <w:left w:val="none" w:sz="0" w:space="0" w:color="auto"/>
        <w:bottom w:val="none" w:sz="0" w:space="0" w:color="auto"/>
        <w:right w:val="none" w:sz="0" w:space="0" w:color="auto"/>
      </w:divBdr>
    </w:div>
    <w:div w:id="430782692">
      <w:bodyDiv w:val="1"/>
      <w:marLeft w:val="0"/>
      <w:marRight w:val="0"/>
      <w:marTop w:val="0"/>
      <w:marBottom w:val="0"/>
      <w:divBdr>
        <w:top w:val="none" w:sz="0" w:space="0" w:color="auto"/>
        <w:left w:val="none" w:sz="0" w:space="0" w:color="auto"/>
        <w:bottom w:val="none" w:sz="0" w:space="0" w:color="auto"/>
        <w:right w:val="none" w:sz="0" w:space="0" w:color="auto"/>
      </w:divBdr>
    </w:div>
    <w:div w:id="501119292">
      <w:bodyDiv w:val="1"/>
      <w:marLeft w:val="0"/>
      <w:marRight w:val="0"/>
      <w:marTop w:val="0"/>
      <w:marBottom w:val="0"/>
      <w:divBdr>
        <w:top w:val="none" w:sz="0" w:space="0" w:color="auto"/>
        <w:left w:val="none" w:sz="0" w:space="0" w:color="auto"/>
        <w:bottom w:val="none" w:sz="0" w:space="0" w:color="auto"/>
        <w:right w:val="none" w:sz="0" w:space="0" w:color="auto"/>
      </w:divBdr>
    </w:div>
    <w:div w:id="522090606">
      <w:bodyDiv w:val="1"/>
      <w:marLeft w:val="0"/>
      <w:marRight w:val="0"/>
      <w:marTop w:val="0"/>
      <w:marBottom w:val="0"/>
      <w:divBdr>
        <w:top w:val="none" w:sz="0" w:space="0" w:color="auto"/>
        <w:left w:val="none" w:sz="0" w:space="0" w:color="auto"/>
        <w:bottom w:val="none" w:sz="0" w:space="0" w:color="auto"/>
        <w:right w:val="none" w:sz="0" w:space="0" w:color="auto"/>
      </w:divBdr>
    </w:div>
    <w:div w:id="533034490">
      <w:bodyDiv w:val="1"/>
      <w:marLeft w:val="0"/>
      <w:marRight w:val="0"/>
      <w:marTop w:val="0"/>
      <w:marBottom w:val="0"/>
      <w:divBdr>
        <w:top w:val="none" w:sz="0" w:space="0" w:color="auto"/>
        <w:left w:val="none" w:sz="0" w:space="0" w:color="auto"/>
        <w:bottom w:val="none" w:sz="0" w:space="0" w:color="auto"/>
        <w:right w:val="none" w:sz="0" w:space="0" w:color="auto"/>
      </w:divBdr>
    </w:div>
    <w:div w:id="597099615">
      <w:bodyDiv w:val="1"/>
      <w:marLeft w:val="0"/>
      <w:marRight w:val="0"/>
      <w:marTop w:val="0"/>
      <w:marBottom w:val="0"/>
      <w:divBdr>
        <w:top w:val="none" w:sz="0" w:space="0" w:color="auto"/>
        <w:left w:val="none" w:sz="0" w:space="0" w:color="auto"/>
        <w:bottom w:val="none" w:sz="0" w:space="0" w:color="auto"/>
        <w:right w:val="none" w:sz="0" w:space="0" w:color="auto"/>
      </w:divBdr>
    </w:div>
    <w:div w:id="600382015">
      <w:bodyDiv w:val="1"/>
      <w:marLeft w:val="0"/>
      <w:marRight w:val="0"/>
      <w:marTop w:val="0"/>
      <w:marBottom w:val="0"/>
      <w:divBdr>
        <w:top w:val="none" w:sz="0" w:space="0" w:color="auto"/>
        <w:left w:val="none" w:sz="0" w:space="0" w:color="auto"/>
        <w:bottom w:val="none" w:sz="0" w:space="0" w:color="auto"/>
        <w:right w:val="none" w:sz="0" w:space="0" w:color="auto"/>
      </w:divBdr>
    </w:div>
    <w:div w:id="604851087">
      <w:bodyDiv w:val="1"/>
      <w:marLeft w:val="0"/>
      <w:marRight w:val="0"/>
      <w:marTop w:val="0"/>
      <w:marBottom w:val="0"/>
      <w:divBdr>
        <w:top w:val="none" w:sz="0" w:space="0" w:color="auto"/>
        <w:left w:val="none" w:sz="0" w:space="0" w:color="auto"/>
        <w:bottom w:val="none" w:sz="0" w:space="0" w:color="auto"/>
        <w:right w:val="none" w:sz="0" w:space="0" w:color="auto"/>
      </w:divBdr>
    </w:div>
    <w:div w:id="680669122">
      <w:bodyDiv w:val="1"/>
      <w:marLeft w:val="0"/>
      <w:marRight w:val="0"/>
      <w:marTop w:val="0"/>
      <w:marBottom w:val="0"/>
      <w:divBdr>
        <w:top w:val="none" w:sz="0" w:space="0" w:color="auto"/>
        <w:left w:val="none" w:sz="0" w:space="0" w:color="auto"/>
        <w:bottom w:val="none" w:sz="0" w:space="0" w:color="auto"/>
        <w:right w:val="none" w:sz="0" w:space="0" w:color="auto"/>
      </w:divBdr>
    </w:div>
    <w:div w:id="721363284">
      <w:bodyDiv w:val="1"/>
      <w:marLeft w:val="0"/>
      <w:marRight w:val="0"/>
      <w:marTop w:val="0"/>
      <w:marBottom w:val="0"/>
      <w:divBdr>
        <w:top w:val="none" w:sz="0" w:space="0" w:color="auto"/>
        <w:left w:val="none" w:sz="0" w:space="0" w:color="auto"/>
        <w:bottom w:val="none" w:sz="0" w:space="0" w:color="auto"/>
        <w:right w:val="none" w:sz="0" w:space="0" w:color="auto"/>
      </w:divBdr>
    </w:div>
    <w:div w:id="728958304">
      <w:bodyDiv w:val="1"/>
      <w:marLeft w:val="0"/>
      <w:marRight w:val="0"/>
      <w:marTop w:val="0"/>
      <w:marBottom w:val="0"/>
      <w:divBdr>
        <w:top w:val="none" w:sz="0" w:space="0" w:color="auto"/>
        <w:left w:val="none" w:sz="0" w:space="0" w:color="auto"/>
        <w:bottom w:val="none" w:sz="0" w:space="0" w:color="auto"/>
        <w:right w:val="none" w:sz="0" w:space="0" w:color="auto"/>
      </w:divBdr>
    </w:div>
    <w:div w:id="791092860">
      <w:bodyDiv w:val="1"/>
      <w:marLeft w:val="0"/>
      <w:marRight w:val="0"/>
      <w:marTop w:val="0"/>
      <w:marBottom w:val="0"/>
      <w:divBdr>
        <w:top w:val="none" w:sz="0" w:space="0" w:color="auto"/>
        <w:left w:val="none" w:sz="0" w:space="0" w:color="auto"/>
        <w:bottom w:val="none" w:sz="0" w:space="0" w:color="auto"/>
        <w:right w:val="none" w:sz="0" w:space="0" w:color="auto"/>
      </w:divBdr>
    </w:div>
    <w:div w:id="816843264">
      <w:bodyDiv w:val="1"/>
      <w:marLeft w:val="0"/>
      <w:marRight w:val="0"/>
      <w:marTop w:val="0"/>
      <w:marBottom w:val="0"/>
      <w:divBdr>
        <w:top w:val="none" w:sz="0" w:space="0" w:color="auto"/>
        <w:left w:val="none" w:sz="0" w:space="0" w:color="auto"/>
        <w:bottom w:val="none" w:sz="0" w:space="0" w:color="auto"/>
        <w:right w:val="none" w:sz="0" w:space="0" w:color="auto"/>
      </w:divBdr>
      <w:divsChild>
        <w:div w:id="1290477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132416">
      <w:bodyDiv w:val="1"/>
      <w:marLeft w:val="0"/>
      <w:marRight w:val="0"/>
      <w:marTop w:val="0"/>
      <w:marBottom w:val="0"/>
      <w:divBdr>
        <w:top w:val="none" w:sz="0" w:space="0" w:color="auto"/>
        <w:left w:val="none" w:sz="0" w:space="0" w:color="auto"/>
        <w:bottom w:val="none" w:sz="0" w:space="0" w:color="auto"/>
        <w:right w:val="none" w:sz="0" w:space="0" w:color="auto"/>
      </w:divBdr>
    </w:div>
    <w:div w:id="831263127">
      <w:bodyDiv w:val="1"/>
      <w:marLeft w:val="0"/>
      <w:marRight w:val="0"/>
      <w:marTop w:val="0"/>
      <w:marBottom w:val="0"/>
      <w:divBdr>
        <w:top w:val="none" w:sz="0" w:space="0" w:color="auto"/>
        <w:left w:val="none" w:sz="0" w:space="0" w:color="auto"/>
        <w:bottom w:val="none" w:sz="0" w:space="0" w:color="auto"/>
        <w:right w:val="none" w:sz="0" w:space="0" w:color="auto"/>
      </w:divBdr>
    </w:div>
    <w:div w:id="838155922">
      <w:bodyDiv w:val="1"/>
      <w:marLeft w:val="0"/>
      <w:marRight w:val="0"/>
      <w:marTop w:val="0"/>
      <w:marBottom w:val="0"/>
      <w:divBdr>
        <w:top w:val="none" w:sz="0" w:space="0" w:color="auto"/>
        <w:left w:val="none" w:sz="0" w:space="0" w:color="auto"/>
        <w:bottom w:val="none" w:sz="0" w:space="0" w:color="auto"/>
        <w:right w:val="none" w:sz="0" w:space="0" w:color="auto"/>
      </w:divBdr>
    </w:div>
    <w:div w:id="901137841">
      <w:bodyDiv w:val="1"/>
      <w:marLeft w:val="0"/>
      <w:marRight w:val="0"/>
      <w:marTop w:val="0"/>
      <w:marBottom w:val="0"/>
      <w:divBdr>
        <w:top w:val="none" w:sz="0" w:space="0" w:color="auto"/>
        <w:left w:val="none" w:sz="0" w:space="0" w:color="auto"/>
        <w:bottom w:val="none" w:sz="0" w:space="0" w:color="auto"/>
        <w:right w:val="none" w:sz="0" w:space="0" w:color="auto"/>
      </w:divBdr>
      <w:divsChild>
        <w:div w:id="2142769768">
          <w:marLeft w:val="0"/>
          <w:marRight w:val="0"/>
          <w:marTop w:val="0"/>
          <w:marBottom w:val="0"/>
          <w:divBdr>
            <w:top w:val="none" w:sz="0" w:space="0" w:color="auto"/>
            <w:left w:val="none" w:sz="0" w:space="0" w:color="auto"/>
            <w:bottom w:val="none" w:sz="0" w:space="0" w:color="auto"/>
            <w:right w:val="none" w:sz="0" w:space="0" w:color="auto"/>
          </w:divBdr>
          <w:divsChild>
            <w:div w:id="1561557347">
              <w:marLeft w:val="0"/>
              <w:marRight w:val="0"/>
              <w:marTop w:val="0"/>
              <w:marBottom w:val="0"/>
              <w:divBdr>
                <w:top w:val="none" w:sz="0" w:space="0" w:color="auto"/>
                <w:left w:val="none" w:sz="0" w:space="0" w:color="auto"/>
                <w:bottom w:val="none" w:sz="0" w:space="0" w:color="auto"/>
                <w:right w:val="none" w:sz="0" w:space="0" w:color="auto"/>
              </w:divBdr>
              <w:divsChild>
                <w:div w:id="1599951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67903792">
      <w:bodyDiv w:val="1"/>
      <w:marLeft w:val="0"/>
      <w:marRight w:val="0"/>
      <w:marTop w:val="0"/>
      <w:marBottom w:val="0"/>
      <w:divBdr>
        <w:top w:val="none" w:sz="0" w:space="0" w:color="auto"/>
        <w:left w:val="none" w:sz="0" w:space="0" w:color="auto"/>
        <w:bottom w:val="none" w:sz="0" w:space="0" w:color="auto"/>
        <w:right w:val="none" w:sz="0" w:space="0" w:color="auto"/>
      </w:divBdr>
    </w:div>
    <w:div w:id="972439333">
      <w:bodyDiv w:val="1"/>
      <w:marLeft w:val="0"/>
      <w:marRight w:val="0"/>
      <w:marTop w:val="0"/>
      <w:marBottom w:val="0"/>
      <w:divBdr>
        <w:top w:val="none" w:sz="0" w:space="0" w:color="auto"/>
        <w:left w:val="none" w:sz="0" w:space="0" w:color="auto"/>
        <w:bottom w:val="none" w:sz="0" w:space="0" w:color="auto"/>
        <w:right w:val="none" w:sz="0" w:space="0" w:color="auto"/>
      </w:divBdr>
    </w:div>
    <w:div w:id="1023701592">
      <w:bodyDiv w:val="1"/>
      <w:marLeft w:val="0"/>
      <w:marRight w:val="0"/>
      <w:marTop w:val="0"/>
      <w:marBottom w:val="0"/>
      <w:divBdr>
        <w:top w:val="none" w:sz="0" w:space="0" w:color="auto"/>
        <w:left w:val="none" w:sz="0" w:space="0" w:color="auto"/>
        <w:bottom w:val="none" w:sz="0" w:space="0" w:color="auto"/>
        <w:right w:val="none" w:sz="0" w:space="0" w:color="auto"/>
      </w:divBdr>
    </w:div>
    <w:div w:id="1041785246">
      <w:bodyDiv w:val="1"/>
      <w:marLeft w:val="0"/>
      <w:marRight w:val="0"/>
      <w:marTop w:val="0"/>
      <w:marBottom w:val="0"/>
      <w:divBdr>
        <w:top w:val="none" w:sz="0" w:space="0" w:color="auto"/>
        <w:left w:val="none" w:sz="0" w:space="0" w:color="auto"/>
        <w:bottom w:val="none" w:sz="0" w:space="0" w:color="auto"/>
        <w:right w:val="none" w:sz="0" w:space="0" w:color="auto"/>
      </w:divBdr>
    </w:div>
    <w:div w:id="1081676879">
      <w:bodyDiv w:val="1"/>
      <w:marLeft w:val="0"/>
      <w:marRight w:val="0"/>
      <w:marTop w:val="0"/>
      <w:marBottom w:val="0"/>
      <w:divBdr>
        <w:top w:val="none" w:sz="0" w:space="0" w:color="auto"/>
        <w:left w:val="none" w:sz="0" w:space="0" w:color="auto"/>
        <w:bottom w:val="none" w:sz="0" w:space="0" w:color="auto"/>
        <w:right w:val="none" w:sz="0" w:space="0" w:color="auto"/>
      </w:divBdr>
    </w:div>
    <w:div w:id="1095125454">
      <w:bodyDiv w:val="1"/>
      <w:marLeft w:val="0"/>
      <w:marRight w:val="0"/>
      <w:marTop w:val="0"/>
      <w:marBottom w:val="0"/>
      <w:divBdr>
        <w:top w:val="none" w:sz="0" w:space="0" w:color="auto"/>
        <w:left w:val="none" w:sz="0" w:space="0" w:color="auto"/>
        <w:bottom w:val="none" w:sz="0" w:space="0" w:color="auto"/>
        <w:right w:val="none" w:sz="0" w:space="0" w:color="auto"/>
      </w:divBdr>
    </w:div>
    <w:div w:id="1110776591">
      <w:bodyDiv w:val="1"/>
      <w:marLeft w:val="0"/>
      <w:marRight w:val="0"/>
      <w:marTop w:val="0"/>
      <w:marBottom w:val="0"/>
      <w:divBdr>
        <w:top w:val="none" w:sz="0" w:space="0" w:color="auto"/>
        <w:left w:val="none" w:sz="0" w:space="0" w:color="auto"/>
        <w:bottom w:val="none" w:sz="0" w:space="0" w:color="auto"/>
        <w:right w:val="none" w:sz="0" w:space="0" w:color="auto"/>
      </w:divBdr>
    </w:div>
    <w:div w:id="1139571155">
      <w:bodyDiv w:val="1"/>
      <w:marLeft w:val="0"/>
      <w:marRight w:val="0"/>
      <w:marTop w:val="0"/>
      <w:marBottom w:val="0"/>
      <w:divBdr>
        <w:top w:val="none" w:sz="0" w:space="0" w:color="auto"/>
        <w:left w:val="none" w:sz="0" w:space="0" w:color="auto"/>
        <w:bottom w:val="none" w:sz="0" w:space="0" w:color="auto"/>
        <w:right w:val="none" w:sz="0" w:space="0" w:color="auto"/>
      </w:divBdr>
    </w:div>
    <w:div w:id="1191869414">
      <w:bodyDiv w:val="1"/>
      <w:marLeft w:val="0"/>
      <w:marRight w:val="0"/>
      <w:marTop w:val="0"/>
      <w:marBottom w:val="0"/>
      <w:divBdr>
        <w:top w:val="none" w:sz="0" w:space="0" w:color="auto"/>
        <w:left w:val="none" w:sz="0" w:space="0" w:color="auto"/>
        <w:bottom w:val="none" w:sz="0" w:space="0" w:color="auto"/>
        <w:right w:val="none" w:sz="0" w:space="0" w:color="auto"/>
      </w:divBdr>
    </w:div>
    <w:div w:id="1197304851">
      <w:bodyDiv w:val="1"/>
      <w:marLeft w:val="0"/>
      <w:marRight w:val="0"/>
      <w:marTop w:val="0"/>
      <w:marBottom w:val="0"/>
      <w:divBdr>
        <w:top w:val="none" w:sz="0" w:space="0" w:color="auto"/>
        <w:left w:val="none" w:sz="0" w:space="0" w:color="auto"/>
        <w:bottom w:val="none" w:sz="0" w:space="0" w:color="auto"/>
        <w:right w:val="none" w:sz="0" w:space="0" w:color="auto"/>
      </w:divBdr>
    </w:div>
    <w:div w:id="1256744495">
      <w:bodyDiv w:val="1"/>
      <w:marLeft w:val="0"/>
      <w:marRight w:val="0"/>
      <w:marTop w:val="0"/>
      <w:marBottom w:val="0"/>
      <w:divBdr>
        <w:top w:val="none" w:sz="0" w:space="0" w:color="auto"/>
        <w:left w:val="none" w:sz="0" w:space="0" w:color="auto"/>
        <w:bottom w:val="none" w:sz="0" w:space="0" w:color="auto"/>
        <w:right w:val="none" w:sz="0" w:space="0" w:color="auto"/>
      </w:divBdr>
    </w:div>
    <w:div w:id="1282296780">
      <w:bodyDiv w:val="1"/>
      <w:marLeft w:val="0"/>
      <w:marRight w:val="0"/>
      <w:marTop w:val="0"/>
      <w:marBottom w:val="0"/>
      <w:divBdr>
        <w:top w:val="none" w:sz="0" w:space="0" w:color="auto"/>
        <w:left w:val="none" w:sz="0" w:space="0" w:color="auto"/>
        <w:bottom w:val="none" w:sz="0" w:space="0" w:color="auto"/>
        <w:right w:val="none" w:sz="0" w:space="0" w:color="auto"/>
      </w:divBdr>
      <w:divsChild>
        <w:div w:id="1339306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472905">
      <w:bodyDiv w:val="1"/>
      <w:marLeft w:val="0"/>
      <w:marRight w:val="0"/>
      <w:marTop w:val="0"/>
      <w:marBottom w:val="0"/>
      <w:divBdr>
        <w:top w:val="none" w:sz="0" w:space="0" w:color="auto"/>
        <w:left w:val="none" w:sz="0" w:space="0" w:color="auto"/>
        <w:bottom w:val="none" w:sz="0" w:space="0" w:color="auto"/>
        <w:right w:val="none" w:sz="0" w:space="0" w:color="auto"/>
      </w:divBdr>
    </w:div>
    <w:div w:id="1307706191">
      <w:bodyDiv w:val="1"/>
      <w:marLeft w:val="0"/>
      <w:marRight w:val="0"/>
      <w:marTop w:val="0"/>
      <w:marBottom w:val="0"/>
      <w:divBdr>
        <w:top w:val="none" w:sz="0" w:space="0" w:color="auto"/>
        <w:left w:val="none" w:sz="0" w:space="0" w:color="auto"/>
        <w:bottom w:val="none" w:sz="0" w:space="0" w:color="auto"/>
        <w:right w:val="none" w:sz="0" w:space="0" w:color="auto"/>
      </w:divBdr>
    </w:div>
    <w:div w:id="1323119052">
      <w:bodyDiv w:val="1"/>
      <w:marLeft w:val="0"/>
      <w:marRight w:val="0"/>
      <w:marTop w:val="0"/>
      <w:marBottom w:val="0"/>
      <w:divBdr>
        <w:top w:val="none" w:sz="0" w:space="0" w:color="auto"/>
        <w:left w:val="none" w:sz="0" w:space="0" w:color="auto"/>
        <w:bottom w:val="none" w:sz="0" w:space="0" w:color="auto"/>
        <w:right w:val="none" w:sz="0" w:space="0" w:color="auto"/>
      </w:divBdr>
      <w:divsChild>
        <w:div w:id="1191870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832885">
      <w:bodyDiv w:val="1"/>
      <w:marLeft w:val="0"/>
      <w:marRight w:val="0"/>
      <w:marTop w:val="0"/>
      <w:marBottom w:val="0"/>
      <w:divBdr>
        <w:top w:val="none" w:sz="0" w:space="0" w:color="auto"/>
        <w:left w:val="none" w:sz="0" w:space="0" w:color="auto"/>
        <w:bottom w:val="none" w:sz="0" w:space="0" w:color="auto"/>
        <w:right w:val="none" w:sz="0" w:space="0" w:color="auto"/>
      </w:divBdr>
    </w:div>
    <w:div w:id="1386877832">
      <w:bodyDiv w:val="1"/>
      <w:marLeft w:val="0"/>
      <w:marRight w:val="0"/>
      <w:marTop w:val="0"/>
      <w:marBottom w:val="0"/>
      <w:divBdr>
        <w:top w:val="none" w:sz="0" w:space="0" w:color="auto"/>
        <w:left w:val="none" w:sz="0" w:space="0" w:color="auto"/>
        <w:bottom w:val="none" w:sz="0" w:space="0" w:color="auto"/>
        <w:right w:val="none" w:sz="0" w:space="0" w:color="auto"/>
      </w:divBdr>
    </w:div>
    <w:div w:id="1445345714">
      <w:bodyDiv w:val="1"/>
      <w:marLeft w:val="0"/>
      <w:marRight w:val="0"/>
      <w:marTop w:val="0"/>
      <w:marBottom w:val="0"/>
      <w:divBdr>
        <w:top w:val="none" w:sz="0" w:space="0" w:color="auto"/>
        <w:left w:val="none" w:sz="0" w:space="0" w:color="auto"/>
        <w:bottom w:val="none" w:sz="0" w:space="0" w:color="auto"/>
        <w:right w:val="none" w:sz="0" w:space="0" w:color="auto"/>
      </w:divBdr>
    </w:div>
    <w:div w:id="1494442975">
      <w:bodyDiv w:val="1"/>
      <w:marLeft w:val="0"/>
      <w:marRight w:val="0"/>
      <w:marTop w:val="0"/>
      <w:marBottom w:val="0"/>
      <w:divBdr>
        <w:top w:val="none" w:sz="0" w:space="0" w:color="auto"/>
        <w:left w:val="none" w:sz="0" w:space="0" w:color="auto"/>
        <w:bottom w:val="none" w:sz="0" w:space="0" w:color="auto"/>
        <w:right w:val="none" w:sz="0" w:space="0" w:color="auto"/>
      </w:divBdr>
    </w:div>
    <w:div w:id="1496922945">
      <w:bodyDiv w:val="1"/>
      <w:marLeft w:val="0"/>
      <w:marRight w:val="0"/>
      <w:marTop w:val="0"/>
      <w:marBottom w:val="0"/>
      <w:divBdr>
        <w:top w:val="none" w:sz="0" w:space="0" w:color="auto"/>
        <w:left w:val="none" w:sz="0" w:space="0" w:color="auto"/>
        <w:bottom w:val="none" w:sz="0" w:space="0" w:color="auto"/>
        <w:right w:val="none" w:sz="0" w:space="0" w:color="auto"/>
      </w:divBdr>
      <w:divsChild>
        <w:div w:id="1901551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48702">
      <w:bodyDiv w:val="1"/>
      <w:marLeft w:val="0"/>
      <w:marRight w:val="0"/>
      <w:marTop w:val="0"/>
      <w:marBottom w:val="0"/>
      <w:divBdr>
        <w:top w:val="none" w:sz="0" w:space="0" w:color="auto"/>
        <w:left w:val="none" w:sz="0" w:space="0" w:color="auto"/>
        <w:bottom w:val="none" w:sz="0" w:space="0" w:color="auto"/>
        <w:right w:val="none" w:sz="0" w:space="0" w:color="auto"/>
      </w:divBdr>
    </w:div>
    <w:div w:id="1524585837">
      <w:bodyDiv w:val="1"/>
      <w:marLeft w:val="0"/>
      <w:marRight w:val="0"/>
      <w:marTop w:val="0"/>
      <w:marBottom w:val="0"/>
      <w:divBdr>
        <w:top w:val="none" w:sz="0" w:space="0" w:color="auto"/>
        <w:left w:val="none" w:sz="0" w:space="0" w:color="auto"/>
        <w:bottom w:val="none" w:sz="0" w:space="0" w:color="auto"/>
        <w:right w:val="none" w:sz="0" w:space="0" w:color="auto"/>
      </w:divBdr>
    </w:div>
    <w:div w:id="1531648205">
      <w:bodyDiv w:val="1"/>
      <w:marLeft w:val="0"/>
      <w:marRight w:val="0"/>
      <w:marTop w:val="0"/>
      <w:marBottom w:val="0"/>
      <w:divBdr>
        <w:top w:val="none" w:sz="0" w:space="0" w:color="auto"/>
        <w:left w:val="none" w:sz="0" w:space="0" w:color="auto"/>
        <w:bottom w:val="none" w:sz="0" w:space="0" w:color="auto"/>
        <w:right w:val="none" w:sz="0" w:space="0" w:color="auto"/>
      </w:divBdr>
    </w:div>
    <w:div w:id="1645771053">
      <w:bodyDiv w:val="1"/>
      <w:marLeft w:val="0"/>
      <w:marRight w:val="0"/>
      <w:marTop w:val="0"/>
      <w:marBottom w:val="0"/>
      <w:divBdr>
        <w:top w:val="none" w:sz="0" w:space="0" w:color="auto"/>
        <w:left w:val="none" w:sz="0" w:space="0" w:color="auto"/>
        <w:bottom w:val="none" w:sz="0" w:space="0" w:color="auto"/>
        <w:right w:val="none" w:sz="0" w:space="0" w:color="auto"/>
      </w:divBdr>
    </w:div>
    <w:div w:id="1680159768">
      <w:bodyDiv w:val="1"/>
      <w:marLeft w:val="0"/>
      <w:marRight w:val="0"/>
      <w:marTop w:val="0"/>
      <w:marBottom w:val="0"/>
      <w:divBdr>
        <w:top w:val="none" w:sz="0" w:space="0" w:color="auto"/>
        <w:left w:val="none" w:sz="0" w:space="0" w:color="auto"/>
        <w:bottom w:val="none" w:sz="0" w:space="0" w:color="auto"/>
        <w:right w:val="none" w:sz="0" w:space="0" w:color="auto"/>
      </w:divBdr>
    </w:div>
    <w:div w:id="1680544324">
      <w:bodyDiv w:val="1"/>
      <w:marLeft w:val="0"/>
      <w:marRight w:val="0"/>
      <w:marTop w:val="0"/>
      <w:marBottom w:val="0"/>
      <w:divBdr>
        <w:top w:val="none" w:sz="0" w:space="0" w:color="auto"/>
        <w:left w:val="none" w:sz="0" w:space="0" w:color="auto"/>
        <w:bottom w:val="none" w:sz="0" w:space="0" w:color="auto"/>
        <w:right w:val="none" w:sz="0" w:space="0" w:color="auto"/>
      </w:divBdr>
    </w:div>
    <w:div w:id="1709522879">
      <w:bodyDiv w:val="1"/>
      <w:marLeft w:val="0"/>
      <w:marRight w:val="0"/>
      <w:marTop w:val="0"/>
      <w:marBottom w:val="0"/>
      <w:divBdr>
        <w:top w:val="none" w:sz="0" w:space="0" w:color="auto"/>
        <w:left w:val="none" w:sz="0" w:space="0" w:color="auto"/>
        <w:bottom w:val="none" w:sz="0" w:space="0" w:color="auto"/>
        <w:right w:val="none" w:sz="0" w:space="0" w:color="auto"/>
      </w:divBdr>
      <w:divsChild>
        <w:div w:id="161836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953357">
      <w:bodyDiv w:val="1"/>
      <w:marLeft w:val="0"/>
      <w:marRight w:val="0"/>
      <w:marTop w:val="0"/>
      <w:marBottom w:val="0"/>
      <w:divBdr>
        <w:top w:val="none" w:sz="0" w:space="0" w:color="auto"/>
        <w:left w:val="none" w:sz="0" w:space="0" w:color="auto"/>
        <w:bottom w:val="none" w:sz="0" w:space="0" w:color="auto"/>
        <w:right w:val="none" w:sz="0" w:space="0" w:color="auto"/>
      </w:divBdr>
    </w:div>
    <w:div w:id="1733191667">
      <w:bodyDiv w:val="1"/>
      <w:marLeft w:val="0"/>
      <w:marRight w:val="0"/>
      <w:marTop w:val="0"/>
      <w:marBottom w:val="0"/>
      <w:divBdr>
        <w:top w:val="none" w:sz="0" w:space="0" w:color="auto"/>
        <w:left w:val="none" w:sz="0" w:space="0" w:color="auto"/>
        <w:bottom w:val="none" w:sz="0" w:space="0" w:color="auto"/>
        <w:right w:val="none" w:sz="0" w:space="0" w:color="auto"/>
      </w:divBdr>
    </w:div>
    <w:div w:id="1758746151">
      <w:bodyDiv w:val="1"/>
      <w:marLeft w:val="0"/>
      <w:marRight w:val="0"/>
      <w:marTop w:val="0"/>
      <w:marBottom w:val="0"/>
      <w:divBdr>
        <w:top w:val="none" w:sz="0" w:space="0" w:color="auto"/>
        <w:left w:val="none" w:sz="0" w:space="0" w:color="auto"/>
        <w:bottom w:val="none" w:sz="0" w:space="0" w:color="auto"/>
        <w:right w:val="none" w:sz="0" w:space="0" w:color="auto"/>
      </w:divBdr>
    </w:div>
    <w:div w:id="1775855272">
      <w:bodyDiv w:val="1"/>
      <w:marLeft w:val="0"/>
      <w:marRight w:val="0"/>
      <w:marTop w:val="0"/>
      <w:marBottom w:val="0"/>
      <w:divBdr>
        <w:top w:val="none" w:sz="0" w:space="0" w:color="auto"/>
        <w:left w:val="none" w:sz="0" w:space="0" w:color="auto"/>
        <w:bottom w:val="none" w:sz="0" w:space="0" w:color="auto"/>
        <w:right w:val="none" w:sz="0" w:space="0" w:color="auto"/>
      </w:divBdr>
    </w:div>
    <w:div w:id="1781145553">
      <w:bodyDiv w:val="1"/>
      <w:marLeft w:val="0"/>
      <w:marRight w:val="0"/>
      <w:marTop w:val="0"/>
      <w:marBottom w:val="0"/>
      <w:divBdr>
        <w:top w:val="none" w:sz="0" w:space="0" w:color="auto"/>
        <w:left w:val="none" w:sz="0" w:space="0" w:color="auto"/>
        <w:bottom w:val="none" w:sz="0" w:space="0" w:color="auto"/>
        <w:right w:val="none" w:sz="0" w:space="0" w:color="auto"/>
      </w:divBdr>
      <w:divsChild>
        <w:div w:id="865292320">
          <w:marLeft w:val="0"/>
          <w:marRight w:val="0"/>
          <w:marTop w:val="0"/>
          <w:marBottom w:val="0"/>
          <w:divBdr>
            <w:top w:val="none" w:sz="0" w:space="0" w:color="auto"/>
            <w:left w:val="none" w:sz="0" w:space="0" w:color="auto"/>
            <w:bottom w:val="none" w:sz="0" w:space="0" w:color="auto"/>
            <w:right w:val="none" w:sz="0" w:space="0" w:color="auto"/>
          </w:divBdr>
          <w:divsChild>
            <w:div w:id="2083528050">
              <w:marLeft w:val="0"/>
              <w:marRight w:val="0"/>
              <w:marTop w:val="0"/>
              <w:marBottom w:val="0"/>
              <w:divBdr>
                <w:top w:val="none" w:sz="0" w:space="0" w:color="auto"/>
                <w:left w:val="none" w:sz="0" w:space="0" w:color="auto"/>
                <w:bottom w:val="none" w:sz="0" w:space="0" w:color="auto"/>
                <w:right w:val="none" w:sz="0" w:space="0" w:color="auto"/>
              </w:divBdr>
              <w:divsChild>
                <w:div w:id="44462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06199661">
      <w:bodyDiv w:val="1"/>
      <w:marLeft w:val="0"/>
      <w:marRight w:val="0"/>
      <w:marTop w:val="0"/>
      <w:marBottom w:val="0"/>
      <w:divBdr>
        <w:top w:val="none" w:sz="0" w:space="0" w:color="auto"/>
        <w:left w:val="none" w:sz="0" w:space="0" w:color="auto"/>
        <w:bottom w:val="none" w:sz="0" w:space="0" w:color="auto"/>
        <w:right w:val="none" w:sz="0" w:space="0" w:color="auto"/>
      </w:divBdr>
    </w:div>
    <w:div w:id="1808165328">
      <w:bodyDiv w:val="1"/>
      <w:marLeft w:val="0"/>
      <w:marRight w:val="0"/>
      <w:marTop w:val="0"/>
      <w:marBottom w:val="0"/>
      <w:divBdr>
        <w:top w:val="none" w:sz="0" w:space="0" w:color="auto"/>
        <w:left w:val="none" w:sz="0" w:space="0" w:color="auto"/>
        <w:bottom w:val="none" w:sz="0" w:space="0" w:color="auto"/>
        <w:right w:val="none" w:sz="0" w:space="0" w:color="auto"/>
      </w:divBdr>
    </w:div>
    <w:div w:id="1848908352">
      <w:bodyDiv w:val="1"/>
      <w:marLeft w:val="0"/>
      <w:marRight w:val="0"/>
      <w:marTop w:val="0"/>
      <w:marBottom w:val="0"/>
      <w:divBdr>
        <w:top w:val="none" w:sz="0" w:space="0" w:color="auto"/>
        <w:left w:val="none" w:sz="0" w:space="0" w:color="auto"/>
        <w:bottom w:val="none" w:sz="0" w:space="0" w:color="auto"/>
        <w:right w:val="none" w:sz="0" w:space="0" w:color="auto"/>
      </w:divBdr>
      <w:divsChild>
        <w:div w:id="882522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346819">
      <w:bodyDiv w:val="1"/>
      <w:marLeft w:val="0"/>
      <w:marRight w:val="0"/>
      <w:marTop w:val="0"/>
      <w:marBottom w:val="0"/>
      <w:divBdr>
        <w:top w:val="none" w:sz="0" w:space="0" w:color="auto"/>
        <w:left w:val="none" w:sz="0" w:space="0" w:color="auto"/>
        <w:bottom w:val="none" w:sz="0" w:space="0" w:color="auto"/>
        <w:right w:val="none" w:sz="0" w:space="0" w:color="auto"/>
      </w:divBdr>
    </w:div>
    <w:div w:id="1957986118">
      <w:bodyDiv w:val="1"/>
      <w:marLeft w:val="0"/>
      <w:marRight w:val="0"/>
      <w:marTop w:val="0"/>
      <w:marBottom w:val="0"/>
      <w:divBdr>
        <w:top w:val="none" w:sz="0" w:space="0" w:color="auto"/>
        <w:left w:val="none" w:sz="0" w:space="0" w:color="auto"/>
        <w:bottom w:val="none" w:sz="0" w:space="0" w:color="auto"/>
        <w:right w:val="none" w:sz="0" w:space="0" w:color="auto"/>
      </w:divBdr>
    </w:div>
    <w:div w:id="1966085305">
      <w:bodyDiv w:val="1"/>
      <w:marLeft w:val="0"/>
      <w:marRight w:val="0"/>
      <w:marTop w:val="0"/>
      <w:marBottom w:val="0"/>
      <w:divBdr>
        <w:top w:val="none" w:sz="0" w:space="0" w:color="auto"/>
        <w:left w:val="none" w:sz="0" w:space="0" w:color="auto"/>
        <w:bottom w:val="none" w:sz="0" w:space="0" w:color="auto"/>
        <w:right w:val="none" w:sz="0" w:space="0" w:color="auto"/>
      </w:divBdr>
    </w:div>
    <w:div w:id="1974359071">
      <w:bodyDiv w:val="1"/>
      <w:marLeft w:val="0"/>
      <w:marRight w:val="0"/>
      <w:marTop w:val="0"/>
      <w:marBottom w:val="0"/>
      <w:divBdr>
        <w:top w:val="none" w:sz="0" w:space="0" w:color="auto"/>
        <w:left w:val="none" w:sz="0" w:space="0" w:color="auto"/>
        <w:bottom w:val="none" w:sz="0" w:space="0" w:color="auto"/>
        <w:right w:val="none" w:sz="0" w:space="0" w:color="auto"/>
      </w:divBdr>
    </w:div>
    <w:div w:id="1977684951">
      <w:bodyDiv w:val="1"/>
      <w:marLeft w:val="0"/>
      <w:marRight w:val="0"/>
      <w:marTop w:val="0"/>
      <w:marBottom w:val="0"/>
      <w:divBdr>
        <w:top w:val="none" w:sz="0" w:space="0" w:color="auto"/>
        <w:left w:val="none" w:sz="0" w:space="0" w:color="auto"/>
        <w:bottom w:val="none" w:sz="0" w:space="0" w:color="auto"/>
        <w:right w:val="none" w:sz="0" w:space="0" w:color="auto"/>
      </w:divBdr>
    </w:div>
    <w:div w:id="2035954975">
      <w:bodyDiv w:val="1"/>
      <w:marLeft w:val="0"/>
      <w:marRight w:val="0"/>
      <w:marTop w:val="0"/>
      <w:marBottom w:val="0"/>
      <w:divBdr>
        <w:top w:val="none" w:sz="0" w:space="0" w:color="auto"/>
        <w:left w:val="none" w:sz="0" w:space="0" w:color="auto"/>
        <w:bottom w:val="none" w:sz="0" w:space="0" w:color="auto"/>
        <w:right w:val="none" w:sz="0" w:space="0" w:color="auto"/>
      </w:divBdr>
    </w:div>
    <w:div w:id="2056737660">
      <w:bodyDiv w:val="1"/>
      <w:marLeft w:val="0"/>
      <w:marRight w:val="0"/>
      <w:marTop w:val="0"/>
      <w:marBottom w:val="0"/>
      <w:divBdr>
        <w:top w:val="none" w:sz="0" w:space="0" w:color="auto"/>
        <w:left w:val="none" w:sz="0" w:space="0" w:color="auto"/>
        <w:bottom w:val="none" w:sz="0" w:space="0" w:color="auto"/>
        <w:right w:val="none" w:sz="0" w:space="0" w:color="auto"/>
      </w:divBdr>
    </w:div>
    <w:div w:id="2072345277">
      <w:bodyDiv w:val="1"/>
      <w:marLeft w:val="0"/>
      <w:marRight w:val="0"/>
      <w:marTop w:val="0"/>
      <w:marBottom w:val="0"/>
      <w:divBdr>
        <w:top w:val="none" w:sz="0" w:space="0" w:color="auto"/>
        <w:left w:val="none" w:sz="0" w:space="0" w:color="auto"/>
        <w:bottom w:val="none" w:sz="0" w:space="0" w:color="auto"/>
        <w:right w:val="none" w:sz="0" w:space="0" w:color="auto"/>
      </w:divBdr>
      <w:divsChild>
        <w:div w:id="1861503925">
          <w:marLeft w:val="0"/>
          <w:marRight w:val="0"/>
          <w:marTop w:val="0"/>
          <w:marBottom w:val="0"/>
          <w:divBdr>
            <w:top w:val="none" w:sz="0" w:space="0" w:color="auto"/>
            <w:left w:val="none" w:sz="0" w:space="0" w:color="auto"/>
            <w:bottom w:val="none" w:sz="0" w:space="0" w:color="auto"/>
            <w:right w:val="none" w:sz="0" w:space="0" w:color="auto"/>
          </w:divBdr>
          <w:divsChild>
            <w:div w:id="1182426963">
              <w:marLeft w:val="0"/>
              <w:marRight w:val="0"/>
              <w:marTop w:val="0"/>
              <w:marBottom w:val="0"/>
              <w:divBdr>
                <w:top w:val="none" w:sz="0" w:space="0" w:color="auto"/>
                <w:left w:val="none" w:sz="0" w:space="0" w:color="auto"/>
                <w:bottom w:val="none" w:sz="0" w:space="0" w:color="auto"/>
                <w:right w:val="none" w:sz="0" w:space="0" w:color="auto"/>
              </w:divBdr>
              <w:divsChild>
                <w:div w:id="531723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8765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ax="1600" units="cm"/>
          <inkml:channel name="Y" type="integer" max="900" units="cm"/>
        </inkml:traceFormat>
        <inkml:channelProperties>
          <inkml:channelProperty channel="X" name="resolution" value="54.60751" units="1/cm"/>
          <inkml:channelProperty channel="Y" name="resolution" value="54.54546" units="1/cm"/>
        </inkml:channelProperties>
      </inkml:inkSource>
      <inkml:timestamp xml:id="ts0" timeString="2016-02-18T13:36:19.681"/>
    </inkml:context>
    <inkml:brush xml:id="br0">
      <inkml:brushProperty name="width" value="0.03528" units="cm"/>
      <inkml:brushProperty name="height" value="0.03528" units="cm"/>
      <inkml:brushProperty name="fitToCurve" value="1"/>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79501d4-a88f-4946-8009-cdaca718f4e3" xsi:nil="true"/>
    <lcf76f155ced4ddcb4097134ff3c332f xmlns="3a2941a5-04d0-4343-a215-27cd5b2a3bc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65CB05D76651409B05B1165CD2AABD" ma:contentTypeVersion="12" ma:contentTypeDescription="Create a new document." ma:contentTypeScope="" ma:versionID="b3f3793d59b3fcfeb61a036c0b968722">
  <xsd:schema xmlns:xsd="http://www.w3.org/2001/XMLSchema" xmlns:xs="http://www.w3.org/2001/XMLSchema" xmlns:p="http://schemas.microsoft.com/office/2006/metadata/properties" xmlns:ns2="3a2941a5-04d0-4343-a215-27cd5b2a3bc1" xmlns:ns3="579501d4-a88f-4946-8009-cdaca718f4e3" targetNamespace="http://schemas.microsoft.com/office/2006/metadata/properties" ma:root="true" ma:fieldsID="b3ed03c33e47e03ad94bd5fdde898312" ns2:_="" ns3:_="">
    <xsd:import namespace="3a2941a5-04d0-4343-a215-27cd5b2a3bc1"/>
    <xsd:import namespace="579501d4-a88f-4946-8009-cdaca718f4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2941a5-04d0-4343-a215-27cd5b2a3b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a4d0718-4e64-40fb-adb7-f115fd9ea5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9501d4-a88f-4946-8009-cdaca718f4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589212-14ec-46a8-bf71-8ecd957386cc}" ma:internalName="TaxCatchAll" ma:showField="CatchAllData" ma:web="579501d4-a88f-4946-8009-cdaca718f4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4792F-E959-4782-9983-8438EF5CC16B}">
  <ds:schemaRefs>
    <ds:schemaRef ds:uri="http://schemas.microsoft.com/sharepoint/v3/contenttype/forms"/>
  </ds:schemaRefs>
</ds:datastoreItem>
</file>

<file path=customXml/itemProps2.xml><?xml version="1.0" encoding="utf-8"?>
<ds:datastoreItem xmlns:ds="http://schemas.openxmlformats.org/officeDocument/2006/customXml" ds:itemID="{1B7465AE-2798-4AD6-A503-8BE8FDF2866E}">
  <ds:schemaRefs>
    <ds:schemaRef ds:uri="http://schemas.microsoft.com/office/2006/metadata/properties"/>
    <ds:schemaRef ds:uri="http://schemas.microsoft.com/office/infopath/2007/PartnerControls"/>
    <ds:schemaRef ds:uri="579501d4-a88f-4946-8009-cdaca718f4e3"/>
    <ds:schemaRef ds:uri="3a2941a5-04d0-4343-a215-27cd5b2a3bc1"/>
  </ds:schemaRefs>
</ds:datastoreItem>
</file>

<file path=customXml/itemProps3.xml><?xml version="1.0" encoding="utf-8"?>
<ds:datastoreItem xmlns:ds="http://schemas.openxmlformats.org/officeDocument/2006/customXml" ds:itemID="{AF37E56D-0087-4FBF-BD05-31E767DE4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2941a5-04d0-4343-a215-27cd5b2a3bc1"/>
    <ds:schemaRef ds:uri="579501d4-a88f-4946-8009-cdaca718f4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2BC442-323C-4F9B-BB15-C346B8192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1237</TotalTime>
  <Pages>237</Pages>
  <Words>64159</Words>
  <Characters>365708</Characters>
  <Application>Microsoft Office Word</Application>
  <DocSecurity>0</DocSecurity>
  <Lines>3047</Lines>
  <Paragraphs>858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HaidermotaBNR &amp; Co.</dc:creator>
  <cp:keywords/>
  <dc:description/>
  <cp:lastModifiedBy>PTQ Team</cp:lastModifiedBy>
  <cp:revision>222</cp:revision>
  <cp:lastPrinted>2020-07-10T06:57:00Z</cp:lastPrinted>
  <dcterms:created xsi:type="dcterms:W3CDTF">2026-05-07T01:20:00Z</dcterms:created>
  <dcterms:modified xsi:type="dcterms:W3CDTF">2026-08-20T10:06:00Z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0x010100B065CB05D76651409B05B1165CD2AABD</vt:lpwstr>
  </property>
  <property fmtid="{D5CDD505-2E9C-101B-9397-08002B2CF9AE}" pid="3" name="MediaServiceImageTags">
    <vt:lpwstr/>
  </property>
</Properties>
</file>